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webextensions/webextension7.xml" ContentType="application/vnd.ms-office.webextension+xml"/>
  <Override PartName="/word/webextensions/webextension8.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E8FD6" w14:textId="0AC9F424" w:rsidR="00791912" w:rsidRDefault="78EC5F77" w:rsidP="002C711F">
      <w:pPr>
        <w:spacing w:after="0" w:line="240" w:lineRule="auto"/>
        <w:jc w:val="center"/>
        <w:rPr>
          <w:rFonts w:cs="Times New Roman"/>
          <w:b/>
          <w:bCs/>
        </w:rPr>
      </w:pPr>
      <w:r w:rsidRPr="78EC5F77">
        <w:rPr>
          <w:rFonts w:cs="Times New Roman"/>
          <w:b/>
          <w:bCs/>
        </w:rPr>
        <w:t>UNIVERSIDADE FEDERAL DE JUIZ DE FORA</w:t>
      </w:r>
    </w:p>
    <w:p w14:paraId="00A7C1A7" w14:textId="5FFB4D0A" w:rsidR="00791912" w:rsidRDefault="00791912" w:rsidP="00791912">
      <w:pPr>
        <w:spacing w:after="0" w:line="240" w:lineRule="auto"/>
        <w:jc w:val="center"/>
        <w:rPr>
          <w:rFonts w:cs="Times New Roman"/>
          <w:b/>
          <w:szCs w:val="24"/>
        </w:rPr>
      </w:pPr>
      <w:r>
        <w:rPr>
          <w:rFonts w:cs="Times New Roman"/>
          <w:b/>
          <w:szCs w:val="24"/>
        </w:rPr>
        <w:t>INSTITUTO DE CIÊNCIAS HUMANAS</w:t>
      </w:r>
    </w:p>
    <w:p w14:paraId="46C75D43" w14:textId="4856EF9C" w:rsidR="00791912" w:rsidRDefault="00791912" w:rsidP="00791912">
      <w:pPr>
        <w:spacing w:after="0" w:line="240" w:lineRule="auto"/>
        <w:jc w:val="center"/>
        <w:rPr>
          <w:rFonts w:cs="Times New Roman"/>
          <w:b/>
          <w:szCs w:val="24"/>
        </w:rPr>
      </w:pPr>
      <w:r>
        <w:rPr>
          <w:rFonts w:cs="Times New Roman"/>
          <w:b/>
          <w:szCs w:val="24"/>
        </w:rPr>
        <w:t>PROGRAMA DE PÓS-GRADUAÇÃO EM CIÊNCIAS SOCIAIS</w:t>
      </w:r>
    </w:p>
    <w:p w14:paraId="4A330917" w14:textId="22F093E5" w:rsidR="00791912" w:rsidRDefault="00791912" w:rsidP="00791912">
      <w:pPr>
        <w:spacing w:line="240" w:lineRule="auto"/>
        <w:jc w:val="center"/>
        <w:rPr>
          <w:rFonts w:cs="Times New Roman"/>
          <w:b/>
          <w:szCs w:val="24"/>
        </w:rPr>
      </w:pPr>
    </w:p>
    <w:p w14:paraId="0266782F" w14:textId="301D5B32" w:rsidR="00791912" w:rsidRDefault="00791912" w:rsidP="00791912">
      <w:pPr>
        <w:spacing w:line="240" w:lineRule="auto"/>
        <w:jc w:val="center"/>
        <w:rPr>
          <w:rFonts w:cs="Times New Roman"/>
          <w:b/>
          <w:szCs w:val="24"/>
        </w:rPr>
      </w:pPr>
    </w:p>
    <w:p w14:paraId="714068E0" w14:textId="4F0456CE" w:rsidR="00791912" w:rsidRDefault="00791912" w:rsidP="00791912">
      <w:pPr>
        <w:spacing w:line="240" w:lineRule="auto"/>
        <w:jc w:val="center"/>
        <w:rPr>
          <w:rFonts w:cs="Times New Roman"/>
          <w:b/>
          <w:szCs w:val="24"/>
        </w:rPr>
      </w:pPr>
    </w:p>
    <w:p w14:paraId="7482F95F" w14:textId="318546E2" w:rsidR="00791912" w:rsidRDefault="00791912" w:rsidP="00791912">
      <w:pPr>
        <w:spacing w:line="240" w:lineRule="auto"/>
        <w:jc w:val="center"/>
        <w:rPr>
          <w:rFonts w:cs="Times New Roman"/>
          <w:b/>
          <w:szCs w:val="24"/>
        </w:rPr>
      </w:pPr>
    </w:p>
    <w:p w14:paraId="60FD0712" w14:textId="77777777" w:rsidR="00791912" w:rsidRDefault="00791912" w:rsidP="00791912">
      <w:pPr>
        <w:spacing w:line="240" w:lineRule="auto"/>
        <w:jc w:val="center"/>
        <w:rPr>
          <w:rFonts w:cs="Times New Roman"/>
          <w:b/>
          <w:szCs w:val="24"/>
        </w:rPr>
      </w:pPr>
    </w:p>
    <w:p w14:paraId="6EBFD7EB" w14:textId="1E22592D" w:rsidR="00791912" w:rsidRDefault="00791912" w:rsidP="00791912">
      <w:pPr>
        <w:spacing w:line="240" w:lineRule="auto"/>
        <w:jc w:val="center"/>
        <w:rPr>
          <w:rFonts w:cs="Times New Roman"/>
          <w:b/>
          <w:szCs w:val="24"/>
        </w:rPr>
      </w:pPr>
    </w:p>
    <w:p w14:paraId="26C3E6F8" w14:textId="448086D8" w:rsidR="00791912" w:rsidRDefault="00791912" w:rsidP="00791912">
      <w:pPr>
        <w:spacing w:line="240" w:lineRule="auto"/>
        <w:jc w:val="center"/>
        <w:rPr>
          <w:rFonts w:cs="Times New Roman"/>
          <w:b/>
          <w:szCs w:val="24"/>
        </w:rPr>
      </w:pPr>
    </w:p>
    <w:p w14:paraId="36F578B1" w14:textId="2F0A9719" w:rsidR="00737CA0" w:rsidRPr="009A108B" w:rsidRDefault="000539A4" w:rsidP="00791912">
      <w:pPr>
        <w:spacing w:line="240" w:lineRule="auto"/>
        <w:jc w:val="center"/>
        <w:rPr>
          <w:rFonts w:cs="Times New Roman"/>
          <w:szCs w:val="24"/>
        </w:rPr>
      </w:pPr>
      <w:r w:rsidRPr="000539A4">
        <w:rPr>
          <w:b/>
          <w:bCs/>
        </w:rPr>
        <w:t>Estruturas de mobilização</w:t>
      </w:r>
      <w:r w:rsidR="00737CA0" w:rsidRPr="000539A4">
        <w:rPr>
          <w:b/>
          <w:bCs/>
        </w:rPr>
        <w:t xml:space="preserve"> e Oportunidades Políticas:</w:t>
      </w:r>
      <w:r w:rsidR="009A108B">
        <w:rPr>
          <w:b/>
          <w:bCs/>
        </w:rPr>
        <w:t xml:space="preserve"> a</w:t>
      </w:r>
      <w:r w:rsidR="00737CA0" w:rsidRPr="009A108B">
        <w:t xml:space="preserve">nálise dos </w:t>
      </w:r>
      <w:r w:rsidR="002960EB">
        <w:t>c</w:t>
      </w:r>
      <w:r w:rsidR="00737CA0" w:rsidRPr="009A108B">
        <w:t xml:space="preserve">iclos de </w:t>
      </w:r>
      <w:r w:rsidR="002960EB">
        <w:t>p</w:t>
      </w:r>
      <w:r w:rsidR="00737CA0" w:rsidRPr="009A108B">
        <w:t xml:space="preserve">rotestos no Brasil </w:t>
      </w:r>
      <w:r w:rsidR="002960EB">
        <w:t>c</w:t>
      </w:r>
      <w:r w:rsidR="00737CA0" w:rsidRPr="009A108B">
        <w:t>ontemporâneo</w:t>
      </w:r>
    </w:p>
    <w:p w14:paraId="1FCA6A27" w14:textId="77777777" w:rsidR="00791912" w:rsidRDefault="00791912" w:rsidP="00791912">
      <w:pPr>
        <w:spacing w:line="240" w:lineRule="auto"/>
        <w:jc w:val="center"/>
        <w:rPr>
          <w:rFonts w:cs="Times New Roman"/>
          <w:b/>
          <w:szCs w:val="24"/>
        </w:rPr>
      </w:pPr>
    </w:p>
    <w:p w14:paraId="442F0FAC" w14:textId="4757D068" w:rsidR="00C23FC0" w:rsidRDefault="00C23FC0" w:rsidP="00C23FC0">
      <w:pPr>
        <w:jc w:val="center"/>
        <w:rPr>
          <w:rFonts w:cs="Times New Roman"/>
          <w:b/>
          <w:szCs w:val="24"/>
        </w:rPr>
      </w:pPr>
    </w:p>
    <w:p w14:paraId="6D04463A" w14:textId="73361544" w:rsidR="00791912" w:rsidRDefault="00791912" w:rsidP="00C23FC0">
      <w:pPr>
        <w:jc w:val="center"/>
        <w:rPr>
          <w:rFonts w:cs="Times New Roman"/>
          <w:b/>
          <w:szCs w:val="24"/>
        </w:rPr>
      </w:pPr>
    </w:p>
    <w:p w14:paraId="7CDAD07A" w14:textId="77777777" w:rsidR="00791912" w:rsidRDefault="00791912" w:rsidP="00C23FC0">
      <w:pPr>
        <w:jc w:val="center"/>
        <w:rPr>
          <w:rFonts w:cs="Times New Roman"/>
          <w:b/>
          <w:szCs w:val="24"/>
        </w:rPr>
      </w:pPr>
    </w:p>
    <w:p w14:paraId="11262B5A" w14:textId="77777777" w:rsidR="000539A4" w:rsidRDefault="000539A4" w:rsidP="00C23FC0">
      <w:pPr>
        <w:jc w:val="center"/>
        <w:rPr>
          <w:rFonts w:cs="Times New Roman"/>
          <w:b/>
          <w:szCs w:val="24"/>
        </w:rPr>
      </w:pPr>
    </w:p>
    <w:p w14:paraId="52F320AC" w14:textId="6789F4F9" w:rsidR="00791912" w:rsidRDefault="00791912" w:rsidP="00C23FC0">
      <w:pPr>
        <w:jc w:val="center"/>
        <w:rPr>
          <w:rFonts w:cs="Times New Roman"/>
          <w:b/>
          <w:szCs w:val="24"/>
        </w:rPr>
      </w:pPr>
    </w:p>
    <w:p w14:paraId="213B5B1D" w14:textId="6A709CFE" w:rsidR="00791912" w:rsidRDefault="00791912" w:rsidP="00C23FC0">
      <w:pPr>
        <w:jc w:val="center"/>
        <w:rPr>
          <w:rFonts w:cs="Times New Roman"/>
          <w:b/>
          <w:szCs w:val="24"/>
        </w:rPr>
      </w:pPr>
      <w:r>
        <w:rPr>
          <w:rFonts w:cs="Times New Roman"/>
          <w:b/>
          <w:szCs w:val="24"/>
        </w:rPr>
        <w:t xml:space="preserve">Gustavo </w:t>
      </w:r>
      <w:proofErr w:type="spellStart"/>
      <w:r>
        <w:rPr>
          <w:rFonts w:cs="Times New Roman"/>
          <w:b/>
          <w:szCs w:val="24"/>
        </w:rPr>
        <w:t>Paccelli</w:t>
      </w:r>
      <w:proofErr w:type="spellEnd"/>
    </w:p>
    <w:p w14:paraId="7D439B81" w14:textId="25B19EE6" w:rsidR="000D6C69" w:rsidRDefault="000D6C69" w:rsidP="00C23FC0">
      <w:pPr>
        <w:jc w:val="center"/>
        <w:rPr>
          <w:rFonts w:cs="Times New Roman"/>
          <w:b/>
          <w:szCs w:val="24"/>
        </w:rPr>
      </w:pPr>
    </w:p>
    <w:p w14:paraId="2A299AEC" w14:textId="19292083" w:rsidR="000D6C69" w:rsidRDefault="000D6C69" w:rsidP="00C23FC0">
      <w:pPr>
        <w:jc w:val="center"/>
        <w:rPr>
          <w:rFonts w:cs="Times New Roman"/>
          <w:b/>
          <w:szCs w:val="24"/>
        </w:rPr>
      </w:pPr>
    </w:p>
    <w:p w14:paraId="59D0EDB9" w14:textId="3F3CAB86" w:rsidR="000D6C69" w:rsidRDefault="000D6C69" w:rsidP="00C23FC0">
      <w:pPr>
        <w:jc w:val="center"/>
        <w:rPr>
          <w:rFonts w:cs="Times New Roman"/>
          <w:b/>
          <w:szCs w:val="24"/>
        </w:rPr>
      </w:pPr>
    </w:p>
    <w:p w14:paraId="158CFAF0" w14:textId="5C83990F" w:rsidR="000D6C69" w:rsidRDefault="000D6C69" w:rsidP="00C23FC0">
      <w:pPr>
        <w:jc w:val="center"/>
        <w:rPr>
          <w:rFonts w:cs="Times New Roman"/>
          <w:b/>
          <w:szCs w:val="24"/>
        </w:rPr>
      </w:pPr>
    </w:p>
    <w:p w14:paraId="78E7F0CF" w14:textId="77777777" w:rsidR="000539A4" w:rsidRDefault="000539A4" w:rsidP="00C23FC0">
      <w:pPr>
        <w:jc w:val="center"/>
        <w:rPr>
          <w:rFonts w:cs="Times New Roman"/>
          <w:b/>
          <w:szCs w:val="24"/>
        </w:rPr>
      </w:pPr>
    </w:p>
    <w:p w14:paraId="783C37C4" w14:textId="0FA463EF" w:rsidR="000D6C69" w:rsidRDefault="000D6C69" w:rsidP="00C23FC0">
      <w:pPr>
        <w:jc w:val="center"/>
        <w:rPr>
          <w:rFonts w:cs="Times New Roman"/>
          <w:b/>
          <w:szCs w:val="24"/>
        </w:rPr>
      </w:pPr>
    </w:p>
    <w:p w14:paraId="7D702D22" w14:textId="649D2116" w:rsidR="000D6C69" w:rsidRDefault="000D6C69" w:rsidP="00C23FC0">
      <w:pPr>
        <w:jc w:val="center"/>
        <w:rPr>
          <w:rFonts w:cs="Times New Roman"/>
          <w:b/>
          <w:szCs w:val="24"/>
        </w:rPr>
      </w:pPr>
    </w:p>
    <w:p w14:paraId="7FB9BB8A" w14:textId="79987C2A" w:rsidR="000D6C69" w:rsidRDefault="000D6C69" w:rsidP="000D6C69">
      <w:pPr>
        <w:spacing w:after="0" w:line="240" w:lineRule="auto"/>
        <w:jc w:val="center"/>
        <w:rPr>
          <w:rFonts w:cs="Times New Roman"/>
          <w:b/>
          <w:szCs w:val="24"/>
        </w:rPr>
      </w:pPr>
      <w:r>
        <w:rPr>
          <w:rFonts w:cs="Times New Roman"/>
          <w:b/>
          <w:szCs w:val="24"/>
        </w:rPr>
        <w:t>Juiz de Fora</w:t>
      </w:r>
    </w:p>
    <w:p w14:paraId="69E04D7E" w14:textId="52B8D6ED" w:rsidR="009A108B" w:rsidRDefault="000D6C69" w:rsidP="000D6C69">
      <w:pPr>
        <w:spacing w:after="0" w:line="240" w:lineRule="auto"/>
        <w:jc w:val="center"/>
        <w:rPr>
          <w:rFonts w:cs="Times New Roman"/>
          <w:b/>
          <w:szCs w:val="24"/>
        </w:rPr>
      </w:pPr>
      <w:r>
        <w:rPr>
          <w:rFonts w:cs="Times New Roman"/>
          <w:b/>
          <w:szCs w:val="24"/>
        </w:rPr>
        <w:t>20</w:t>
      </w:r>
      <w:r w:rsidR="00702877">
        <w:rPr>
          <w:rFonts w:cs="Times New Roman"/>
          <w:b/>
          <w:szCs w:val="24"/>
        </w:rPr>
        <w:t>24</w:t>
      </w:r>
    </w:p>
    <w:p w14:paraId="181A1CEA" w14:textId="77777777" w:rsidR="009A108B" w:rsidRDefault="009A108B">
      <w:pPr>
        <w:spacing w:line="259" w:lineRule="auto"/>
        <w:jc w:val="left"/>
        <w:rPr>
          <w:rFonts w:cs="Times New Roman"/>
          <w:b/>
          <w:szCs w:val="24"/>
        </w:rPr>
      </w:pPr>
      <w:r>
        <w:rPr>
          <w:rFonts w:cs="Times New Roman"/>
          <w:b/>
          <w:szCs w:val="24"/>
        </w:rPr>
        <w:br w:type="page"/>
      </w:r>
    </w:p>
    <w:p w14:paraId="156805F2" w14:textId="5606C11C" w:rsidR="000D6C69" w:rsidRDefault="00A11356" w:rsidP="000D6C69">
      <w:pPr>
        <w:spacing w:after="0" w:line="240" w:lineRule="auto"/>
        <w:jc w:val="center"/>
        <w:rPr>
          <w:rFonts w:cs="Times New Roman"/>
          <w:b/>
          <w:szCs w:val="24"/>
        </w:rPr>
      </w:pPr>
      <w:r>
        <w:rPr>
          <w:rFonts w:cs="Times New Roman"/>
          <w:b/>
          <w:szCs w:val="24"/>
        </w:rPr>
        <w:lastRenderedPageBreak/>
        <w:t xml:space="preserve">Gustavo </w:t>
      </w:r>
      <w:proofErr w:type="spellStart"/>
      <w:r>
        <w:rPr>
          <w:rFonts w:cs="Times New Roman"/>
          <w:b/>
          <w:szCs w:val="24"/>
        </w:rPr>
        <w:t>Paccelli</w:t>
      </w:r>
      <w:proofErr w:type="spellEnd"/>
    </w:p>
    <w:p w14:paraId="0157ECAB" w14:textId="77777777" w:rsidR="00A11356" w:rsidRDefault="00A11356" w:rsidP="000D6C69">
      <w:pPr>
        <w:spacing w:after="0" w:line="240" w:lineRule="auto"/>
        <w:jc w:val="center"/>
        <w:rPr>
          <w:rFonts w:cs="Times New Roman"/>
          <w:b/>
          <w:szCs w:val="24"/>
        </w:rPr>
      </w:pPr>
    </w:p>
    <w:p w14:paraId="329ADE49" w14:textId="77777777" w:rsidR="00A11356" w:rsidRDefault="00A11356" w:rsidP="000D6C69">
      <w:pPr>
        <w:spacing w:after="0" w:line="240" w:lineRule="auto"/>
        <w:jc w:val="center"/>
        <w:rPr>
          <w:rFonts w:cs="Times New Roman"/>
          <w:b/>
          <w:szCs w:val="24"/>
        </w:rPr>
      </w:pPr>
    </w:p>
    <w:p w14:paraId="2A132AE2" w14:textId="77777777" w:rsidR="00A11356" w:rsidRDefault="00A11356" w:rsidP="000D6C69">
      <w:pPr>
        <w:spacing w:after="0" w:line="240" w:lineRule="auto"/>
        <w:jc w:val="center"/>
        <w:rPr>
          <w:rFonts w:cs="Times New Roman"/>
          <w:b/>
          <w:szCs w:val="24"/>
        </w:rPr>
      </w:pPr>
    </w:p>
    <w:p w14:paraId="6AAFDA47" w14:textId="77777777" w:rsidR="00A11356" w:rsidRDefault="00A11356" w:rsidP="000D6C69">
      <w:pPr>
        <w:spacing w:after="0" w:line="240" w:lineRule="auto"/>
        <w:jc w:val="center"/>
        <w:rPr>
          <w:rFonts w:cs="Times New Roman"/>
          <w:b/>
          <w:szCs w:val="24"/>
        </w:rPr>
      </w:pPr>
    </w:p>
    <w:p w14:paraId="325E708D" w14:textId="77777777" w:rsidR="00A11356" w:rsidRDefault="00A11356" w:rsidP="000D6C69">
      <w:pPr>
        <w:spacing w:after="0" w:line="240" w:lineRule="auto"/>
        <w:jc w:val="center"/>
        <w:rPr>
          <w:rFonts w:cs="Times New Roman"/>
          <w:b/>
          <w:szCs w:val="24"/>
        </w:rPr>
      </w:pPr>
    </w:p>
    <w:p w14:paraId="568AD5F7" w14:textId="77777777" w:rsidR="00A11356" w:rsidRDefault="00A11356" w:rsidP="000D6C69">
      <w:pPr>
        <w:spacing w:after="0" w:line="240" w:lineRule="auto"/>
        <w:jc w:val="center"/>
        <w:rPr>
          <w:rFonts w:cs="Times New Roman"/>
          <w:b/>
          <w:szCs w:val="24"/>
        </w:rPr>
      </w:pPr>
    </w:p>
    <w:p w14:paraId="438C1377" w14:textId="77777777" w:rsidR="00A11356" w:rsidRDefault="00A11356" w:rsidP="000D6C69">
      <w:pPr>
        <w:spacing w:after="0" w:line="240" w:lineRule="auto"/>
        <w:jc w:val="center"/>
        <w:rPr>
          <w:rFonts w:cs="Times New Roman"/>
          <w:b/>
          <w:szCs w:val="24"/>
        </w:rPr>
      </w:pPr>
    </w:p>
    <w:p w14:paraId="5D556C2A" w14:textId="77777777" w:rsidR="00A11356" w:rsidRDefault="00A11356" w:rsidP="000D6C69">
      <w:pPr>
        <w:spacing w:after="0" w:line="240" w:lineRule="auto"/>
        <w:jc w:val="center"/>
        <w:rPr>
          <w:rFonts w:cs="Times New Roman"/>
          <w:b/>
          <w:szCs w:val="24"/>
        </w:rPr>
      </w:pPr>
    </w:p>
    <w:p w14:paraId="3508F0FD" w14:textId="77777777" w:rsidR="00A11356" w:rsidRDefault="00A11356" w:rsidP="000D6C69">
      <w:pPr>
        <w:spacing w:after="0" w:line="240" w:lineRule="auto"/>
        <w:jc w:val="center"/>
        <w:rPr>
          <w:rFonts w:cs="Times New Roman"/>
          <w:b/>
          <w:szCs w:val="24"/>
        </w:rPr>
      </w:pPr>
    </w:p>
    <w:p w14:paraId="5C329AE2" w14:textId="77777777" w:rsidR="00A11356" w:rsidRPr="009A108B" w:rsidRDefault="00A11356" w:rsidP="00A11356">
      <w:pPr>
        <w:spacing w:line="240" w:lineRule="auto"/>
        <w:jc w:val="center"/>
        <w:rPr>
          <w:rFonts w:cs="Times New Roman"/>
          <w:szCs w:val="24"/>
        </w:rPr>
      </w:pPr>
      <w:r w:rsidRPr="000539A4">
        <w:rPr>
          <w:b/>
          <w:bCs/>
        </w:rPr>
        <w:t>Estruturas de mobilização e Oportunidades Políticas:</w:t>
      </w:r>
      <w:r>
        <w:rPr>
          <w:b/>
          <w:bCs/>
        </w:rPr>
        <w:t xml:space="preserve"> a</w:t>
      </w:r>
      <w:r w:rsidRPr="009A108B">
        <w:t xml:space="preserve">nálise dos </w:t>
      </w:r>
      <w:r>
        <w:t>c</w:t>
      </w:r>
      <w:r w:rsidRPr="009A108B">
        <w:t xml:space="preserve">iclos de </w:t>
      </w:r>
      <w:r>
        <w:t>p</w:t>
      </w:r>
      <w:r w:rsidRPr="009A108B">
        <w:t xml:space="preserve">rotestos no Brasil </w:t>
      </w:r>
      <w:r>
        <w:t>c</w:t>
      </w:r>
      <w:r w:rsidRPr="009A108B">
        <w:t>ontemporâneo</w:t>
      </w:r>
    </w:p>
    <w:p w14:paraId="50E0D405" w14:textId="77777777" w:rsidR="00A11356" w:rsidRDefault="00A11356" w:rsidP="000D6C69">
      <w:pPr>
        <w:spacing w:after="0" w:line="240" w:lineRule="auto"/>
        <w:jc w:val="center"/>
        <w:rPr>
          <w:rFonts w:cs="Times New Roman"/>
          <w:b/>
          <w:szCs w:val="24"/>
        </w:rPr>
      </w:pPr>
    </w:p>
    <w:p w14:paraId="05C5F862" w14:textId="77777777" w:rsidR="00A11356" w:rsidRDefault="00A11356" w:rsidP="000D6C69">
      <w:pPr>
        <w:spacing w:after="0" w:line="240" w:lineRule="auto"/>
        <w:jc w:val="center"/>
        <w:rPr>
          <w:rFonts w:cs="Times New Roman"/>
          <w:b/>
          <w:szCs w:val="24"/>
        </w:rPr>
      </w:pPr>
    </w:p>
    <w:p w14:paraId="3D679E00" w14:textId="77777777" w:rsidR="00A11356" w:rsidRDefault="00A11356" w:rsidP="000D6C69">
      <w:pPr>
        <w:spacing w:after="0" w:line="240" w:lineRule="auto"/>
        <w:jc w:val="center"/>
        <w:rPr>
          <w:rFonts w:cs="Times New Roman"/>
          <w:b/>
          <w:szCs w:val="24"/>
        </w:rPr>
      </w:pPr>
    </w:p>
    <w:p w14:paraId="6B79F608" w14:textId="77777777" w:rsidR="00A11356" w:rsidRDefault="00A11356" w:rsidP="000D6C69">
      <w:pPr>
        <w:spacing w:after="0" w:line="240" w:lineRule="auto"/>
        <w:jc w:val="center"/>
        <w:rPr>
          <w:rFonts w:cs="Times New Roman"/>
          <w:b/>
          <w:szCs w:val="24"/>
        </w:rPr>
      </w:pPr>
    </w:p>
    <w:p w14:paraId="7DE48243" w14:textId="77777777" w:rsidR="00A11356" w:rsidRDefault="00A11356" w:rsidP="000D6C69">
      <w:pPr>
        <w:spacing w:after="0" w:line="240" w:lineRule="auto"/>
        <w:jc w:val="center"/>
        <w:rPr>
          <w:rFonts w:cs="Times New Roman"/>
          <w:b/>
          <w:szCs w:val="24"/>
        </w:rPr>
      </w:pPr>
    </w:p>
    <w:p w14:paraId="69FB67D2" w14:textId="7AE9B885" w:rsidR="00A11356" w:rsidRDefault="00A137FB" w:rsidP="008840D6">
      <w:pPr>
        <w:spacing w:after="0" w:line="240" w:lineRule="auto"/>
        <w:ind w:left="4395"/>
        <w:rPr>
          <w:rFonts w:cs="Times New Roman"/>
          <w:bCs/>
          <w:szCs w:val="24"/>
        </w:rPr>
      </w:pPr>
      <w:r>
        <w:rPr>
          <w:rFonts w:cs="Times New Roman"/>
          <w:bCs/>
          <w:szCs w:val="24"/>
        </w:rPr>
        <w:t>Tese</w:t>
      </w:r>
      <w:r w:rsidRPr="00A137FB">
        <w:rPr>
          <w:rFonts w:cs="Times New Roman"/>
          <w:bCs/>
          <w:szCs w:val="24"/>
        </w:rPr>
        <w:t xml:space="preserve"> apresentada ao Programa de Pós-</w:t>
      </w:r>
      <w:ins w:id="0" w:author="Christiane Jalles de Paula" w:date="2024-08-10T15:05:00Z" w16du:dateUtc="2024-08-10T18:05:00Z">
        <w:r w:rsidR="008563D7">
          <w:rPr>
            <w:rFonts w:cs="Times New Roman"/>
            <w:bCs/>
            <w:szCs w:val="24"/>
          </w:rPr>
          <w:t>G</w:t>
        </w:r>
      </w:ins>
      <w:del w:id="1" w:author="Christiane Jalles de Paula" w:date="2024-08-10T15:05:00Z" w16du:dateUtc="2024-08-10T18:05:00Z">
        <w:r w:rsidRPr="00A137FB" w:rsidDel="008563D7">
          <w:rPr>
            <w:rFonts w:cs="Times New Roman"/>
            <w:bCs/>
            <w:szCs w:val="24"/>
          </w:rPr>
          <w:delText>g</w:delText>
        </w:r>
      </w:del>
      <w:r w:rsidRPr="00A137FB">
        <w:rPr>
          <w:rFonts w:cs="Times New Roman"/>
          <w:bCs/>
          <w:szCs w:val="24"/>
        </w:rPr>
        <w:t xml:space="preserve">raduação em </w:t>
      </w:r>
      <w:r>
        <w:rPr>
          <w:rFonts w:cs="Times New Roman"/>
          <w:bCs/>
          <w:szCs w:val="24"/>
        </w:rPr>
        <w:t>Ciências Sociais</w:t>
      </w:r>
      <w:r w:rsidRPr="00A137FB">
        <w:rPr>
          <w:rFonts w:cs="Times New Roman"/>
          <w:bCs/>
          <w:szCs w:val="24"/>
        </w:rPr>
        <w:t xml:space="preserve">, da Universidade Federal de Juiz de Fora como requisito parcial à obtenção do título de </w:t>
      </w:r>
      <w:r w:rsidR="00881ED8">
        <w:rPr>
          <w:rFonts w:cs="Times New Roman"/>
          <w:bCs/>
          <w:szCs w:val="24"/>
        </w:rPr>
        <w:t>Doutor</w:t>
      </w:r>
      <w:r w:rsidRPr="00A137FB">
        <w:rPr>
          <w:rFonts w:cs="Times New Roman"/>
          <w:bCs/>
          <w:szCs w:val="24"/>
        </w:rPr>
        <w:t xml:space="preserve"> em </w:t>
      </w:r>
      <w:r w:rsidR="00881ED8">
        <w:rPr>
          <w:rFonts w:cs="Times New Roman"/>
          <w:bCs/>
          <w:szCs w:val="24"/>
        </w:rPr>
        <w:t xml:space="preserve">Ciências Sociais. Área de concentração: </w:t>
      </w:r>
      <w:r w:rsidR="00940844">
        <w:rPr>
          <w:rFonts w:cs="Times New Roman"/>
          <w:bCs/>
          <w:szCs w:val="24"/>
        </w:rPr>
        <w:t>Cultura, Democracia e Instituições</w:t>
      </w:r>
    </w:p>
    <w:p w14:paraId="68B47750" w14:textId="77777777" w:rsidR="00940844" w:rsidRDefault="00940844" w:rsidP="008840D6">
      <w:pPr>
        <w:spacing w:after="0" w:line="240" w:lineRule="auto"/>
        <w:ind w:left="4395"/>
        <w:rPr>
          <w:rFonts w:cs="Times New Roman"/>
          <w:bCs/>
          <w:szCs w:val="24"/>
        </w:rPr>
      </w:pPr>
    </w:p>
    <w:p w14:paraId="0EA53DD1" w14:textId="77777777" w:rsidR="008840D6" w:rsidRDefault="008840D6" w:rsidP="008840D6">
      <w:pPr>
        <w:spacing w:after="0" w:line="240" w:lineRule="auto"/>
        <w:ind w:left="4395"/>
        <w:rPr>
          <w:rFonts w:cs="Times New Roman"/>
          <w:bCs/>
          <w:szCs w:val="24"/>
        </w:rPr>
      </w:pPr>
    </w:p>
    <w:p w14:paraId="033C3B7E" w14:textId="77777777" w:rsidR="008840D6" w:rsidRDefault="008840D6" w:rsidP="008840D6">
      <w:pPr>
        <w:spacing w:after="0" w:line="240" w:lineRule="auto"/>
        <w:ind w:left="4395"/>
        <w:rPr>
          <w:rFonts w:cs="Times New Roman"/>
          <w:bCs/>
          <w:szCs w:val="24"/>
        </w:rPr>
      </w:pPr>
    </w:p>
    <w:p w14:paraId="2A75F4B9" w14:textId="77777777" w:rsidR="008840D6" w:rsidRDefault="008840D6" w:rsidP="008840D6">
      <w:pPr>
        <w:spacing w:after="0" w:line="240" w:lineRule="auto"/>
        <w:ind w:left="4395"/>
        <w:rPr>
          <w:rFonts w:cs="Times New Roman"/>
          <w:bCs/>
          <w:szCs w:val="24"/>
        </w:rPr>
      </w:pPr>
    </w:p>
    <w:p w14:paraId="5EF41C23" w14:textId="0853B2A6" w:rsidR="00940844" w:rsidRDefault="00DC10ED" w:rsidP="008840D6">
      <w:pPr>
        <w:spacing w:after="0" w:line="240" w:lineRule="auto"/>
        <w:ind w:left="4395"/>
        <w:jc w:val="left"/>
        <w:rPr>
          <w:rFonts w:cs="Times New Roman"/>
          <w:bCs/>
          <w:szCs w:val="24"/>
        </w:rPr>
      </w:pPr>
      <w:r>
        <w:rPr>
          <w:rFonts w:cs="Times New Roman"/>
          <w:bCs/>
          <w:szCs w:val="24"/>
        </w:rPr>
        <w:t>Orientadora: Christiane Jalles de Paula</w:t>
      </w:r>
    </w:p>
    <w:p w14:paraId="4C2A0CDD" w14:textId="77777777" w:rsidR="008840D6" w:rsidRDefault="008840D6" w:rsidP="00A95893">
      <w:pPr>
        <w:pStyle w:val="CabealhodoSumrio"/>
      </w:pPr>
    </w:p>
    <w:p w14:paraId="19B07E95" w14:textId="77777777" w:rsidR="008840D6" w:rsidRDefault="008840D6" w:rsidP="00A95893">
      <w:pPr>
        <w:pStyle w:val="CabealhodoSumrio"/>
      </w:pPr>
    </w:p>
    <w:p w14:paraId="28B6747C" w14:textId="77777777" w:rsidR="008840D6" w:rsidRDefault="008840D6" w:rsidP="00A95893">
      <w:pPr>
        <w:pStyle w:val="CabealhodoSumrio"/>
      </w:pPr>
    </w:p>
    <w:p w14:paraId="5520D3AA" w14:textId="77777777" w:rsidR="008840D6" w:rsidRDefault="008840D6" w:rsidP="00A95893">
      <w:pPr>
        <w:pStyle w:val="CabealhodoSumrio"/>
      </w:pPr>
    </w:p>
    <w:p w14:paraId="2925034A" w14:textId="77777777" w:rsidR="008840D6" w:rsidRDefault="008840D6" w:rsidP="00A95893">
      <w:pPr>
        <w:pStyle w:val="CabealhodoSumrio"/>
      </w:pPr>
    </w:p>
    <w:p w14:paraId="5B3A7E7C" w14:textId="77777777" w:rsidR="008840D6" w:rsidRDefault="008840D6" w:rsidP="00A95893">
      <w:pPr>
        <w:pStyle w:val="CabealhodoSumrio"/>
      </w:pPr>
    </w:p>
    <w:p w14:paraId="76028A8B" w14:textId="77777777" w:rsidR="008840D6" w:rsidRDefault="008840D6" w:rsidP="00A95893">
      <w:pPr>
        <w:pStyle w:val="CabealhodoSumrio"/>
      </w:pPr>
    </w:p>
    <w:p w14:paraId="76B0A677" w14:textId="77777777" w:rsidR="008840D6" w:rsidRDefault="008840D6" w:rsidP="00A95893">
      <w:pPr>
        <w:pStyle w:val="CabealhodoSumrio"/>
      </w:pPr>
    </w:p>
    <w:p w14:paraId="7D23D72B" w14:textId="77777777" w:rsidR="008840D6" w:rsidRDefault="008840D6" w:rsidP="00A95893">
      <w:pPr>
        <w:pStyle w:val="CabealhodoSumrio"/>
      </w:pPr>
    </w:p>
    <w:p w14:paraId="1FFE373E" w14:textId="77777777" w:rsidR="00240E64" w:rsidRDefault="00240E64" w:rsidP="00240E64">
      <w:pPr>
        <w:pStyle w:val="CabealhodoSumrio"/>
        <w:spacing w:before="0"/>
        <w:jc w:val="center"/>
      </w:pPr>
      <w:r>
        <w:t>Juiz de Fora</w:t>
      </w:r>
    </w:p>
    <w:p w14:paraId="4A0C0C6C" w14:textId="2C197302" w:rsidR="0016624B" w:rsidRDefault="00240E64" w:rsidP="00240E64">
      <w:pPr>
        <w:pStyle w:val="CabealhodoSumrio"/>
        <w:spacing w:before="0"/>
        <w:jc w:val="center"/>
      </w:pPr>
      <w:r>
        <w:t>2024</w:t>
      </w:r>
    </w:p>
    <w:p w14:paraId="675DE4CC" w14:textId="77777777" w:rsidR="0016624B" w:rsidRDefault="0016624B">
      <w:pPr>
        <w:spacing w:line="259" w:lineRule="auto"/>
        <w:jc w:val="left"/>
        <w:rPr>
          <w:rFonts w:eastAsiaTheme="majorEastAsia" w:cstheme="majorBidi"/>
          <w:b/>
          <w:szCs w:val="32"/>
          <w:lang w:eastAsia="pt-BR"/>
        </w:rPr>
      </w:pPr>
      <w:r>
        <w:br w:type="page"/>
      </w:r>
    </w:p>
    <w:p w14:paraId="7522C698" w14:textId="0AD18AAA" w:rsidR="00457B52" w:rsidRDefault="00155AD0" w:rsidP="00155AD0">
      <w:pPr>
        <w:spacing w:line="259" w:lineRule="auto"/>
        <w:jc w:val="center"/>
        <w:rPr>
          <w:b/>
          <w:bCs/>
          <w:lang w:eastAsia="pt-BR"/>
        </w:rPr>
      </w:pPr>
      <w:r w:rsidRPr="00155AD0">
        <w:rPr>
          <w:b/>
          <w:bCs/>
          <w:lang w:eastAsia="pt-BR"/>
        </w:rPr>
        <w:lastRenderedPageBreak/>
        <w:t>RESUMO</w:t>
      </w:r>
    </w:p>
    <w:p w14:paraId="1FB86E72" w14:textId="31320A4E" w:rsidR="009C6CB4" w:rsidRDefault="009C6CB4" w:rsidP="009C6CB4">
      <w:pPr>
        <w:spacing w:line="259" w:lineRule="auto"/>
        <w:rPr>
          <w:lang w:eastAsia="pt-BR"/>
        </w:rPr>
      </w:pPr>
      <w:r w:rsidRPr="009C6CB4">
        <w:rPr>
          <w:lang w:eastAsia="pt-BR"/>
        </w:rPr>
        <w:t xml:space="preserve">Esta tese examina a dinâmica dos movimentos sociais no Brasil, enfocando a inter-relação entre estruturas de </w:t>
      </w:r>
      <w:ins w:id="2" w:author="Christiane Jalles de Paula" w:date="2024-08-09T21:04:00Z" w16du:dateUtc="2024-08-10T00:04:00Z">
        <w:r w:rsidR="00B0072A">
          <w:rPr>
            <w:lang w:eastAsia="pt-BR"/>
          </w:rPr>
          <w:t xml:space="preserve">mobilização e </w:t>
        </w:r>
      </w:ins>
      <w:r w:rsidRPr="009C6CB4">
        <w:rPr>
          <w:lang w:eastAsia="pt-BR"/>
        </w:rPr>
        <w:t xml:space="preserve">oportunidades políticas e discursivas em ciclos de protestos </w:t>
      </w:r>
      <w:del w:id="3" w:author="Christiane Jalles de Paula" w:date="2024-08-09T21:05:00Z" w16du:dateUtc="2024-08-10T00:05:00Z">
        <w:r w:rsidRPr="009C6CB4" w:rsidDel="000F0EF5">
          <w:rPr>
            <w:lang w:eastAsia="pt-BR"/>
          </w:rPr>
          <w:delText>durante</w:delText>
        </w:r>
      </w:del>
      <w:del w:id="4" w:author="Christiane Jalles de Paula" w:date="2024-08-09T21:06:00Z" w16du:dateUtc="2024-08-10T00:06:00Z">
        <w:r w:rsidRPr="009C6CB4" w:rsidDel="000F0EF5">
          <w:rPr>
            <w:lang w:eastAsia="pt-BR"/>
          </w:rPr>
          <w:delText xml:space="preserve"> </w:delText>
        </w:r>
      </w:del>
      <w:ins w:id="5" w:author="Christiane Jalles de Paula" w:date="2024-08-09T21:06:00Z" w16du:dateUtc="2024-08-10T00:06:00Z">
        <w:r w:rsidR="000F0EF5">
          <w:rPr>
            <w:lang w:eastAsia="pt-BR"/>
          </w:rPr>
          <w:t>n</w:t>
        </w:r>
      </w:ins>
      <w:r w:rsidRPr="009C6CB4">
        <w:rPr>
          <w:lang w:eastAsia="pt-BR"/>
        </w:rPr>
        <w:t xml:space="preserve">o </w:t>
      </w:r>
      <w:commentRangeStart w:id="6"/>
      <w:r w:rsidRPr="009C6CB4">
        <w:rPr>
          <w:lang w:eastAsia="pt-BR"/>
        </w:rPr>
        <w:t xml:space="preserve">período </w:t>
      </w:r>
      <w:del w:id="7" w:author="Christiane Jalles de Paula" w:date="2024-08-09T21:06:00Z" w16du:dateUtc="2024-08-10T00:06:00Z">
        <w:r w:rsidRPr="009C6CB4" w:rsidDel="000F0EF5">
          <w:rPr>
            <w:lang w:eastAsia="pt-BR"/>
          </w:rPr>
          <w:delText>de re</w:delText>
        </w:r>
      </w:del>
      <w:r w:rsidRPr="009C6CB4">
        <w:rPr>
          <w:lang w:eastAsia="pt-BR"/>
        </w:rPr>
        <w:t>democr</w:t>
      </w:r>
      <w:del w:id="8" w:author="Christiane Jalles de Paula" w:date="2024-08-09T21:06:00Z" w16du:dateUtc="2024-08-10T00:06:00Z">
        <w:r w:rsidRPr="009C6CB4" w:rsidDel="000F0EF5">
          <w:rPr>
            <w:lang w:eastAsia="pt-BR"/>
          </w:rPr>
          <w:delText>a</w:delText>
        </w:r>
      </w:del>
      <w:ins w:id="9" w:author="Christiane Jalles de Paula" w:date="2024-08-09T21:06:00Z" w16du:dateUtc="2024-08-10T00:06:00Z">
        <w:r w:rsidR="000F0EF5">
          <w:rPr>
            <w:lang w:eastAsia="pt-BR"/>
          </w:rPr>
          <w:t>á</w:t>
        </w:r>
      </w:ins>
      <w:r w:rsidRPr="009C6CB4">
        <w:rPr>
          <w:lang w:eastAsia="pt-BR"/>
        </w:rPr>
        <w:t>ti</w:t>
      </w:r>
      <w:del w:id="10" w:author="Christiane Jalles de Paula" w:date="2024-08-09T21:06:00Z" w16du:dateUtc="2024-08-10T00:06:00Z">
        <w:r w:rsidRPr="009C6CB4" w:rsidDel="000F0EF5">
          <w:rPr>
            <w:lang w:eastAsia="pt-BR"/>
          </w:rPr>
          <w:delText>zaçã</w:delText>
        </w:r>
      </w:del>
      <w:ins w:id="11" w:author="Christiane Jalles de Paula" w:date="2024-08-09T21:06:00Z" w16du:dateUtc="2024-08-10T00:06:00Z">
        <w:r w:rsidR="000F0EF5">
          <w:rPr>
            <w:lang w:eastAsia="pt-BR"/>
          </w:rPr>
          <w:t>co</w:t>
        </w:r>
      </w:ins>
      <w:del w:id="12" w:author="Christiane Jalles de Paula" w:date="2024-08-09T21:06:00Z" w16du:dateUtc="2024-08-10T00:06:00Z">
        <w:r w:rsidRPr="009C6CB4" w:rsidDel="000F0EF5">
          <w:rPr>
            <w:lang w:eastAsia="pt-BR"/>
          </w:rPr>
          <w:delText>o</w:delText>
        </w:r>
      </w:del>
      <w:commentRangeEnd w:id="6"/>
      <w:r w:rsidR="00B0072A">
        <w:rPr>
          <w:rStyle w:val="Refdecomentrio"/>
        </w:rPr>
        <w:commentReference w:id="6"/>
      </w:r>
      <w:r w:rsidRPr="009C6CB4">
        <w:rPr>
          <w:lang w:eastAsia="pt-BR"/>
        </w:rPr>
        <w:t>. Ao explorar três momentos distintos de mobilização coletiva</w:t>
      </w:r>
      <w:ins w:id="13" w:author="Christiane Jalles de Paula" w:date="2024-08-09T21:06:00Z" w16du:dateUtc="2024-08-10T00:06:00Z">
        <w:r w:rsidR="000F0EF5">
          <w:rPr>
            <w:lang w:eastAsia="pt-BR"/>
          </w:rPr>
          <w:t xml:space="preserve"> (1992, 2013 e 2015)</w:t>
        </w:r>
      </w:ins>
      <w:r w:rsidRPr="009C6CB4">
        <w:rPr>
          <w:lang w:eastAsia="pt-BR"/>
        </w:rPr>
        <w:t xml:space="preserve">, a </w:t>
      </w:r>
      <w:del w:id="14" w:author="Christiane Jalles de Paula" w:date="2024-08-09T21:07:00Z" w16du:dateUtc="2024-08-10T00:07:00Z">
        <w:r w:rsidRPr="009C6CB4" w:rsidDel="000F0EF5">
          <w:rPr>
            <w:lang w:eastAsia="pt-BR"/>
          </w:rPr>
          <w:delText xml:space="preserve">pesquisa </w:delText>
        </w:r>
      </w:del>
      <w:ins w:id="15" w:author="Christiane Jalles de Paula" w:date="2024-08-09T21:07:00Z" w16du:dateUtc="2024-08-10T00:07:00Z">
        <w:r w:rsidR="000F0EF5">
          <w:rPr>
            <w:lang w:eastAsia="pt-BR"/>
          </w:rPr>
          <w:t>tese</w:t>
        </w:r>
        <w:r w:rsidR="000F0EF5" w:rsidRPr="009C6CB4">
          <w:rPr>
            <w:lang w:eastAsia="pt-BR"/>
          </w:rPr>
          <w:t xml:space="preserve"> </w:t>
        </w:r>
      </w:ins>
      <w:del w:id="16" w:author="Christiane Jalles de Paula" w:date="2024-08-09T21:07:00Z" w16du:dateUtc="2024-08-10T00:07:00Z">
        <w:r w:rsidRPr="009C6CB4" w:rsidDel="000F0EF5">
          <w:rPr>
            <w:lang w:eastAsia="pt-BR"/>
          </w:rPr>
          <w:delText xml:space="preserve">investiga </w:delText>
        </w:r>
      </w:del>
      <w:ins w:id="17" w:author="Christiane Jalles de Paula" w:date="2024-08-09T21:07:00Z" w16du:dateUtc="2024-08-10T00:07:00Z">
        <w:r w:rsidR="000F0EF5">
          <w:rPr>
            <w:lang w:eastAsia="pt-BR"/>
          </w:rPr>
          <w:t>analisa</w:t>
        </w:r>
        <w:r w:rsidR="000F0EF5" w:rsidRPr="009C6CB4">
          <w:rPr>
            <w:lang w:eastAsia="pt-BR"/>
          </w:rPr>
          <w:t xml:space="preserve"> </w:t>
        </w:r>
      </w:ins>
      <w:r w:rsidRPr="009C6CB4">
        <w:rPr>
          <w:lang w:eastAsia="pt-BR"/>
        </w:rPr>
        <w:t>como essas estruturas influenciam a ação coletiva e a formação de quadros interpretativos que sustenta</w:t>
      </w:r>
      <w:ins w:id="18" w:author="Christiane Jalles de Paula" w:date="2024-08-09T21:07:00Z" w16du:dateUtc="2024-08-10T00:07:00Z">
        <w:r w:rsidR="000F0EF5">
          <w:rPr>
            <w:lang w:eastAsia="pt-BR"/>
          </w:rPr>
          <w:t>ra</w:t>
        </w:r>
      </w:ins>
      <w:r w:rsidRPr="009C6CB4">
        <w:rPr>
          <w:lang w:eastAsia="pt-BR"/>
        </w:rPr>
        <w:t xml:space="preserve">m as demandas sociais. </w:t>
      </w:r>
      <w:del w:id="19" w:author="Christiane Jalles de Paula" w:date="2024-08-09T21:21:00Z" w16du:dateUtc="2024-08-10T00:21:00Z">
        <w:r w:rsidRPr="009C6CB4" w:rsidDel="00C92FD2">
          <w:rPr>
            <w:lang w:eastAsia="pt-BR"/>
          </w:rPr>
          <w:delText xml:space="preserve">Através </w:delText>
        </w:r>
      </w:del>
      <w:ins w:id="20" w:author="Christiane Jalles de Paula" w:date="2024-08-09T21:21:00Z" w16du:dateUtc="2024-08-10T00:21:00Z">
        <w:r w:rsidR="00C92FD2">
          <w:rPr>
            <w:lang w:eastAsia="pt-BR"/>
          </w:rPr>
          <w:t>Por meio</w:t>
        </w:r>
        <w:r w:rsidR="00C92FD2" w:rsidRPr="009C6CB4">
          <w:rPr>
            <w:lang w:eastAsia="pt-BR"/>
          </w:rPr>
          <w:t xml:space="preserve"> </w:t>
        </w:r>
      </w:ins>
      <w:r w:rsidRPr="009C6CB4">
        <w:rPr>
          <w:lang w:eastAsia="pt-BR"/>
        </w:rPr>
        <w:t>de uma análise das conjunturas sociopolíticas, a tese identifica as condições que permitem a emergência e a sustentação dos protestos, enfatizando o papel das oportunidades institucionais e discursivas na articulação de movimentos sociais. Além disso, o estudo analisa a centralidade dos jovens como agentes de mobilização, destacando suas contribuições para a construção de identidades políticas e a mediação entre diferentes atores sociais. A tese conclui que a interação entre mobilização coletiva e política institucional é fundamental para compreender as dinâmicas de protestos e suas implicações para a democracia brasileira.</w:t>
      </w:r>
    </w:p>
    <w:p w14:paraId="4548BBC0" w14:textId="0529B4EF" w:rsidR="009C6CB4" w:rsidRPr="009C6CB4" w:rsidRDefault="009C6CB4" w:rsidP="009C6CB4">
      <w:pPr>
        <w:spacing w:line="259" w:lineRule="auto"/>
        <w:rPr>
          <w:lang w:eastAsia="pt-BR"/>
        </w:rPr>
      </w:pPr>
      <w:r w:rsidRPr="00E92EB2">
        <w:rPr>
          <w:b/>
          <w:bCs/>
          <w:lang w:eastAsia="pt-BR"/>
        </w:rPr>
        <w:t>Palavras-chave:</w:t>
      </w:r>
      <w:r>
        <w:rPr>
          <w:lang w:eastAsia="pt-BR"/>
        </w:rPr>
        <w:t xml:space="preserve"> Ciclos de protestos; Oportunidades políticas</w:t>
      </w:r>
      <w:r w:rsidR="00E92EB2">
        <w:rPr>
          <w:lang w:eastAsia="pt-BR"/>
        </w:rPr>
        <w:t xml:space="preserve">; </w:t>
      </w:r>
      <w:r w:rsidR="00A95D6B">
        <w:rPr>
          <w:lang w:eastAsia="pt-BR"/>
        </w:rPr>
        <w:t>Movimentos sociais no Brasil</w:t>
      </w:r>
    </w:p>
    <w:p w14:paraId="3579354E" w14:textId="77777777" w:rsidR="004C237D" w:rsidRDefault="004C237D" w:rsidP="00457B52">
      <w:pPr>
        <w:spacing w:line="259" w:lineRule="auto"/>
        <w:jc w:val="left"/>
        <w:rPr>
          <w:lang w:eastAsia="pt-BR"/>
        </w:rPr>
      </w:pPr>
    </w:p>
    <w:p w14:paraId="1935C100" w14:textId="77777777" w:rsidR="004C237D" w:rsidRDefault="004C237D">
      <w:pPr>
        <w:spacing w:line="259" w:lineRule="auto"/>
        <w:jc w:val="left"/>
        <w:rPr>
          <w:lang w:eastAsia="pt-BR"/>
        </w:rPr>
      </w:pPr>
      <w:r>
        <w:rPr>
          <w:lang w:eastAsia="pt-BR"/>
        </w:rPr>
        <w:br w:type="page"/>
      </w:r>
    </w:p>
    <w:p w14:paraId="4A89CF4B" w14:textId="241DED14" w:rsidR="004C237D" w:rsidRPr="00B0072A" w:rsidRDefault="004C237D" w:rsidP="004C237D">
      <w:pPr>
        <w:spacing w:line="259" w:lineRule="auto"/>
        <w:jc w:val="center"/>
        <w:rPr>
          <w:b/>
          <w:bCs/>
          <w:lang w:val="en-US" w:eastAsia="pt-BR"/>
        </w:rPr>
      </w:pPr>
      <w:r w:rsidRPr="00B0072A">
        <w:rPr>
          <w:b/>
          <w:bCs/>
          <w:lang w:val="en-US" w:eastAsia="pt-BR"/>
        </w:rPr>
        <w:lastRenderedPageBreak/>
        <w:t>ABSTRACT</w:t>
      </w:r>
    </w:p>
    <w:p w14:paraId="0E828E70" w14:textId="61309D08" w:rsidR="004C237D" w:rsidRPr="00B0072A" w:rsidRDefault="004C237D" w:rsidP="004C237D">
      <w:pPr>
        <w:spacing w:line="259" w:lineRule="auto"/>
        <w:rPr>
          <w:lang w:val="en-US" w:eastAsia="pt-BR"/>
        </w:rPr>
      </w:pPr>
      <w:r w:rsidRPr="00B0072A">
        <w:rPr>
          <w:lang w:val="en-US" w:eastAsia="pt-BR"/>
        </w:rPr>
        <w:t>This thesis examines the dynamics of social movements in Brazil, focusing on the interrelationship between structures of political and discursive opportunities in protest cycles during the period of democratization. By exploring three distinct moments of collective mobilization, the research investigates how these structures influence collective action and the formation of interpretative frameworks that sustain social demands. Through an analysis of socio-political conjunctures, the thesis identifies the conditions that enable the emergence and maintenance of protests, emphasizing the role of institutional and discursive opportunities in the articulation of social movements. Furthermore, the study analyzes the centrality of young people as agents of mobilization, highlighting their contributions to the construction of political identities and the mediation between different social actors. The thesis concludes that the interaction between collective mobilization and institutional politics is fundamental to understanding the dynamics of protests and their implications for Brazilian democracy.</w:t>
      </w:r>
    </w:p>
    <w:p w14:paraId="7C388543" w14:textId="78687E62" w:rsidR="004C237D" w:rsidRPr="004C237D" w:rsidRDefault="004C237D" w:rsidP="004C237D">
      <w:pPr>
        <w:spacing w:line="259" w:lineRule="auto"/>
        <w:rPr>
          <w:lang w:eastAsia="pt-BR"/>
        </w:rPr>
      </w:pPr>
      <w:r w:rsidRPr="00A95D6B">
        <w:rPr>
          <w:b/>
          <w:bCs/>
          <w:lang w:eastAsia="pt-BR"/>
        </w:rPr>
        <w:t>Keywords:</w:t>
      </w:r>
      <w:r>
        <w:rPr>
          <w:lang w:eastAsia="pt-BR"/>
        </w:rPr>
        <w:t xml:space="preserve"> </w:t>
      </w:r>
      <w:proofErr w:type="spellStart"/>
      <w:r w:rsidR="003C09B6">
        <w:rPr>
          <w:lang w:eastAsia="pt-BR"/>
        </w:rPr>
        <w:t>Protest</w:t>
      </w:r>
      <w:proofErr w:type="spellEnd"/>
      <w:r w:rsidR="003C09B6">
        <w:rPr>
          <w:lang w:eastAsia="pt-BR"/>
        </w:rPr>
        <w:t xml:space="preserve"> </w:t>
      </w:r>
      <w:proofErr w:type="spellStart"/>
      <w:r w:rsidR="003C09B6">
        <w:rPr>
          <w:lang w:eastAsia="pt-BR"/>
        </w:rPr>
        <w:t>cycles</w:t>
      </w:r>
      <w:proofErr w:type="spellEnd"/>
      <w:r w:rsidR="003C09B6">
        <w:rPr>
          <w:lang w:eastAsia="pt-BR"/>
        </w:rPr>
        <w:t xml:space="preserve">; </w:t>
      </w:r>
      <w:proofErr w:type="spellStart"/>
      <w:r w:rsidR="00A95D6B" w:rsidRPr="00A95D6B">
        <w:rPr>
          <w:lang w:eastAsia="pt-BR"/>
        </w:rPr>
        <w:t>Political</w:t>
      </w:r>
      <w:proofErr w:type="spellEnd"/>
      <w:r w:rsidR="00A95D6B" w:rsidRPr="00A95D6B">
        <w:rPr>
          <w:lang w:eastAsia="pt-BR"/>
        </w:rPr>
        <w:t xml:space="preserve"> </w:t>
      </w:r>
      <w:proofErr w:type="spellStart"/>
      <w:r w:rsidR="00A95D6B" w:rsidRPr="00A95D6B">
        <w:rPr>
          <w:lang w:eastAsia="pt-BR"/>
        </w:rPr>
        <w:t>Opportunities</w:t>
      </w:r>
      <w:proofErr w:type="spellEnd"/>
      <w:r w:rsidR="00A95D6B">
        <w:rPr>
          <w:lang w:eastAsia="pt-BR"/>
        </w:rPr>
        <w:t xml:space="preserve">; Social </w:t>
      </w:r>
      <w:proofErr w:type="spellStart"/>
      <w:r w:rsidR="00A95D6B">
        <w:rPr>
          <w:lang w:eastAsia="pt-BR"/>
        </w:rPr>
        <w:t>Movements</w:t>
      </w:r>
      <w:proofErr w:type="spellEnd"/>
      <w:r w:rsidR="00A95D6B">
        <w:rPr>
          <w:lang w:eastAsia="pt-BR"/>
        </w:rPr>
        <w:t xml:space="preserve"> in </w:t>
      </w:r>
      <w:proofErr w:type="spellStart"/>
      <w:r w:rsidR="00A95D6B">
        <w:rPr>
          <w:lang w:eastAsia="pt-BR"/>
        </w:rPr>
        <w:t>Brazil</w:t>
      </w:r>
      <w:proofErr w:type="spellEnd"/>
    </w:p>
    <w:p w14:paraId="0BE1C7C6" w14:textId="3E39CD67" w:rsidR="00457B52" w:rsidRPr="00816314" w:rsidRDefault="00457B52" w:rsidP="00457B52">
      <w:pPr>
        <w:spacing w:line="259" w:lineRule="auto"/>
        <w:jc w:val="left"/>
        <w:rPr>
          <w:lang w:eastAsia="pt-BR"/>
        </w:rPr>
      </w:pPr>
      <w:r>
        <w:rPr>
          <w:lang w:eastAsia="pt-BR"/>
        </w:rPr>
        <w:br w:type="page"/>
      </w:r>
    </w:p>
    <w:sdt>
      <w:sdtPr>
        <w:rPr>
          <w:rFonts w:eastAsiaTheme="minorHAnsi" w:cstheme="minorBidi"/>
          <w:b w:val="0"/>
          <w:szCs w:val="22"/>
          <w:lang w:eastAsia="en-US"/>
        </w:rPr>
        <w:id w:val="-1607734187"/>
        <w:docPartObj>
          <w:docPartGallery w:val="Table of Contents"/>
          <w:docPartUnique/>
        </w:docPartObj>
      </w:sdtPr>
      <w:sdtEndPr>
        <w:rPr>
          <w:bCs/>
        </w:rPr>
      </w:sdtEndPr>
      <w:sdtContent>
        <w:p w14:paraId="5E728A03" w14:textId="771A8966" w:rsidR="00ED014A" w:rsidRDefault="00ED014A">
          <w:pPr>
            <w:pStyle w:val="CabealhodoSumrio"/>
          </w:pPr>
          <w:r>
            <w:t>Sumário</w:t>
          </w:r>
        </w:p>
        <w:p w14:paraId="54A97FF7" w14:textId="70127D29" w:rsidR="003B4C12" w:rsidRDefault="00ED014A">
          <w:pPr>
            <w:pStyle w:val="Sumrio1"/>
            <w:rPr>
              <w:rFonts w:asciiTheme="minorHAnsi" w:eastAsiaTheme="minorEastAsia" w:hAnsiTheme="minorHAnsi" w:cstheme="minorBidi"/>
              <w:b w:val="0"/>
              <w:kern w:val="2"/>
              <w:szCs w:val="24"/>
              <w:lang w:eastAsia="pt-BR"/>
              <w14:ligatures w14:val="standardContextual"/>
            </w:rPr>
          </w:pPr>
          <w:r>
            <w:fldChar w:fldCharType="begin"/>
          </w:r>
          <w:r>
            <w:instrText xml:space="preserve"> TOC \o "1-3" \h \z \u </w:instrText>
          </w:r>
          <w:r>
            <w:fldChar w:fldCharType="separate"/>
          </w:r>
          <w:hyperlink w:anchor="_Toc173959610" w:history="1">
            <w:r w:rsidR="003B4C12" w:rsidRPr="009E7B7A">
              <w:rPr>
                <w:rStyle w:val="Hyperlink"/>
              </w:rPr>
              <w:t>1. Introdução</w:t>
            </w:r>
            <w:r w:rsidR="003B4C12">
              <w:rPr>
                <w:webHidden/>
              </w:rPr>
              <w:tab/>
            </w:r>
            <w:r w:rsidR="003B4C12">
              <w:rPr>
                <w:webHidden/>
              </w:rPr>
              <w:fldChar w:fldCharType="begin"/>
            </w:r>
            <w:r w:rsidR="003B4C12">
              <w:rPr>
                <w:webHidden/>
              </w:rPr>
              <w:instrText xml:space="preserve"> PAGEREF _Toc173959610 \h </w:instrText>
            </w:r>
            <w:r w:rsidR="003B4C12">
              <w:rPr>
                <w:webHidden/>
              </w:rPr>
            </w:r>
            <w:r w:rsidR="003B4C12">
              <w:rPr>
                <w:webHidden/>
              </w:rPr>
              <w:fldChar w:fldCharType="separate"/>
            </w:r>
            <w:r w:rsidR="006E3A9E">
              <w:rPr>
                <w:webHidden/>
              </w:rPr>
              <w:t>6</w:t>
            </w:r>
            <w:r w:rsidR="003B4C12">
              <w:rPr>
                <w:webHidden/>
              </w:rPr>
              <w:fldChar w:fldCharType="end"/>
            </w:r>
          </w:hyperlink>
        </w:p>
        <w:p w14:paraId="059F0392" w14:textId="305BA650" w:rsidR="003B4C12" w:rsidRDefault="00000000">
          <w:pPr>
            <w:pStyle w:val="Sumrio2"/>
            <w:tabs>
              <w:tab w:val="left" w:pos="720"/>
              <w:tab w:val="right" w:leader="dot" w:pos="9061"/>
            </w:tabs>
            <w:rPr>
              <w:rFonts w:asciiTheme="minorHAnsi" w:eastAsiaTheme="minorEastAsia" w:hAnsiTheme="minorHAnsi"/>
              <w:noProof/>
              <w:kern w:val="2"/>
              <w:szCs w:val="24"/>
              <w:lang w:eastAsia="pt-BR"/>
              <w14:ligatures w14:val="standardContextual"/>
            </w:rPr>
          </w:pPr>
          <w:hyperlink w:anchor="_Toc173959611" w:history="1">
            <w:r w:rsidR="003B4C12" w:rsidRPr="009E7B7A">
              <w:rPr>
                <w:rStyle w:val="Hyperlink"/>
                <w:rFonts w:cs="Times New Roman"/>
                <w:noProof/>
              </w:rPr>
              <w:t>1.</w:t>
            </w:r>
            <w:r w:rsidR="003B4C12">
              <w:rPr>
                <w:rFonts w:asciiTheme="minorHAnsi" w:eastAsiaTheme="minorEastAsia" w:hAnsiTheme="minorHAnsi"/>
                <w:noProof/>
                <w:kern w:val="2"/>
                <w:szCs w:val="24"/>
                <w:lang w:eastAsia="pt-BR"/>
                <w14:ligatures w14:val="standardContextual"/>
              </w:rPr>
              <w:tab/>
            </w:r>
            <w:r w:rsidR="003B4C12" w:rsidRPr="009E7B7A">
              <w:rPr>
                <w:rStyle w:val="Hyperlink"/>
                <w:rFonts w:cs="Times New Roman"/>
                <w:noProof/>
              </w:rPr>
              <w:t>1 Objetivos</w:t>
            </w:r>
            <w:r w:rsidR="003B4C12">
              <w:rPr>
                <w:noProof/>
                <w:webHidden/>
              </w:rPr>
              <w:tab/>
            </w:r>
            <w:r w:rsidR="003B4C12">
              <w:rPr>
                <w:noProof/>
                <w:webHidden/>
              </w:rPr>
              <w:fldChar w:fldCharType="begin"/>
            </w:r>
            <w:r w:rsidR="003B4C12">
              <w:rPr>
                <w:noProof/>
                <w:webHidden/>
              </w:rPr>
              <w:instrText xml:space="preserve"> PAGEREF _Toc173959611 \h </w:instrText>
            </w:r>
            <w:r w:rsidR="003B4C12">
              <w:rPr>
                <w:noProof/>
                <w:webHidden/>
              </w:rPr>
            </w:r>
            <w:r w:rsidR="003B4C12">
              <w:rPr>
                <w:noProof/>
                <w:webHidden/>
              </w:rPr>
              <w:fldChar w:fldCharType="separate"/>
            </w:r>
            <w:r w:rsidR="006E3A9E">
              <w:rPr>
                <w:noProof/>
                <w:webHidden/>
              </w:rPr>
              <w:t>12</w:t>
            </w:r>
            <w:r w:rsidR="003B4C12">
              <w:rPr>
                <w:noProof/>
                <w:webHidden/>
              </w:rPr>
              <w:fldChar w:fldCharType="end"/>
            </w:r>
          </w:hyperlink>
        </w:p>
        <w:p w14:paraId="4058AD8A" w14:textId="1CFE34CB" w:rsidR="003B4C12" w:rsidRDefault="00000000">
          <w:pPr>
            <w:pStyle w:val="Sumrio2"/>
            <w:tabs>
              <w:tab w:val="left" w:pos="720"/>
              <w:tab w:val="right" w:leader="dot" w:pos="9061"/>
            </w:tabs>
            <w:rPr>
              <w:rFonts w:asciiTheme="minorHAnsi" w:eastAsiaTheme="minorEastAsia" w:hAnsiTheme="minorHAnsi"/>
              <w:noProof/>
              <w:kern w:val="2"/>
              <w:szCs w:val="24"/>
              <w:lang w:eastAsia="pt-BR"/>
              <w14:ligatures w14:val="standardContextual"/>
            </w:rPr>
          </w:pPr>
          <w:hyperlink w:anchor="_Toc173959612" w:history="1">
            <w:r w:rsidR="003B4C12" w:rsidRPr="009E7B7A">
              <w:rPr>
                <w:rStyle w:val="Hyperlink"/>
                <w:rFonts w:cs="Times New Roman"/>
                <w:noProof/>
              </w:rPr>
              <w:t>1.</w:t>
            </w:r>
            <w:r w:rsidR="003B4C12">
              <w:rPr>
                <w:rFonts w:asciiTheme="minorHAnsi" w:eastAsiaTheme="minorEastAsia" w:hAnsiTheme="minorHAnsi"/>
                <w:noProof/>
                <w:kern w:val="2"/>
                <w:szCs w:val="24"/>
                <w:lang w:eastAsia="pt-BR"/>
                <w14:ligatures w14:val="standardContextual"/>
              </w:rPr>
              <w:tab/>
            </w:r>
            <w:r w:rsidR="003B4C12" w:rsidRPr="009E7B7A">
              <w:rPr>
                <w:rStyle w:val="Hyperlink"/>
                <w:rFonts w:cs="Times New Roman"/>
                <w:noProof/>
              </w:rPr>
              <w:t>2 Metodologia</w:t>
            </w:r>
            <w:r w:rsidR="003B4C12">
              <w:rPr>
                <w:noProof/>
                <w:webHidden/>
              </w:rPr>
              <w:tab/>
            </w:r>
            <w:r w:rsidR="003B4C12">
              <w:rPr>
                <w:noProof/>
                <w:webHidden/>
              </w:rPr>
              <w:fldChar w:fldCharType="begin"/>
            </w:r>
            <w:r w:rsidR="003B4C12">
              <w:rPr>
                <w:noProof/>
                <w:webHidden/>
              </w:rPr>
              <w:instrText xml:space="preserve"> PAGEREF _Toc173959612 \h </w:instrText>
            </w:r>
            <w:r w:rsidR="003B4C12">
              <w:rPr>
                <w:noProof/>
                <w:webHidden/>
              </w:rPr>
            </w:r>
            <w:r w:rsidR="003B4C12">
              <w:rPr>
                <w:noProof/>
                <w:webHidden/>
              </w:rPr>
              <w:fldChar w:fldCharType="separate"/>
            </w:r>
            <w:r w:rsidR="006E3A9E">
              <w:rPr>
                <w:noProof/>
                <w:webHidden/>
              </w:rPr>
              <w:t>14</w:t>
            </w:r>
            <w:r w:rsidR="003B4C12">
              <w:rPr>
                <w:noProof/>
                <w:webHidden/>
              </w:rPr>
              <w:fldChar w:fldCharType="end"/>
            </w:r>
          </w:hyperlink>
        </w:p>
        <w:p w14:paraId="25065523" w14:textId="1DE9C125" w:rsidR="003B4C12" w:rsidRDefault="00000000">
          <w:pPr>
            <w:pStyle w:val="Sumrio2"/>
            <w:tabs>
              <w:tab w:val="left" w:pos="720"/>
              <w:tab w:val="right" w:leader="dot" w:pos="9061"/>
            </w:tabs>
            <w:rPr>
              <w:rFonts w:asciiTheme="minorHAnsi" w:eastAsiaTheme="minorEastAsia" w:hAnsiTheme="minorHAnsi"/>
              <w:noProof/>
              <w:kern w:val="2"/>
              <w:szCs w:val="24"/>
              <w:lang w:eastAsia="pt-BR"/>
              <w14:ligatures w14:val="standardContextual"/>
            </w:rPr>
          </w:pPr>
          <w:hyperlink w:anchor="_Toc173959613" w:history="1">
            <w:r w:rsidR="003B4C12" w:rsidRPr="009E7B7A">
              <w:rPr>
                <w:rStyle w:val="Hyperlink"/>
                <w:noProof/>
              </w:rPr>
              <w:t>1.</w:t>
            </w:r>
            <w:r w:rsidR="003B4C12">
              <w:rPr>
                <w:rFonts w:asciiTheme="minorHAnsi" w:eastAsiaTheme="minorEastAsia" w:hAnsiTheme="minorHAnsi"/>
                <w:noProof/>
                <w:kern w:val="2"/>
                <w:szCs w:val="24"/>
                <w:lang w:eastAsia="pt-BR"/>
                <w14:ligatures w14:val="standardContextual"/>
              </w:rPr>
              <w:tab/>
            </w:r>
            <w:r w:rsidR="003B4C12" w:rsidRPr="009E7B7A">
              <w:rPr>
                <w:rStyle w:val="Hyperlink"/>
                <w:noProof/>
              </w:rPr>
              <w:t>3 Os movimentos sociais e ação coletiva</w:t>
            </w:r>
            <w:r w:rsidR="003B4C12">
              <w:rPr>
                <w:noProof/>
                <w:webHidden/>
              </w:rPr>
              <w:tab/>
            </w:r>
            <w:r w:rsidR="003B4C12">
              <w:rPr>
                <w:noProof/>
                <w:webHidden/>
              </w:rPr>
              <w:fldChar w:fldCharType="begin"/>
            </w:r>
            <w:r w:rsidR="003B4C12">
              <w:rPr>
                <w:noProof/>
                <w:webHidden/>
              </w:rPr>
              <w:instrText xml:space="preserve"> PAGEREF _Toc173959613 \h </w:instrText>
            </w:r>
            <w:r w:rsidR="003B4C12">
              <w:rPr>
                <w:noProof/>
                <w:webHidden/>
              </w:rPr>
            </w:r>
            <w:r w:rsidR="003B4C12">
              <w:rPr>
                <w:noProof/>
                <w:webHidden/>
              </w:rPr>
              <w:fldChar w:fldCharType="separate"/>
            </w:r>
            <w:r w:rsidR="006E3A9E">
              <w:rPr>
                <w:noProof/>
                <w:webHidden/>
              </w:rPr>
              <w:t>16</w:t>
            </w:r>
            <w:r w:rsidR="003B4C12">
              <w:rPr>
                <w:noProof/>
                <w:webHidden/>
              </w:rPr>
              <w:fldChar w:fldCharType="end"/>
            </w:r>
          </w:hyperlink>
        </w:p>
        <w:p w14:paraId="7EFCD68F" w14:textId="39E1004E" w:rsidR="003B4C12" w:rsidRDefault="00000000">
          <w:pPr>
            <w:pStyle w:val="Sumrio2"/>
            <w:tabs>
              <w:tab w:val="left" w:pos="720"/>
              <w:tab w:val="right" w:leader="dot" w:pos="9061"/>
            </w:tabs>
            <w:rPr>
              <w:rFonts w:asciiTheme="minorHAnsi" w:eastAsiaTheme="minorEastAsia" w:hAnsiTheme="minorHAnsi"/>
              <w:noProof/>
              <w:kern w:val="2"/>
              <w:szCs w:val="24"/>
              <w:lang w:eastAsia="pt-BR"/>
              <w14:ligatures w14:val="standardContextual"/>
            </w:rPr>
          </w:pPr>
          <w:hyperlink w:anchor="_Toc173959614" w:history="1">
            <w:r w:rsidR="003B4C12" w:rsidRPr="009E7B7A">
              <w:rPr>
                <w:rStyle w:val="Hyperlink"/>
                <w:rFonts w:cs="Times New Roman"/>
                <w:noProof/>
              </w:rPr>
              <w:t>1.</w:t>
            </w:r>
            <w:r w:rsidR="003B4C12">
              <w:rPr>
                <w:rFonts w:asciiTheme="minorHAnsi" w:eastAsiaTheme="minorEastAsia" w:hAnsiTheme="minorHAnsi"/>
                <w:noProof/>
                <w:kern w:val="2"/>
                <w:szCs w:val="24"/>
                <w:lang w:eastAsia="pt-BR"/>
                <w14:ligatures w14:val="standardContextual"/>
              </w:rPr>
              <w:tab/>
            </w:r>
            <w:r w:rsidR="003B4C12" w:rsidRPr="009E7B7A">
              <w:rPr>
                <w:rStyle w:val="Hyperlink"/>
                <w:rFonts w:cs="Times New Roman"/>
                <w:noProof/>
              </w:rPr>
              <w:t>4 Conceitos e abordagens importantes</w:t>
            </w:r>
            <w:r w:rsidR="003B4C12">
              <w:rPr>
                <w:noProof/>
                <w:webHidden/>
              </w:rPr>
              <w:tab/>
            </w:r>
            <w:r w:rsidR="003B4C12">
              <w:rPr>
                <w:noProof/>
                <w:webHidden/>
              </w:rPr>
              <w:fldChar w:fldCharType="begin"/>
            </w:r>
            <w:r w:rsidR="003B4C12">
              <w:rPr>
                <w:noProof/>
                <w:webHidden/>
              </w:rPr>
              <w:instrText xml:space="preserve"> PAGEREF _Toc173959614 \h </w:instrText>
            </w:r>
            <w:r w:rsidR="003B4C12">
              <w:rPr>
                <w:noProof/>
                <w:webHidden/>
              </w:rPr>
            </w:r>
            <w:r w:rsidR="003B4C12">
              <w:rPr>
                <w:noProof/>
                <w:webHidden/>
              </w:rPr>
              <w:fldChar w:fldCharType="separate"/>
            </w:r>
            <w:r w:rsidR="006E3A9E">
              <w:rPr>
                <w:noProof/>
                <w:webHidden/>
              </w:rPr>
              <w:t>21</w:t>
            </w:r>
            <w:r w:rsidR="003B4C12">
              <w:rPr>
                <w:noProof/>
                <w:webHidden/>
              </w:rPr>
              <w:fldChar w:fldCharType="end"/>
            </w:r>
          </w:hyperlink>
        </w:p>
        <w:p w14:paraId="44C02AA7" w14:textId="2459A696" w:rsidR="003B4C12" w:rsidRDefault="00000000">
          <w:pPr>
            <w:pStyle w:val="Sumrio1"/>
            <w:tabs>
              <w:tab w:val="left" w:pos="480"/>
            </w:tabs>
            <w:rPr>
              <w:rFonts w:asciiTheme="minorHAnsi" w:eastAsiaTheme="minorEastAsia" w:hAnsiTheme="minorHAnsi" w:cstheme="minorBidi"/>
              <w:b w:val="0"/>
              <w:kern w:val="2"/>
              <w:szCs w:val="24"/>
              <w:lang w:eastAsia="pt-BR"/>
              <w14:ligatures w14:val="standardContextual"/>
            </w:rPr>
          </w:pPr>
          <w:hyperlink w:anchor="_Toc173959615" w:history="1">
            <w:r w:rsidR="003B4C12" w:rsidRPr="009E7B7A">
              <w:rPr>
                <w:rStyle w:val="Hyperlink"/>
              </w:rPr>
              <w:t>2.</w:t>
            </w:r>
            <w:r w:rsidR="003B4C12">
              <w:rPr>
                <w:rFonts w:asciiTheme="minorHAnsi" w:eastAsiaTheme="minorEastAsia" w:hAnsiTheme="minorHAnsi" w:cstheme="minorBidi"/>
                <w:b w:val="0"/>
                <w:kern w:val="2"/>
                <w:szCs w:val="24"/>
                <w:lang w:eastAsia="pt-BR"/>
                <w14:ligatures w14:val="standardContextual"/>
              </w:rPr>
              <w:tab/>
            </w:r>
            <w:r w:rsidR="003B4C12" w:rsidRPr="009E7B7A">
              <w:rPr>
                <w:rStyle w:val="Hyperlink"/>
              </w:rPr>
              <w:t>Eventos precipitantes e estruturas de oportunidades políticas</w:t>
            </w:r>
            <w:r w:rsidR="003B4C12">
              <w:rPr>
                <w:webHidden/>
              </w:rPr>
              <w:tab/>
            </w:r>
            <w:r w:rsidR="003B4C12">
              <w:rPr>
                <w:webHidden/>
              </w:rPr>
              <w:fldChar w:fldCharType="begin"/>
            </w:r>
            <w:r w:rsidR="003B4C12">
              <w:rPr>
                <w:webHidden/>
              </w:rPr>
              <w:instrText xml:space="preserve"> PAGEREF _Toc173959615 \h </w:instrText>
            </w:r>
            <w:r w:rsidR="003B4C12">
              <w:rPr>
                <w:webHidden/>
              </w:rPr>
            </w:r>
            <w:r w:rsidR="003B4C12">
              <w:rPr>
                <w:webHidden/>
              </w:rPr>
              <w:fldChar w:fldCharType="separate"/>
            </w:r>
            <w:r w:rsidR="006E3A9E">
              <w:rPr>
                <w:webHidden/>
              </w:rPr>
              <w:t>26</w:t>
            </w:r>
            <w:r w:rsidR="003B4C12">
              <w:rPr>
                <w:webHidden/>
              </w:rPr>
              <w:fldChar w:fldCharType="end"/>
            </w:r>
          </w:hyperlink>
        </w:p>
        <w:p w14:paraId="1B312881" w14:textId="43FD463D" w:rsidR="003B4C12" w:rsidRDefault="00000000">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173959616" w:history="1">
            <w:r w:rsidR="003B4C12" w:rsidRPr="009E7B7A">
              <w:rPr>
                <w:rStyle w:val="Hyperlink"/>
                <w:rFonts w:cs="Times New Roman"/>
                <w:bCs/>
                <w:i/>
                <w:iCs/>
                <w:noProof/>
              </w:rPr>
              <w:t>Estruturas de oportunidades políticas em ciclos de protestos no Brasil redemocratizado</w:t>
            </w:r>
            <w:r w:rsidR="003B4C12">
              <w:rPr>
                <w:noProof/>
                <w:webHidden/>
              </w:rPr>
              <w:tab/>
            </w:r>
            <w:r w:rsidR="003B4C12">
              <w:rPr>
                <w:noProof/>
                <w:webHidden/>
              </w:rPr>
              <w:fldChar w:fldCharType="begin"/>
            </w:r>
            <w:r w:rsidR="003B4C12">
              <w:rPr>
                <w:noProof/>
                <w:webHidden/>
              </w:rPr>
              <w:instrText xml:space="preserve"> PAGEREF _Toc173959616 \h </w:instrText>
            </w:r>
            <w:r w:rsidR="003B4C12">
              <w:rPr>
                <w:noProof/>
                <w:webHidden/>
              </w:rPr>
            </w:r>
            <w:r w:rsidR="003B4C12">
              <w:rPr>
                <w:noProof/>
                <w:webHidden/>
              </w:rPr>
              <w:fldChar w:fldCharType="separate"/>
            </w:r>
            <w:r w:rsidR="006E3A9E">
              <w:rPr>
                <w:noProof/>
                <w:webHidden/>
              </w:rPr>
              <w:t>32</w:t>
            </w:r>
            <w:r w:rsidR="003B4C12">
              <w:rPr>
                <w:noProof/>
                <w:webHidden/>
              </w:rPr>
              <w:fldChar w:fldCharType="end"/>
            </w:r>
          </w:hyperlink>
        </w:p>
        <w:p w14:paraId="47EB9C8D" w14:textId="4F985E8A" w:rsidR="003B4C12" w:rsidRDefault="00000000">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173959617" w:history="1">
            <w:r w:rsidR="003B4C12" w:rsidRPr="009E7B7A">
              <w:rPr>
                <w:rStyle w:val="Hyperlink"/>
                <w:rFonts w:cs="Times New Roman"/>
                <w:bCs/>
                <w:i/>
                <w:iCs/>
                <w:noProof/>
              </w:rPr>
              <w:t>Ciclo de oportunidades políticas no Brasil (1970-2015)</w:t>
            </w:r>
            <w:r w:rsidR="003B4C12">
              <w:rPr>
                <w:noProof/>
                <w:webHidden/>
              </w:rPr>
              <w:tab/>
            </w:r>
            <w:r w:rsidR="003B4C12">
              <w:rPr>
                <w:noProof/>
                <w:webHidden/>
              </w:rPr>
              <w:fldChar w:fldCharType="begin"/>
            </w:r>
            <w:r w:rsidR="003B4C12">
              <w:rPr>
                <w:noProof/>
                <w:webHidden/>
              </w:rPr>
              <w:instrText xml:space="preserve"> PAGEREF _Toc173959617 \h </w:instrText>
            </w:r>
            <w:r w:rsidR="003B4C12">
              <w:rPr>
                <w:noProof/>
                <w:webHidden/>
              </w:rPr>
            </w:r>
            <w:r w:rsidR="003B4C12">
              <w:rPr>
                <w:noProof/>
                <w:webHidden/>
              </w:rPr>
              <w:fldChar w:fldCharType="separate"/>
            </w:r>
            <w:r w:rsidR="006E3A9E">
              <w:rPr>
                <w:noProof/>
                <w:webHidden/>
              </w:rPr>
              <w:t>36</w:t>
            </w:r>
            <w:r w:rsidR="003B4C12">
              <w:rPr>
                <w:noProof/>
                <w:webHidden/>
              </w:rPr>
              <w:fldChar w:fldCharType="end"/>
            </w:r>
          </w:hyperlink>
        </w:p>
        <w:p w14:paraId="34E1B633" w14:textId="10DBFF54" w:rsidR="003B4C12" w:rsidRDefault="00000000">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173959618" w:history="1">
            <w:r w:rsidR="003B4C12" w:rsidRPr="009E7B7A">
              <w:rPr>
                <w:rStyle w:val="Hyperlink"/>
                <w:rFonts w:cs="Times New Roman"/>
                <w:bCs/>
                <w:i/>
                <w:iCs/>
                <w:noProof/>
              </w:rPr>
              <w:t>Depois da transição: oportunidades políticas e discursivas no Fora Collor</w:t>
            </w:r>
            <w:r w:rsidR="003B4C12">
              <w:rPr>
                <w:noProof/>
                <w:webHidden/>
              </w:rPr>
              <w:tab/>
            </w:r>
            <w:r w:rsidR="003B4C12">
              <w:rPr>
                <w:noProof/>
                <w:webHidden/>
              </w:rPr>
              <w:fldChar w:fldCharType="begin"/>
            </w:r>
            <w:r w:rsidR="003B4C12">
              <w:rPr>
                <w:noProof/>
                <w:webHidden/>
              </w:rPr>
              <w:instrText xml:space="preserve"> PAGEREF _Toc173959618 \h </w:instrText>
            </w:r>
            <w:r w:rsidR="003B4C12">
              <w:rPr>
                <w:noProof/>
                <w:webHidden/>
              </w:rPr>
            </w:r>
            <w:r w:rsidR="003B4C12">
              <w:rPr>
                <w:noProof/>
                <w:webHidden/>
              </w:rPr>
              <w:fldChar w:fldCharType="separate"/>
            </w:r>
            <w:r w:rsidR="006E3A9E">
              <w:rPr>
                <w:noProof/>
                <w:webHidden/>
              </w:rPr>
              <w:t>38</w:t>
            </w:r>
            <w:r w:rsidR="003B4C12">
              <w:rPr>
                <w:noProof/>
                <w:webHidden/>
              </w:rPr>
              <w:fldChar w:fldCharType="end"/>
            </w:r>
          </w:hyperlink>
        </w:p>
        <w:p w14:paraId="5217885C" w14:textId="1C988510" w:rsidR="003B4C12" w:rsidRDefault="00000000">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173959619" w:history="1">
            <w:r w:rsidR="003B4C12" w:rsidRPr="009E7B7A">
              <w:rPr>
                <w:rStyle w:val="Hyperlink"/>
                <w:rFonts w:cs="Times New Roman"/>
                <w:bCs/>
                <w:i/>
                <w:iCs/>
                <w:noProof/>
              </w:rPr>
              <w:t>Abertura das franquias democráticas e a participação social no Brasil</w:t>
            </w:r>
            <w:r w:rsidR="003B4C12">
              <w:rPr>
                <w:noProof/>
                <w:webHidden/>
              </w:rPr>
              <w:tab/>
            </w:r>
            <w:r w:rsidR="003B4C12">
              <w:rPr>
                <w:noProof/>
                <w:webHidden/>
              </w:rPr>
              <w:fldChar w:fldCharType="begin"/>
            </w:r>
            <w:r w:rsidR="003B4C12">
              <w:rPr>
                <w:noProof/>
                <w:webHidden/>
              </w:rPr>
              <w:instrText xml:space="preserve"> PAGEREF _Toc173959619 \h </w:instrText>
            </w:r>
            <w:r w:rsidR="003B4C12">
              <w:rPr>
                <w:noProof/>
                <w:webHidden/>
              </w:rPr>
            </w:r>
            <w:r w:rsidR="003B4C12">
              <w:rPr>
                <w:noProof/>
                <w:webHidden/>
              </w:rPr>
              <w:fldChar w:fldCharType="separate"/>
            </w:r>
            <w:r w:rsidR="006E3A9E">
              <w:rPr>
                <w:noProof/>
                <w:webHidden/>
              </w:rPr>
              <w:t>52</w:t>
            </w:r>
            <w:r w:rsidR="003B4C12">
              <w:rPr>
                <w:noProof/>
                <w:webHidden/>
              </w:rPr>
              <w:fldChar w:fldCharType="end"/>
            </w:r>
          </w:hyperlink>
        </w:p>
        <w:p w14:paraId="6BD71659" w14:textId="75A31168" w:rsidR="003B4C12" w:rsidRDefault="00000000">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173959620" w:history="1">
            <w:r w:rsidR="003B4C12" w:rsidRPr="009E7B7A">
              <w:rPr>
                <w:rStyle w:val="Hyperlink"/>
                <w:rFonts w:cs="Times New Roman"/>
                <w:i/>
                <w:iCs/>
                <w:noProof/>
              </w:rPr>
              <w:t>Lula e Dilma: mudança social e oportunidades políticas</w:t>
            </w:r>
            <w:r w:rsidR="003B4C12">
              <w:rPr>
                <w:noProof/>
                <w:webHidden/>
              </w:rPr>
              <w:tab/>
            </w:r>
            <w:r w:rsidR="003B4C12">
              <w:rPr>
                <w:noProof/>
                <w:webHidden/>
              </w:rPr>
              <w:fldChar w:fldCharType="begin"/>
            </w:r>
            <w:r w:rsidR="003B4C12">
              <w:rPr>
                <w:noProof/>
                <w:webHidden/>
              </w:rPr>
              <w:instrText xml:space="preserve"> PAGEREF _Toc173959620 \h </w:instrText>
            </w:r>
            <w:r w:rsidR="003B4C12">
              <w:rPr>
                <w:noProof/>
                <w:webHidden/>
              </w:rPr>
            </w:r>
            <w:r w:rsidR="003B4C12">
              <w:rPr>
                <w:noProof/>
                <w:webHidden/>
              </w:rPr>
              <w:fldChar w:fldCharType="separate"/>
            </w:r>
            <w:r w:rsidR="006E3A9E">
              <w:rPr>
                <w:noProof/>
                <w:webHidden/>
              </w:rPr>
              <w:t>63</w:t>
            </w:r>
            <w:r w:rsidR="003B4C12">
              <w:rPr>
                <w:noProof/>
                <w:webHidden/>
              </w:rPr>
              <w:fldChar w:fldCharType="end"/>
            </w:r>
          </w:hyperlink>
        </w:p>
        <w:p w14:paraId="358147DF" w14:textId="2073844D" w:rsidR="003B4C12" w:rsidRDefault="00000000">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173959621" w:history="1">
            <w:r w:rsidR="003B4C12" w:rsidRPr="009E7B7A">
              <w:rPr>
                <w:rStyle w:val="Hyperlink"/>
                <w:rFonts w:cs="Times New Roman"/>
                <w:i/>
                <w:iCs/>
                <w:noProof/>
              </w:rPr>
              <w:t>2013, 2014 e 2015: oportunidades políticas no intermezzo eleitoral</w:t>
            </w:r>
            <w:r w:rsidR="003B4C12">
              <w:rPr>
                <w:noProof/>
                <w:webHidden/>
              </w:rPr>
              <w:tab/>
            </w:r>
            <w:r w:rsidR="003B4C12">
              <w:rPr>
                <w:noProof/>
                <w:webHidden/>
              </w:rPr>
              <w:fldChar w:fldCharType="begin"/>
            </w:r>
            <w:r w:rsidR="003B4C12">
              <w:rPr>
                <w:noProof/>
                <w:webHidden/>
              </w:rPr>
              <w:instrText xml:space="preserve"> PAGEREF _Toc173959621 \h </w:instrText>
            </w:r>
            <w:r w:rsidR="003B4C12">
              <w:rPr>
                <w:noProof/>
                <w:webHidden/>
              </w:rPr>
            </w:r>
            <w:r w:rsidR="003B4C12">
              <w:rPr>
                <w:noProof/>
                <w:webHidden/>
              </w:rPr>
              <w:fldChar w:fldCharType="separate"/>
            </w:r>
            <w:r w:rsidR="006E3A9E">
              <w:rPr>
                <w:noProof/>
                <w:webHidden/>
              </w:rPr>
              <w:t>88</w:t>
            </w:r>
            <w:r w:rsidR="003B4C12">
              <w:rPr>
                <w:noProof/>
                <w:webHidden/>
              </w:rPr>
              <w:fldChar w:fldCharType="end"/>
            </w:r>
          </w:hyperlink>
        </w:p>
        <w:p w14:paraId="3BAF1373" w14:textId="4DFDD978" w:rsidR="003B4C12" w:rsidRDefault="00000000">
          <w:pPr>
            <w:pStyle w:val="Sumrio1"/>
            <w:tabs>
              <w:tab w:val="left" w:pos="480"/>
            </w:tabs>
            <w:rPr>
              <w:rFonts w:asciiTheme="minorHAnsi" w:eastAsiaTheme="minorEastAsia" w:hAnsiTheme="minorHAnsi" w:cstheme="minorBidi"/>
              <w:b w:val="0"/>
              <w:kern w:val="2"/>
              <w:szCs w:val="24"/>
              <w:lang w:eastAsia="pt-BR"/>
              <w14:ligatures w14:val="standardContextual"/>
            </w:rPr>
          </w:pPr>
          <w:hyperlink w:anchor="_Toc173959622" w:history="1">
            <w:r w:rsidR="003B4C12" w:rsidRPr="009E7B7A">
              <w:rPr>
                <w:rStyle w:val="Hyperlink"/>
              </w:rPr>
              <w:t>3.</w:t>
            </w:r>
            <w:r w:rsidR="003B4C12">
              <w:rPr>
                <w:rFonts w:asciiTheme="minorHAnsi" w:eastAsiaTheme="minorEastAsia" w:hAnsiTheme="minorHAnsi" w:cstheme="minorBidi"/>
                <w:b w:val="0"/>
                <w:kern w:val="2"/>
                <w:szCs w:val="24"/>
                <w:lang w:eastAsia="pt-BR"/>
                <w14:ligatures w14:val="standardContextual"/>
              </w:rPr>
              <w:tab/>
            </w:r>
            <w:r w:rsidR="003B4C12" w:rsidRPr="009E7B7A">
              <w:rPr>
                <w:rStyle w:val="Hyperlink"/>
              </w:rPr>
              <w:t>Estruturas de mobilização em grandes manifestações</w:t>
            </w:r>
            <w:r w:rsidR="003B4C12">
              <w:rPr>
                <w:webHidden/>
              </w:rPr>
              <w:tab/>
            </w:r>
            <w:r w:rsidR="003B4C12">
              <w:rPr>
                <w:webHidden/>
              </w:rPr>
              <w:fldChar w:fldCharType="begin"/>
            </w:r>
            <w:r w:rsidR="003B4C12">
              <w:rPr>
                <w:webHidden/>
              </w:rPr>
              <w:instrText xml:space="preserve"> PAGEREF _Toc173959622 \h </w:instrText>
            </w:r>
            <w:r w:rsidR="003B4C12">
              <w:rPr>
                <w:webHidden/>
              </w:rPr>
            </w:r>
            <w:r w:rsidR="003B4C12">
              <w:rPr>
                <w:webHidden/>
              </w:rPr>
              <w:fldChar w:fldCharType="separate"/>
            </w:r>
            <w:r w:rsidR="006E3A9E">
              <w:rPr>
                <w:webHidden/>
              </w:rPr>
              <w:t>113</w:t>
            </w:r>
            <w:r w:rsidR="003B4C12">
              <w:rPr>
                <w:webHidden/>
              </w:rPr>
              <w:fldChar w:fldCharType="end"/>
            </w:r>
          </w:hyperlink>
        </w:p>
        <w:p w14:paraId="4689E9A9" w14:textId="18DFEE8E" w:rsidR="003B4C12" w:rsidRDefault="00000000">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173959623" w:history="1">
            <w:r w:rsidR="003B4C12" w:rsidRPr="009E7B7A">
              <w:rPr>
                <w:rStyle w:val="Hyperlink"/>
                <w:i/>
                <w:iCs/>
                <w:noProof/>
              </w:rPr>
              <w:t>As estruturas de mobilização, processo político e grandes manifestações</w:t>
            </w:r>
            <w:r w:rsidR="003B4C12">
              <w:rPr>
                <w:noProof/>
                <w:webHidden/>
              </w:rPr>
              <w:tab/>
            </w:r>
            <w:r w:rsidR="003B4C12">
              <w:rPr>
                <w:noProof/>
                <w:webHidden/>
              </w:rPr>
              <w:fldChar w:fldCharType="begin"/>
            </w:r>
            <w:r w:rsidR="003B4C12">
              <w:rPr>
                <w:noProof/>
                <w:webHidden/>
              </w:rPr>
              <w:instrText xml:space="preserve"> PAGEREF _Toc173959623 \h </w:instrText>
            </w:r>
            <w:r w:rsidR="003B4C12">
              <w:rPr>
                <w:noProof/>
                <w:webHidden/>
              </w:rPr>
            </w:r>
            <w:r w:rsidR="003B4C12">
              <w:rPr>
                <w:noProof/>
                <w:webHidden/>
              </w:rPr>
              <w:fldChar w:fldCharType="separate"/>
            </w:r>
            <w:r w:rsidR="006E3A9E">
              <w:rPr>
                <w:noProof/>
                <w:webHidden/>
              </w:rPr>
              <w:t>116</w:t>
            </w:r>
            <w:r w:rsidR="003B4C12">
              <w:rPr>
                <w:noProof/>
                <w:webHidden/>
              </w:rPr>
              <w:fldChar w:fldCharType="end"/>
            </w:r>
          </w:hyperlink>
        </w:p>
        <w:p w14:paraId="33D5CBCA" w14:textId="6F7BD59C" w:rsidR="003B4C12" w:rsidRDefault="00000000">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173959624" w:history="1">
            <w:r w:rsidR="003B4C12" w:rsidRPr="009E7B7A">
              <w:rPr>
                <w:rStyle w:val="Hyperlink"/>
                <w:bCs/>
                <w:i/>
                <w:iCs/>
                <w:noProof/>
              </w:rPr>
              <w:t>O Movimento Pela Ética na Política: estruturas de mobilização e grandes manifestações no impeachment de Collor</w:t>
            </w:r>
            <w:r w:rsidR="003B4C12">
              <w:rPr>
                <w:noProof/>
                <w:webHidden/>
              </w:rPr>
              <w:tab/>
            </w:r>
            <w:r w:rsidR="003B4C12">
              <w:rPr>
                <w:noProof/>
                <w:webHidden/>
              </w:rPr>
              <w:fldChar w:fldCharType="begin"/>
            </w:r>
            <w:r w:rsidR="003B4C12">
              <w:rPr>
                <w:noProof/>
                <w:webHidden/>
              </w:rPr>
              <w:instrText xml:space="preserve"> PAGEREF _Toc173959624 \h </w:instrText>
            </w:r>
            <w:r w:rsidR="003B4C12">
              <w:rPr>
                <w:noProof/>
                <w:webHidden/>
              </w:rPr>
            </w:r>
            <w:r w:rsidR="003B4C12">
              <w:rPr>
                <w:noProof/>
                <w:webHidden/>
              </w:rPr>
              <w:fldChar w:fldCharType="separate"/>
            </w:r>
            <w:r w:rsidR="006E3A9E">
              <w:rPr>
                <w:noProof/>
                <w:webHidden/>
              </w:rPr>
              <w:t>118</w:t>
            </w:r>
            <w:r w:rsidR="003B4C12">
              <w:rPr>
                <w:noProof/>
                <w:webHidden/>
              </w:rPr>
              <w:fldChar w:fldCharType="end"/>
            </w:r>
          </w:hyperlink>
        </w:p>
        <w:p w14:paraId="2BF7E498" w14:textId="3B06F83B" w:rsidR="003B4C12" w:rsidRDefault="00000000">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173959625" w:history="1">
            <w:r w:rsidR="003B4C12" w:rsidRPr="009E7B7A">
              <w:rPr>
                <w:rStyle w:val="Hyperlink"/>
                <w:rFonts w:cs="Times New Roman"/>
                <w:bCs/>
                <w:i/>
                <w:iCs/>
                <w:noProof/>
              </w:rPr>
              <w:t>Jovens, estruturas de mobilização e manifestações grandiosas</w:t>
            </w:r>
            <w:r w:rsidR="003B4C12">
              <w:rPr>
                <w:noProof/>
                <w:webHidden/>
              </w:rPr>
              <w:tab/>
            </w:r>
            <w:r w:rsidR="003B4C12">
              <w:rPr>
                <w:noProof/>
                <w:webHidden/>
              </w:rPr>
              <w:fldChar w:fldCharType="begin"/>
            </w:r>
            <w:r w:rsidR="003B4C12">
              <w:rPr>
                <w:noProof/>
                <w:webHidden/>
              </w:rPr>
              <w:instrText xml:space="preserve"> PAGEREF _Toc173959625 \h </w:instrText>
            </w:r>
            <w:r w:rsidR="003B4C12">
              <w:rPr>
                <w:noProof/>
                <w:webHidden/>
              </w:rPr>
            </w:r>
            <w:r w:rsidR="003B4C12">
              <w:rPr>
                <w:noProof/>
                <w:webHidden/>
              </w:rPr>
              <w:fldChar w:fldCharType="separate"/>
            </w:r>
            <w:r w:rsidR="006E3A9E">
              <w:rPr>
                <w:noProof/>
                <w:webHidden/>
              </w:rPr>
              <w:t>132</w:t>
            </w:r>
            <w:r w:rsidR="003B4C12">
              <w:rPr>
                <w:noProof/>
                <w:webHidden/>
              </w:rPr>
              <w:fldChar w:fldCharType="end"/>
            </w:r>
          </w:hyperlink>
        </w:p>
        <w:p w14:paraId="60095762" w14:textId="30424EEE" w:rsidR="003B4C12" w:rsidRDefault="00000000">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173959626" w:history="1">
            <w:r w:rsidR="003B4C12" w:rsidRPr="009E7B7A">
              <w:rPr>
                <w:rStyle w:val="Hyperlink"/>
                <w:noProof/>
              </w:rPr>
              <w:t>Estruturas de mobilização e protestos nos governos Dilma (2013 e 2015)</w:t>
            </w:r>
            <w:r w:rsidR="003B4C12">
              <w:rPr>
                <w:noProof/>
                <w:webHidden/>
              </w:rPr>
              <w:tab/>
            </w:r>
            <w:r w:rsidR="003B4C12">
              <w:rPr>
                <w:noProof/>
                <w:webHidden/>
              </w:rPr>
              <w:fldChar w:fldCharType="begin"/>
            </w:r>
            <w:r w:rsidR="003B4C12">
              <w:rPr>
                <w:noProof/>
                <w:webHidden/>
              </w:rPr>
              <w:instrText xml:space="preserve"> PAGEREF _Toc173959626 \h </w:instrText>
            </w:r>
            <w:r w:rsidR="003B4C12">
              <w:rPr>
                <w:noProof/>
                <w:webHidden/>
              </w:rPr>
            </w:r>
            <w:r w:rsidR="003B4C12">
              <w:rPr>
                <w:noProof/>
                <w:webHidden/>
              </w:rPr>
              <w:fldChar w:fldCharType="separate"/>
            </w:r>
            <w:r w:rsidR="006E3A9E">
              <w:rPr>
                <w:noProof/>
                <w:webHidden/>
              </w:rPr>
              <w:t>138</w:t>
            </w:r>
            <w:r w:rsidR="003B4C12">
              <w:rPr>
                <w:noProof/>
                <w:webHidden/>
              </w:rPr>
              <w:fldChar w:fldCharType="end"/>
            </w:r>
          </w:hyperlink>
        </w:p>
        <w:p w14:paraId="616A4555" w14:textId="372F6214" w:rsidR="003B4C12" w:rsidRDefault="00000000">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173959627" w:history="1">
            <w:r w:rsidR="003B4C12" w:rsidRPr="009E7B7A">
              <w:rPr>
                <w:rStyle w:val="Hyperlink"/>
                <w:rFonts w:cs="Times New Roman"/>
                <w:i/>
                <w:iCs/>
                <w:noProof/>
              </w:rPr>
              <w:t>A multidão nas ruas: motivações e perfil</w:t>
            </w:r>
            <w:r w:rsidR="003B4C12">
              <w:rPr>
                <w:noProof/>
                <w:webHidden/>
              </w:rPr>
              <w:tab/>
            </w:r>
            <w:r w:rsidR="003B4C12">
              <w:rPr>
                <w:noProof/>
                <w:webHidden/>
              </w:rPr>
              <w:fldChar w:fldCharType="begin"/>
            </w:r>
            <w:r w:rsidR="003B4C12">
              <w:rPr>
                <w:noProof/>
                <w:webHidden/>
              </w:rPr>
              <w:instrText xml:space="preserve"> PAGEREF _Toc173959627 \h </w:instrText>
            </w:r>
            <w:r w:rsidR="003B4C12">
              <w:rPr>
                <w:noProof/>
                <w:webHidden/>
              </w:rPr>
            </w:r>
            <w:r w:rsidR="003B4C12">
              <w:rPr>
                <w:noProof/>
                <w:webHidden/>
              </w:rPr>
              <w:fldChar w:fldCharType="separate"/>
            </w:r>
            <w:r w:rsidR="006E3A9E">
              <w:rPr>
                <w:noProof/>
                <w:webHidden/>
              </w:rPr>
              <w:t>144</w:t>
            </w:r>
            <w:r w:rsidR="003B4C12">
              <w:rPr>
                <w:noProof/>
                <w:webHidden/>
              </w:rPr>
              <w:fldChar w:fldCharType="end"/>
            </w:r>
          </w:hyperlink>
        </w:p>
        <w:p w14:paraId="44F2BBF3" w14:textId="375D2711" w:rsidR="003B4C12" w:rsidRDefault="00000000">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173959628" w:history="1">
            <w:r w:rsidR="003B4C12" w:rsidRPr="009E7B7A">
              <w:rPr>
                <w:rStyle w:val="Hyperlink"/>
                <w:rFonts w:cs="Times New Roman"/>
                <w:bCs/>
                <w:i/>
                <w:iCs/>
                <w:noProof/>
              </w:rPr>
              <w:t>Estruturas em dinâmica contenciosa, arenas em disputa</w:t>
            </w:r>
            <w:r w:rsidR="003B4C12">
              <w:rPr>
                <w:noProof/>
                <w:webHidden/>
              </w:rPr>
              <w:tab/>
            </w:r>
            <w:r w:rsidR="003B4C12">
              <w:rPr>
                <w:noProof/>
                <w:webHidden/>
              </w:rPr>
              <w:fldChar w:fldCharType="begin"/>
            </w:r>
            <w:r w:rsidR="003B4C12">
              <w:rPr>
                <w:noProof/>
                <w:webHidden/>
              </w:rPr>
              <w:instrText xml:space="preserve"> PAGEREF _Toc173959628 \h </w:instrText>
            </w:r>
            <w:r w:rsidR="003B4C12">
              <w:rPr>
                <w:noProof/>
                <w:webHidden/>
              </w:rPr>
            </w:r>
            <w:r w:rsidR="003B4C12">
              <w:rPr>
                <w:noProof/>
                <w:webHidden/>
              </w:rPr>
              <w:fldChar w:fldCharType="separate"/>
            </w:r>
            <w:r w:rsidR="006E3A9E">
              <w:rPr>
                <w:noProof/>
                <w:webHidden/>
              </w:rPr>
              <w:t>152</w:t>
            </w:r>
            <w:r w:rsidR="003B4C12">
              <w:rPr>
                <w:noProof/>
                <w:webHidden/>
              </w:rPr>
              <w:fldChar w:fldCharType="end"/>
            </w:r>
          </w:hyperlink>
        </w:p>
        <w:p w14:paraId="2F212C99" w14:textId="10814F13" w:rsidR="003B4C12" w:rsidRDefault="00000000">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173959629" w:history="1">
            <w:r w:rsidR="003B4C12" w:rsidRPr="009E7B7A">
              <w:rPr>
                <w:rStyle w:val="Hyperlink"/>
                <w:rFonts w:cs="Times New Roman"/>
                <w:i/>
                <w:iCs/>
                <w:noProof/>
              </w:rPr>
              <w:t>Dos coletivos progressistas aos movimentos de direita</w:t>
            </w:r>
            <w:r w:rsidR="003B4C12">
              <w:rPr>
                <w:noProof/>
                <w:webHidden/>
              </w:rPr>
              <w:tab/>
            </w:r>
            <w:r w:rsidR="003B4C12">
              <w:rPr>
                <w:noProof/>
                <w:webHidden/>
              </w:rPr>
              <w:fldChar w:fldCharType="begin"/>
            </w:r>
            <w:r w:rsidR="003B4C12">
              <w:rPr>
                <w:noProof/>
                <w:webHidden/>
              </w:rPr>
              <w:instrText xml:space="preserve"> PAGEREF _Toc173959629 \h </w:instrText>
            </w:r>
            <w:r w:rsidR="003B4C12">
              <w:rPr>
                <w:noProof/>
                <w:webHidden/>
              </w:rPr>
            </w:r>
            <w:r w:rsidR="003B4C12">
              <w:rPr>
                <w:noProof/>
                <w:webHidden/>
              </w:rPr>
              <w:fldChar w:fldCharType="separate"/>
            </w:r>
            <w:r w:rsidR="006E3A9E">
              <w:rPr>
                <w:noProof/>
                <w:webHidden/>
              </w:rPr>
              <w:t>166</w:t>
            </w:r>
            <w:r w:rsidR="003B4C12">
              <w:rPr>
                <w:noProof/>
                <w:webHidden/>
              </w:rPr>
              <w:fldChar w:fldCharType="end"/>
            </w:r>
          </w:hyperlink>
        </w:p>
        <w:p w14:paraId="26B8C2D3" w14:textId="1F151EE0" w:rsidR="003B4C12" w:rsidRDefault="00000000">
          <w:pPr>
            <w:pStyle w:val="Sumrio1"/>
            <w:rPr>
              <w:rFonts w:asciiTheme="minorHAnsi" w:eastAsiaTheme="minorEastAsia" w:hAnsiTheme="minorHAnsi" w:cstheme="minorBidi"/>
              <w:b w:val="0"/>
              <w:kern w:val="2"/>
              <w:szCs w:val="24"/>
              <w:lang w:eastAsia="pt-BR"/>
              <w14:ligatures w14:val="standardContextual"/>
            </w:rPr>
          </w:pPr>
          <w:hyperlink w:anchor="_Toc173959630" w:history="1">
            <w:r w:rsidR="003B4C12" w:rsidRPr="009E7B7A">
              <w:rPr>
                <w:rStyle w:val="Hyperlink"/>
              </w:rPr>
              <w:t>4. Considerações Finais</w:t>
            </w:r>
            <w:r w:rsidR="003B4C12">
              <w:rPr>
                <w:webHidden/>
              </w:rPr>
              <w:tab/>
            </w:r>
            <w:r w:rsidR="003B4C12">
              <w:rPr>
                <w:webHidden/>
              </w:rPr>
              <w:fldChar w:fldCharType="begin"/>
            </w:r>
            <w:r w:rsidR="003B4C12">
              <w:rPr>
                <w:webHidden/>
              </w:rPr>
              <w:instrText xml:space="preserve"> PAGEREF _Toc173959630 \h </w:instrText>
            </w:r>
            <w:r w:rsidR="003B4C12">
              <w:rPr>
                <w:webHidden/>
              </w:rPr>
            </w:r>
            <w:r w:rsidR="003B4C12">
              <w:rPr>
                <w:webHidden/>
              </w:rPr>
              <w:fldChar w:fldCharType="separate"/>
            </w:r>
            <w:r w:rsidR="006E3A9E">
              <w:rPr>
                <w:webHidden/>
              </w:rPr>
              <w:t>176</w:t>
            </w:r>
            <w:r w:rsidR="003B4C12">
              <w:rPr>
                <w:webHidden/>
              </w:rPr>
              <w:fldChar w:fldCharType="end"/>
            </w:r>
          </w:hyperlink>
        </w:p>
        <w:p w14:paraId="1916D8F2" w14:textId="3AFF7129" w:rsidR="003B4C12" w:rsidRDefault="00000000">
          <w:pPr>
            <w:pStyle w:val="Sumrio1"/>
            <w:rPr>
              <w:rFonts w:asciiTheme="minorHAnsi" w:eastAsiaTheme="minorEastAsia" w:hAnsiTheme="minorHAnsi" w:cstheme="minorBidi"/>
              <w:b w:val="0"/>
              <w:kern w:val="2"/>
              <w:szCs w:val="24"/>
              <w:lang w:eastAsia="pt-BR"/>
              <w14:ligatures w14:val="standardContextual"/>
            </w:rPr>
          </w:pPr>
          <w:hyperlink w:anchor="_Toc173959631" w:history="1">
            <w:r w:rsidR="003B4C12" w:rsidRPr="009E7B7A">
              <w:rPr>
                <w:rStyle w:val="Hyperlink"/>
              </w:rPr>
              <w:t>Referências Bibliográficas</w:t>
            </w:r>
            <w:r w:rsidR="003B4C12">
              <w:rPr>
                <w:webHidden/>
              </w:rPr>
              <w:tab/>
            </w:r>
            <w:r w:rsidR="003B4C12">
              <w:rPr>
                <w:webHidden/>
              </w:rPr>
              <w:fldChar w:fldCharType="begin"/>
            </w:r>
            <w:r w:rsidR="003B4C12">
              <w:rPr>
                <w:webHidden/>
              </w:rPr>
              <w:instrText xml:space="preserve"> PAGEREF _Toc173959631 \h </w:instrText>
            </w:r>
            <w:r w:rsidR="003B4C12">
              <w:rPr>
                <w:webHidden/>
              </w:rPr>
            </w:r>
            <w:r w:rsidR="003B4C12">
              <w:rPr>
                <w:webHidden/>
              </w:rPr>
              <w:fldChar w:fldCharType="separate"/>
            </w:r>
            <w:r w:rsidR="006E3A9E">
              <w:rPr>
                <w:webHidden/>
              </w:rPr>
              <w:t>183</w:t>
            </w:r>
            <w:r w:rsidR="003B4C12">
              <w:rPr>
                <w:webHidden/>
              </w:rPr>
              <w:fldChar w:fldCharType="end"/>
            </w:r>
          </w:hyperlink>
        </w:p>
        <w:p w14:paraId="1C8D698C" w14:textId="78759759" w:rsidR="003B4C12" w:rsidRDefault="00000000">
          <w:pPr>
            <w:pStyle w:val="Sumrio1"/>
            <w:rPr>
              <w:rFonts w:asciiTheme="minorHAnsi" w:eastAsiaTheme="minorEastAsia" w:hAnsiTheme="minorHAnsi" w:cstheme="minorBidi"/>
              <w:b w:val="0"/>
              <w:kern w:val="2"/>
              <w:szCs w:val="24"/>
              <w:lang w:eastAsia="pt-BR"/>
              <w14:ligatures w14:val="standardContextual"/>
            </w:rPr>
          </w:pPr>
          <w:hyperlink w:anchor="_Toc173959632" w:history="1">
            <w:r w:rsidR="003B4C12" w:rsidRPr="009E7B7A">
              <w:rPr>
                <w:rStyle w:val="Hyperlink"/>
              </w:rPr>
              <w:t>ANEXOS</w:t>
            </w:r>
            <w:r w:rsidR="003B4C12">
              <w:rPr>
                <w:webHidden/>
              </w:rPr>
              <w:tab/>
            </w:r>
            <w:r w:rsidR="003B4C12">
              <w:rPr>
                <w:webHidden/>
              </w:rPr>
              <w:fldChar w:fldCharType="begin"/>
            </w:r>
            <w:r w:rsidR="003B4C12">
              <w:rPr>
                <w:webHidden/>
              </w:rPr>
              <w:instrText xml:space="preserve"> PAGEREF _Toc173959632 \h </w:instrText>
            </w:r>
            <w:r w:rsidR="003B4C12">
              <w:rPr>
                <w:webHidden/>
              </w:rPr>
            </w:r>
            <w:r w:rsidR="003B4C12">
              <w:rPr>
                <w:webHidden/>
              </w:rPr>
              <w:fldChar w:fldCharType="separate"/>
            </w:r>
            <w:r w:rsidR="006E3A9E">
              <w:rPr>
                <w:webHidden/>
              </w:rPr>
              <w:t>202</w:t>
            </w:r>
            <w:r w:rsidR="003B4C12">
              <w:rPr>
                <w:webHidden/>
              </w:rPr>
              <w:fldChar w:fldCharType="end"/>
            </w:r>
          </w:hyperlink>
        </w:p>
        <w:p w14:paraId="6B258D63" w14:textId="7816EB16" w:rsidR="00ED014A" w:rsidRDefault="00ED014A">
          <w:r>
            <w:rPr>
              <w:b/>
              <w:bCs/>
            </w:rPr>
            <w:fldChar w:fldCharType="end"/>
          </w:r>
        </w:p>
      </w:sdtContent>
    </w:sdt>
    <w:p w14:paraId="3E90F690" w14:textId="77777777" w:rsidR="00773E8C" w:rsidRDefault="00773E8C">
      <w:pPr>
        <w:spacing w:line="259" w:lineRule="auto"/>
        <w:jc w:val="left"/>
        <w:rPr>
          <w:rFonts w:eastAsiaTheme="majorEastAsia" w:cstheme="majorBidi"/>
          <w:b/>
          <w:szCs w:val="32"/>
        </w:rPr>
      </w:pPr>
      <w:r>
        <w:br w:type="page"/>
      </w:r>
    </w:p>
    <w:p w14:paraId="7B8970BF" w14:textId="7C0DF585" w:rsidR="00C677B9" w:rsidRPr="00D338BE" w:rsidRDefault="0007507A" w:rsidP="00A95893">
      <w:pPr>
        <w:pStyle w:val="Ttulo1"/>
      </w:pPr>
      <w:bookmarkStart w:id="21" w:name="_Toc173959610"/>
      <w:r>
        <w:lastRenderedPageBreak/>
        <w:t xml:space="preserve">1. </w:t>
      </w:r>
      <w:r w:rsidR="00C677B9" w:rsidRPr="00D338BE">
        <w:t>Introdução</w:t>
      </w:r>
      <w:bookmarkEnd w:id="21"/>
    </w:p>
    <w:p w14:paraId="3CF45E3F" w14:textId="77777777" w:rsidR="002453E1" w:rsidRDefault="002453E1" w:rsidP="002236FC">
      <w:pPr>
        <w:ind w:firstLine="851"/>
        <w:rPr>
          <w:rFonts w:cs="Times New Roman"/>
          <w:color w:val="000000" w:themeColor="text1"/>
          <w:szCs w:val="24"/>
        </w:rPr>
      </w:pPr>
    </w:p>
    <w:p w14:paraId="2CE28C20" w14:textId="02D5A007" w:rsidR="00023283" w:rsidRDefault="00153ACC" w:rsidP="002236FC">
      <w:pPr>
        <w:ind w:firstLine="851"/>
        <w:rPr>
          <w:rFonts w:cs="Times New Roman"/>
          <w:color w:val="000000" w:themeColor="text1"/>
          <w:szCs w:val="24"/>
        </w:rPr>
      </w:pPr>
      <w:r>
        <w:rPr>
          <w:rFonts w:cs="Times New Roman"/>
          <w:color w:val="000000" w:themeColor="text1"/>
          <w:szCs w:val="24"/>
        </w:rPr>
        <w:t>A presente pesquisa</w:t>
      </w:r>
      <w:r w:rsidR="002236FC">
        <w:rPr>
          <w:rFonts w:cs="Times New Roman"/>
          <w:color w:val="000000" w:themeColor="text1"/>
          <w:szCs w:val="24"/>
        </w:rPr>
        <w:t xml:space="preserve"> </w:t>
      </w:r>
      <w:del w:id="22" w:author="Christiane Jalles de Paula" w:date="2024-08-09T21:33:00Z" w16du:dateUtc="2024-08-10T00:33:00Z">
        <w:r w:rsidR="002236FC" w:rsidDel="0098739D">
          <w:rPr>
            <w:rFonts w:cs="Times New Roman"/>
            <w:color w:val="000000" w:themeColor="text1"/>
            <w:szCs w:val="24"/>
          </w:rPr>
          <w:delText xml:space="preserve">propõe </w:delText>
        </w:r>
      </w:del>
      <w:r w:rsidR="002236FC">
        <w:rPr>
          <w:rFonts w:cs="Times New Roman"/>
          <w:color w:val="000000" w:themeColor="text1"/>
          <w:szCs w:val="24"/>
        </w:rPr>
        <w:t>analisa</w:t>
      </w:r>
      <w:del w:id="23" w:author="Christiane Jalles de Paula" w:date="2024-08-09T21:33:00Z" w16du:dateUtc="2024-08-10T00:33:00Z">
        <w:r w:rsidR="002236FC" w:rsidDel="0098739D">
          <w:rPr>
            <w:rFonts w:cs="Times New Roman"/>
            <w:color w:val="000000" w:themeColor="text1"/>
            <w:szCs w:val="24"/>
          </w:rPr>
          <w:delText>r</w:delText>
        </w:r>
      </w:del>
      <w:r w:rsidR="002236FC">
        <w:rPr>
          <w:rFonts w:cs="Times New Roman"/>
          <w:color w:val="000000" w:themeColor="text1"/>
          <w:szCs w:val="24"/>
        </w:rPr>
        <w:t xml:space="preserve"> </w:t>
      </w:r>
      <w:r w:rsidR="000C32FC">
        <w:rPr>
          <w:rFonts w:cs="Times New Roman"/>
          <w:color w:val="000000" w:themeColor="text1"/>
          <w:szCs w:val="24"/>
        </w:rPr>
        <w:t>três</w:t>
      </w:r>
      <w:r w:rsidR="002236FC">
        <w:rPr>
          <w:rFonts w:cs="Times New Roman"/>
          <w:color w:val="000000" w:themeColor="text1"/>
          <w:szCs w:val="24"/>
        </w:rPr>
        <w:t xml:space="preserve"> ciclos de protestos no Brasil</w:t>
      </w:r>
      <w:r w:rsidR="002B1FB1">
        <w:rPr>
          <w:rFonts w:cs="Times New Roman"/>
          <w:color w:val="000000" w:themeColor="text1"/>
          <w:szCs w:val="24"/>
        </w:rPr>
        <w:t>:</w:t>
      </w:r>
      <w:r w:rsidR="000C32FC">
        <w:rPr>
          <w:rFonts w:cs="Times New Roman"/>
          <w:color w:val="000000" w:themeColor="text1"/>
          <w:szCs w:val="24"/>
        </w:rPr>
        <w:t xml:space="preserve"> </w:t>
      </w:r>
      <w:r w:rsidR="00C957F8">
        <w:rPr>
          <w:rFonts w:cs="Times New Roman"/>
          <w:color w:val="000000" w:themeColor="text1"/>
          <w:szCs w:val="24"/>
        </w:rPr>
        <w:t xml:space="preserve">a Campanha Pela Ética na Política (Fora Collor), as manifestações de junho de 2013 e </w:t>
      </w:r>
      <w:del w:id="24" w:author="Christiane Jalles de Paula" w:date="2024-08-09T21:22:00Z" w16du:dateUtc="2024-08-10T00:22:00Z">
        <w:r w:rsidR="00C957F8" w:rsidDel="00C92FD2">
          <w:rPr>
            <w:rFonts w:cs="Times New Roman"/>
            <w:color w:val="000000" w:themeColor="text1"/>
            <w:szCs w:val="24"/>
          </w:rPr>
          <w:delText>a</w:delText>
        </w:r>
      </w:del>
      <w:ins w:id="25" w:author="Christiane Jalles de Paula" w:date="2024-08-09T21:22:00Z" w16du:dateUtc="2024-08-10T00:22:00Z">
        <w:r w:rsidR="00C92FD2">
          <w:rPr>
            <w:rFonts w:cs="Times New Roman"/>
            <w:color w:val="000000" w:themeColor="text1"/>
            <w:szCs w:val="24"/>
          </w:rPr>
          <w:t>o</w:t>
        </w:r>
      </w:ins>
      <w:r w:rsidR="00C957F8">
        <w:rPr>
          <w:rFonts w:cs="Times New Roman"/>
          <w:color w:val="000000" w:themeColor="text1"/>
          <w:szCs w:val="24"/>
        </w:rPr>
        <w:t xml:space="preserve">s </w:t>
      </w:r>
      <w:del w:id="26" w:author="Christiane Jalles de Paula" w:date="2024-08-09T21:22:00Z" w16du:dateUtc="2024-08-10T00:22:00Z">
        <w:r w:rsidR="00C957F8" w:rsidDel="00C92FD2">
          <w:rPr>
            <w:rFonts w:cs="Times New Roman"/>
            <w:color w:val="000000" w:themeColor="text1"/>
            <w:szCs w:val="24"/>
          </w:rPr>
          <w:delText xml:space="preserve">manifestações </w:delText>
        </w:r>
      </w:del>
      <w:ins w:id="27" w:author="Christiane Jalles de Paula" w:date="2024-08-09T21:22:00Z" w16du:dateUtc="2024-08-10T00:22:00Z">
        <w:r w:rsidR="00C92FD2">
          <w:rPr>
            <w:rFonts w:cs="Times New Roman"/>
            <w:color w:val="000000" w:themeColor="text1"/>
            <w:szCs w:val="24"/>
          </w:rPr>
          <w:t xml:space="preserve">protestos de 2015 </w:t>
        </w:r>
      </w:ins>
      <w:r w:rsidR="00C957F8">
        <w:rPr>
          <w:rFonts w:cs="Times New Roman"/>
          <w:color w:val="000000" w:themeColor="text1"/>
          <w:szCs w:val="24"/>
        </w:rPr>
        <w:t>contra o governo Dilma Rousseff (Fora Dilma)</w:t>
      </w:r>
      <w:r w:rsidR="002236FC">
        <w:rPr>
          <w:rFonts w:cs="Times New Roman"/>
          <w:color w:val="000000" w:themeColor="text1"/>
          <w:szCs w:val="24"/>
        </w:rPr>
        <w:t>.</w:t>
      </w:r>
      <w:r w:rsidR="006D70B6">
        <w:rPr>
          <w:rFonts w:cs="Times New Roman"/>
          <w:color w:val="000000" w:themeColor="text1"/>
          <w:szCs w:val="24"/>
        </w:rPr>
        <w:t xml:space="preserve"> </w:t>
      </w:r>
      <w:r w:rsidR="00BC0DCF">
        <w:rPr>
          <w:rFonts w:cs="Times New Roman"/>
          <w:color w:val="000000" w:themeColor="text1"/>
          <w:szCs w:val="24"/>
        </w:rPr>
        <w:t>N</w:t>
      </w:r>
      <w:ins w:id="28" w:author="Christiane Jalles de Paula" w:date="2024-08-09T21:33:00Z" w16du:dateUtc="2024-08-10T00:33:00Z">
        <w:r w:rsidR="0098739D">
          <w:rPr>
            <w:rFonts w:cs="Times New Roman"/>
            <w:color w:val="000000" w:themeColor="text1"/>
            <w:szCs w:val="24"/>
          </w:rPr>
          <w:t xml:space="preserve">esses </w:t>
        </w:r>
      </w:ins>
      <w:del w:id="29" w:author="Christiane Jalles de Paula" w:date="2024-08-09T21:33:00Z" w16du:dateUtc="2024-08-10T00:33:00Z">
        <w:r w:rsidR="00023283" w:rsidDel="0098739D">
          <w:rPr>
            <w:rFonts w:cs="Times New Roman"/>
            <w:color w:val="000000" w:themeColor="text1"/>
            <w:szCs w:val="24"/>
          </w:rPr>
          <w:delText xml:space="preserve">a história recente de protestos no Brasil existiram </w:delText>
        </w:r>
      </w:del>
      <w:del w:id="30" w:author="Christiane Jalles de Paula" w:date="2024-08-09T21:34:00Z" w16du:dateUtc="2024-08-10T00:34:00Z">
        <w:r w:rsidR="006D70B6" w:rsidDel="0098739D">
          <w:rPr>
            <w:rFonts w:cs="Times New Roman"/>
            <w:color w:val="000000" w:themeColor="text1"/>
            <w:szCs w:val="24"/>
          </w:rPr>
          <w:delText>três</w:delText>
        </w:r>
        <w:r w:rsidR="00023283" w:rsidDel="0098739D">
          <w:rPr>
            <w:rFonts w:cs="Times New Roman"/>
            <w:color w:val="000000" w:themeColor="text1"/>
            <w:szCs w:val="24"/>
          </w:rPr>
          <w:delText xml:space="preserve"> grandes </w:delText>
        </w:r>
      </w:del>
      <w:r w:rsidR="00023283">
        <w:rPr>
          <w:rFonts w:cs="Times New Roman"/>
          <w:color w:val="000000" w:themeColor="text1"/>
          <w:szCs w:val="24"/>
        </w:rPr>
        <w:t xml:space="preserve">momentos </w:t>
      </w:r>
      <w:del w:id="31" w:author="Christiane Jalles de Paula" w:date="2024-08-09T21:34:00Z" w16du:dateUtc="2024-08-10T00:34:00Z">
        <w:r w:rsidR="00023283" w:rsidDel="0098739D">
          <w:rPr>
            <w:rFonts w:cs="Times New Roman"/>
            <w:color w:val="000000" w:themeColor="text1"/>
            <w:szCs w:val="24"/>
          </w:rPr>
          <w:delText xml:space="preserve">em que </w:delText>
        </w:r>
      </w:del>
      <w:r w:rsidR="00023283">
        <w:rPr>
          <w:rFonts w:cs="Times New Roman"/>
          <w:color w:val="000000" w:themeColor="text1"/>
          <w:szCs w:val="24"/>
        </w:rPr>
        <w:t>as pessoas foram</w:t>
      </w:r>
      <w:r w:rsidR="006D70B6">
        <w:rPr>
          <w:rFonts w:cs="Times New Roman"/>
          <w:color w:val="000000" w:themeColor="text1"/>
          <w:szCs w:val="24"/>
        </w:rPr>
        <w:t>,</w:t>
      </w:r>
      <w:r w:rsidR="00E838C4">
        <w:rPr>
          <w:rFonts w:cs="Times New Roman"/>
          <w:color w:val="000000" w:themeColor="text1"/>
          <w:szCs w:val="24"/>
        </w:rPr>
        <w:t xml:space="preserve"> em massa</w:t>
      </w:r>
      <w:r w:rsidR="006D70B6">
        <w:rPr>
          <w:rFonts w:cs="Times New Roman"/>
          <w:color w:val="000000" w:themeColor="text1"/>
          <w:szCs w:val="24"/>
        </w:rPr>
        <w:t>,</w:t>
      </w:r>
      <w:r w:rsidR="00023283">
        <w:rPr>
          <w:rFonts w:cs="Times New Roman"/>
          <w:color w:val="000000" w:themeColor="text1"/>
          <w:szCs w:val="24"/>
        </w:rPr>
        <w:t xml:space="preserve"> às ruas: </w:t>
      </w:r>
      <w:r w:rsidR="007A67D9">
        <w:rPr>
          <w:rFonts w:cs="Times New Roman"/>
          <w:color w:val="000000" w:themeColor="text1"/>
          <w:szCs w:val="24"/>
        </w:rPr>
        <w:t xml:space="preserve">1) </w:t>
      </w:r>
      <w:del w:id="32" w:author="Christiane Jalles de Paula" w:date="2024-08-09T21:36:00Z" w16du:dateUtc="2024-08-10T00:36:00Z">
        <w:r w:rsidR="00023283" w:rsidDel="0098739D">
          <w:rPr>
            <w:rFonts w:cs="Times New Roman"/>
            <w:color w:val="000000" w:themeColor="text1"/>
            <w:szCs w:val="24"/>
          </w:rPr>
          <w:delText xml:space="preserve">na Campanha </w:delText>
        </w:r>
        <w:r w:rsidR="005B1979" w:rsidDel="0098739D">
          <w:rPr>
            <w:rFonts w:cs="Times New Roman"/>
            <w:color w:val="000000" w:themeColor="text1"/>
            <w:szCs w:val="24"/>
          </w:rPr>
          <w:delText xml:space="preserve">pela Ética na Política ou o Fora Collor </w:delText>
        </w:r>
      </w:del>
      <w:r w:rsidR="005B1979">
        <w:rPr>
          <w:rFonts w:cs="Times New Roman"/>
          <w:color w:val="000000" w:themeColor="text1"/>
          <w:szCs w:val="24"/>
        </w:rPr>
        <w:t>em 1992</w:t>
      </w:r>
      <w:ins w:id="33" w:author="Christiane Jalles de Paula" w:date="2024-08-09T21:36:00Z" w16du:dateUtc="2024-08-10T00:36:00Z">
        <w:r w:rsidR="0098739D">
          <w:rPr>
            <w:rFonts w:cs="Times New Roman"/>
            <w:color w:val="000000" w:themeColor="text1"/>
            <w:szCs w:val="24"/>
          </w:rPr>
          <w:t xml:space="preserve"> pedindo </w:t>
        </w:r>
      </w:ins>
      <w:ins w:id="34" w:author="Christiane Jalles de Paula" w:date="2024-08-09T21:37:00Z" w16du:dateUtc="2024-08-10T00:37:00Z">
        <w:r w:rsidR="0098739D">
          <w:rPr>
            <w:rFonts w:cs="Times New Roman"/>
            <w:color w:val="000000" w:themeColor="text1"/>
            <w:szCs w:val="24"/>
          </w:rPr>
          <w:t xml:space="preserve">o </w:t>
        </w:r>
        <w:r w:rsidR="0098739D" w:rsidRPr="00475150">
          <w:rPr>
            <w:rFonts w:cs="Times New Roman"/>
            <w:i/>
            <w:color w:val="000000" w:themeColor="text1"/>
            <w:szCs w:val="24"/>
          </w:rPr>
          <w:t>impeachment</w:t>
        </w:r>
        <w:r w:rsidR="0098739D">
          <w:rPr>
            <w:rFonts w:cs="Times New Roman"/>
            <w:color w:val="000000" w:themeColor="text1"/>
            <w:szCs w:val="24"/>
          </w:rPr>
          <w:t xml:space="preserve"> d</w:t>
        </w:r>
      </w:ins>
      <w:ins w:id="35" w:author="Christiane Jalles de Paula" w:date="2024-08-09T21:36:00Z" w16du:dateUtc="2024-08-10T00:36:00Z">
        <w:r w:rsidR="0098739D">
          <w:rPr>
            <w:rFonts w:cs="Times New Roman"/>
            <w:color w:val="000000" w:themeColor="text1"/>
            <w:szCs w:val="24"/>
          </w:rPr>
          <w:t>o</w:t>
        </w:r>
      </w:ins>
      <w:ins w:id="36" w:author="Christiane Jalles de Paula" w:date="2024-08-09T21:37:00Z" w16du:dateUtc="2024-08-10T00:37:00Z">
        <w:r w:rsidR="0098739D">
          <w:rPr>
            <w:rFonts w:cs="Times New Roman"/>
            <w:color w:val="000000" w:themeColor="text1"/>
            <w:szCs w:val="24"/>
          </w:rPr>
          <w:t xml:space="preserve"> então presidente Fernando Collor</w:t>
        </w:r>
      </w:ins>
      <w:ins w:id="37" w:author="Christiane Jalles de Paula" w:date="2024-08-09T21:36:00Z" w16du:dateUtc="2024-08-10T00:36:00Z">
        <w:r w:rsidR="0098739D">
          <w:rPr>
            <w:rFonts w:cs="Times New Roman"/>
            <w:color w:val="000000" w:themeColor="text1"/>
            <w:szCs w:val="24"/>
          </w:rPr>
          <w:t xml:space="preserve"> </w:t>
        </w:r>
      </w:ins>
      <w:r w:rsidR="007A67D9">
        <w:rPr>
          <w:rFonts w:cs="Times New Roman"/>
          <w:color w:val="000000" w:themeColor="text1"/>
          <w:szCs w:val="24"/>
        </w:rPr>
        <w:t xml:space="preserve">; </w:t>
      </w:r>
      <w:r w:rsidR="006D70B6">
        <w:rPr>
          <w:rFonts w:cs="Times New Roman"/>
          <w:color w:val="000000" w:themeColor="text1"/>
          <w:szCs w:val="24"/>
        </w:rPr>
        <w:t>2</w:t>
      </w:r>
      <w:r w:rsidR="007A67D9">
        <w:rPr>
          <w:rFonts w:cs="Times New Roman"/>
          <w:color w:val="000000" w:themeColor="text1"/>
          <w:szCs w:val="24"/>
        </w:rPr>
        <w:t>)</w:t>
      </w:r>
      <w:r w:rsidR="005B1979">
        <w:rPr>
          <w:rFonts w:cs="Times New Roman"/>
          <w:color w:val="000000" w:themeColor="text1"/>
          <w:szCs w:val="24"/>
        </w:rPr>
        <w:t xml:space="preserve"> </w:t>
      </w:r>
      <w:ins w:id="38" w:author="Christiane Jalles de Paula" w:date="2024-08-09T21:38:00Z" w16du:dateUtc="2024-08-10T00:38:00Z">
        <w:r w:rsidR="008F3908">
          <w:rPr>
            <w:rFonts w:cs="Times New Roman"/>
            <w:color w:val="000000" w:themeColor="text1"/>
            <w:szCs w:val="24"/>
          </w:rPr>
          <w:t xml:space="preserve">em </w:t>
        </w:r>
      </w:ins>
      <w:commentRangeStart w:id="39"/>
      <w:r w:rsidR="005B1979">
        <w:rPr>
          <w:rFonts w:cs="Times New Roman"/>
          <w:color w:val="000000" w:themeColor="text1"/>
          <w:szCs w:val="24"/>
        </w:rPr>
        <w:t>Junho de 2013</w:t>
      </w:r>
      <w:r w:rsidR="00BC0DCF">
        <w:rPr>
          <w:rFonts w:cs="Times New Roman"/>
          <w:color w:val="000000" w:themeColor="text1"/>
          <w:szCs w:val="24"/>
        </w:rPr>
        <w:t>,</w:t>
      </w:r>
      <w:r w:rsidR="005B1979">
        <w:rPr>
          <w:rFonts w:cs="Times New Roman"/>
          <w:color w:val="000000" w:themeColor="text1"/>
          <w:szCs w:val="24"/>
        </w:rPr>
        <w:t xml:space="preserve"> que se desenrolou posteriormente com as manifestações contra os grandes eventos realizados no Brasil, a Copa do Mundo FIFA de 2014 e as Olimpíadas de 2016</w:t>
      </w:r>
      <w:r w:rsidR="002865A0">
        <w:rPr>
          <w:rFonts w:cs="Times New Roman"/>
          <w:color w:val="000000" w:themeColor="text1"/>
          <w:szCs w:val="24"/>
        </w:rPr>
        <w:t xml:space="preserve"> </w:t>
      </w:r>
      <w:commentRangeEnd w:id="39"/>
      <w:r w:rsidR="0098739D">
        <w:rPr>
          <w:rStyle w:val="Refdecomentrio"/>
        </w:rPr>
        <w:commentReference w:id="39"/>
      </w:r>
      <w:r w:rsidR="002865A0">
        <w:rPr>
          <w:rFonts w:cs="Times New Roman"/>
          <w:color w:val="000000" w:themeColor="text1"/>
          <w:szCs w:val="24"/>
        </w:rPr>
        <w:t xml:space="preserve">e; </w:t>
      </w:r>
      <w:r w:rsidR="006D70B6">
        <w:rPr>
          <w:rFonts w:cs="Times New Roman"/>
          <w:color w:val="000000" w:themeColor="text1"/>
          <w:szCs w:val="24"/>
        </w:rPr>
        <w:t>3</w:t>
      </w:r>
      <w:r w:rsidR="002865A0">
        <w:rPr>
          <w:rFonts w:cs="Times New Roman"/>
          <w:color w:val="000000" w:themeColor="text1"/>
          <w:szCs w:val="24"/>
        </w:rPr>
        <w:t xml:space="preserve">) </w:t>
      </w:r>
      <w:ins w:id="40" w:author="Christiane Jalles de Paula" w:date="2024-08-09T21:38:00Z" w16du:dateUtc="2024-08-10T00:38:00Z">
        <w:r w:rsidR="008F3908">
          <w:rPr>
            <w:rFonts w:cs="Times New Roman"/>
            <w:color w:val="000000" w:themeColor="text1"/>
            <w:szCs w:val="24"/>
          </w:rPr>
          <w:t xml:space="preserve">em 2015 com </w:t>
        </w:r>
      </w:ins>
      <w:r w:rsidR="002865A0">
        <w:rPr>
          <w:rFonts w:cs="Times New Roman"/>
          <w:color w:val="000000" w:themeColor="text1"/>
          <w:szCs w:val="24"/>
        </w:rPr>
        <w:t xml:space="preserve">o Fora Dilma e a disputa em torno do </w:t>
      </w:r>
      <w:r w:rsidR="002865A0" w:rsidRPr="00475150">
        <w:rPr>
          <w:rFonts w:cs="Times New Roman"/>
          <w:i/>
          <w:color w:val="000000" w:themeColor="text1"/>
          <w:szCs w:val="24"/>
        </w:rPr>
        <w:t>impeachment</w:t>
      </w:r>
      <w:r w:rsidR="002865A0">
        <w:rPr>
          <w:rFonts w:cs="Times New Roman"/>
          <w:color w:val="000000" w:themeColor="text1"/>
          <w:szCs w:val="24"/>
        </w:rPr>
        <w:t>, o qual marca o aparecimento de uma mobilização pautada em uma agenda conservadora</w:t>
      </w:r>
      <w:r w:rsidR="005B1979">
        <w:rPr>
          <w:rFonts w:cs="Times New Roman"/>
          <w:color w:val="000000" w:themeColor="text1"/>
          <w:szCs w:val="24"/>
        </w:rPr>
        <w:t xml:space="preserve">. </w:t>
      </w:r>
      <w:r w:rsidR="00515D68">
        <w:rPr>
          <w:rFonts w:cs="Times New Roman"/>
          <w:color w:val="000000" w:themeColor="text1"/>
          <w:szCs w:val="24"/>
        </w:rPr>
        <w:t xml:space="preserve">O </w:t>
      </w:r>
      <w:r w:rsidR="005B1979">
        <w:rPr>
          <w:rFonts w:cs="Times New Roman"/>
          <w:color w:val="000000" w:themeColor="text1"/>
          <w:szCs w:val="24"/>
        </w:rPr>
        <w:t xml:space="preserve">que esses momentos guardam de semelhança foi a capacidade de mobilização da população que ganhou dimensões </w:t>
      </w:r>
      <w:r w:rsidR="00AD6C84">
        <w:rPr>
          <w:rFonts w:cs="Times New Roman"/>
          <w:color w:val="000000" w:themeColor="text1"/>
          <w:szCs w:val="24"/>
        </w:rPr>
        <w:t>nacionais</w:t>
      </w:r>
      <w:r w:rsidR="005B1979">
        <w:rPr>
          <w:rFonts w:cs="Times New Roman"/>
          <w:color w:val="000000" w:themeColor="text1"/>
          <w:szCs w:val="24"/>
        </w:rPr>
        <w:t>, com</w:t>
      </w:r>
      <w:r w:rsidR="002865A0">
        <w:rPr>
          <w:rFonts w:cs="Times New Roman"/>
          <w:color w:val="000000" w:themeColor="text1"/>
          <w:szCs w:val="24"/>
        </w:rPr>
        <w:t xml:space="preserve"> grande</w:t>
      </w:r>
      <w:r w:rsidR="005B1979">
        <w:rPr>
          <w:rFonts w:cs="Times New Roman"/>
          <w:color w:val="000000" w:themeColor="text1"/>
          <w:szCs w:val="24"/>
        </w:rPr>
        <w:t xml:space="preserve"> contingente de pessoas e composição relativamente heterogênea, </w:t>
      </w:r>
      <w:r w:rsidR="002865A0">
        <w:rPr>
          <w:rFonts w:cs="Times New Roman"/>
          <w:color w:val="000000" w:themeColor="text1"/>
          <w:szCs w:val="24"/>
        </w:rPr>
        <w:t>em alguns casos</w:t>
      </w:r>
      <w:r w:rsidR="005B1979">
        <w:rPr>
          <w:rFonts w:cs="Times New Roman"/>
          <w:color w:val="000000" w:themeColor="text1"/>
          <w:szCs w:val="24"/>
        </w:rPr>
        <w:t>. Ainda que o fato de várias pessoas terem se mobilizado representou algo extraordinário na cena política brasileira, existe</w:t>
      </w:r>
      <w:r w:rsidR="00C957F8">
        <w:rPr>
          <w:rFonts w:cs="Times New Roman"/>
          <w:color w:val="000000" w:themeColor="text1"/>
          <w:szCs w:val="24"/>
        </w:rPr>
        <w:t xml:space="preserve">m </w:t>
      </w:r>
      <w:r w:rsidR="005B1979">
        <w:rPr>
          <w:rFonts w:cs="Times New Roman"/>
          <w:color w:val="000000" w:themeColor="text1"/>
          <w:szCs w:val="24"/>
        </w:rPr>
        <w:t>mudança</w:t>
      </w:r>
      <w:r w:rsidR="00C957F8">
        <w:rPr>
          <w:rFonts w:cs="Times New Roman"/>
          <w:color w:val="000000" w:themeColor="text1"/>
          <w:szCs w:val="24"/>
        </w:rPr>
        <w:t>s</w:t>
      </w:r>
      <w:r w:rsidR="005B1979">
        <w:rPr>
          <w:rFonts w:cs="Times New Roman"/>
          <w:color w:val="000000" w:themeColor="text1"/>
          <w:szCs w:val="24"/>
        </w:rPr>
        <w:t xml:space="preserve"> importante</w:t>
      </w:r>
      <w:r w:rsidR="00C957F8">
        <w:rPr>
          <w:rFonts w:cs="Times New Roman"/>
          <w:color w:val="000000" w:themeColor="text1"/>
          <w:szCs w:val="24"/>
        </w:rPr>
        <w:t>s</w:t>
      </w:r>
      <w:r w:rsidR="005B1979">
        <w:rPr>
          <w:rFonts w:cs="Times New Roman"/>
          <w:color w:val="000000" w:themeColor="text1"/>
          <w:szCs w:val="24"/>
        </w:rPr>
        <w:t xml:space="preserve"> na forma como foi conduzida a ação c</w:t>
      </w:r>
      <w:r w:rsidR="00BC0DCF">
        <w:rPr>
          <w:rFonts w:cs="Times New Roman"/>
          <w:color w:val="000000" w:themeColor="text1"/>
          <w:szCs w:val="24"/>
        </w:rPr>
        <w:t xml:space="preserve">oletiva em cada um destes momentos. Neste sentido, compreender como surgiram esses protestos e seus porquês, tanto quanto </w:t>
      </w:r>
      <w:r w:rsidR="00A403CF">
        <w:rPr>
          <w:rFonts w:cs="Times New Roman"/>
          <w:color w:val="000000" w:themeColor="text1"/>
          <w:szCs w:val="24"/>
        </w:rPr>
        <w:t>o formato que</w:t>
      </w:r>
      <w:r w:rsidR="00BC0DCF">
        <w:rPr>
          <w:rFonts w:cs="Times New Roman"/>
          <w:color w:val="000000" w:themeColor="text1"/>
          <w:szCs w:val="24"/>
        </w:rPr>
        <w:t xml:space="preserve"> a mobilização tomou, quais as ações engendradas pelos manifestantes e sua relação contenciosa com os diversos atores da sociedade, </w:t>
      </w:r>
      <w:del w:id="41" w:author="Christiane Jalles de Paula" w:date="2024-08-09T21:39:00Z" w16du:dateUtc="2024-08-10T00:39:00Z">
        <w:r w:rsidR="00522EC9" w:rsidDel="008F3908">
          <w:rPr>
            <w:rFonts w:cs="Times New Roman"/>
            <w:color w:val="000000" w:themeColor="text1"/>
            <w:szCs w:val="24"/>
          </w:rPr>
          <w:delText xml:space="preserve">são </w:delText>
        </w:r>
      </w:del>
      <w:ins w:id="42" w:author="Christiane Jalles de Paula" w:date="2024-08-09T21:39:00Z" w16du:dateUtc="2024-08-10T00:39:00Z">
        <w:r w:rsidR="008F3908">
          <w:rPr>
            <w:rFonts w:cs="Times New Roman"/>
            <w:color w:val="000000" w:themeColor="text1"/>
            <w:szCs w:val="24"/>
          </w:rPr>
          <w:t xml:space="preserve">foram </w:t>
        </w:r>
      </w:ins>
      <w:r w:rsidR="00522EC9">
        <w:rPr>
          <w:rFonts w:cs="Times New Roman"/>
          <w:color w:val="000000" w:themeColor="text1"/>
          <w:szCs w:val="24"/>
        </w:rPr>
        <w:t>as tarefas</w:t>
      </w:r>
      <w:r w:rsidR="00BC0DCF">
        <w:rPr>
          <w:rFonts w:cs="Times New Roman"/>
          <w:color w:val="000000" w:themeColor="text1"/>
          <w:szCs w:val="24"/>
        </w:rPr>
        <w:t xml:space="preserve"> principa</w:t>
      </w:r>
      <w:r w:rsidR="00522EC9">
        <w:rPr>
          <w:rFonts w:cs="Times New Roman"/>
          <w:color w:val="000000" w:themeColor="text1"/>
          <w:szCs w:val="24"/>
        </w:rPr>
        <w:t>is</w:t>
      </w:r>
      <w:r w:rsidR="00BC0DCF">
        <w:rPr>
          <w:rFonts w:cs="Times New Roman"/>
          <w:color w:val="000000" w:themeColor="text1"/>
          <w:szCs w:val="24"/>
        </w:rPr>
        <w:t xml:space="preserve"> dest</w:t>
      </w:r>
      <w:r w:rsidR="00A403CF">
        <w:rPr>
          <w:rFonts w:cs="Times New Roman"/>
          <w:color w:val="000000" w:themeColor="text1"/>
          <w:szCs w:val="24"/>
        </w:rPr>
        <w:t xml:space="preserve">a </w:t>
      </w:r>
      <w:del w:id="43" w:author="Christiane Jalles de Paula" w:date="2024-08-09T21:39:00Z" w16du:dateUtc="2024-08-10T00:39:00Z">
        <w:r w:rsidR="00A403CF" w:rsidDel="008F3908">
          <w:rPr>
            <w:rFonts w:cs="Times New Roman"/>
            <w:color w:val="000000" w:themeColor="text1"/>
            <w:szCs w:val="24"/>
          </w:rPr>
          <w:delText>pesquisa</w:delText>
        </w:r>
      </w:del>
      <w:ins w:id="44" w:author="Christiane Jalles de Paula" w:date="2024-08-09T21:39:00Z" w16du:dateUtc="2024-08-10T00:39:00Z">
        <w:r w:rsidR="008F3908">
          <w:rPr>
            <w:rFonts w:cs="Times New Roman"/>
            <w:color w:val="000000" w:themeColor="text1"/>
            <w:szCs w:val="24"/>
          </w:rPr>
          <w:t>tese</w:t>
        </w:r>
      </w:ins>
      <w:r w:rsidR="00BC0DCF">
        <w:rPr>
          <w:rFonts w:cs="Times New Roman"/>
          <w:color w:val="000000" w:themeColor="text1"/>
          <w:szCs w:val="24"/>
        </w:rPr>
        <w:t>.</w:t>
      </w:r>
    </w:p>
    <w:p w14:paraId="0A266D03" w14:textId="1F1ED5CC" w:rsidR="00D93D32" w:rsidRDefault="00E838C4" w:rsidP="002236FC">
      <w:pPr>
        <w:ind w:firstLine="851"/>
        <w:rPr>
          <w:rFonts w:cs="Times New Roman"/>
          <w:color w:val="000000" w:themeColor="text1"/>
          <w:szCs w:val="24"/>
        </w:rPr>
      </w:pPr>
      <w:r>
        <w:rPr>
          <w:rFonts w:cs="Times New Roman"/>
          <w:color w:val="000000" w:themeColor="text1"/>
          <w:szCs w:val="24"/>
        </w:rPr>
        <w:t>Certamente, não pod</w:t>
      </w:r>
      <w:r w:rsidR="00C928B7">
        <w:rPr>
          <w:rFonts w:cs="Times New Roman"/>
          <w:color w:val="000000" w:themeColor="text1"/>
          <w:szCs w:val="24"/>
        </w:rPr>
        <w:t>emos tirar crédito do fato de</w:t>
      </w:r>
      <w:r>
        <w:rPr>
          <w:rFonts w:cs="Times New Roman"/>
          <w:color w:val="000000" w:themeColor="text1"/>
          <w:szCs w:val="24"/>
        </w:rPr>
        <w:t xml:space="preserve"> que outras mobilizações ocorreram durante todo esse período. Com menor </w:t>
      </w:r>
      <w:r w:rsidR="00945078">
        <w:rPr>
          <w:rFonts w:cs="Times New Roman"/>
          <w:color w:val="000000" w:themeColor="text1"/>
          <w:szCs w:val="24"/>
        </w:rPr>
        <w:t xml:space="preserve">impacto e </w:t>
      </w:r>
      <w:r>
        <w:rPr>
          <w:rFonts w:cs="Times New Roman"/>
          <w:color w:val="000000" w:themeColor="text1"/>
          <w:szCs w:val="24"/>
        </w:rPr>
        <w:t>expressão, em termos quantitativo</w:t>
      </w:r>
      <w:r w:rsidR="00A50AF7">
        <w:rPr>
          <w:rFonts w:cs="Times New Roman"/>
          <w:color w:val="000000" w:themeColor="text1"/>
          <w:szCs w:val="24"/>
        </w:rPr>
        <w:t xml:space="preserve">s, várias manifestações </w:t>
      </w:r>
      <w:r w:rsidR="00F93BBE">
        <w:rPr>
          <w:rFonts w:cs="Times New Roman"/>
          <w:color w:val="000000" w:themeColor="text1"/>
          <w:szCs w:val="24"/>
        </w:rPr>
        <w:t>ocorreram</w:t>
      </w:r>
      <w:r>
        <w:rPr>
          <w:rFonts w:cs="Times New Roman"/>
          <w:color w:val="000000" w:themeColor="text1"/>
          <w:szCs w:val="24"/>
        </w:rPr>
        <w:t xml:space="preserve"> na década de 1990 como tentativas de combat</w:t>
      </w:r>
      <w:r w:rsidR="00C928B7">
        <w:rPr>
          <w:rFonts w:cs="Times New Roman"/>
          <w:color w:val="000000" w:themeColor="text1"/>
          <w:szCs w:val="24"/>
        </w:rPr>
        <w:t>er a política neoliberal proposta</w:t>
      </w:r>
      <w:r>
        <w:rPr>
          <w:rFonts w:cs="Times New Roman"/>
          <w:color w:val="000000" w:themeColor="text1"/>
          <w:szCs w:val="24"/>
        </w:rPr>
        <w:t xml:space="preserve"> pelo</w:t>
      </w:r>
      <w:r w:rsidR="00F93BBE">
        <w:rPr>
          <w:rFonts w:cs="Times New Roman"/>
          <w:color w:val="000000" w:themeColor="text1"/>
          <w:szCs w:val="24"/>
        </w:rPr>
        <w:t xml:space="preserve"> primeiro governo eleito democraticamente após o processo constituinte de 1988</w:t>
      </w:r>
      <w:r>
        <w:rPr>
          <w:rFonts w:cs="Times New Roman"/>
          <w:color w:val="000000" w:themeColor="text1"/>
          <w:szCs w:val="24"/>
        </w:rPr>
        <w:t xml:space="preserve"> </w:t>
      </w:r>
      <w:r w:rsidR="00A50AF7">
        <w:rPr>
          <w:rFonts w:cs="Times New Roman"/>
          <w:color w:val="000000" w:themeColor="text1"/>
          <w:szCs w:val="24"/>
        </w:rPr>
        <w:t>(TATAGIBA, 1994; RODRIGUES 2000)</w:t>
      </w:r>
      <w:r>
        <w:rPr>
          <w:rFonts w:cs="Times New Roman"/>
          <w:color w:val="000000" w:themeColor="text1"/>
          <w:szCs w:val="24"/>
        </w:rPr>
        <w:t>. Parte das ações, conduzidas por movimentos sociais organizados, tiveram como pauta a luta por direitos e</w:t>
      </w:r>
      <w:r w:rsidR="00A50AF7">
        <w:rPr>
          <w:rFonts w:cs="Times New Roman"/>
          <w:color w:val="000000" w:themeColor="text1"/>
          <w:szCs w:val="24"/>
        </w:rPr>
        <w:t xml:space="preserve"> o</w:t>
      </w:r>
      <w:r>
        <w:rPr>
          <w:rFonts w:cs="Times New Roman"/>
          <w:color w:val="000000" w:themeColor="text1"/>
          <w:szCs w:val="24"/>
        </w:rPr>
        <w:t xml:space="preserve"> não alinhamento do país às </w:t>
      </w:r>
      <w:r w:rsidR="00A50AF7">
        <w:rPr>
          <w:rFonts w:cs="Times New Roman"/>
          <w:color w:val="000000" w:themeColor="text1"/>
          <w:szCs w:val="24"/>
        </w:rPr>
        <w:t xml:space="preserve">exigências das </w:t>
      </w:r>
      <w:r>
        <w:rPr>
          <w:rFonts w:cs="Times New Roman"/>
          <w:color w:val="000000" w:themeColor="text1"/>
          <w:szCs w:val="24"/>
        </w:rPr>
        <w:t>agê</w:t>
      </w:r>
      <w:r w:rsidR="00D93D32">
        <w:rPr>
          <w:rFonts w:cs="Times New Roman"/>
          <w:color w:val="000000" w:themeColor="text1"/>
          <w:szCs w:val="24"/>
        </w:rPr>
        <w:t xml:space="preserve">ncias </w:t>
      </w:r>
      <w:r>
        <w:rPr>
          <w:rFonts w:cs="Times New Roman"/>
          <w:color w:val="000000" w:themeColor="text1"/>
          <w:szCs w:val="24"/>
        </w:rPr>
        <w:t>multilaterais.</w:t>
      </w:r>
      <w:r w:rsidR="00D93D32">
        <w:rPr>
          <w:rFonts w:cs="Times New Roman"/>
          <w:color w:val="000000" w:themeColor="text1"/>
          <w:szCs w:val="24"/>
        </w:rPr>
        <w:t xml:space="preserve"> Ainda que a década de 1990 seja basilar no que tange à Campanha Pela Ética na Política e o consequente </w:t>
      </w:r>
      <w:r w:rsidR="00D93D32">
        <w:rPr>
          <w:rFonts w:cs="Times New Roman"/>
          <w:i/>
          <w:color w:val="000000" w:themeColor="text1"/>
          <w:szCs w:val="24"/>
        </w:rPr>
        <w:t>impe</w:t>
      </w:r>
      <w:r w:rsidR="00546F3E">
        <w:rPr>
          <w:rFonts w:cs="Times New Roman"/>
          <w:i/>
          <w:color w:val="000000" w:themeColor="text1"/>
          <w:szCs w:val="24"/>
        </w:rPr>
        <w:t>a</w:t>
      </w:r>
      <w:r w:rsidR="00D93D32">
        <w:rPr>
          <w:rFonts w:cs="Times New Roman"/>
          <w:i/>
          <w:color w:val="000000" w:themeColor="text1"/>
          <w:szCs w:val="24"/>
        </w:rPr>
        <w:t>chment</w:t>
      </w:r>
      <w:r w:rsidR="00D93D32">
        <w:rPr>
          <w:rFonts w:cs="Times New Roman"/>
          <w:color w:val="000000" w:themeColor="text1"/>
          <w:szCs w:val="24"/>
        </w:rPr>
        <w:t xml:space="preserve"> de Fernando Collor, outras manifestações </w:t>
      </w:r>
      <w:r w:rsidR="00A61ACF">
        <w:rPr>
          <w:rFonts w:cs="Times New Roman"/>
          <w:color w:val="000000" w:themeColor="text1"/>
          <w:szCs w:val="24"/>
        </w:rPr>
        <w:t>marcaram</w:t>
      </w:r>
      <w:r w:rsidR="00D93D32">
        <w:rPr>
          <w:rFonts w:cs="Times New Roman"/>
          <w:color w:val="000000" w:themeColor="text1"/>
          <w:szCs w:val="24"/>
        </w:rPr>
        <w:t xml:space="preserve"> a virada do século com protestos que questionavam os acordos comerciais do país a nível internacional.</w:t>
      </w:r>
      <w:r>
        <w:rPr>
          <w:rFonts w:cs="Times New Roman"/>
          <w:color w:val="000000" w:themeColor="text1"/>
          <w:szCs w:val="24"/>
        </w:rPr>
        <w:t xml:space="preserve"> Lembramos que</w:t>
      </w:r>
      <w:r w:rsidR="00D93D32">
        <w:rPr>
          <w:rFonts w:cs="Times New Roman"/>
          <w:color w:val="000000" w:themeColor="text1"/>
          <w:szCs w:val="24"/>
        </w:rPr>
        <w:t xml:space="preserve"> o final</w:t>
      </w:r>
      <w:r>
        <w:rPr>
          <w:rFonts w:cs="Times New Roman"/>
          <w:color w:val="000000" w:themeColor="text1"/>
          <w:szCs w:val="24"/>
        </w:rPr>
        <w:t xml:space="preserve"> </w:t>
      </w:r>
      <w:r w:rsidR="00A61ACF">
        <w:rPr>
          <w:rFonts w:cs="Times New Roman"/>
          <w:color w:val="000000" w:themeColor="text1"/>
          <w:szCs w:val="24"/>
        </w:rPr>
        <w:t>desta mesma década</w:t>
      </w:r>
      <w:r>
        <w:rPr>
          <w:rFonts w:cs="Times New Roman"/>
          <w:color w:val="000000" w:themeColor="text1"/>
          <w:szCs w:val="24"/>
        </w:rPr>
        <w:t xml:space="preserve"> é marcad</w:t>
      </w:r>
      <w:r w:rsidR="00A61ACF">
        <w:rPr>
          <w:rFonts w:cs="Times New Roman"/>
          <w:color w:val="000000" w:themeColor="text1"/>
          <w:szCs w:val="24"/>
        </w:rPr>
        <w:t>o</w:t>
      </w:r>
      <w:r>
        <w:rPr>
          <w:rFonts w:cs="Times New Roman"/>
          <w:color w:val="000000" w:themeColor="text1"/>
          <w:szCs w:val="24"/>
        </w:rPr>
        <w:t xml:space="preserve"> por uma </w:t>
      </w:r>
      <w:r w:rsidR="00A50AF7">
        <w:rPr>
          <w:rFonts w:cs="Times New Roman"/>
          <w:color w:val="000000" w:themeColor="text1"/>
          <w:szCs w:val="24"/>
        </w:rPr>
        <w:t>forte</w:t>
      </w:r>
      <w:r>
        <w:rPr>
          <w:rFonts w:cs="Times New Roman"/>
          <w:color w:val="000000" w:themeColor="text1"/>
          <w:szCs w:val="24"/>
        </w:rPr>
        <w:t xml:space="preserve"> contextualização dos movimentos e da ação coletiva </w:t>
      </w:r>
      <w:r w:rsidR="00A50AF7">
        <w:rPr>
          <w:rFonts w:cs="Times New Roman"/>
          <w:color w:val="000000" w:themeColor="text1"/>
          <w:szCs w:val="24"/>
        </w:rPr>
        <w:t xml:space="preserve">a nível global. </w:t>
      </w:r>
      <w:commentRangeStart w:id="45"/>
      <w:r w:rsidR="005C2E42">
        <w:rPr>
          <w:rFonts w:cs="Times New Roman"/>
          <w:color w:val="000000" w:themeColor="text1"/>
          <w:szCs w:val="24"/>
        </w:rPr>
        <w:t>“Pensar localmente e agir globalmente”</w:t>
      </w:r>
      <w:commentRangeEnd w:id="45"/>
      <w:r w:rsidR="008F3908">
        <w:rPr>
          <w:rStyle w:val="Refdecomentrio"/>
        </w:rPr>
        <w:commentReference w:id="45"/>
      </w:r>
      <w:r w:rsidR="005C2E42">
        <w:rPr>
          <w:rFonts w:cs="Times New Roman"/>
          <w:color w:val="000000" w:themeColor="text1"/>
          <w:szCs w:val="24"/>
        </w:rPr>
        <w:t xml:space="preserve"> passam a fazer parte da cartilha das ações de diversos movimentos de contestação, sejam locais ou globais. </w:t>
      </w:r>
      <w:r w:rsidR="00A50AF7">
        <w:rPr>
          <w:rFonts w:cs="Times New Roman"/>
          <w:color w:val="000000" w:themeColor="text1"/>
          <w:szCs w:val="24"/>
        </w:rPr>
        <w:t>Este fenômeno representa uma mudança importante na forma de condução da ação coletiva e no caráter modular da ação.</w:t>
      </w:r>
      <w:r>
        <w:rPr>
          <w:rFonts w:cs="Times New Roman"/>
          <w:color w:val="000000" w:themeColor="text1"/>
          <w:szCs w:val="24"/>
        </w:rPr>
        <w:t xml:space="preserve"> </w:t>
      </w:r>
      <w:r w:rsidR="00A50AF7">
        <w:rPr>
          <w:rFonts w:cs="Times New Roman"/>
          <w:color w:val="000000" w:themeColor="text1"/>
          <w:szCs w:val="24"/>
        </w:rPr>
        <w:t xml:space="preserve">Surgem as diversas formas de ação direta e os boicotes de cúpulas pelo mundo, um tipo de ativismo que vem influenciar a maneira </w:t>
      </w:r>
      <w:r w:rsidR="00A50AF7">
        <w:rPr>
          <w:rFonts w:cs="Times New Roman"/>
          <w:color w:val="000000" w:themeColor="text1"/>
          <w:szCs w:val="24"/>
        </w:rPr>
        <w:lastRenderedPageBreak/>
        <w:t>de se comportar dos movimen</w:t>
      </w:r>
      <w:r w:rsidR="00D93D32">
        <w:rPr>
          <w:rFonts w:cs="Times New Roman"/>
          <w:color w:val="000000" w:themeColor="text1"/>
          <w:szCs w:val="24"/>
        </w:rPr>
        <w:t>tos ao longo dos anos</w:t>
      </w:r>
      <w:r w:rsidR="00A50AF7">
        <w:rPr>
          <w:rFonts w:cs="Times New Roman"/>
          <w:color w:val="000000" w:themeColor="text1"/>
          <w:szCs w:val="24"/>
        </w:rPr>
        <w:t xml:space="preserve"> 2000</w:t>
      </w:r>
      <w:r w:rsidR="00D93D32">
        <w:rPr>
          <w:rFonts w:cs="Times New Roman"/>
          <w:color w:val="000000" w:themeColor="text1"/>
          <w:szCs w:val="24"/>
        </w:rPr>
        <w:t xml:space="preserve"> (LUDD, 2002).</w:t>
      </w:r>
      <w:r w:rsidR="00A61ACF">
        <w:rPr>
          <w:rFonts w:cs="Times New Roman"/>
          <w:color w:val="000000" w:themeColor="text1"/>
          <w:szCs w:val="24"/>
        </w:rPr>
        <w:t xml:space="preserve"> Entender essas influências</w:t>
      </w:r>
      <w:r w:rsidR="003D7CEC">
        <w:rPr>
          <w:rFonts w:cs="Times New Roman"/>
          <w:color w:val="000000" w:themeColor="text1"/>
          <w:szCs w:val="24"/>
        </w:rPr>
        <w:t>,</w:t>
      </w:r>
      <w:r w:rsidR="00A61ACF">
        <w:rPr>
          <w:rFonts w:cs="Times New Roman"/>
          <w:color w:val="000000" w:themeColor="text1"/>
          <w:szCs w:val="24"/>
        </w:rPr>
        <w:t xml:space="preserve"> na maneira como organizam os movimentos sociais e a ação coletiva du</w:t>
      </w:r>
      <w:r w:rsidR="00495B25">
        <w:rPr>
          <w:rFonts w:cs="Times New Roman"/>
          <w:color w:val="000000" w:themeColor="text1"/>
          <w:szCs w:val="24"/>
        </w:rPr>
        <w:t>rante esses momentos</w:t>
      </w:r>
      <w:r w:rsidR="003D7CEC">
        <w:rPr>
          <w:rFonts w:cs="Times New Roman"/>
          <w:color w:val="000000" w:themeColor="text1"/>
          <w:szCs w:val="24"/>
        </w:rPr>
        <w:t>,</w:t>
      </w:r>
      <w:r w:rsidR="00495B25">
        <w:rPr>
          <w:rFonts w:cs="Times New Roman"/>
          <w:color w:val="000000" w:themeColor="text1"/>
          <w:szCs w:val="24"/>
        </w:rPr>
        <w:t xml:space="preserve"> é algo </w:t>
      </w:r>
      <w:r w:rsidR="00A61ACF">
        <w:rPr>
          <w:rFonts w:cs="Times New Roman"/>
          <w:color w:val="000000" w:themeColor="text1"/>
          <w:szCs w:val="24"/>
        </w:rPr>
        <w:t>importante e necessário a este estudo.</w:t>
      </w:r>
      <w:r w:rsidR="00697D4F">
        <w:rPr>
          <w:rFonts w:cs="Times New Roman"/>
          <w:color w:val="000000" w:themeColor="text1"/>
          <w:szCs w:val="24"/>
        </w:rPr>
        <w:t xml:space="preserve"> No entanto, </w:t>
      </w:r>
      <w:r w:rsidR="000615ED">
        <w:rPr>
          <w:rFonts w:cs="Times New Roman"/>
          <w:color w:val="000000" w:themeColor="text1"/>
          <w:szCs w:val="24"/>
        </w:rPr>
        <w:t xml:space="preserve">em termos da circunscrição da pesquisa em torno de </w:t>
      </w:r>
      <w:del w:id="46" w:author="Christiane Jalles de Paula" w:date="2024-08-09T21:42:00Z" w16du:dateUtc="2024-08-10T00:42:00Z">
        <w:r w:rsidR="000615ED" w:rsidDel="008F3908">
          <w:rPr>
            <w:rFonts w:cs="Times New Roman"/>
            <w:color w:val="000000" w:themeColor="text1"/>
            <w:szCs w:val="24"/>
          </w:rPr>
          <w:delText>3</w:delText>
        </w:r>
      </w:del>
      <w:ins w:id="47" w:author="Christiane Jalles de Paula" w:date="2024-08-09T21:42:00Z" w16du:dateUtc="2024-08-10T00:42:00Z">
        <w:r w:rsidR="008F3908">
          <w:rPr>
            <w:rFonts w:cs="Times New Roman"/>
            <w:color w:val="000000" w:themeColor="text1"/>
            <w:szCs w:val="24"/>
          </w:rPr>
          <w:t>três</w:t>
        </w:r>
      </w:ins>
      <w:r w:rsidR="000615ED">
        <w:rPr>
          <w:rFonts w:cs="Times New Roman"/>
          <w:color w:val="000000" w:themeColor="text1"/>
          <w:szCs w:val="24"/>
        </w:rPr>
        <w:t xml:space="preserve"> ciclos de protestos, esses elementos se apresentarão de forma mais residual do que centralizada.</w:t>
      </w:r>
    </w:p>
    <w:p w14:paraId="38A6AD05" w14:textId="5B07A541" w:rsidR="003A5826" w:rsidRDefault="000615ED" w:rsidP="005C2942">
      <w:pPr>
        <w:ind w:firstLine="851"/>
        <w:rPr>
          <w:rFonts w:cs="Times New Roman"/>
          <w:color w:val="000000" w:themeColor="text1"/>
          <w:szCs w:val="24"/>
        </w:rPr>
      </w:pPr>
      <w:r>
        <w:rPr>
          <w:rFonts w:cs="Times New Roman"/>
          <w:color w:val="000000" w:themeColor="text1"/>
          <w:szCs w:val="24"/>
        </w:rPr>
        <w:t xml:space="preserve">Como aponta </w:t>
      </w:r>
      <w:proofErr w:type="spellStart"/>
      <w:r>
        <w:rPr>
          <w:rFonts w:cs="Times New Roman"/>
          <w:color w:val="000000" w:themeColor="text1"/>
          <w:szCs w:val="24"/>
        </w:rPr>
        <w:t>Gohn</w:t>
      </w:r>
      <w:proofErr w:type="spellEnd"/>
      <w:r w:rsidR="00E45D06">
        <w:rPr>
          <w:rFonts w:cs="Times New Roman"/>
          <w:color w:val="000000" w:themeColor="text1"/>
          <w:szCs w:val="24"/>
        </w:rPr>
        <w:t xml:space="preserve"> (2019</w:t>
      </w:r>
      <w:r w:rsidR="002F26C5">
        <w:rPr>
          <w:rFonts w:cs="Times New Roman"/>
          <w:color w:val="000000" w:themeColor="text1"/>
          <w:szCs w:val="24"/>
        </w:rPr>
        <w:t xml:space="preserve">, p. </w:t>
      </w:r>
      <w:r w:rsidR="00FC7BF2">
        <w:rPr>
          <w:rFonts w:cs="Times New Roman"/>
          <w:color w:val="000000" w:themeColor="text1"/>
          <w:szCs w:val="24"/>
        </w:rPr>
        <w:t>94</w:t>
      </w:r>
      <w:r w:rsidR="00E45D06">
        <w:rPr>
          <w:rFonts w:cs="Times New Roman"/>
          <w:color w:val="000000" w:themeColor="text1"/>
          <w:szCs w:val="24"/>
        </w:rPr>
        <w:t>)</w:t>
      </w:r>
      <w:r w:rsidR="00FD0EA7">
        <w:rPr>
          <w:rFonts w:cs="Times New Roman"/>
          <w:color w:val="000000" w:themeColor="text1"/>
          <w:szCs w:val="24"/>
        </w:rPr>
        <w:t xml:space="preserve">, podemos </w:t>
      </w:r>
      <w:r w:rsidR="00326CB7">
        <w:rPr>
          <w:rFonts w:cs="Times New Roman"/>
          <w:color w:val="000000" w:themeColor="text1"/>
          <w:szCs w:val="24"/>
        </w:rPr>
        <w:t xml:space="preserve">detectar </w:t>
      </w:r>
      <w:r w:rsidR="00FD0EA7">
        <w:rPr>
          <w:rFonts w:cs="Times New Roman"/>
          <w:color w:val="000000" w:themeColor="text1"/>
          <w:szCs w:val="24"/>
        </w:rPr>
        <w:t>no Brasil</w:t>
      </w:r>
      <w:r w:rsidR="004B172C">
        <w:rPr>
          <w:rFonts w:cs="Times New Roman"/>
          <w:color w:val="000000" w:themeColor="text1"/>
          <w:szCs w:val="24"/>
        </w:rPr>
        <w:t xml:space="preserve"> dos últimos 50 anos cinco ciclos de protestos</w:t>
      </w:r>
      <w:r w:rsidR="00A72C0B">
        <w:rPr>
          <w:rFonts w:cs="Times New Roman"/>
          <w:color w:val="000000" w:themeColor="text1"/>
          <w:szCs w:val="24"/>
        </w:rPr>
        <w:t xml:space="preserve"> (Quadro 1)</w:t>
      </w:r>
      <w:r w:rsidR="00326CB7">
        <w:rPr>
          <w:rFonts w:cs="Times New Roman"/>
          <w:color w:val="000000" w:themeColor="text1"/>
          <w:szCs w:val="24"/>
        </w:rPr>
        <w:t xml:space="preserve"> sob os quais</w:t>
      </w:r>
      <w:r w:rsidR="002F26C5">
        <w:rPr>
          <w:rFonts w:cs="Times New Roman"/>
          <w:color w:val="000000" w:themeColor="text1"/>
          <w:szCs w:val="24"/>
        </w:rPr>
        <w:t xml:space="preserve"> </w:t>
      </w:r>
      <w:r w:rsidR="004061B3" w:rsidRPr="002F26C5">
        <w:rPr>
          <w:rFonts w:cs="Times New Roman"/>
          <w:color w:val="000000" w:themeColor="text1"/>
          <w:szCs w:val="24"/>
        </w:rPr>
        <w:t>a utilização de certas teorias</w:t>
      </w:r>
      <w:r w:rsidR="004061B3">
        <w:rPr>
          <w:rFonts w:cs="Times New Roman"/>
          <w:color w:val="000000" w:themeColor="text1"/>
          <w:szCs w:val="24"/>
        </w:rPr>
        <w:t xml:space="preserve"> tem</w:t>
      </w:r>
      <w:r w:rsidR="00DF2A55">
        <w:rPr>
          <w:rFonts w:cs="Times New Roman"/>
          <w:color w:val="000000" w:themeColor="text1"/>
          <w:szCs w:val="24"/>
        </w:rPr>
        <w:t xml:space="preserve"> certa</w:t>
      </w:r>
      <w:r w:rsidR="002F26C5" w:rsidRPr="002F26C5">
        <w:rPr>
          <w:rFonts w:cs="Times New Roman"/>
          <w:color w:val="000000" w:themeColor="text1"/>
          <w:szCs w:val="24"/>
        </w:rPr>
        <w:t xml:space="preserve"> correlação com a conjuntura social, política e econômica do país</w:t>
      </w:r>
      <w:r w:rsidR="002F26C5">
        <w:rPr>
          <w:rFonts w:cs="Times New Roman"/>
          <w:color w:val="000000" w:themeColor="text1"/>
          <w:szCs w:val="24"/>
        </w:rPr>
        <w:t xml:space="preserve">. </w:t>
      </w:r>
      <w:r w:rsidR="00B63E20">
        <w:rPr>
          <w:rFonts w:cs="Times New Roman"/>
          <w:color w:val="000000" w:themeColor="text1"/>
          <w:szCs w:val="24"/>
        </w:rPr>
        <w:t xml:space="preserve">Neste sentido, </w:t>
      </w:r>
      <w:r w:rsidR="002F26C5" w:rsidRPr="002F26C5">
        <w:rPr>
          <w:rFonts w:cs="Times New Roman"/>
          <w:color w:val="000000" w:themeColor="text1"/>
          <w:szCs w:val="24"/>
        </w:rPr>
        <w:t>a existência de ciclos específicos de lutas, movimentos, protestos e mobilizações</w:t>
      </w:r>
      <w:r w:rsidR="00E41D1D">
        <w:rPr>
          <w:rFonts w:cs="Times New Roman"/>
          <w:color w:val="000000" w:themeColor="text1"/>
          <w:szCs w:val="24"/>
        </w:rPr>
        <w:t>,</w:t>
      </w:r>
      <w:r w:rsidR="002F26C5" w:rsidRPr="002F26C5">
        <w:rPr>
          <w:rFonts w:cs="Times New Roman"/>
          <w:color w:val="000000" w:themeColor="text1"/>
          <w:szCs w:val="24"/>
        </w:rPr>
        <w:t xml:space="preserve"> ou</w:t>
      </w:r>
      <w:r w:rsidR="00E41D1D">
        <w:rPr>
          <w:rFonts w:cs="Times New Roman"/>
          <w:color w:val="000000" w:themeColor="text1"/>
          <w:szCs w:val="24"/>
        </w:rPr>
        <w:t xml:space="preserve"> então</w:t>
      </w:r>
      <w:r w:rsidR="002F26C5" w:rsidRPr="002F26C5">
        <w:rPr>
          <w:rFonts w:cs="Times New Roman"/>
          <w:color w:val="000000" w:themeColor="text1"/>
          <w:szCs w:val="24"/>
        </w:rPr>
        <w:t xml:space="preserve"> de práticas de cooperação e participação em políticas institucionalizadas nos </w:t>
      </w:r>
      <w:r w:rsidR="00660283">
        <w:rPr>
          <w:rFonts w:cs="Times New Roman"/>
          <w:color w:val="000000" w:themeColor="text1"/>
          <w:szCs w:val="24"/>
        </w:rPr>
        <w:t>m</w:t>
      </w:r>
      <w:r w:rsidR="005B0B2D">
        <w:rPr>
          <w:rFonts w:cs="Times New Roman"/>
          <w:color w:val="000000" w:themeColor="text1"/>
          <w:szCs w:val="24"/>
        </w:rPr>
        <w:t xml:space="preserve">esmos </w:t>
      </w:r>
      <w:r w:rsidR="00824C98">
        <w:rPr>
          <w:rFonts w:cs="Times New Roman"/>
          <w:color w:val="000000" w:themeColor="text1"/>
          <w:szCs w:val="24"/>
        </w:rPr>
        <w:t>ciclos, possibilitou</w:t>
      </w:r>
      <w:r w:rsidR="00B63E20">
        <w:rPr>
          <w:rFonts w:cs="Times New Roman"/>
          <w:color w:val="000000" w:themeColor="text1"/>
          <w:szCs w:val="24"/>
        </w:rPr>
        <w:t xml:space="preserve"> </w:t>
      </w:r>
      <w:r w:rsidR="00C02757">
        <w:rPr>
          <w:rFonts w:cs="Times New Roman"/>
          <w:color w:val="000000" w:themeColor="text1"/>
          <w:szCs w:val="24"/>
        </w:rPr>
        <w:t>determinadas</w:t>
      </w:r>
      <w:r w:rsidR="00B63E20">
        <w:rPr>
          <w:rFonts w:cs="Times New Roman"/>
          <w:color w:val="000000" w:themeColor="text1"/>
          <w:szCs w:val="24"/>
        </w:rPr>
        <w:t xml:space="preserve"> convergência</w:t>
      </w:r>
      <w:r w:rsidR="00C02757">
        <w:rPr>
          <w:rFonts w:cs="Times New Roman"/>
          <w:color w:val="000000" w:themeColor="text1"/>
          <w:szCs w:val="24"/>
        </w:rPr>
        <w:t>s</w:t>
      </w:r>
      <w:r w:rsidR="00B63E20">
        <w:rPr>
          <w:rFonts w:cs="Times New Roman"/>
          <w:color w:val="000000" w:themeColor="text1"/>
          <w:szCs w:val="24"/>
        </w:rPr>
        <w:t xml:space="preserve"> </w:t>
      </w:r>
      <w:r w:rsidR="00824C98">
        <w:rPr>
          <w:rFonts w:cs="Times New Roman"/>
          <w:color w:val="000000" w:themeColor="text1"/>
          <w:szCs w:val="24"/>
        </w:rPr>
        <w:t>analítica</w:t>
      </w:r>
      <w:r w:rsidR="00C02757">
        <w:rPr>
          <w:rFonts w:cs="Times New Roman"/>
          <w:color w:val="000000" w:themeColor="text1"/>
          <w:szCs w:val="24"/>
        </w:rPr>
        <w:t>s</w:t>
      </w:r>
      <w:r w:rsidR="00824C98">
        <w:rPr>
          <w:rFonts w:cs="Times New Roman"/>
          <w:color w:val="000000" w:themeColor="text1"/>
          <w:szCs w:val="24"/>
        </w:rPr>
        <w:t xml:space="preserve"> em torno dos movimentos sociais, dos ciclos de protestos e das ações coletivas. Isso não significa dizer que passado esses momentos </w:t>
      </w:r>
      <w:r w:rsidR="00911CFD">
        <w:rPr>
          <w:rFonts w:cs="Times New Roman"/>
          <w:color w:val="000000" w:themeColor="text1"/>
          <w:szCs w:val="24"/>
        </w:rPr>
        <w:t xml:space="preserve">históricos certas abordagens se tornariam </w:t>
      </w:r>
      <w:r w:rsidR="00C240EF">
        <w:rPr>
          <w:rFonts w:cs="Times New Roman"/>
          <w:color w:val="000000" w:themeColor="text1"/>
          <w:szCs w:val="24"/>
        </w:rPr>
        <w:t>obsoletas ou inadequadas à interpretação de uma nova dinâmica da ação coletiva.</w:t>
      </w:r>
      <w:r w:rsidR="00395B17">
        <w:rPr>
          <w:rFonts w:cs="Times New Roman"/>
          <w:color w:val="000000" w:themeColor="text1"/>
          <w:szCs w:val="24"/>
        </w:rPr>
        <w:t xml:space="preserve"> Ou então que outros olhares poderiam olhar para um mesmo fenômeno de maneira diferente.</w:t>
      </w:r>
      <w:r w:rsidR="00C240EF">
        <w:rPr>
          <w:rFonts w:cs="Times New Roman"/>
          <w:color w:val="000000" w:themeColor="text1"/>
          <w:szCs w:val="24"/>
        </w:rPr>
        <w:t xml:space="preserve"> O que podemos dizer é que a predominância </w:t>
      </w:r>
      <w:r w:rsidR="00601DF0">
        <w:rPr>
          <w:rFonts w:cs="Times New Roman"/>
          <w:color w:val="000000" w:themeColor="text1"/>
          <w:szCs w:val="24"/>
        </w:rPr>
        <w:t>forneceu interpretações recorrentes</w:t>
      </w:r>
      <w:r w:rsidR="00395B17">
        <w:rPr>
          <w:rFonts w:cs="Times New Roman"/>
          <w:color w:val="000000" w:themeColor="text1"/>
          <w:szCs w:val="24"/>
        </w:rPr>
        <w:t xml:space="preserve"> ao campo da teoria dos movimentos sociais</w:t>
      </w:r>
      <w:r w:rsidR="00AA4BBD">
        <w:rPr>
          <w:rFonts w:cs="Times New Roman"/>
          <w:color w:val="000000" w:themeColor="text1"/>
          <w:szCs w:val="24"/>
        </w:rPr>
        <w:t xml:space="preserve"> consolidando uma agenda de pesquisa que passa a ter importância dentro desses contextos.</w:t>
      </w:r>
      <w:r w:rsidR="00601DF0">
        <w:rPr>
          <w:rFonts w:cs="Times New Roman"/>
          <w:color w:val="000000" w:themeColor="text1"/>
          <w:szCs w:val="24"/>
        </w:rPr>
        <w:t xml:space="preserve"> </w:t>
      </w:r>
      <w:r w:rsidR="00AA4BBD">
        <w:rPr>
          <w:rFonts w:cs="Times New Roman"/>
          <w:color w:val="000000" w:themeColor="text1"/>
          <w:szCs w:val="24"/>
        </w:rPr>
        <w:t>O que quer</w:t>
      </w:r>
      <w:r w:rsidR="009E1F25">
        <w:rPr>
          <w:rFonts w:cs="Times New Roman"/>
          <w:color w:val="000000" w:themeColor="text1"/>
          <w:szCs w:val="24"/>
        </w:rPr>
        <w:t>emos</w:t>
      </w:r>
      <w:r w:rsidR="00AA4BBD">
        <w:rPr>
          <w:rFonts w:cs="Times New Roman"/>
          <w:color w:val="000000" w:themeColor="text1"/>
          <w:szCs w:val="24"/>
        </w:rPr>
        <w:t xml:space="preserve"> dizer é que tal categorização não extingue a possibilidade de articular </w:t>
      </w:r>
      <w:r w:rsidR="004825BF">
        <w:rPr>
          <w:rFonts w:cs="Times New Roman"/>
          <w:color w:val="000000" w:themeColor="text1"/>
          <w:szCs w:val="24"/>
        </w:rPr>
        <w:t xml:space="preserve">abordagens e conceitos para explicar fenômenos ao longo de determinado tempo. </w:t>
      </w:r>
      <w:r w:rsidR="005C2942">
        <w:rPr>
          <w:rFonts w:cs="Times New Roman"/>
          <w:color w:val="000000" w:themeColor="text1"/>
          <w:szCs w:val="24"/>
        </w:rPr>
        <w:t xml:space="preserve"> </w:t>
      </w:r>
    </w:p>
    <w:p w14:paraId="739F1E00" w14:textId="7AFEE0AF" w:rsidR="006057CB" w:rsidRDefault="006057CB" w:rsidP="006057CB">
      <w:pPr>
        <w:ind w:firstLine="851"/>
        <w:rPr>
          <w:rFonts w:cs="Times New Roman"/>
          <w:color w:val="000000" w:themeColor="text1"/>
          <w:szCs w:val="24"/>
        </w:rPr>
        <w:sectPr w:rsidR="006057CB" w:rsidSect="00022FAC">
          <w:headerReference w:type="default" r:id="rId12"/>
          <w:pgSz w:w="11906" w:h="16838"/>
          <w:pgMar w:top="1134" w:right="1701" w:bottom="1701" w:left="1134" w:header="709" w:footer="709" w:gutter="0"/>
          <w:cols w:space="708"/>
          <w:docGrid w:linePitch="360"/>
        </w:sectPr>
      </w:pPr>
    </w:p>
    <w:p w14:paraId="532D9448" w14:textId="2182EF13" w:rsidR="00660283" w:rsidRPr="00893CEC" w:rsidRDefault="00660283" w:rsidP="005B7A8C">
      <w:pPr>
        <w:jc w:val="center"/>
        <w:rPr>
          <w:rFonts w:cs="Times New Roman"/>
          <w:b/>
          <w:bCs/>
          <w:color w:val="000000" w:themeColor="text1"/>
          <w:szCs w:val="24"/>
        </w:rPr>
      </w:pPr>
      <w:r w:rsidRPr="00893CEC">
        <w:rPr>
          <w:rFonts w:cs="Times New Roman"/>
          <w:b/>
          <w:bCs/>
          <w:color w:val="000000" w:themeColor="text1"/>
          <w:szCs w:val="24"/>
        </w:rPr>
        <w:lastRenderedPageBreak/>
        <w:t xml:space="preserve">Quadro 1 - Ciclos de Protestos no Brasil (1970-2019): </w:t>
      </w:r>
      <w:r w:rsidR="001406C7">
        <w:rPr>
          <w:rFonts w:cs="Times New Roman"/>
          <w:b/>
          <w:bCs/>
          <w:color w:val="000000" w:themeColor="text1"/>
          <w:szCs w:val="24"/>
        </w:rPr>
        <w:t>c</w:t>
      </w:r>
      <w:r w:rsidRPr="00893CEC">
        <w:rPr>
          <w:rFonts w:cs="Times New Roman"/>
          <w:b/>
          <w:bCs/>
          <w:color w:val="000000" w:themeColor="text1"/>
          <w:szCs w:val="24"/>
        </w:rPr>
        <w:t xml:space="preserve">ontextos, </w:t>
      </w:r>
      <w:r w:rsidR="00591E28">
        <w:rPr>
          <w:rFonts w:cs="Times New Roman"/>
          <w:b/>
          <w:bCs/>
          <w:color w:val="000000" w:themeColor="text1"/>
          <w:szCs w:val="24"/>
        </w:rPr>
        <w:t>m</w:t>
      </w:r>
      <w:r w:rsidRPr="00893CEC">
        <w:rPr>
          <w:rFonts w:cs="Times New Roman"/>
          <w:b/>
          <w:bCs/>
          <w:color w:val="000000" w:themeColor="text1"/>
          <w:szCs w:val="24"/>
        </w:rPr>
        <w:t xml:space="preserve">ovimentos e </w:t>
      </w:r>
      <w:r w:rsidR="001406C7">
        <w:rPr>
          <w:rFonts w:cs="Times New Roman"/>
          <w:b/>
          <w:bCs/>
          <w:color w:val="000000" w:themeColor="text1"/>
          <w:szCs w:val="24"/>
        </w:rPr>
        <w:t>t</w:t>
      </w:r>
      <w:r w:rsidRPr="00893CEC">
        <w:rPr>
          <w:rFonts w:cs="Times New Roman"/>
          <w:b/>
          <w:bCs/>
          <w:color w:val="000000" w:themeColor="text1"/>
          <w:szCs w:val="24"/>
        </w:rPr>
        <w:t>eorias</w:t>
      </w:r>
    </w:p>
    <w:tbl>
      <w:tblPr>
        <w:tblStyle w:val="TabelaSimples5"/>
        <w:tblW w:w="0" w:type="auto"/>
        <w:tblLook w:val="04A0" w:firstRow="1" w:lastRow="0" w:firstColumn="1" w:lastColumn="0" w:noHBand="0" w:noVBand="1"/>
      </w:tblPr>
      <w:tblGrid>
        <w:gridCol w:w="1092"/>
        <w:gridCol w:w="1479"/>
        <w:gridCol w:w="2281"/>
        <w:gridCol w:w="3022"/>
        <w:gridCol w:w="2444"/>
        <w:gridCol w:w="3685"/>
      </w:tblGrid>
      <w:tr w:rsidR="000D7506" w:rsidRPr="00A92A02" w14:paraId="06D377E2" w14:textId="77777777" w:rsidTr="00A92A02">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vAlign w:val="center"/>
          </w:tcPr>
          <w:p w14:paraId="7DE1A11D" w14:textId="2A4047D1" w:rsidR="00893CEC" w:rsidRPr="00A92A02" w:rsidRDefault="00893CEC" w:rsidP="00604A71">
            <w:pPr>
              <w:spacing w:line="240" w:lineRule="auto"/>
              <w:jc w:val="center"/>
              <w:rPr>
                <w:rFonts w:cs="Times New Roman"/>
                <w:b/>
                <w:bCs/>
                <w:color w:val="000000" w:themeColor="text1"/>
                <w:sz w:val="22"/>
              </w:rPr>
            </w:pPr>
            <w:r w:rsidRPr="00A92A02">
              <w:rPr>
                <w:rFonts w:cs="Times New Roman"/>
                <w:b/>
                <w:bCs/>
                <w:color w:val="000000" w:themeColor="text1"/>
                <w:sz w:val="22"/>
              </w:rPr>
              <w:t>Ciclo</w:t>
            </w:r>
          </w:p>
        </w:tc>
        <w:tc>
          <w:tcPr>
            <w:tcW w:w="0" w:type="auto"/>
            <w:vAlign w:val="center"/>
          </w:tcPr>
          <w:p w14:paraId="53EEE2ED" w14:textId="3619CA93" w:rsidR="00893CEC" w:rsidRPr="00A92A02" w:rsidRDefault="00893CEC" w:rsidP="00604A71">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 w:val="22"/>
              </w:rPr>
            </w:pPr>
            <w:r w:rsidRPr="00A92A02">
              <w:rPr>
                <w:rFonts w:cs="Times New Roman"/>
                <w:b/>
                <w:bCs/>
                <w:color w:val="000000" w:themeColor="text1"/>
                <w:sz w:val="22"/>
              </w:rPr>
              <w:t>Período</w:t>
            </w:r>
          </w:p>
        </w:tc>
        <w:tc>
          <w:tcPr>
            <w:tcW w:w="0" w:type="auto"/>
            <w:vAlign w:val="center"/>
          </w:tcPr>
          <w:p w14:paraId="0E846EA6" w14:textId="01FF9F2C" w:rsidR="00893CEC" w:rsidRPr="00A92A02" w:rsidRDefault="003C6420" w:rsidP="00604A71">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 w:val="22"/>
              </w:rPr>
            </w:pPr>
            <w:r w:rsidRPr="00A92A02">
              <w:rPr>
                <w:rFonts w:cs="Times New Roman"/>
                <w:b/>
                <w:bCs/>
                <w:color w:val="000000" w:themeColor="text1"/>
                <w:sz w:val="22"/>
              </w:rPr>
              <w:t>Contexto histórico</w:t>
            </w:r>
          </w:p>
        </w:tc>
        <w:tc>
          <w:tcPr>
            <w:tcW w:w="0" w:type="auto"/>
            <w:vAlign w:val="center"/>
          </w:tcPr>
          <w:p w14:paraId="099593E6" w14:textId="188538E9" w:rsidR="00893CEC" w:rsidRPr="00A92A02" w:rsidRDefault="003C6420" w:rsidP="00604A71">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 w:val="22"/>
              </w:rPr>
            </w:pPr>
            <w:r w:rsidRPr="00A92A02">
              <w:rPr>
                <w:rFonts w:cs="Times New Roman"/>
                <w:b/>
                <w:bCs/>
                <w:color w:val="000000" w:themeColor="text1"/>
                <w:sz w:val="22"/>
              </w:rPr>
              <w:t>Principais Movimentos</w:t>
            </w:r>
          </w:p>
        </w:tc>
        <w:tc>
          <w:tcPr>
            <w:tcW w:w="0" w:type="auto"/>
            <w:vAlign w:val="center"/>
          </w:tcPr>
          <w:p w14:paraId="4A579DDE" w14:textId="3969A38B" w:rsidR="00893CEC" w:rsidRPr="00A92A02" w:rsidRDefault="003C6420" w:rsidP="00604A71">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 w:val="22"/>
              </w:rPr>
            </w:pPr>
            <w:r w:rsidRPr="00A92A02">
              <w:rPr>
                <w:rFonts w:cs="Times New Roman"/>
                <w:b/>
                <w:bCs/>
                <w:color w:val="000000" w:themeColor="text1"/>
                <w:sz w:val="22"/>
              </w:rPr>
              <w:t>Teorias predominantes</w:t>
            </w:r>
          </w:p>
        </w:tc>
        <w:tc>
          <w:tcPr>
            <w:tcW w:w="0" w:type="auto"/>
            <w:vAlign w:val="center"/>
          </w:tcPr>
          <w:p w14:paraId="1E503A26" w14:textId="0D302532" w:rsidR="00893CEC" w:rsidRPr="00A92A02" w:rsidRDefault="003C6420" w:rsidP="00604A71">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bCs/>
                <w:color w:val="000000" w:themeColor="text1"/>
                <w:sz w:val="22"/>
              </w:rPr>
            </w:pPr>
            <w:r w:rsidRPr="00A92A02">
              <w:rPr>
                <w:rFonts w:cs="Times New Roman"/>
                <w:b/>
                <w:bCs/>
                <w:color w:val="000000" w:themeColor="text1"/>
                <w:sz w:val="22"/>
              </w:rPr>
              <w:t>Características</w:t>
            </w:r>
          </w:p>
        </w:tc>
      </w:tr>
      <w:tr w:rsidR="00760508" w:rsidRPr="00C82000" w14:paraId="23870D88" w14:textId="77777777" w:rsidTr="00A92A02">
        <w:trPr>
          <w:cnfStyle w:val="000000100000" w:firstRow="0" w:lastRow="0" w:firstColumn="0" w:lastColumn="0" w:oddVBand="0" w:evenVBand="0" w:oddHBand="1" w:evenHBand="0" w:firstRowFirstColumn="0" w:firstRowLastColumn="0" w:lastRowFirstColumn="0" w:lastRowLastColumn="0"/>
          <w:trHeight w:val="1516"/>
        </w:trPr>
        <w:tc>
          <w:tcPr>
            <w:cnfStyle w:val="001000000000" w:firstRow="0" w:lastRow="0" w:firstColumn="1" w:lastColumn="0" w:oddVBand="0" w:evenVBand="0" w:oddHBand="0" w:evenHBand="0" w:firstRowFirstColumn="0" w:firstRowLastColumn="0" w:lastRowFirstColumn="0" w:lastRowLastColumn="0"/>
            <w:tcW w:w="0" w:type="auto"/>
            <w:vAlign w:val="center"/>
          </w:tcPr>
          <w:p w14:paraId="377D82ED" w14:textId="5088215C" w:rsidR="003C6420" w:rsidRPr="00A92A02" w:rsidRDefault="003C6420" w:rsidP="00604A71">
            <w:pPr>
              <w:spacing w:line="240" w:lineRule="auto"/>
              <w:jc w:val="center"/>
              <w:rPr>
                <w:rFonts w:cs="Times New Roman"/>
                <w:b/>
                <w:bCs/>
                <w:color w:val="000000" w:themeColor="text1"/>
                <w:sz w:val="22"/>
              </w:rPr>
            </w:pPr>
            <w:r w:rsidRPr="00A92A02">
              <w:rPr>
                <w:rFonts w:cs="Times New Roman"/>
                <w:b/>
                <w:bCs/>
                <w:color w:val="000000" w:themeColor="text1"/>
                <w:sz w:val="22"/>
              </w:rPr>
              <w:t>Primeiro Ciclo</w:t>
            </w:r>
          </w:p>
        </w:tc>
        <w:tc>
          <w:tcPr>
            <w:tcW w:w="0" w:type="auto"/>
            <w:vAlign w:val="center"/>
          </w:tcPr>
          <w:p w14:paraId="65147DEF" w14:textId="664C97DD" w:rsidR="003C6420" w:rsidRPr="00C82000" w:rsidRDefault="000F7A88"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Década de 1970</w:t>
            </w:r>
          </w:p>
        </w:tc>
        <w:tc>
          <w:tcPr>
            <w:tcW w:w="0" w:type="auto"/>
            <w:vAlign w:val="center"/>
          </w:tcPr>
          <w:p w14:paraId="5E3030BC" w14:textId="08AE8F41" w:rsidR="003C6420" w:rsidRPr="00C82000" w:rsidRDefault="000F7A88"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Regime Militar, A</w:t>
            </w:r>
            <w:r w:rsidR="00876F1A" w:rsidRPr="00C82000">
              <w:rPr>
                <w:rFonts w:cs="Times New Roman"/>
                <w:color w:val="000000" w:themeColor="text1"/>
                <w:sz w:val="22"/>
              </w:rPr>
              <w:t>I-5</w:t>
            </w:r>
          </w:p>
        </w:tc>
        <w:tc>
          <w:tcPr>
            <w:tcW w:w="0" w:type="auto"/>
            <w:vAlign w:val="center"/>
          </w:tcPr>
          <w:p w14:paraId="79CA803F" w14:textId="5F1E1573" w:rsidR="003C6420" w:rsidRPr="00C82000" w:rsidRDefault="00876F1A" w:rsidP="00C82000">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Movimentos pela Anistia, Comunidades Eclesiais de Base, Novo Sindicalismo do ABC, Movimentos Populares Urbanos</w:t>
            </w:r>
          </w:p>
        </w:tc>
        <w:tc>
          <w:tcPr>
            <w:tcW w:w="0" w:type="auto"/>
            <w:vAlign w:val="center"/>
          </w:tcPr>
          <w:p w14:paraId="68A6FCED" w14:textId="2C3615AD" w:rsidR="003C6420" w:rsidRPr="00C82000" w:rsidRDefault="003B6E5A"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Teorias Neomarxistas</w:t>
            </w:r>
            <w:r w:rsidR="00760508">
              <w:rPr>
                <w:rFonts w:cs="Times New Roman"/>
                <w:color w:val="000000" w:themeColor="text1"/>
                <w:sz w:val="22"/>
              </w:rPr>
              <w:t xml:space="preserve"> e da Experiência Cultural</w:t>
            </w:r>
          </w:p>
        </w:tc>
        <w:tc>
          <w:tcPr>
            <w:tcW w:w="0" w:type="auto"/>
            <w:vAlign w:val="center"/>
          </w:tcPr>
          <w:p w14:paraId="6941FCAB" w14:textId="3CACC181" w:rsidR="003C6420" w:rsidRPr="00C82000" w:rsidRDefault="003B6E5A"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Resistência ao regime militar, luta por direitos sociais básicos, participação popular em bairros periféricos, destaque para a produção empírica e teses acadêmicas com abordagem marxista.</w:t>
            </w:r>
          </w:p>
        </w:tc>
      </w:tr>
      <w:tr w:rsidR="000D7506" w:rsidRPr="00C82000" w14:paraId="20F3B843" w14:textId="77777777" w:rsidTr="00A92A02">
        <w:tc>
          <w:tcPr>
            <w:cnfStyle w:val="001000000000" w:firstRow="0" w:lastRow="0" w:firstColumn="1" w:lastColumn="0" w:oddVBand="0" w:evenVBand="0" w:oddHBand="0" w:evenHBand="0" w:firstRowFirstColumn="0" w:firstRowLastColumn="0" w:lastRowFirstColumn="0" w:lastRowLastColumn="0"/>
            <w:tcW w:w="0" w:type="auto"/>
            <w:vAlign w:val="center"/>
          </w:tcPr>
          <w:p w14:paraId="72C48FF1" w14:textId="3C7CEFAF" w:rsidR="003C6420" w:rsidRPr="00A92A02" w:rsidRDefault="003B6E5A" w:rsidP="00604A71">
            <w:pPr>
              <w:spacing w:line="240" w:lineRule="auto"/>
              <w:jc w:val="center"/>
              <w:rPr>
                <w:rFonts w:cs="Times New Roman"/>
                <w:b/>
                <w:bCs/>
                <w:color w:val="000000" w:themeColor="text1"/>
                <w:sz w:val="22"/>
              </w:rPr>
            </w:pPr>
            <w:r w:rsidRPr="00A92A02">
              <w:rPr>
                <w:rFonts w:cs="Times New Roman"/>
                <w:b/>
                <w:bCs/>
                <w:color w:val="000000" w:themeColor="text1"/>
                <w:sz w:val="22"/>
              </w:rPr>
              <w:t>Segundo Ci</w:t>
            </w:r>
            <w:r w:rsidR="004C47E4" w:rsidRPr="00A92A02">
              <w:rPr>
                <w:rFonts w:cs="Times New Roman"/>
                <w:b/>
                <w:bCs/>
                <w:color w:val="000000" w:themeColor="text1"/>
                <w:sz w:val="22"/>
              </w:rPr>
              <w:t>clo</w:t>
            </w:r>
          </w:p>
        </w:tc>
        <w:tc>
          <w:tcPr>
            <w:tcW w:w="0" w:type="auto"/>
            <w:vAlign w:val="center"/>
          </w:tcPr>
          <w:p w14:paraId="79D31326" w14:textId="4F68B922" w:rsidR="003C6420" w:rsidRPr="00C82000" w:rsidRDefault="00604A71" w:rsidP="00604A7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 xml:space="preserve">Década de </w:t>
            </w:r>
            <w:r w:rsidR="004C47E4" w:rsidRPr="00C82000">
              <w:rPr>
                <w:rFonts w:cs="Times New Roman"/>
                <w:color w:val="000000" w:themeColor="text1"/>
                <w:sz w:val="22"/>
              </w:rPr>
              <w:t>1980</w:t>
            </w:r>
          </w:p>
        </w:tc>
        <w:tc>
          <w:tcPr>
            <w:tcW w:w="0" w:type="auto"/>
            <w:vAlign w:val="center"/>
          </w:tcPr>
          <w:p w14:paraId="319289B9" w14:textId="64CE05DB" w:rsidR="003C6420" w:rsidRPr="00C82000" w:rsidRDefault="004C47E4" w:rsidP="00604A7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Transição democrática, redemocratização</w:t>
            </w:r>
          </w:p>
        </w:tc>
        <w:tc>
          <w:tcPr>
            <w:tcW w:w="0" w:type="auto"/>
            <w:vAlign w:val="center"/>
          </w:tcPr>
          <w:p w14:paraId="5DBA4DDB" w14:textId="365244EA" w:rsidR="003C6420" w:rsidRPr="00C82000" w:rsidRDefault="004C47E4" w:rsidP="00604A7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Movimentos de Gênero, Afrodescendentes, Centrais Sindicais,</w:t>
            </w:r>
            <w:r w:rsidR="00C82000">
              <w:rPr>
                <w:rFonts w:cs="Times New Roman"/>
                <w:color w:val="000000" w:themeColor="text1"/>
                <w:sz w:val="22"/>
              </w:rPr>
              <w:t xml:space="preserve"> MST,</w:t>
            </w:r>
            <w:r w:rsidRPr="00C82000">
              <w:rPr>
                <w:rFonts w:cs="Times New Roman"/>
                <w:color w:val="000000" w:themeColor="text1"/>
                <w:sz w:val="22"/>
              </w:rPr>
              <w:t xml:space="preserve"> Diretas Já</w:t>
            </w:r>
          </w:p>
        </w:tc>
        <w:tc>
          <w:tcPr>
            <w:tcW w:w="0" w:type="auto"/>
            <w:vAlign w:val="center"/>
          </w:tcPr>
          <w:p w14:paraId="4F49A79E" w14:textId="73F5E937" w:rsidR="003C6420" w:rsidRPr="00C82000" w:rsidRDefault="00DF72E2" w:rsidP="00604A7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Teorias culturalistas e Identitárias</w:t>
            </w:r>
            <w:r w:rsidR="00760508">
              <w:rPr>
                <w:rFonts w:cs="Times New Roman"/>
                <w:color w:val="000000" w:themeColor="text1"/>
                <w:sz w:val="22"/>
              </w:rPr>
              <w:t xml:space="preserve"> dos Novos Movimentos Sociais</w:t>
            </w:r>
          </w:p>
        </w:tc>
        <w:tc>
          <w:tcPr>
            <w:tcW w:w="0" w:type="auto"/>
            <w:vAlign w:val="center"/>
          </w:tcPr>
          <w:p w14:paraId="57B0492A" w14:textId="79433F02" w:rsidR="003C6420" w:rsidRPr="00C82000" w:rsidRDefault="00DF72E2" w:rsidP="00604A7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Luta por direitos básicos, igualdade, fortalecimento da sociedade civil, destaque para movimentos identitários, aumento da participação dos movimentos populares urbanos.</w:t>
            </w:r>
          </w:p>
        </w:tc>
      </w:tr>
      <w:tr w:rsidR="00760508" w:rsidRPr="00C82000" w14:paraId="03D83A4D" w14:textId="77777777" w:rsidTr="00A92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429910" w14:textId="1CF6952F" w:rsidR="003C6420" w:rsidRPr="00A92A02" w:rsidRDefault="004C47E4" w:rsidP="00604A71">
            <w:pPr>
              <w:spacing w:line="240" w:lineRule="auto"/>
              <w:jc w:val="center"/>
              <w:rPr>
                <w:rFonts w:cs="Times New Roman"/>
                <w:b/>
                <w:bCs/>
                <w:color w:val="000000" w:themeColor="text1"/>
                <w:sz w:val="22"/>
              </w:rPr>
            </w:pPr>
            <w:r w:rsidRPr="00A92A02">
              <w:rPr>
                <w:rFonts w:cs="Times New Roman"/>
                <w:b/>
                <w:bCs/>
                <w:color w:val="000000" w:themeColor="text1"/>
                <w:sz w:val="22"/>
              </w:rPr>
              <w:t>Terceiro Ciclo</w:t>
            </w:r>
          </w:p>
        </w:tc>
        <w:tc>
          <w:tcPr>
            <w:tcW w:w="0" w:type="auto"/>
            <w:vAlign w:val="center"/>
          </w:tcPr>
          <w:p w14:paraId="02F6CC90" w14:textId="1A050C81" w:rsidR="003C6420" w:rsidRPr="00C82000" w:rsidRDefault="00E54A3C"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Pós-Constituição de 1988</w:t>
            </w:r>
          </w:p>
        </w:tc>
        <w:tc>
          <w:tcPr>
            <w:tcW w:w="0" w:type="auto"/>
            <w:vAlign w:val="center"/>
          </w:tcPr>
          <w:p w14:paraId="51126A4E" w14:textId="46621B85" w:rsidR="003C6420" w:rsidRPr="00C82000" w:rsidRDefault="00E54A3C"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Nova Constituição, institucionalização da participação</w:t>
            </w:r>
          </w:p>
        </w:tc>
        <w:tc>
          <w:tcPr>
            <w:tcW w:w="0" w:type="auto"/>
            <w:vAlign w:val="center"/>
          </w:tcPr>
          <w:p w14:paraId="4A8522CE" w14:textId="32F49D2A" w:rsidR="003C6420" w:rsidRPr="00C82000" w:rsidRDefault="005632C8"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Participação em Políticas Públicas, Conselhos, Câmaras, Conferências Nacionais</w:t>
            </w:r>
          </w:p>
        </w:tc>
        <w:tc>
          <w:tcPr>
            <w:tcW w:w="0" w:type="auto"/>
            <w:vAlign w:val="center"/>
          </w:tcPr>
          <w:p w14:paraId="70951BF7" w14:textId="16AB147B" w:rsidR="003C6420" w:rsidRPr="00C82000" w:rsidRDefault="00544380"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 xml:space="preserve">Teorias </w:t>
            </w:r>
            <w:r w:rsidR="00C82000" w:rsidRPr="00C82000">
              <w:rPr>
                <w:rFonts w:cs="Times New Roman"/>
                <w:color w:val="000000" w:themeColor="text1"/>
                <w:sz w:val="22"/>
              </w:rPr>
              <w:t>Institucionalistas</w:t>
            </w:r>
            <w:r w:rsidR="007D5032">
              <w:rPr>
                <w:rFonts w:cs="Times New Roman"/>
                <w:color w:val="000000" w:themeColor="text1"/>
                <w:sz w:val="22"/>
              </w:rPr>
              <w:t xml:space="preserve"> da mobilização política</w:t>
            </w:r>
          </w:p>
        </w:tc>
        <w:tc>
          <w:tcPr>
            <w:tcW w:w="0" w:type="auto"/>
            <w:vAlign w:val="center"/>
          </w:tcPr>
          <w:p w14:paraId="235EB87C" w14:textId="49B58767" w:rsidR="003C6420" w:rsidRPr="00C82000" w:rsidRDefault="00DC23B4"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Foco na participação institucional, criação de novos canais de participação, destaque para redes de movimentos sociais e educação, debates sobre a crise dos movimentos populares urbanos.</w:t>
            </w:r>
          </w:p>
        </w:tc>
      </w:tr>
      <w:tr w:rsidR="000D7506" w:rsidRPr="00C82000" w14:paraId="6186B4ED" w14:textId="77777777" w:rsidTr="00A92A02">
        <w:tc>
          <w:tcPr>
            <w:cnfStyle w:val="001000000000" w:firstRow="0" w:lastRow="0" w:firstColumn="1" w:lastColumn="0" w:oddVBand="0" w:evenVBand="0" w:oddHBand="0" w:evenHBand="0" w:firstRowFirstColumn="0" w:firstRowLastColumn="0" w:lastRowFirstColumn="0" w:lastRowLastColumn="0"/>
            <w:tcW w:w="0" w:type="auto"/>
            <w:vAlign w:val="center"/>
          </w:tcPr>
          <w:p w14:paraId="000FCC6A" w14:textId="5F12BCEC" w:rsidR="003C6420" w:rsidRPr="00A92A02" w:rsidRDefault="004C47E4" w:rsidP="00604A71">
            <w:pPr>
              <w:spacing w:line="240" w:lineRule="auto"/>
              <w:jc w:val="center"/>
              <w:rPr>
                <w:rFonts w:cs="Times New Roman"/>
                <w:b/>
                <w:bCs/>
                <w:color w:val="000000" w:themeColor="text1"/>
                <w:sz w:val="22"/>
              </w:rPr>
            </w:pPr>
            <w:r w:rsidRPr="00A92A02">
              <w:rPr>
                <w:rFonts w:cs="Times New Roman"/>
                <w:b/>
                <w:bCs/>
                <w:color w:val="000000" w:themeColor="text1"/>
                <w:sz w:val="22"/>
              </w:rPr>
              <w:t>Quarto Ciclo</w:t>
            </w:r>
          </w:p>
        </w:tc>
        <w:tc>
          <w:tcPr>
            <w:tcW w:w="0" w:type="auto"/>
            <w:vAlign w:val="center"/>
          </w:tcPr>
          <w:p w14:paraId="7921AD8F" w14:textId="3F4EB5BB" w:rsidR="003C6420" w:rsidRPr="00C82000" w:rsidRDefault="00DC23B4" w:rsidP="00604A7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Anos 2000</w:t>
            </w:r>
          </w:p>
        </w:tc>
        <w:tc>
          <w:tcPr>
            <w:tcW w:w="0" w:type="auto"/>
            <w:vAlign w:val="center"/>
          </w:tcPr>
          <w:p w14:paraId="1C0C49DA" w14:textId="45C896F1" w:rsidR="003C6420" w:rsidRPr="00C82000" w:rsidRDefault="00DC23B4" w:rsidP="00604A7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proofErr w:type="spellStart"/>
            <w:r w:rsidRPr="00C82000">
              <w:rPr>
                <w:rFonts w:cs="Times New Roman"/>
                <w:color w:val="000000" w:themeColor="text1"/>
                <w:sz w:val="22"/>
              </w:rPr>
              <w:t>Altermundialismo</w:t>
            </w:r>
            <w:proofErr w:type="spellEnd"/>
            <w:r w:rsidRPr="00C82000">
              <w:rPr>
                <w:rFonts w:cs="Times New Roman"/>
                <w:color w:val="000000" w:themeColor="text1"/>
                <w:sz w:val="22"/>
              </w:rPr>
              <w:t>, ascensão do PT</w:t>
            </w:r>
          </w:p>
        </w:tc>
        <w:tc>
          <w:tcPr>
            <w:tcW w:w="0" w:type="auto"/>
            <w:vAlign w:val="center"/>
          </w:tcPr>
          <w:p w14:paraId="1E79FDE6" w14:textId="7005FC9B" w:rsidR="003C6420" w:rsidRPr="00C82000" w:rsidRDefault="00DC23B4" w:rsidP="00604A7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Fórum Social Mundial, Via Campesina, Movimentos de Moradia, Movimento Passe Livre</w:t>
            </w:r>
          </w:p>
        </w:tc>
        <w:tc>
          <w:tcPr>
            <w:tcW w:w="0" w:type="auto"/>
            <w:vAlign w:val="center"/>
          </w:tcPr>
          <w:p w14:paraId="490E21E4" w14:textId="2D0F0E46" w:rsidR="003C6420" w:rsidRPr="00C82000" w:rsidRDefault="007D2A7F" w:rsidP="00604A7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Teorias d</w:t>
            </w:r>
            <w:r w:rsidR="00A92A02">
              <w:rPr>
                <w:rFonts w:cs="Times New Roman"/>
                <w:color w:val="000000" w:themeColor="text1"/>
                <w:sz w:val="22"/>
              </w:rPr>
              <w:t>o</w:t>
            </w:r>
            <w:r w:rsidRPr="00C82000">
              <w:rPr>
                <w:rFonts w:cs="Times New Roman"/>
                <w:color w:val="000000" w:themeColor="text1"/>
                <w:sz w:val="22"/>
              </w:rPr>
              <w:t xml:space="preserve"> Confronto Político, </w:t>
            </w:r>
            <w:proofErr w:type="spellStart"/>
            <w:r w:rsidR="004939FF">
              <w:rPr>
                <w:rFonts w:cs="Times New Roman"/>
                <w:color w:val="000000" w:themeColor="text1"/>
                <w:sz w:val="22"/>
              </w:rPr>
              <w:t>Neomarxismo</w:t>
            </w:r>
            <w:proofErr w:type="spellEnd"/>
            <w:r w:rsidR="004939FF">
              <w:rPr>
                <w:rFonts w:cs="Times New Roman"/>
                <w:color w:val="000000" w:themeColor="text1"/>
                <w:sz w:val="22"/>
              </w:rPr>
              <w:t xml:space="preserve"> e Socialismo Libertário</w:t>
            </w:r>
          </w:p>
        </w:tc>
        <w:tc>
          <w:tcPr>
            <w:tcW w:w="0" w:type="auto"/>
            <w:vAlign w:val="center"/>
          </w:tcPr>
          <w:p w14:paraId="3E3710A7" w14:textId="20C8A590" w:rsidR="003C6420" w:rsidRPr="00C82000" w:rsidRDefault="004F7111" w:rsidP="00604A71">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Participação em esferas institucionais públicas, ativismo institucional, surgimento de novos movimentos sociais, renovação das teorias marxistas, crítica à globalização.</w:t>
            </w:r>
          </w:p>
        </w:tc>
      </w:tr>
      <w:tr w:rsidR="00760508" w:rsidRPr="00C82000" w14:paraId="4694854C" w14:textId="77777777" w:rsidTr="00A92A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09CDF7" w14:textId="009514B9" w:rsidR="003C6420" w:rsidRPr="00A92A02" w:rsidRDefault="004C47E4" w:rsidP="00604A71">
            <w:pPr>
              <w:spacing w:line="240" w:lineRule="auto"/>
              <w:jc w:val="center"/>
              <w:rPr>
                <w:rFonts w:cs="Times New Roman"/>
                <w:b/>
                <w:bCs/>
                <w:color w:val="000000" w:themeColor="text1"/>
                <w:sz w:val="22"/>
              </w:rPr>
            </w:pPr>
            <w:r w:rsidRPr="00A92A02">
              <w:rPr>
                <w:rFonts w:cs="Times New Roman"/>
                <w:b/>
                <w:bCs/>
                <w:color w:val="000000" w:themeColor="text1"/>
                <w:sz w:val="22"/>
              </w:rPr>
              <w:t>Quinto Ciclo</w:t>
            </w:r>
          </w:p>
        </w:tc>
        <w:tc>
          <w:tcPr>
            <w:tcW w:w="0" w:type="auto"/>
            <w:vAlign w:val="center"/>
          </w:tcPr>
          <w:p w14:paraId="2C2F7D75" w14:textId="35F4FBB6" w:rsidR="003C6420" w:rsidRPr="00C82000" w:rsidRDefault="004F7111"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Pós-2013</w:t>
            </w:r>
          </w:p>
        </w:tc>
        <w:tc>
          <w:tcPr>
            <w:tcW w:w="0" w:type="auto"/>
            <w:vAlign w:val="center"/>
          </w:tcPr>
          <w:p w14:paraId="34ECCDBE" w14:textId="05CC9955" w:rsidR="003C6420" w:rsidRPr="00C82000" w:rsidRDefault="004F7111"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Crise Econômica, protestos dos indignados</w:t>
            </w:r>
          </w:p>
        </w:tc>
        <w:tc>
          <w:tcPr>
            <w:tcW w:w="0" w:type="auto"/>
            <w:vAlign w:val="center"/>
          </w:tcPr>
          <w:p w14:paraId="7B9DBC80" w14:textId="1CF22E52" w:rsidR="003C6420" w:rsidRPr="00C82000" w:rsidRDefault="004F7111"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 xml:space="preserve">Movimentos dos Indignados, Primavera Árabe, </w:t>
            </w:r>
            <w:proofErr w:type="spellStart"/>
            <w:r w:rsidRPr="00C82000">
              <w:rPr>
                <w:rFonts w:cs="Times New Roman"/>
                <w:color w:val="000000" w:themeColor="text1"/>
                <w:sz w:val="22"/>
              </w:rPr>
              <w:t>Occupy</w:t>
            </w:r>
            <w:proofErr w:type="spellEnd"/>
            <w:r w:rsidRPr="00C82000">
              <w:rPr>
                <w:rFonts w:cs="Times New Roman"/>
                <w:color w:val="000000" w:themeColor="text1"/>
                <w:sz w:val="22"/>
              </w:rPr>
              <w:t xml:space="preserve">, Coletivos de Jovens, Black </w:t>
            </w:r>
            <w:proofErr w:type="spellStart"/>
            <w:r w:rsidRPr="00C82000">
              <w:rPr>
                <w:rFonts w:cs="Times New Roman"/>
                <w:color w:val="000000" w:themeColor="text1"/>
                <w:sz w:val="22"/>
              </w:rPr>
              <w:t>Blocs</w:t>
            </w:r>
            <w:proofErr w:type="spellEnd"/>
            <w:r w:rsidRPr="00C82000">
              <w:rPr>
                <w:rFonts w:cs="Times New Roman"/>
                <w:color w:val="000000" w:themeColor="text1"/>
                <w:sz w:val="22"/>
              </w:rPr>
              <w:t>, Movimentos de Estudantes</w:t>
            </w:r>
          </w:p>
        </w:tc>
        <w:tc>
          <w:tcPr>
            <w:tcW w:w="0" w:type="auto"/>
            <w:vAlign w:val="center"/>
          </w:tcPr>
          <w:p w14:paraId="6D556977" w14:textId="2B38499A" w:rsidR="003C6420" w:rsidRPr="00C82000" w:rsidRDefault="00A14AB5" w:rsidP="00604A71">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 xml:space="preserve">Teorias Autonomistas e Libertárias, Teorias </w:t>
            </w:r>
            <w:r w:rsidR="000D7506">
              <w:rPr>
                <w:rFonts w:cs="Times New Roman"/>
                <w:color w:val="000000" w:themeColor="text1"/>
                <w:sz w:val="22"/>
              </w:rPr>
              <w:t xml:space="preserve">do </w:t>
            </w:r>
            <w:r w:rsidRPr="00C82000">
              <w:rPr>
                <w:rFonts w:cs="Times New Roman"/>
                <w:color w:val="000000" w:themeColor="text1"/>
                <w:sz w:val="22"/>
              </w:rPr>
              <w:t>Conservador</w:t>
            </w:r>
            <w:r w:rsidR="000D7506">
              <w:rPr>
                <w:rFonts w:cs="Times New Roman"/>
                <w:color w:val="000000" w:themeColor="text1"/>
                <w:sz w:val="22"/>
              </w:rPr>
              <w:t>ismo Neoliberal</w:t>
            </w:r>
          </w:p>
        </w:tc>
        <w:tc>
          <w:tcPr>
            <w:tcW w:w="0" w:type="auto"/>
            <w:vAlign w:val="center"/>
          </w:tcPr>
          <w:p w14:paraId="00BBFAE3" w14:textId="62F426B4" w:rsidR="003C6420" w:rsidRPr="00C82000" w:rsidRDefault="00A14AB5" w:rsidP="005B7A8C">
            <w:pPr>
              <w:keepNext/>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color w:val="000000" w:themeColor="text1"/>
                <w:sz w:val="22"/>
              </w:rPr>
            </w:pPr>
            <w:r w:rsidRPr="00C82000">
              <w:rPr>
                <w:rFonts w:cs="Times New Roman"/>
                <w:color w:val="000000" w:themeColor="text1"/>
                <w:sz w:val="22"/>
              </w:rPr>
              <w:t>Aumento do uso de novas tecnologias, participação de ativistas independentes, novas formas de organização, crescimento de movimentos conservadores e neoliberais, retomada da luta dos estudantes.</w:t>
            </w:r>
          </w:p>
        </w:tc>
      </w:tr>
    </w:tbl>
    <w:p w14:paraId="334CDE5A" w14:textId="4A5C03C9" w:rsidR="00893CEC" w:rsidRPr="005B7A8C" w:rsidRDefault="005B7A8C" w:rsidP="005B7A8C">
      <w:pPr>
        <w:pStyle w:val="Legenda"/>
        <w:rPr>
          <w:rFonts w:cs="Times New Roman"/>
          <w:i w:val="0"/>
          <w:iCs w:val="0"/>
          <w:color w:val="000000" w:themeColor="text1"/>
        </w:rPr>
      </w:pPr>
      <w:r w:rsidRPr="005B7A8C">
        <w:rPr>
          <w:i w:val="0"/>
          <w:iCs w:val="0"/>
        </w:rPr>
        <w:t xml:space="preserve">Fonte: Elaborado pelo autor a partir de </w:t>
      </w:r>
      <w:proofErr w:type="spellStart"/>
      <w:r w:rsidRPr="005B7A8C">
        <w:rPr>
          <w:i w:val="0"/>
          <w:iCs w:val="0"/>
        </w:rPr>
        <w:t>Gohn</w:t>
      </w:r>
      <w:proofErr w:type="spellEnd"/>
      <w:r w:rsidRPr="005B7A8C">
        <w:rPr>
          <w:i w:val="0"/>
          <w:iCs w:val="0"/>
        </w:rPr>
        <w:t>, 2019.</w:t>
      </w:r>
    </w:p>
    <w:p w14:paraId="6DD1BC01" w14:textId="77777777" w:rsidR="00BD275E" w:rsidRDefault="00BD275E" w:rsidP="002236FC">
      <w:pPr>
        <w:ind w:firstLine="851"/>
        <w:rPr>
          <w:rFonts w:cs="Times New Roman"/>
          <w:color w:val="000000" w:themeColor="text1"/>
          <w:szCs w:val="24"/>
        </w:rPr>
        <w:sectPr w:rsidR="00BD275E" w:rsidSect="001123D7">
          <w:pgSz w:w="16838" w:h="11906" w:orient="landscape"/>
          <w:pgMar w:top="1134" w:right="1134" w:bottom="1701" w:left="1701" w:header="709" w:footer="709" w:gutter="0"/>
          <w:cols w:space="708"/>
          <w:docGrid w:linePitch="360"/>
        </w:sectPr>
      </w:pPr>
    </w:p>
    <w:p w14:paraId="3FB8FCD7" w14:textId="75EDF3EF" w:rsidR="009E1F25" w:rsidRDefault="009E1F25" w:rsidP="009E1F25">
      <w:pPr>
        <w:ind w:firstLine="851"/>
        <w:rPr>
          <w:rFonts w:cs="Times New Roman"/>
          <w:color w:val="000000" w:themeColor="text1"/>
          <w:szCs w:val="24"/>
        </w:rPr>
      </w:pPr>
      <w:del w:id="48" w:author="Christiane Jalles de Paula" w:date="2024-08-09T21:50:00Z" w16du:dateUtc="2024-08-10T00:50:00Z">
        <w:r w:rsidDel="008420C2">
          <w:rPr>
            <w:rFonts w:cs="Times New Roman"/>
            <w:color w:val="000000" w:themeColor="text1"/>
            <w:szCs w:val="24"/>
          </w:rPr>
          <w:lastRenderedPageBreak/>
          <w:delText xml:space="preserve">Assim, </w:delText>
        </w:r>
      </w:del>
      <w:r w:rsidRPr="00B07CC6">
        <w:rPr>
          <w:rFonts w:cs="Times New Roman"/>
          <w:color w:val="000000" w:themeColor="text1"/>
          <w:szCs w:val="24"/>
        </w:rPr>
        <w:t>Embora as teorias d</w:t>
      </w:r>
      <w:r w:rsidR="004A00CF">
        <w:rPr>
          <w:rFonts w:cs="Times New Roman"/>
          <w:color w:val="000000" w:themeColor="text1"/>
          <w:szCs w:val="24"/>
        </w:rPr>
        <w:t>os</w:t>
      </w:r>
      <w:r w:rsidRPr="00B07CC6">
        <w:rPr>
          <w:rFonts w:cs="Times New Roman"/>
          <w:color w:val="000000" w:themeColor="text1"/>
          <w:szCs w:val="24"/>
        </w:rPr>
        <w:t xml:space="preserve"> movimentos sociais tenham sido historicamente associadas a determinados ciclos de protestos, é importante reconhecer que essas teorias possuem uma flexibilidade inerente que lhes permite ser aplicadas em uma variedade de contextos históricos e sociais. A riqueza conceitual dessas abordagens teóricas oferece ferramentas analíticas que transcendem os momentos específicos em que surgiram, permitindo uma interpretação contínua</w:t>
      </w:r>
      <w:r>
        <w:rPr>
          <w:rFonts w:cs="Times New Roman"/>
          <w:color w:val="000000" w:themeColor="text1"/>
          <w:szCs w:val="24"/>
        </w:rPr>
        <w:t>, específica</w:t>
      </w:r>
      <w:r w:rsidRPr="00B07CC6">
        <w:rPr>
          <w:rFonts w:cs="Times New Roman"/>
          <w:color w:val="000000" w:themeColor="text1"/>
          <w:szCs w:val="24"/>
        </w:rPr>
        <w:t xml:space="preserve"> e dinâmica dos fenômenos sociais.</w:t>
      </w:r>
      <w:r>
        <w:rPr>
          <w:rFonts w:cs="Times New Roman"/>
          <w:color w:val="000000" w:themeColor="text1"/>
          <w:szCs w:val="24"/>
        </w:rPr>
        <w:t xml:space="preserve">  </w:t>
      </w:r>
      <w:r w:rsidRPr="006057CB">
        <w:rPr>
          <w:rFonts w:cs="Times New Roman"/>
          <w:color w:val="000000" w:themeColor="text1"/>
          <w:szCs w:val="24"/>
        </w:rPr>
        <w:t>As teorias não são estanques; ao contrário, são adaptáveis e podem ser reinterpretadas à luz de novos acontecimentos e tendências sociais. Por exemplo, conceitos como identidade coletiva, mobilização de recursos, oportunidades políticas e enquadramento cultural podem ser utilizados para analisar movimentos sociais de diferentes épocas, fornecendo insights valiosos sobre as continuidades e transformações nas estratégias de ação coletiva.</w:t>
      </w:r>
      <w:r>
        <w:rPr>
          <w:rFonts w:cs="Times New Roman"/>
          <w:color w:val="000000" w:themeColor="text1"/>
          <w:szCs w:val="24"/>
        </w:rPr>
        <w:t xml:space="preserve"> </w:t>
      </w:r>
    </w:p>
    <w:p w14:paraId="29BFD772" w14:textId="37DEE0BB" w:rsidR="009E1F25" w:rsidRDefault="009E1F25" w:rsidP="009E1F25">
      <w:pPr>
        <w:ind w:firstLine="851"/>
        <w:rPr>
          <w:rFonts w:cs="Times New Roman"/>
          <w:color w:val="000000" w:themeColor="text1"/>
          <w:szCs w:val="24"/>
        </w:rPr>
      </w:pPr>
      <w:r w:rsidRPr="006057CB">
        <w:rPr>
          <w:rFonts w:cs="Times New Roman"/>
          <w:color w:val="000000" w:themeColor="text1"/>
          <w:szCs w:val="24"/>
        </w:rPr>
        <w:t>Além disso, a atemporalidade dessas teorias permite que sejam utilizadas para compreender fenômenos emergentes que não estavam presentes quando as teorias foram originalmente desenvolvidas. Em um mundo cada vez mais globalizado e interconectado, os movimentos sociais enfrentam novos desafios e oportunidades que exigem uma abordagem analítica capaz de integrar múltiplas perspectivas teóricas.</w:t>
      </w:r>
      <w:r>
        <w:rPr>
          <w:rFonts w:cs="Times New Roman"/>
          <w:color w:val="000000" w:themeColor="text1"/>
          <w:szCs w:val="24"/>
        </w:rPr>
        <w:t xml:space="preserve"> </w:t>
      </w:r>
      <w:r w:rsidRPr="00D665C6">
        <w:rPr>
          <w:rFonts w:cs="Times New Roman"/>
          <w:color w:val="000000" w:themeColor="text1"/>
          <w:szCs w:val="24"/>
        </w:rPr>
        <w:t>A articulação entre diferentes teorias e conceitos enriquece a análise, permitindo que pesquisadores capturem a complexidade dos movimentos sociais contemporâneos. Essa abordagem multidimensional não só amplia a compreensão dos fenômenos sociais, mas também oferece uma base para o desenvolvimento de novas teorias que podem emergir em resposta a realidades sociais em constante mudança.</w:t>
      </w:r>
    </w:p>
    <w:p w14:paraId="7975762B" w14:textId="670D510D" w:rsidR="00F2155E" w:rsidRDefault="00C74044" w:rsidP="002236FC">
      <w:pPr>
        <w:ind w:firstLine="851"/>
        <w:rPr>
          <w:rFonts w:cs="Times New Roman"/>
          <w:color w:val="000000" w:themeColor="text1"/>
          <w:szCs w:val="24"/>
        </w:rPr>
      </w:pPr>
      <w:commentRangeStart w:id="49"/>
      <w:r>
        <w:rPr>
          <w:rFonts w:cs="Times New Roman"/>
          <w:color w:val="000000" w:themeColor="text1"/>
          <w:szCs w:val="24"/>
        </w:rPr>
        <w:t>Da mesma forma que as abor</w:t>
      </w:r>
      <w:r w:rsidR="00B24DC2">
        <w:rPr>
          <w:rFonts w:cs="Times New Roman"/>
          <w:color w:val="000000" w:themeColor="text1"/>
          <w:szCs w:val="24"/>
        </w:rPr>
        <w:t xml:space="preserve">dagens teóricas, a ação coletiva e a sua forma de estruturação não </w:t>
      </w:r>
      <w:r w:rsidR="004078ED">
        <w:rPr>
          <w:rFonts w:cs="Times New Roman"/>
          <w:color w:val="000000" w:themeColor="text1"/>
          <w:szCs w:val="24"/>
        </w:rPr>
        <w:t xml:space="preserve">modulam da noite para o dia. Isso faz parte de um processo político que ocorre em torno de momentos conjunturais </w:t>
      </w:r>
      <w:r w:rsidR="0059683B">
        <w:rPr>
          <w:rFonts w:cs="Times New Roman"/>
          <w:color w:val="000000" w:themeColor="text1"/>
          <w:szCs w:val="24"/>
        </w:rPr>
        <w:t>que respondem a estruturas</w:t>
      </w:r>
      <w:ins w:id="50" w:author="Christiane Jalles de Paula" w:date="2024-08-09T21:57:00Z" w16du:dateUtc="2024-08-10T00:57:00Z">
        <w:r w:rsidR="008420C2">
          <w:rPr>
            <w:rFonts w:cs="Times New Roman"/>
            <w:color w:val="000000" w:themeColor="text1"/>
            <w:szCs w:val="24"/>
          </w:rPr>
          <w:t>.</w:t>
        </w:r>
      </w:ins>
      <w:r w:rsidR="004078ED">
        <w:rPr>
          <w:rFonts w:cs="Times New Roman"/>
          <w:color w:val="000000" w:themeColor="text1"/>
          <w:szCs w:val="24"/>
        </w:rPr>
        <w:t xml:space="preserve"> </w:t>
      </w:r>
      <w:r w:rsidR="00F2155E">
        <w:rPr>
          <w:rFonts w:cs="Times New Roman"/>
          <w:color w:val="000000" w:themeColor="text1"/>
          <w:szCs w:val="24"/>
        </w:rPr>
        <w:t xml:space="preserve">Ainda que os ciclos anteriores à </w:t>
      </w:r>
      <w:del w:id="51" w:author="Christiane Jalles de Paula" w:date="2024-08-09T21:57:00Z" w16du:dateUtc="2024-08-10T00:57:00Z">
        <w:r w:rsidR="00F2155E" w:rsidDel="008420C2">
          <w:rPr>
            <w:rFonts w:cs="Times New Roman"/>
            <w:color w:val="000000" w:themeColor="text1"/>
            <w:szCs w:val="24"/>
          </w:rPr>
          <w:delText>c</w:delText>
        </w:r>
      </w:del>
      <w:ins w:id="52" w:author="Christiane Jalles de Paula" w:date="2024-08-09T21:57:00Z" w16du:dateUtc="2024-08-10T00:57:00Z">
        <w:r w:rsidR="008420C2">
          <w:rPr>
            <w:rFonts w:cs="Times New Roman"/>
            <w:color w:val="000000" w:themeColor="text1"/>
            <w:szCs w:val="24"/>
          </w:rPr>
          <w:t>C</w:t>
        </w:r>
      </w:ins>
      <w:r w:rsidR="00F2155E">
        <w:rPr>
          <w:rFonts w:cs="Times New Roman"/>
          <w:color w:val="000000" w:themeColor="text1"/>
          <w:szCs w:val="24"/>
        </w:rPr>
        <w:t xml:space="preserve">onstituição de 1988 tenha importância </w:t>
      </w:r>
      <w:r>
        <w:rPr>
          <w:rFonts w:cs="Times New Roman"/>
          <w:color w:val="000000" w:themeColor="text1"/>
          <w:szCs w:val="24"/>
        </w:rPr>
        <w:t>paradigmática na forma como</w:t>
      </w:r>
      <w:ins w:id="53" w:author="Christiane Jalles de Paula" w:date="2024-08-09T21:57:00Z" w16du:dateUtc="2024-08-10T00:57:00Z">
        <w:r w:rsidR="008420C2">
          <w:rPr>
            <w:rFonts w:cs="Times New Roman"/>
            <w:color w:val="000000" w:themeColor="text1"/>
            <w:szCs w:val="24"/>
          </w:rPr>
          <w:t xml:space="preserve"> </w:t>
        </w:r>
      </w:ins>
      <w:r>
        <w:rPr>
          <w:rFonts w:cs="Times New Roman"/>
          <w:color w:val="000000" w:themeColor="text1"/>
          <w:szCs w:val="24"/>
        </w:rPr>
        <w:t xml:space="preserve">são estruturadas a ação coletiva, </w:t>
      </w:r>
      <w:commentRangeEnd w:id="49"/>
      <w:r w:rsidR="008420C2">
        <w:rPr>
          <w:rStyle w:val="Refdecomentrio"/>
        </w:rPr>
        <w:commentReference w:id="49"/>
      </w:r>
    </w:p>
    <w:p w14:paraId="7F30C734" w14:textId="041D7746" w:rsidR="00847A7E" w:rsidRDefault="001C2122" w:rsidP="002236FC">
      <w:pPr>
        <w:ind w:firstLine="851"/>
        <w:rPr>
          <w:rFonts w:cs="Times New Roman"/>
          <w:color w:val="000000" w:themeColor="text1"/>
          <w:szCs w:val="24"/>
        </w:rPr>
      </w:pPr>
      <w:r>
        <w:rPr>
          <w:rFonts w:cs="Times New Roman"/>
          <w:color w:val="000000" w:themeColor="text1"/>
          <w:szCs w:val="24"/>
        </w:rPr>
        <w:t>Nos anos</w:t>
      </w:r>
      <w:r w:rsidR="009E1F25">
        <w:rPr>
          <w:rFonts w:cs="Times New Roman"/>
          <w:color w:val="000000" w:themeColor="text1"/>
          <w:szCs w:val="24"/>
        </w:rPr>
        <w:t xml:space="preserve"> 1990 e princípio dos anos</w:t>
      </w:r>
      <w:r w:rsidR="005C2E42">
        <w:rPr>
          <w:rFonts w:cs="Times New Roman"/>
          <w:color w:val="000000" w:themeColor="text1"/>
          <w:szCs w:val="24"/>
        </w:rPr>
        <w:t xml:space="preserve"> 2000</w:t>
      </w:r>
      <w:r w:rsidR="00D93D32">
        <w:rPr>
          <w:rFonts w:cs="Times New Roman"/>
          <w:color w:val="000000" w:themeColor="text1"/>
          <w:szCs w:val="24"/>
        </w:rPr>
        <w:t xml:space="preserve"> observa-se</w:t>
      </w:r>
      <w:r w:rsidR="00E838C4">
        <w:rPr>
          <w:rFonts w:cs="Times New Roman"/>
          <w:color w:val="000000" w:themeColor="text1"/>
          <w:szCs w:val="24"/>
        </w:rPr>
        <w:t xml:space="preserve"> um</w:t>
      </w:r>
      <w:r w:rsidR="005C2E42">
        <w:rPr>
          <w:rFonts w:cs="Times New Roman"/>
          <w:color w:val="000000" w:themeColor="text1"/>
          <w:szCs w:val="24"/>
        </w:rPr>
        <w:t>a</w:t>
      </w:r>
      <w:r w:rsidR="00E838C4">
        <w:rPr>
          <w:rFonts w:cs="Times New Roman"/>
          <w:color w:val="000000" w:themeColor="text1"/>
          <w:szCs w:val="24"/>
        </w:rPr>
        <w:t xml:space="preserve"> institucionalização da participação dos movimentos sociais e das diversas formas de ação coletiva</w:t>
      </w:r>
      <w:r w:rsidR="006F2D44">
        <w:rPr>
          <w:rFonts w:cs="Times New Roman"/>
          <w:color w:val="000000" w:themeColor="text1"/>
          <w:szCs w:val="24"/>
        </w:rPr>
        <w:t xml:space="preserve">, dado o início de um ciclo de incentivos estatais que favoreceram a experiência da participação institucional </w:t>
      </w:r>
      <w:r w:rsidR="00A61ACF">
        <w:rPr>
          <w:rFonts w:cs="Times New Roman"/>
          <w:color w:val="000000" w:themeColor="text1"/>
          <w:szCs w:val="24"/>
        </w:rPr>
        <w:t>através dos</w:t>
      </w:r>
      <w:r w:rsidR="006F2D44">
        <w:rPr>
          <w:rFonts w:cs="Times New Roman"/>
          <w:color w:val="000000" w:themeColor="text1"/>
          <w:szCs w:val="24"/>
        </w:rPr>
        <w:t xml:space="preserve"> Conselhos Gestores,</w:t>
      </w:r>
      <w:r w:rsidR="00A61ACF">
        <w:rPr>
          <w:rFonts w:cs="Times New Roman"/>
          <w:color w:val="000000" w:themeColor="text1"/>
          <w:szCs w:val="24"/>
        </w:rPr>
        <w:t xml:space="preserve"> dos</w:t>
      </w:r>
      <w:r w:rsidR="006F2D44">
        <w:rPr>
          <w:rFonts w:cs="Times New Roman"/>
          <w:color w:val="000000" w:themeColor="text1"/>
          <w:szCs w:val="24"/>
        </w:rPr>
        <w:t xml:space="preserve"> Orçamentos Participativos, Fóruns e Conferências organizadas municipal e nacionalmente (AVRITZER, 2007, 2008, 2012; CARLOS, 2011; LUCHMANN, 2007</w:t>
      </w:r>
      <w:r w:rsidR="00CE5876">
        <w:rPr>
          <w:rFonts w:cs="Times New Roman"/>
          <w:color w:val="000000" w:themeColor="text1"/>
          <w:szCs w:val="24"/>
        </w:rPr>
        <w:t>; GOHN, 2006</w:t>
      </w:r>
      <w:r w:rsidR="006F2D44">
        <w:rPr>
          <w:rFonts w:cs="Times New Roman"/>
          <w:color w:val="000000" w:themeColor="text1"/>
          <w:szCs w:val="24"/>
        </w:rPr>
        <w:t xml:space="preserve">). Ao mesmo tempo constatamos também as ações dos movimentos de contestação globais que foram </w:t>
      </w:r>
      <w:r w:rsidR="00A61ACF">
        <w:rPr>
          <w:rFonts w:cs="Times New Roman"/>
          <w:color w:val="000000" w:themeColor="text1"/>
          <w:szCs w:val="24"/>
        </w:rPr>
        <w:t>relevantes</w:t>
      </w:r>
      <w:r w:rsidR="006F2D44">
        <w:rPr>
          <w:rFonts w:cs="Times New Roman"/>
          <w:color w:val="000000" w:themeColor="text1"/>
          <w:szCs w:val="24"/>
        </w:rPr>
        <w:t xml:space="preserve"> na configuração do ativismo </w:t>
      </w:r>
      <w:r w:rsidR="00A61ACF">
        <w:rPr>
          <w:rFonts w:cs="Times New Roman"/>
          <w:color w:val="000000" w:themeColor="text1"/>
          <w:szCs w:val="24"/>
        </w:rPr>
        <w:t>social</w:t>
      </w:r>
      <w:r w:rsidR="006F2D44">
        <w:rPr>
          <w:rFonts w:cs="Times New Roman"/>
          <w:color w:val="000000" w:themeColor="text1"/>
          <w:szCs w:val="24"/>
        </w:rPr>
        <w:t xml:space="preserve"> brasileiro, sobretudo com a criação do Fórum Social Mundial e os incentivos</w:t>
      </w:r>
      <w:r w:rsidR="00CE5876">
        <w:rPr>
          <w:rFonts w:cs="Times New Roman"/>
          <w:color w:val="000000" w:themeColor="text1"/>
          <w:szCs w:val="24"/>
        </w:rPr>
        <w:t xml:space="preserve"> deste</w:t>
      </w:r>
      <w:r w:rsidR="006F2D44">
        <w:rPr>
          <w:rFonts w:cs="Times New Roman"/>
          <w:color w:val="000000" w:themeColor="text1"/>
          <w:szCs w:val="24"/>
        </w:rPr>
        <w:t xml:space="preserve"> na </w:t>
      </w:r>
      <w:r w:rsidR="006F2D44">
        <w:rPr>
          <w:rFonts w:cs="Times New Roman"/>
          <w:color w:val="000000" w:themeColor="text1"/>
          <w:szCs w:val="24"/>
        </w:rPr>
        <w:lastRenderedPageBreak/>
        <w:t>composição das redes de movimentos</w:t>
      </w:r>
      <w:r w:rsidR="00774963">
        <w:rPr>
          <w:rFonts w:cs="Times New Roman"/>
          <w:color w:val="000000" w:themeColor="text1"/>
          <w:szCs w:val="24"/>
        </w:rPr>
        <w:t>.</w:t>
      </w:r>
      <w:r w:rsidR="00CE5876">
        <w:rPr>
          <w:rFonts w:cs="Times New Roman"/>
          <w:color w:val="000000" w:themeColor="text1"/>
          <w:szCs w:val="24"/>
        </w:rPr>
        <w:t xml:space="preserve"> </w:t>
      </w:r>
      <w:r w:rsidR="00774963">
        <w:rPr>
          <w:rFonts w:cs="Times New Roman"/>
          <w:color w:val="000000" w:themeColor="text1"/>
          <w:szCs w:val="24"/>
        </w:rPr>
        <w:t>E</w:t>
      </w:r>
      <w:r w:rsidR="00CE5876">
        <w:rPr>
          <w:rFonts w:cs="Times New Roman"/>
          <w:color w:val="000000" w:themeColor="text1"/>
          <w:szCs w:val="24"/>
        </w:rPr>
        <w:t>ssas responsáveis por difundir práticas, intercâmbios e ações dos diversos movimentos sociais mundo afora (BRINGEL &amp; FALERO, 2008; GOHN &amp; BRINGEL, 2012; SCHERER-WARREN, 2006, 2008).</w:t>
      </w:r>
    </w:p>
    <w:p w14:paraId="0D572229" w14:textId="1DE5DB3E" w:rsidR="00A05F92" w:rsidRDefault="00C928B7" w:rsidP="002236FC">
      <w:pPr>
        <w:ind w:firstLine="851"/>
        <w:rPr>
          <w:rFonts w:cs="Times New Roman"/>
          <w:color w:val="000000" w:themeColor="text1"/>
          <w:szCs w:val="24"/>
        </w:rPr>
      </w:pPr>
      <w:r>
        <w:rPr>
          <w:rFonts w:cs="Times New Roman"/>
          <w:color w:val="000000" w:themeColor="text1"/>
          <w:szCs w:val="24"/>
        </w:rPr>
        <w:t>No final da primeira década de 2000 é perceptível a mudança na forma de organização e atuação da ação coletiva. Primeiro, a conjuntura de</w:t>
      </w:r>
      <w:r w:rsidR="00B20F2E">
        <w:rPr>
          <w:rFonts w:cs="Times New Roman"/>
          <w:color w:val="000000" w:themeColor="text1"/>
          <w:szCs w:val="24"/>
        </w:rPr>
        <w:t xml:space="preserve"> crise internacional possibilitou</w:t>
      </w:r>
      <w:r>
        <w:rPr>
          <w:rFonts w:cs="Times New Roman"/>
          <w:color w:val="000000" w:themeColor="text1"/>
          <w:szCs w:val="24"/>
        </w:rPr>
        <w:t xml:space="preserve"> a formação de ações </w:t>
      </w:r>
      <w:r w:rsidR="00B20F2E">
        <w:rPr>
          <w:rFonts w:cs="Times New Roman"/>
          <w:color w:val="000000" w:themeColor="text1"/>
          <w:szCs w:val="24"/>
        </w:rPr>
        <w:t>que tiveram impacto massivo em alguns países do globo:</w:t>
      </w:r>
      <w:r>
        <w:rPr>
          <w:rFonts w:cs="Times New Roman"/>
          <w:color w:val="000000" w:themeColor="text1"/>
          <w:szCs w:val="24"/>
        </w:rPr>
        <w:t xml:space="preserve"> </w:t>
      </w:r>
      <w:r w:rsidR="00B20F2E">
        <w:rPr>
          <w:rFonts w:cs="Times New Roman"/>
          <w:color w:val="000000" w:themeColor="text1"/>
          <w:szCs w:val="24"/>
        </w:rPr>
        <w:t>a</w:t>
      </w:r>
      <w:r>
        <w:rPr>
          <w:rFonts w:cs="Times New Roman"/>
          <w:color w:val="000000" w:themeColor="text1"/>
          <w:szCs w:val="24"/>
        </w:rPr>
        <w:t xml:space="preserve"> Primavera Árabe</w:t>
      </w:r>
      <w:r w:rsidR="00B20F2E">
        <w:rPr>
          <w:rFonts w:cs="Times New Roman"/>
          <w:color w:val="000000" w:themeColor="text1"/>
          <w:szCs w:val="24"/>
        </w:rPr>
        <w:t xml:space="preserve"> (2010), o </w:t>
      </w:r>
      <w:proofErr w:type="spellStart"/>
      <w:r w:rsidR="00B20F2E">
        <w:rPr>
          <w:rFonts w:cs="Times New Roman"/>
          <w:color w:val="000000" w:themeColor="text1"/>
          <w:szCs w:val="24"/>
        </w:rPr>
        <w:t>Occupy</w:t>
      </w:r>
      <w:proofErr w:type="spellEnd"/>
      <w:r w:rsidR="00B20F2E">
        <w:rPr>
          <w:rFonts w:cs="Times New Roman"/>
          <w:color w:val="000000" w:themeColor="text1"/>
          <w:szCs w:val="24"/>
        </w:rPr>
        <w:t xml:space="preserve"> Wall Street</w:t>
      </w:r>
      <w:r w:rsidR="0091023A">
        <w:rPr>
          <w:rFonts w:cs="Times New Roman"/>
          <w:color w:val="000000" w:themeColor="text1"/>
          <w:szCs w:val="24"/>
        </w:rPr>
        <w:t xml:space="preserve"> em Nova Iorque</w:t>
      </w:r>
      <w:r w:rsidR="00B20F2E">
        <w:rPr>
          <w:rFonts w:cs="Times New Roman"/>
          <w:color w:val="000000" w:themeColor="text1"/>
          <w:szCs w:val="24"/>
        </w:rPr>
        <w:t xml:space="preserve"> (2011),</w:t>
      </w:r>
      <w:r>
        <w:rPr>
          <w:rFonts w:cs="Times New Roman"/>
          <w:color w:val="000000" w:themeColor="text1"/>
          <w:szCs w:val="24"/>
        </w:rPr>
        <w:t xml:space="preserve"> os Indignados na Espanha</w:t>
      </w:r>
      <w:r w:rsidR="00B20F2E">
        <w:rPr>
          <w:rFonts w:cs="Times New Roman"/>
          <w:color w:val="000000" w:themeColor="text1"/>
          <w:szCs w:val="24"/>
        </w:rPr>
        <w:t xml:space="preserve"> (2011), e a ocupação da praça Taksim na Turquia</w:t>
      </w:r>
      <w:r w:rsidR="00EF2CC9">
        <w:rPr>
          <w:rFonts w:cs="Times New Roman"/>
          <w:color w:val="000000" w:themeColor="text1"/>
          <w:szCs w:val="24"/>
        </w:rPr>
        <w:t xml:space="preserve"> (2013)</w:t>
      </w:r>
      <w:r w:rsidR="00A61ACF">
        <w:rPr>
          <w:rStyle w:val="Refdenotaderodap"/>
          <w:rFonts w:cs="Times New Roman"/>
          <w:color w:val="000000" w:themeColor="text1"/>
          <w:szCs w:val="24"/>
        </w:rPr>
        <w:footnoteReference w:id="2"/>
      </w:r>
      <w:r w:rsidR="00B20F2E">
        <w:rPr>
          <w:rFonts w:cs="Times New Roman"/>
          <w:color w:val="000000" w:themeColor="text1"/>
          <w:szCs w:val="24"/>
        </w:rPr>
        <w:t>, que depois se desenrolou em p</w:t>
      </w:r>
      <w:r w:rsidR="00EF2CC9">
        <w:rPr>
          <w:rFonts w:cs="Times New Roman"/>
          <w:color w:val="000000" w:themeColor="text1"/>
          <w:szCs w:val="24"/>
        </w:rPr>
        <w:t>rotestos contra o governo</w:t>
      </w:r>
      <w:r w:rsidR="00B20F2E">
        <w:rPr>
          <w:rFonts w:cs="Times New Roman"/>
          <w:color w:val="000000" w:themeColor="text1"/>
          <w:szCs w:val="24"/>
        </w:rPr>
        <w:t xml:space="preserve">. </w:t>
      </w:r>
      <w:r w:rsidR="006B639D">
        <w:rPr>
          <w:rFonts w:cs="Times New Roman"/>
          <w:color w:val="000000" w:themeColor="text1"/>
          <w:szCs w:val="24"/>
        </w:rPr>
        <w:t>Em s</w:t>
      </w:r>
      <w:r w:rsidR="007C36FA">
        <w:rPr>
          <w:rFonts w:cs="Times New Roman"/>
          <w:color w:val="000000" w:themeColor="text1"/>
          <w:szCs w:val="24"/>
        </w:rPr>
        <w:t>egundo</w:t>
      </w:r>
      <w:r w:rsidR="006B639D">
        <w:rPr>
          <w:rFonts w:cs="Times New Roman"/>
          <w:color w:val="000000" w:themeColor="text1"/>
          <w:szCs w:val="24"/>
        </w:rPr>
        <w:t xml:space="preserve"> lugar,</w:t>
      </w:r>
      <w:r w:rsidR="007C36FA">
        <w:rPr>
          <w:rFonts w:cs="Times New Roman"/>
          <w:color w:val="000000" w:themeColor="text1"/>
          <w:szCs w:val="24"/>
        </w:rPr>
        <w:t xml:space="preserve"> a</w:t>
      </w:r>
      <w:r w:rsidR="00B20F2E">
        <w:rPr>
          <w:rFonts w:cs="Times New Roman"/>
          <w:color w:val="000000" w:themeColor="text1"/>
          <w:szCs w:val="24"/>
        </w:rPr>
        <w:t xml:space="preserve"> forma de organização da ação coletiva</w:t>
      </w:r>
      <w:r w:rsidR="00EF2CC9">
        <w:rPr>
          <w:rFonts w:cs="Times New Roman"/>
          <w:color w:val="000000" w:themeColor="text1"/>
          <w:szCs w:val="24"/>
        </w:rPr>
        <w:t xml:space="preserve"> nestes contextos:</w:t>
      </w:r>
      <w:r w:rsidR="00B20F2E">
        <w:rPr>
          <w:rFonts w:cs="Times New Roman"/>
          <w:color w:val="000000" w:themeColor="text1"/>
          <w:szCs w:val="24"/>
        </w:rPr>
        <w:t xml:space="preserve"> as ocupações, a tomada das ruas e o uso das redes sociais </w:t>
      </w:r>
      <w:r w:rsidR="00EF2CC9">
        <w:rPr>
          <w:rFonts w:cs="Times New Roman"/>
          <w:color w:val="000000" w:themeColor="text1"/>
          <w:szCs w:val="24"/>
        </w:rPr>
        <w:t>convergiram como força social capaz de imputar um</w:t>
      </w:r>
      <w:r w:rsidR="0091023A">
        <w:rPr>
          <w:rFonts w:cs="Times New Roman"/>
          <w:color w:val="000000" w:themeColor="text1"/>
          <w:szCs w:val="24"/>
        </w:rPr>
        <w:t>a</w:t>
      </w:r>
      <w:r w:rsidR="00EF2CC9">
        <w:rPr>
          <w:rFonts w:cs="Times New Roman"/>
          <w:color w:val="000000" w:themeColor="text1"/>
          <w:szCs w:val="24"/>
        </w:rPr>
        <w:t xml:space="preserve"> nova gramática de participação e contestação baseada no</w:t>
      </w:r>
      <w:r w:rsidR="00A05F92">
        <w:rPr>
          <w:rFonts w:cs="Times New Roman"/>
          <w:color w:val="000000" w:themeColor="text1"/>
          <w:szCs w:val="24"/>
        </w:rPr>
        <w:t xml:space="preserve"> poder da comunicação</w:t>
      </w:r>
      <w:r w:rsidR="00B20F2E">
        <w:rPr>
          <w:rFonts w:cs="Times New Roman"/>
          <w:color w:val="000000" w:themeColor="text1"/>
          <w:szCs w:val="24"/>
        </w:rPr>
        <w:t xml:space="preserve"> </w:t>
      </w:r>
      <w:r w:rsidR="00EF2CC9">
        <w:rPr>
          <w:rFonts w:cs="Times New Roman"/>
          <w:color w:val="000000" w:themeColor="text1"/>
          <w:szCs w:val="24"/>
        </w:rPr>
        <w:t>(</w:t>
      </w:r>
      <w:r w:rsidR="00B20F2E">
        <w:rPr>
          <w:rFonts w:cs="Times New Roman"/>
          <w:color w:val="000000" w:themeColor="text1"/>
          <w:szCs w:val="24"/>
        </w:rPr>
        <w:t>CASTELLS,</w:t>
      </w:r>
      <w:r w:rsidR="00A05F92">
        <w:rPr>
          <w:rFonts w:cs="Times New Roman"/>
          <w:color w:val="000000" w:themeColor="text1"/>
          <w:szCs w:val="24"/>
        </w:rPr>
        <w:t xml:space="preserve"> 2009,</w:t>
      </w:r>
      <w:r w:rsidR="00B20F2E">
        <w:rPr>
          <w:rFonts w:cs="Times New Roman"/>
          <w:color w:val="000000" w:themeColor="text1"/>
          <w:szCs w:val="24"/>
        </w:rPr>
        <w:t xml:space="preserve"> 2013</w:t>
      </w:r>
      <w:r w:rsidR="00A05F92">
        <w:rPr>
          <w:rFonts w:cs="Times New Roman"/>
          <w:color w:val="000000" w:themeColor="text1"/>
          <w:szCs w:val="24"/>
        </w:rPr>
        <w:t>). Essa recente gramática de co</w:t>
      </w:r>
      <w:r w:rsidR="00DE3AF3">
        <w:rPr>
          <w:rFonts w:cs="Times New Roman"/>
          <w:color w:val="000000" w:themeColor="text1"/>
          <w:szCs w:val="24"/>
        </w:rPr>
        <w:t>ntestação pública</w:t>
      </w:r>
      <w:r w:rsidR="00A05F92">
        <w:rPr>
          <w:rFonts w:cs="Times New Roman"/>
          <w:color w:val="000000" w:themeColor="text1"/>
          <w:szCs w:val="24"/>
        </w:rPr>
        <w:t>, que ganha espaço importante nas redes sociais, congrega contingente e esforços em torno da mobilização em massa.</w:t>
      </w:r>
    </w:p>
    <w:p w14:paraId="62C63391" w14:textId="415133E2" w:rsidR="00E65E8F" w:rsidRDefault="634D00F6" w:rsidP="634D00F6">
      <w:pPr>
        <w:ind w:firstLine="851"/>
        <w:rPr>
          <w:rFonts w:cs="Times New Roman"/>
          <w:color w:val="000000" w:themeColor="text1"/>
        </w:rPr>
      </w:pPr>
      <w:r w:rsidRPr="634D00F6">
        <w:rPr>
          <w:rFonts w:cs="Times New Roman"/>
          <w:color w:val="000000" w:themeColor="text1"/>
        </w:rPr>
        <w:t xml:space="preserve">É perceptível que </w:t>
      </w:r>
      <w:commentRangeStart w:id="54"/>
      <w:r w:rsidRPr="634D00F6">
        <w:rPr>
          <w:rFonts w:cs="Times New Roman"/>
          <w:color w:val="000000" w:themeColor="text1"/>
        </w:rPr>
        <w:t>junho</w:t>
      </w:r>
      <w:commentRangeEnd w:id="54"/>
      <w:r w:rsidR="008563D7">
        <w:rPr>
          <w:rStyle w:val="Refdecomentrio"/>
        </w:rPr>
        <w:commentReference w:id="54"/>
      </w:r>
      <w:r w:rsidRPr="634D00F6">
        <w:rPr>
          <w:rFonts w:cs="Times New Roman"/>
          <w:color w:val="000000" w:themeColor="text1"/>
        </w:rPr>
        <w:t xml:space="preserve"> de 2013 inaugura um novo ciclo de protestos no Brasil contemporâneo. De forma conjuntural, esses protestos têm seu estopim com a reivindicação pelo aumento do preço da passagem de ônibus nas principais capitais brasileiras, passando pela crítica à ordem institucional e os grandes eventos que viriam a ser realizados em 2014 </w:t>
      </w:r>
      <w:commentRangeStart w:id="55"/>
      <w:r w:rsidRPr="634D00F6">
        <w:rPr>
          <w:rFonts w:cs="Times New Roman"/>
          <w:color w:val="000000" w:themeColor="text1"/>
        </w:rPr>
        <w:t>e 2016</w:t>
      </w:r>
      <w:commentRangeEnd w:id="55"/>
      <w:r w:rsidR="008563D7">
        <w:rPr>
          <w:rStyle w:val="Refdecomentrio"/>
        </w:rPr>
        <w:commentReference w:id="55"/>
      </w:r>
      <w:r w:rsidRPr="634D00F6">
        <w:rPr>
          <w:rFonts w:cs="Times New Roman"/>
          <w:color w:val="000000" w:themeColor="text1"/>
        </w:rPr>
        <w:t xml:space="preserve">. Reservado o fato de que durante esse mesmo ciclo podemos observar, no ano de 2015, manifestações contra o governo de Dilma Rousseff (PT), que se estenderam para além da queda do seu governo em agosto de 2016. Aliás, os dois grandes ciclos recentes de manifestações ocorrem no bojo do governo Dilma Rousseff (PT) com reverberações e respostas diferenciadas. Apesar destes dois momentos estarem próximos cronologicamente, podemos dizer que são de naturezas mais ou menos distintas. Em </w:t>
      </w:r>
      <w:proofErr w:type="gramStart"/>
      <w:r w:rsidRPr="634D00F6">
        <w:rPr>
          <w:rFonts w:cs="Times New Roman"/>
          <w:color w:val="000000" w:themeColor="text1"/>
        </w:rPr>
        <w:t>Junho</w:t>
      </w:r>
      <w:proofErr w:type="gramEnd"/>
      <w:r w:rsidRPr="634D00F6">
        <w:rPr>
          <w:rFonts w:cs="Times New Roman"/>
          <w:color w:val="000000" w:themeColor="text1"/>
        </w:rPr>
        <w:t xml:space="preserve"> de 2013 a mobilização que ganha as ruas começa em torno da demanda básica e se desenrola como uma contestação a todo o sistema político. Os protestos que deram início ao processo de </w:t>
      </w:r>
      <w:r w:rsidRPr="634D00F6">
        <w:rPr>
          <w:rFonts w:cs="Times New Roman"/>
          <w:i/>
          <w:iCs/>
          <w:color w:val="000000" w:themeColor="text1"/>
        </w:rPr>
        <w:t>impeachment</w:t>
      </w:r>
      <w:r w:rsidRPr="634D00F6">
        <w:rPr>
          <w:rFonts w:cs="Times New Roman"/>
          <w:color w:val="000000" w:themeColor="text1"/>
        </w:rPr>
        <w:t xml:space="preserve"> de Dilma Rousseff surgem na baila do aparecimento de uma agenda conservadora na política brasileira que se juntou com uma crise de governabilidade durante seu governo.</w:t>
      </w:r>
    </w:p>
    <w:p w14:paraId="68B5361D" w14:textId="31149795" w:rsidR="00671915" w:rsidRDefault="634D00F6" w:rsidP="634D00F6">
      <w:pPr>
        <w:ind w:firstLine="851"/>
        <w:rPr>
          <w:rFonts w:cs="Times New Roman"/>
          <w:color w:val="000000" w:themeColor="text1"/>
        </w:rPr>
      </w:pPr>
      <w:r w:rsidRPr="008563D7">
        <w:rPr>
          <w:rFonts w:cs="Times New Roman"/>
          <w:color w:val="000000" w:themeColor="text1"/>
        </w:rPr>
        <w:lastRenderedPageBreak/>
        <w:t>Como</w:t>
      </w:r>
      <w:r w:rsidRPr="634D00F6">
        <w:rPr>
          <w:rFonts w:cs="Times New Roman"/>
          <w:color w:val="000000" w:themeColor="text1"/>
        </w:rPr>
        <w:t xml:space="preserve"> pudemos observar nestes contextos, as mobilizações aparecem </w:t>
      </w:r>
      <w:r>
        <w:t>como fatos que derivam de uma articulação coletiva que carrega, ora elementos conjunturais que estão inseridos nas contradições da estrutura de uma dada sociedade em um momento específico e que revelam os motivos de determinada ação contenciosa; ora elementos pontuais que definem a forma através da qual atores coletivos enxergam o mundo que os circunda e se sentem engajados a participar, isto é, a maneira como o ativismo se comporta em cada momento histórico. Se por um lado, encontramos os motivos que levam as pessoas às ruas devido a problemas de ordem coletiva, por outro, entendemos que as diferentes formas de manifestação (as performances, os protestos, as marchas) são fruto da relação que os sujeitos estabelecem entre si e o sentido que imprimem a essas ações.</w:t>
      </w:r>
      <w:r w:rsidRPr="634D00F6">
        <w:rPr>
          <w:rFonts w:cs="Times New Roman"/>
          <w:color w:val="000000" w:themeColor="text1"/>
        </w:rPr>
        <w:t xml:space="preserve"> Neste sentido, o conteúdo desta ação é socialmente difundido e culturalmente compartilhado, está inscrito em uma gramática social e é mobilizado como força coletiva em uma ação contenciosa (TARROW, 2009). Essa ação se desenrola como um confronto político entre diversos atores da sociedade e do Estado. A intensificação das ações é dada pelo contexto de engajamento e mobilização que se aprofunda à medida que as oportunidades políticas são exploradas pelos manifestantes. Assim, a proposta de interpretar os ciclos de protestos no Brasil é a tentativa de estabelecer um estudo sobre as diferenças e semelhanças da ação coletiva nestes momentos, como surgem e a forma que ganha</w:t>
      </w:r>
      <w:ins w:id="56" w:author="Christiane Jalles de Paula" w:date="2024-08-10T15:14:00Z" w16du:dateUtc="2024-08-10T18:14:00Z">
        <w:r w:rsidR="008563D7">
          <w:rPr>
            <w:rFonts w:cs="Times New Roman"/>
            <w:color w:val="000000" w:themeColor="text1"/>
          </w:rPr>
          <w:t>ra</w:t>
        </w:r>
      </w:ins>
      <w:r w:rsidRPr="634D00F6">
        <w:rPr>
          <w:rFonts w:cs="Times New Roman"/>
          <w:color w:val="000000" w:themeColor="text1"/>
        </w:rPr>
        <w:t>m em cada contexto histórico.</w:t>
      </w:r>
    </w:p>
    <w:p w14:paraId="205033DF" w14:textId="77777777" w:rsidR="00671915" w:rsidRDefault="00671915">
      <w:pPr>
        <w:spacing w:line="259" w:lineRule="auto"/>
        <w:jc w:val="left"/>
        <w:rPr>
          <w:rFonts w:cs="Times New Roman"/>
          <w:color w:val="000000" w:themeColor="text1"/>
          <w:szCs w:val="24"/>
        </w:rPr>
      </w:pPr>
      <w:r>
        <w:rPr>
          <w:rFonts w:cs="Times New Roman"/>
          <w:color w:val="000000" w:themeColor="text1"/>
          <w:szCs w:val="24"/>
        </w:rPr>
        <w:br w:type="page"/>
      </w:r>
    </w:p>
    <w:p w14:paraId="21BDC30A" w14:textId="77777777" w:rsidR="002236FC" w:rsidRDefault="002236FC" w:rsidP="00E65E8F">
      <w:pPr>
        <w:ind w:firstLine="851"/>
        <w:rPr>
          <w:rFonts w:cs="Times New Roman"/>
          <w:color w:val="000000" w:themeColor="text1"/>
          <w:szCs w:val="24"/>
        </w:rPr>
      </w:pPr>
    </w:p>
    <w:p w14:paraId="5A2D6751" w14:textId="01D250B4" w:rsidR="00671915" w:rsidRPr="00D338BE" w:rsidRDefault="00B000CC" w:rsidP="00734B89">
      <w:pPr>
        <w:pStyle w:val="Ttulo2"/>
        <w:numPr>
          <w:ilvl w:val="0"/>
          <w:numId w:val="33"/>
        </w:numPr>
        <w:rPr>
          <w:rFonts w:cs="Times New Roman"/>
          <w:b w:val="0"/>
          <w:color w:val="000000" w:themeColor="text1"/>
          <w:szCs w:val="24"/>
        </w:rPr>
      </w:pPr>
      <w:bookmarkStart w:id="57" w:name="_Toc173959611"/>
      <w:ins w:id="58" w:author="Christiane Jalles de Paula" w:date="2024-08-10T15:30:00Z" w16du:dateUtc="2024-08-10T18:30:00Z">
        <w:r>
          <w:rPr>
            <w:rFonts w:cs="Times New Roman"/>
            <w:color w:val="000000" w:themeColor="text1"/>
            <w:szCs w:val="24"/>
          </w:rPr>
          <w:t xml:space="preserve">1 </w:t>
        </w:r>
      </w:ins>
      <w:del w:id="59" w:author="Christiane Jalles de Paula" w:date="2024-08-10T15:22:00Z" w16du:dateUtc="2024-08-10T18:22:00Z">
        <w:r w:rsidR="00671915" w:rsidDel="00576117">
          <w:rPr>
            <w:rFonts w:cs="Times New Roman"/>
            <w:color w:val="000000" w:themeColor="text1"/>
            <w:szCs w:val="24"/>
          </w:rPr>
          <w:delText xml:space="preserve">1 </w:delText>
        </w:r>
      </w:del>
      <w:r w:rsidR="00671915" w:rsidRPr="00D338BE">
        <w:rPr>
          <w:rFonts w:cs="Times New Roman"/>
          <w:color w:val="000000" w:themeColor="text1"/>
          <w:szCs w:val="24"/>
        </w:rPr>
        <w:t>Objetivos</w:t>
      </w:r>
      <w:bookmarkEnd w:id="57"/>
    </w:p>
    <w:p w14:paraId="5D672CC5" w14:textId="77777777" w:rsidR="00671915" w:rsidRDefault="00671915" w:rsidP="00671915">
      <w:pPr>
        <w:rPr>
          <w:rFonts w:cs="Times New Roman"/>
          <w:szCs w:val="24"/>
        </w:rPr>
      </w:pPr>
    </w:p>
    <w:p w14:paraId="489974E2" w14:textId="11F8DD75" w:rsidR="00EB687D" w:rsidRDefault="00EB687D" w:rsidP="00EB687D">
      <w:pPr>
        <w:ind w:firstLine="851"/>
        <w:rPr>
          <w:rFonts w:cs="Times New Roman"/>
          <w:szCs w:val="24"/>
        </w:rPr>
      </w:pPr>
      <w:r>
        <w:rPr>
          <w:rFonts w:cs="Times New Roman"/>
          <w:szCs w:val="24"/>
        </w:rPr>
        <w:t>Situar movimentos sociais e as ações coletivas com sua dinâmica particular no universo do confronto político é o objetivo principal deste estudo. Parte-se da hipótese de que a mudança na forma como a ação coletiva se organizou e mobilizou nestes ciclos de confronto tem relação com a conjuntura sociopolítica da sociedade brasileira em cada momento</w:t>
      </w:r>
      <w:r w:rsidR="00BC7F56">
        <w:rPr>
          <w:rFonts w:cs="Times New Roman"/>
          <w:szCs w:val="24"/>
        </w:rPr>
        <w:t>.</w:t>
      </w:r>
      <w:r w:rsidR="005A667B">
        <w:rPr>
          <w:rFonts w:cs="Times New Roman"/>
          <w:szCs w:val="24"/>
        </w:rPr>
        <w:t xml:space="preserve"> </w:t>
      </w:r>
      <w:r w:rsidR="00BC7F56">
        <w:rPr>
          <w:rFonts w:cs="Times New Roman"/>
          <w:szCs w:val="24"/>
        </w:rPr>
        <w:t>E</w:t>
      </w:r>
      <w:r w:rsidR="005A667B">
        <w:rPr>
          <w:rFonts w:cs="Times New Roman"/>
          <w:szCs w:val="24"/>
        </w:rPr>
        <w:t xml:space="preserve"> isso é importante não só pela forma como se estruturam as ações coletivas a partir das respostas ao contexto geral </w:t>
      </w:r>
      <w:r w:rsidR="00E12769">
        <w:rPr>
          <w:rFonts w:cs="Times New Roman"/>
          <w:szCs w:val="24"/>
        </w:rPr>
        <w:t xml:space="preserve">da sociedade, como também, na sua dinâmica interna, </w:t>
      </w:r>
      <w:r w:rsidR="00BC7F56">
        <w:rPr>
          <w:rFonts w:cs="Times New Roman"/>
          <w:szCs w:val="24"/>
        </w:rPr>
        <w:t>em termos da organização dos movimentos</w:t>
      </w:r>
      <w:r w:rsidR="0068085F">
        <w:rPr>
          <w:rFonts w:cs="Times New Roman"/>
          <w:szCs w:val="24"/>
        </w:rPr>
        <w:t xml:space="preserve"> e coletivos sociais</w:t>
      </w:r>
      <w:r>
        <w:rPr>
          <w:rFonts w:cs="Times New Roman"/>
          <w:szCs w:val="24"/>
        </w:rPr>
        <w:t>. Neste sentido, propõe-se:</w:t>
      </w:r>
    </w:p>
    <w:p w14:paraId="4225D439" w14:textId="140458EC" w:rsidR="00EB687D" w:rsidRDefault="634D00F6" w:rsidP="634D00F6">
      <w:pPr>
        <w:pStyle w:val="PargrafodaLista"/>
        <w:numPr>
          <w:ilvl w:val="0"/>
          <w:numId w:val="2"/>
        </w:numPr>
        <w:rPr>
          <w:rFonts w:cs="Times New Roman"/>
          <w:color w:val="000000" w:themeColor="text1"/>
        </w:rPr>
      </w:pPr>
      <w:r w:rsidRPr="634D00F6">
        <w:rPr>
          <w:rFonts w:cs="Times New Roman"/>
          <w:color w:val="000000" w:themeColor="text1"/>
        </w:rPr>
        <w:t>Identificar o quanto e como a mudança social – entendendo mudança social como mudanças no quadro referencial da conjuntura política, juntamente com as dinâmicas e formas de organização do ativismo social em cada momento –, afetaram potencialmente os atores, as estruturas de mobilização e seus processos de difusão da ação;</w:t>
      </w:r>
    </w:p>
    <w:p w14:paraId="404B6B8B" w14:textId="3D21E47A" w:rsidR="00EB687D" w:rsidRPr="009A48CA" w:rsidRDefault="00EB687D" w:rsidP="00EB687D">
      <w:pPr>
        <w:pStyle w:val="PargrafodaLista"/>
        <w:numPr>
          <w:ilvl w:val="0"/>
          <w:numId w:val="2"/>
        </w:numPr>
        <w:rPr>
          <w:rFonts w:cs="Times New Roman"/>
          <w:color w:val="000000" w:themeColor="text1"/>
          <w:szCs w:val="24"/>
        </w:rPr>
      </w:pPr>
      <w:r w:rsidRPr="009A48CA">
        <w:rPr>
          <w:rFonts w:cs="Times New Roman"/>
          <w:color w:val="000000" w:themeColor="text1"/>
          <w:szCs w:val="24"/>
        </w:rPr>
        <w:t>Como as estruturas de mobilização, os repertórios de protestos, as ações diretas, as manifestações e demais formas de ação coletiva sustentam</w:t>
      </w:r>
      <w:r w:rsidR="00171A4A">
        <w:rPr>
          <w:rFonts w:cs="Times New Roman"/>
          <w:color w:val="000000" w:themeColor="text1"/>
          <w:szCs w:val="24"/>
        </w:rPr>
        <w:t xml:space="preserve"> a ação coletiva nesses momentos</w:t>
      </w:r>
      <w:r w:rsidRPr="009A48CA">
        <w:rPr>
          <w:rFonts w:cs="Times New Roman"/>
          <w:color w:val="000000" w:themeColor="text1"/>
          <w:szCs w:val="24"/>
        </w:rPr>
        <w:t>. Compreendendo que a relação entre mobilização coletiva e política institucional</w:t>
      </w:r>
      <w:r>
        <w:rPr>
          <w:rFonts w:cs="Times New Roman"/>
          <w:color w:val="000000" w:themeColor="text1"/>
          <w:szCs w:val="24"/>
        </w:rPr>
        <w:t xml:space="preserve"> é </w:t>
      </w:r>
      <w:r w:rsidR="00171A4A">
        <w:rPr>
          <w:rFonts w:cs="Times New Roman"/>
          <w:color w:val="000000" w:themeColor="text1"/>
          <w:szCs w:val="24"/>
        </w:rPr>
        <w:t>um</w:t>
      </w:r>
      <w:r>
        <w:rPr>
          <w:rFonts w:cs="Times New Roman"/>
          <w:color w:val="000000" w:themeColor="text1"/>
          <w:szCs w:val="24"/>
        </w:rPr>
        <w:t>a</w:t>
      </w:r>
      <w:r w:rsidR="00171A4A">
        <w:rPr>
          <w:rFonts w:cs="Times New Roman"/>
          <w:color w:val="000000" w:themeColor="text1"/>
          <w:szCs w:val="24"/>
        </w:rPr>
        <w:t xml:space="preserve"> das chaves</w:t>
      </w:r>
      <w:r>
        <w:rPr>
          <w:rFonts w:cs="Times New Roman"/>
          <w:color w:val="000000" w:themeColor="text1"/>
          <w:szCs w:val="24"/>
        </w:rPr>
        <w:t xml:space="preserve"> para a interpretação dos ciclos de confronto</w:t>
      </w:r>
      <w:r w:rsidR="00171A4A">
        <w:rPr>
          <w:rFonts w:cs="Times New Roman"/>
          <w:color w:val="000000" w:themeColor="text1"/>
          <w:szCs w:val="24"/>
        </w:rPr>
        <w:t>, assim como a relação dessas mobilizações para com a sociedade</w:t>
      </w:r>
      <w:r w:rsidR="00201E31">
        <w:rPr>
          <w:rFonts w:cs="Times New Roman"/>
          <w:color w:val="000000" w:themeColor="text1"/>
          <w:szCs w:val="24"/>
        </w:rPr>
        <w:t>.</w:t>
      </w:r>
      <w:r>
        <w:rPr>
          <w:rFonts w:cs="Times New Roman"/>
          <w:color w:val="000000" w:themeColor="text1"/>
          <w:szCs w:val="24"/>
        </w:rPr>
        <w:t xml:space="preserve"> </w:t>
      </w:r>
      <w:r w:rsidR="00201E31">
        <w:rPr>
          <w:rFonts w:cs="Times New Roman"/>
          <w:color w:val="000000" w:themeColor="text1"/>
          <w:szCs w:val="24"/>
        </w:rPr>
        <w:t>O</w:t>
      </w:r>
      <w:r w:rsidR="00171A4A">
        <w:rPr>
          <w:rFonts w:cs="Times New Roman"/>
          <w:color w:val="000000" w:themeColor="text1"/>
          <w:szCs w:val="24"/>
        </w:rPr>
        <w:t xml:space="preserve"> que</w:t>
      </w:r>
      <w:r>
        <w:rPr>
          <w:rFonts w:cs="Times New Roman"/>
          <w:color w:val="000000" w:themeColor="text1"/>
          <w:szCs w:val="24"/>
        </w:rPr>
        <w:t xml:space="preserve"> define a maneira como as dinâmicas de mobilização e desmobilização afetam as lógicas internas que determinado ciclo pode </w:t>
      </w:r>
      <w:r w:rsidR="00255A09">
        <w:rPr>
          <w:rFonts w:cs="Times New Roman"/>
          <w:color w:val="000000" w:themeColor="text1"/>
          <w:szCs w:val="24"/>
        </w:rPr>
        <w:t>ocasionalmente levar</w:t>
      </w:r>
      <w:r>
        <w:rPr>
          <w:rFonts w:cs="Times New Roman"/>
          <w:color w:val="000000" w:themeColor="text1"/>
          <w:szCs w:val="24"/>
        </w:rPr>
        <w:t xml:space="preserve"> na relação entre </w:t>
      </w:r>
      <w:r w:rsidR="00171A4A">
        <w:rPr>
          <w:rFonts w:cs="Times New Roman"/>
          <w:color w:val="000000" w:themeColor="text1"/>
          <w:szCs w:val="24"/>
        </w:rPr>
        <w:t>sistema político e sociedade</w:t>
      </w:r>
      <w:r>
        <w:rPr>
          <w:rFonts w:cs="Times New Roman"/>
          <w:color w:val="000000" w:themeColor="text1"/>
          <w:szCs w:val="24"/>
        </w:rPr>
        <w:t>;</w:t>
      </w:r>
    </w:p>
    <w:p w14:paraId="28698F5C" w14:textId="760FB3AF" w:rsidR="00EB687D" w:rsidRDefault="634D00F6" w:rsidP="634D00F6">
      <w:pPr>
        <w:pStyle w:val="PargrafodaLista"/>
        <w:numPr>
          <w:ilvl w:val="0"/>
          <w:numId w:val="2"/>
        </w:numPr>
        <w:rPr>
          <w:rFonts w:cs="Times New Roman"/>
          <w:color w:val="000000" w:themeColor="text1"/>
        </w:rPr>
      </w:pPr>
      <w:r w:rsidRPr="634D00F6">
        <w:rPr>
          <w:rFonts w:cs="Times New Roman"/>
          <w:color w:val="000000" w:themeColor="text1"/>
        </w:rPr>
        <w:t>Como, após um ciclo de confrontos, podemos identificar uma mudança na trajetória da ação coletiva e nos caminhos e dimensões que determinado processo político tomou;</w:t>
      </w:r>
    </w:p>
    <w:p w14:paraId="74AD8A6B" w14:textId="28A7413A" w:rsidR="00EB687D" w:rsidDel="00576117" w:rsidRDefault="634D00F6" w:rsidP="00576117">
      <w:pPr>
        <w:pStyle w:val="PargrafodaLista"/>
        <w:numPr>
          <w:ilvl w:val="0"/>
          <w:numId w:val="2"/>
        </w:numPr>
        <w:rPr>
          <w:del w:id="60" w:author="Christiane Jalles de Paula" w:date="2024-08-10T15:20:00Z" w16du:dateUtc="2024-08-10T18:20:00Z"/>
          <w:rFonts w:cs="Times New Roman"/>
          <w:color w:val="000000" w:themeColor="text1"/>
        </w:rPr>
        <w:pPrChange w:id="61" w:author="Christiane Jalles de Paula" w:date="2024-08-10T15:21:00Z" w16du:dateUtc="2024-08-10T18:21:00Z">
          <w:pPr>
            <w:pStyle w:val="PargrafodaLista"/>
            <w:numPr>
              <w:numId w:val="2"/>
            </w:numPr>
            <w:ind w:left="1571" w:hanging="360"/>
          </w:pPr>
        </w:pPrChange>
      </w:pPr>
      <w:r w:rsidRPr="00576117">
        <w:rPr>
          <w:rFonts w:cs="Times New Roman"/>
          <w:color w:val="000000" w:themeColor="text1"/>
        </w:rPr>
        <w:t>Por fim, compreender cada ciclo com suas dinâmicas e processos próprios, com diferenças e semelhanças na forma como foi conduzida a ação coletiva. As ações engendradas pelos atores, as relações entre movimentos</w:t>
      </w:r>
      <w:r w:rsidR="00EC7FDE" w:rsidRPr="00576117">
        <w:rPr>
          <w:rFonts w:cs="Times New Roman"/>
          <w:color w:val="000000" w:themeColor="text1"/>
        </w:rPr>
        <w:t>,</w:t>
      </w:r>
      <w:r w:rsidRPr="00576117">
        <w:rPr>
          <w:rFonts w:cs="Times New Roman"/>
          <w:color w:val="000000" w:themeColor="text1"/>
        </w:rPr>
        <w:t xml:space="preserve"> pessoas comuns, sociedade, mídia e Estado, os repertórios de ação coletiva e os mecanismos de mobilização da ação, nos fornecem categorias importantes para pensar cada um desses momentos em suas dinâmicas próprias.</w:t>
      </w:r>
    </w:p>
    <w:p w14:paraId="073A04D0" w14:textId="10926A47" w:rsidR="00671915" w:rsidRPr="00576117" w:rsidRDefault="00671915" w:rsidP="00576117">
      <w:pPr>
        <w:pStyle w:val="PargrafodaLista"/>
        <w:numPr>
          <w:ilvl w:val="0"/>
          <w:numId w:val="2"/>
        </w:numPr>
        <w:rPr>
          <w:rFonts w:cs="Times New Roman"/>
          <w:color w:val="000000" w:themeColor="text1"/>
          <w:szCs w:val="24"/>
        </w:rPr>
        <w:pPrChange w:id="62" w:author="Christiane Jalles de Paula" w:date="2024-08-10T15:21:00Z" w16du:dateUtc="2024-08-10T18:21:00Z">
          <w:pPr>
            <w:spacing w:line="259" w:lineRule="auto"/>
            <w:jc w:val="left"/>
          </w:pPr>
        </w:pPrChange>
      </w:pPr>
      <w:r w:rsidRPr="00576117">
        <w:rPr>
          <w:rFonts w:cs="Times New Roman"/>
          <w:color w:val="000000" w:themeColor="text1"/>
          <w:szCs w:val="24"/>
        </w:rPr>
        <w:br w:type="page"/>
      </w:r>
    </w:p>
    <w:p w14:paraId="1D25A18C" w14:textId="50572E14" w:rsidR="00671915" w:rsidRPr="00D338BE" w:rsidRDefault="00671915" w:rsidP="00CA3E93">
      <w:pPr>
        <w:pStyle w:val="Ttulo2"/>
        <w:numPr>
          <w:ilvl w:val="0"/>
          <w:numId w:val="30"/>
        </w:numPr>
        <w:rPr>
          <w:rFonts w:cs="Times New Roman"/>
          <w:b w:val="0"/>
          <w:color w:val="000000" w:themeColor="text1"/>
          <w:szCs w:val="24"/>
        </w:rPr>
      </w:pPr>
      <w:bookmarkStart w:id="63" w:name="_Toc173959612"/>
      <w:commentRangeStart w:id="64"/>
      <w:r>
        <w:rPr>
          <w:rFonts w:cs="Times New Roman"/>
          <w:color w:val="000000" w:themeColor="text1"/>
          <w:szCs w:val="24"/>
        </w:rPr>
        <w:lastRenderedPageBreak/>
        <w:t xml:space="preserve">2 </w:t>
      </w:r>
      <w:commentRangeEnd w:id="64"/>
      <w:r w:rsidR="00576117">
        <w:rPr>
          <w:rStyle w:val="Refdecomentrio"/>
          <w:rFonts w:eastAsiaTheme="minorHAnsi" w:cstheme="minorBidi"/>
          <w:b w:val="0"/>
        </w:rPr>
        <w:commentReference w:id="64"/>
      </w:r>
      <w:r w:rsidRPr="00D338BE">
        <w:rPr>
          <w:rFonts w:cs="Times New Roman"/>
          <w:color w:val="000000" w:themeColor="text1"/>
          <w:szCs w:val="24"/>
        </w:rPr>
        <w:t>Metodologia</w:t>
      </w:r>
      <w:bookmarkEnd w:id="63"/>
    </w:p>
    <w:p w14:paraId="5C03E99A" w14:textId="77777777" w:rsidR="00671915" w:rsidRPr="00671915" w:rsidRDefault="00671915" w:rsidP="00671915">
      <w:pPr>
        <w:rPr>
          <w:rFonts w:cs="Times New Roman"/>
          <w:color w:val="000000" w:themeColor="text1"/>
          <w:szCs w:val="24"/>
        </w:rPr>
      </w:pPr>
    </w:p>
    <w:p w14:paraId="6F45FA65" w14:textId="62072565" w:rsidR="00671915" w:rsidRDefault="00671915" w:rsidP="00671915">
      <w:pPr>
        <w:ind w:firstLine="851"/>
        <w:rPr>
          <w:szCs w:val="24"/>
        </w:rPr>
      </w:pPr>
      <w:r>
        <w:t>Para as teorias dos movimentos sociais</w:t>
      </w:r>
      <w:ins w:id="65" w:author="Christiane Jalles de Paula" w:date="2024-08-10T15:23:00Z" w16du:dateUtc="2024-08-10T18:23:00Z">
        <w:r w:rsidR="00576117">
          <w:t>,</w:t>
        </w:r>
      </w:ins>
      <w:r>
        <w:t xml:space="preserve"> </w:t>
      </w:r>
      <w:del w:id="66" w:author="Christiane Jalles de Paula" w:date="2024-08-10T15:23:00Z" w16du:dateUtc="2024-08-10T18:23:00Z">
        <w:r w:rsidDel="00576117">
          <w:delText xml:space="preserve">entender quais </w:delText>
        </w:r>
      </w:del>
      <w:r>
        <w:t xml:space="preserve">os motivos que levam a formação de uma ação coletiva é um dos fatores mais importantes na análise. Com efeito, para que possamos formular uma base compreensiva dessa ação é preciso fazer uso da análise de conjuntura. Como afirma Herbert José de Souza, quatro categorias são importantes </w:t>
      </w:r>
      <w:r>
        <w:rPr>
          <w:szCs w:val="24"/>
        </w:rPr>
        <w:t>para trabalhar a análise de conjuntura: os acontecimentos, os cenários, as relações de forças e a articulação (relação) entre estrutura e conjuntura (JOSÉ DE SOUZA, 1986, p. 9). Entendemos que os motivos que tornam uma ação coletiva de confronto são amplos. Geralmente, quando a ação coletiva irrompe ela passa de um gotejamento para uma torrente à medida que as pessoas percebem, pela primeira vez, que outras como elas foram para as ruas. Neste sentido, entender como a estrutura social subjacente e a mobilização potencial são transformadas em ação, perpassa por uma análise de conjuntura que leva em consideração a relação de forças e o momento histórico no qual está inserido determinado confronto</w:t>
      </w:r>
      <w:r w:rsidR="000A7BC1">
        <w:rPr>
          <w:szCs w:val="24"/>
        </w:rPr>
        <w:t xml:space="preserve"> político</w:t>
      </w:r>
      <w:r>
        <w:rPr>
          <w:szCs w:val="24"/>
        </w:rPr>
        <w:t>.</w:t>
      </w:r>
    </w:p>
    <w:p w14:paraId="6AA3E349" w14:textId="140755CC" w:rsidR="00671915" w:rsidRDefault="634D00F6" w:rsidP="634D00F6">
      <w:pPr>
        <w:ind w:firstLine="851"/>
        <w:rPr>
          <w:rFonts w:cs="Times New Roman"/>
          <w:color w:val="000000" w:themeColor="text1"/>
        </w:rPr>
      </w:pPr>
      <w:r w:rsidRPr="634D00F6">
        <w:rPr>
          <w:rFonts w:cs="Times New Roman"/>
          <w:color w:val="000000" w:themeColor="text1"/>
        </w:rPr>
        <w:t xml:space="preserve">A dimensão dos ciclos de protestos pode ser compreendida por mecanismos causais que estão presentes no processo social. Por processo social entende-se: mecanismos regulares (geralmente complexos e contingentes) que produzem transformações nos elementos constitutivos dos processos de interação nos ciclos de confronto (MCADAM </w:t>
      </w:r>
      <w:r w:rsidRPr="634D00F6">
        <w:rPr>
          <w:rFonts w:cs="Times New Roman"/>
          <w:i/>
          <w:iCs/>
          <w:color w:val="000000" w:themeColor="text1"/>
        </w:rPr>
        <w:t>et al</w:t>
      </w:r>
      <w:r w:rsidRPr="634D00F6">
        <w:rPr>
          <w:rFonts w:cs="Times New Roman"/>
          <w:color w:val="000000" w:themeColor="text1"/>
        </w:rPr>
        <w:t>, 2004, p. 27). A maneira como a ação coletiva se organiza em determinado lugar e momento histórico é uma forma de identificar os motivos que fazem com que se desenvolva um ciclo de protesto. Tanto quanto é preciso estar atento a como a estrutura e a conjuntura de determinado acontecimento proporcionam o surgimento de um episódio específico. Assim, mecanismos e processos compõem e produzem eventos ou fluxos contínuos de ação coletiva através dos quais encontramos elementos como difusão, repressão e radicalização do confronto.</w:t>
      </w:r>
    </w:p>
    <w:p w14:paraId="2C534542" w14:textId="3DDFAD41" w:rsidR="00671915" w:rsidRDefault="634D00F6" w:rsidP="634D00F6">
      <w:pPr>
        <w:ind w:firstLine="851"/>
        <w:rPr>
          <w:rFonts w:cs="Times New Roman"/>
          <w:color w:val="000000" w:themeColor="text1"/>
        </w:rPr>
      </w:pPr>
      <w:r w:rsidRPr="634D00F6">
        <w:rPr>
          <w:rFonts w:cs="Times New Roman"/>
          <w:color w:val="000000" w:themeColor="text1"/>
        </w:rPr>
        <w:t xml:space="preserve">Neste sentido, </w:t>
      </w:r>
      <w:del w:id="67" w:author="Christiane Jalles de Paula" w:date="2024-08-10T15:25:00Z" w16du:dateUtc="2024-08-10T18:25:00Z">
        <w:r w:rsidRPr="634D00F6" w:rsidDel="00B000CC">
          <w:rPr>
            <w:rFonts w:cs="Times New Roman"/>
            <w:color w:val="000000" w:themeColor="text1"/>
          </w:rPr>
          <w:delText>o presente projeto propõe</w:delText>
        </w:r>
      </w:del>
      <w:ins w:id="68" w:author="Christiane Jalles de Paula" w:date="2024-08-10T15:25:00Z" w16du:dateUtc="2024-08-10T18:25:00Z">
        <w:r w:rsidR="00B000CC">
          <w:rPr>
            <w:rFonts w:cs="Times New Roman"/>
            <w:color w:val="000000" w:themeColor="text1"/>
          </w:rPr>
          <w:t>esta tese</w:t>
        </w:r>
      </w:ins>
      <w:r w:rsidRPr="634D00F6">
        <w:rPr>
          <w:rFonts w:cs="Times New Roman"/>
          <w:color w:val="000000" w:themeColor="text1"/>
        </w:rPr>
        <w:t xml:space="preserve"> elabora</w:t>
      </w:r>
      <w:del w:id="69" w:author="Christiane Jalles de Paula" w:date="2024-08-10T15:25:00Z" w16du:dateUtc="2024-08-10T18:25:00Z">
        <w:r w:rsidRPr="634D00F6" w:rsidDel="00B000CC">
          <w:rPr>
            <w:rFonts w:cs="Times New Roman"/>
            <w:color w:val="000000" w:themeColor="text1"/>
          </w:rPr>
          <w:delText>r</w:delText>
        </w:r>
      </w:del>
      <w:r w:rsidRPr="634D00F6">
        <w:rPr>
          <w:rFonts w:cs="Times New Roman"/>
          <w:color w:val="000000" w:themeColor="text1"/>
        </w:rPr>
        <w:t xml:space="preserve"> um</w:t>
      </w:r>
      <w:ins w:id="70" w:author="Christiane Jalles de Paula" w:date="2024-08-10T15:28:00Z" w16du:dateUtc="2024-08-10T18:28:00Z">
        <w:r w:rsidR="00B000CC">
          <w:rPr>
            <w:rFonts w:cs="Times New Roman"/>
            <w:color w:val="000000" w:themeColor="text1"/>
          </w:rPr>
          <w:t>a reflexão</w:t>
        </w:r>
      </w:ins>
      <w:r w:rsidRPr="634D00F6">
        <w:rPr>
          <w:rFonts w:cs="Times New Roman"/>
          <w:color w:val="000000" w:themeColor="text1"/>
        </w:rPr>
        <w:t xml:space="preserve"> </w:t>
      </w:r>
      <w:del w:id="71" w:author="Christiane Jalles de Paula" w:date="2024-08-10T15:28:00Z" w16du:dateUtc="2024-08-10T18:28:00Z">
        <w:r w:rsidRPr="634D00F6" w:rsidDel="00B000CC">
          <w:rPr>
            <w:rFonts w:cs="Times New Roman"/>
            <w:color w:val="000000" w:themeColor="text1"/>
          </w:rPr>
          <w:delText>levantamento his</w:delText>
        </w:r>
      </w:del>
      <w:del w:id="72" w:author="Christiane Jalles de Paula" w:date="2024-08-10T15:29:00Z" w16du:dateUtc="2024-08-10T18:29:00Z">
        <w:r w:rsidRPr="634D00F6" w:rsidDel="00B000CC">
          <w:rPr>
            <w:rFonts w:cs="Times New Roman"/>
            <w:color w:val="000000" w:themeColor="text1"/>
          </w:rPr>
          <w:delText xml:space="preserve">tórico </w:delText>
        </w:r>
      </w:del>
      <w:r w:rsidRPr="634D00F6">
        <w:rPr>
          <w:rFonts w:cs="Times New Roman"/>
          <w:color w:val="000000" w:themeColor="text1"/>
        </w:rPr>
        <w:t>d</w:t>
      </w:r>
      <w:ins w:id="73" w:author="Christiane Jalles de Paula" w:date="2024-08-10T15:26:00Z" w16du:dateUtc="2024-08-10T18:26:00Z">
        <w:r w:rsidR="00B000CC">
          <w:rPr>
            <w:rFonts w:cs="Times New Roman"/>
            <w:color w:val="000000" w:themeColor="text1"/>
          </w:rPr>
          <w:t>e</w:t>
        </w:r>
      </w:ins>
      <w:del w:id="74" w:author="Christiane Jalles de Paula" w:date="2024-08-10T15:26:00Z" w16du:dateUtc="2024-08-10T18:26:00Z">
        <w:r w:rsidRPr="634D00F6" w:rsidDel="00B000CC">
          <w:rPr>
            <w:rFonts w:cs="Times New Roman"/>
            <w:color w:val="000000" w:themeColor="text1"/>
          </w:rPr>
          <w:delText xml:space="preserve">estes </w:delText>
        </w:r>
      </w:del>
      <w:ins w:id="75" w:author="Christiane Jalles de Paula" w:date="2024-08-10T15:26:00Z" w16du:dateUtc="2024-08-10T18:26:00Z">
        <w:r w:rsidR="00B000CC">
          <w:rPr>
            <w:rFonts w:cs="Times New Roman"/>
            <w:color w:val="000000" w:themeColor="text1"/>
          </w:rPr>
          <w:t xml:space="preserve"> três </w:t>
        </w:r>
      </w:ins>
      <w:r w:rsidRPr="634D00F6">
        <w:rPr>
          <w:rFonts w:cs="Times New Roman"/>
          <w:color w:val="000000" w:themeColor="text1"/>
        </w:rPr>
        <w:t xml:space="preserve">ciclos de </w:t>
      </w:r>
      <w:del w:id="76" w:author="Christiane Jalles de Paula" w:date="2024-08-10T15:27:00Z" w16du:dateUtc="2024-08-10T18:27:00Z">
        <w:r w:rsidRPr="634D00F6" w:rsidDel="00B000CC">
          <w:rPr>
            <w:rFonts w:cs="Times New Roman"/>
            <w:color w:val="000000" w:themeColor="text1"/>
          </w:rPr>
          <w:delText>confronto</w:delText>
        </w:r>
      </w:del>
      <w:ins w:id="77" w:author="Christiane Jalles de Paula" w:date="2024-08-10T15:27:00Z" w16du:dateUtc="2024-08-10T18:27:00Z">
        <w:r w:rsidR="00B000CC">
          <w:rPr>
            <w:rFonts w:cs="Times New Roman"/>
            <w:color w:val="000000" w:themeColor="text1"/>
          </w:rPr>
          <w:t>protestos</w:t>
        </w:r>
        <w:r w:rsidR="00B000CC">
          <w:rPr>
            <w:rFonts w:cs="Times New Roman"/>
            <w:color w:val="000000" w:themeColor="text1"/>
          </w:rPr>
          <w:t xml:space="preserve"> </w:t>
        </w:r>
      </w:ins>
      <w:ins w:id="78" w:author="Christiane Jalles de Paula" w:date="2024-08-10T15:26:00Z" w16du:dateUtc="2024-08-10T18:26:00Z">
        <w:r w:rsidR="00B000CC">
          <w:rPr>
            <w:rFonts w:cs="Times New Roman"/>
            <w:color w:val="000000" w:themeColor="text1"/>
          </w:rPr>
          <w:t xml:space="preserve">– Fora Collor, </w:t>
        </w:r>
        <w:proofErr w:type="gramStart"/>
        <w:r w:rsidR="00B000CC">
          <w:rPr>
            <w:rFonts w:cs="Times New Roman"/>
            <w:color w:val="000000" w:themeColor="text1"/>
          </w:rPr>
          <w:t>Junho</w:t>
        </w:r>
        <w:proofErr w:type="gramEnd"/>
        <w:r w:rsidR="00B000CC">
          <w:rPr>
            <w:rFonts w:cs="Times New Roman"/>
            <w:color w:val="000000" w:themeColor="text1"/>
          </w:rPr>
          <w:t xml:space="preserve"> de 2013 e </w:t>
        </w:r>
      </w:ins>
      <w:ins w:id="79" w:author="Christiane Jalles de Paula" w:date="2024-08-10T15:27:00Z" w16du:dateUtc="2024-08-10T18:27:00Z">
        <w:r w:rsidR="00B000CC">
          <w:rPr>
            <w:rFonts w:cs="Times New Roman"/>
            <w:color w:val="000000" w:themeColor="text1"/>
          </w:rPr>
          <w:t>manifestações de 2015 –</w:t>
        </w:r>
      </w:ins>
      <w:ins w:id="80" w:author="Christiane Jalles de Paula" w:date="2024-08-10T15:26:00Z" w16du:dateUtc="2024-08-10T18:26:00Z">
        <w:r w:rsidR="00B000CC">
          <w:rPr>
            <w:rFonts w:cs="Times New Roman"/>
            <w:color w:val="000000" w:themeColor="text1"/>
          </w:rPr>
          <w:t xml:space="preserve"> </w:t>
        </w:r>
      </w:ins>
      <w:del w:id="81" w:author="Christiane Jalles de Paula" w:date="2024-08-10T15:27:00Z" w16du:dateUtc="2024-08-10T18:27:00Z">
        <w:r w:rsidRPr="634D00F6" w:rsidDel="00B000CC">
          <w:rPr>
            <w:rFonts w:cs="Times New Roman"/>
            <w:color w:val="000000" w:themeColor="text1"/>
          </w:rPr>
          <w:delText xml:space="preserve"> </w:delText>
        </w:r>
      </w:del>
      <w:r w:rsidRPr="634D00F6">
        <w:rPr>
          <w:rFonts w:cs="Times New Roman"/>
          <w:color w:val="000000" w:themeColor="text1"/>
        </w:rPr>
        <w:t>identificando critérios que se assemelham e diferenciam quanto à natureza do confronto político. Em termos procedimentais pretende-se:</w:t>
      </w:r>
    </w:p>
    <w:p w14:paraId="1194B15F" w14:textId="52ED87A9" w:rsidR="00671915" w:rsidRDefault="00671915" w:rsidP="00671915">
      <w:pPr>
        <w:pStyle w:val="PargrafodaLista"/>
        <w:numPr>
          <w:ilvl w:val="0"/>
          <w:numId w:val="3"/>
        </w:numPr>
        <w:ind w:hanging="437"/>
        <w:rPr>
          <w:rFonts w:cs="Times New Roman"/>
          <w:color w:val="000000" w:themeColor="text1"/>
          <w:szCs w:val="24"/>
        </w:rPr>
      </w:pPr>
      <w:r w:rsidRPr="0069705C">
        <w:rPr>
          <w:rFonts w:cs="Times New Roman"/>
          <w:color w:val="000000" w:themeColor="text1"/>
          <w:szCs w:val="24"/>
        </w:rPr>
        <w:t xml:space="preserve">Fazer um </w:t>
      </w:r>
      <w:r>
        <w:rPr>
          <w:rFonts w:cs="Times New Roman"/>
          <w:color w:val="000000" w:themeColor="text1"/>
          <w:szCs w:val="24"/>
        </w:rPr>
        <w:t>levantamento</w:t>
      </w:r>
      <w:r w:rsidRPr="0069705C">
        <w:rPr>
          <w:rFonts w:cs="Times New Roman"/>
          <w:color w:val="000000" w:themeColor="text1"/>
          <w:szCs w:val="24"/>
        </w:rPr>
        <w:t xml:space="preserve"> d</w:t>
      </w:r>
      <w:r>
        <w:rPr>
          <w:rFonts w:cs="Times New Roman"/>
          <w:color w:val="000000" w:themeColor="text1"/>
          <w:szCs w:val="24"/>
        </w:rPr>
        <w:t>estes ciclos</w:t>
      </w:r>
      <w:r w:rsidRPr="0069705C">
        <w:rPr>
          <w:rFonts w:cs="Times New Roman"/>
          <w:color w:val="000000" w:themeColor="text1"/>
          <w:szCs w:val="24"/>
        </w:rPr>
        <w:t xml:space="preserve"> de confronto no </w:t>
      </w:r>
      <w:r>
        <w:rPr>
          <w:rFonts w:cs="Times New Roman"/>
          <w:color w:val="000000" w:themeColor="text1"/>
          <w:szCs w:val="24"/>
        </w:rPr>
        <w:t xml:space="preserve">Brasil por meio de uma análise histórica e documental; o recurso </w:t>
      </w:r>
      <w:del w:id="82" w:author="Christiane Jalles de Paula" w:date="2024-08-10T15:29:00Z" w16du:dateUtc="2024-08-10T18:29:00Z">
        <w:r w:rsidDel="00B000CC">
          <w:rPr>
            <w:rFonts w:cs="Times New Roman"/>
            <w:color w:val="000000" w:themeColor="text1"/>
            <w:szCs w:val="24"/>
          </w:rPr>
          <w:delText xml:space="preserve">será </w:delText>
        </w:r>
      </w:del>
      <w:ins w:id="83" w:author="Christiane Jalles de Paula" w:date="2024-08-10T15:29:00Z" w16du:dateUtc="2024-08-10T18:29:00Z">
        <w:r w:rsidR="00B000CC">
          <w:rPr>
            <w:rFonts w:cs="Times New Roman"/>
            <w:color w:val="000000" w:themeColor="text1"/>
            <w:szCs w:val="24"/>
          </w:rPr>
          <w:t>foi</w:t>
        </w:r>
        <w:r w:rsidR="00B000CC">
          <w:rPr>
            <w:rFonts w:cs="Times New Roman"/>
            <w:color w:val="000000" w:themeColor="text1"/>
            <w:szCs w:val="24"/>
          </w:rPr>
          <w:t xml:space="preserve"> </w:t>
        </w:r>
      </w:ins>
      <w:r>
        <w:rPr>
          <w:rFonts w:cs="Times New Roman"/>
          <w:color w:val="000000" w:themeColor="text1"/>
          <w:szCs w:val="24"/>
        </w:rPr>
        <w:t>a pesquisa bibliográfica, a análise de jornal, revistas e semanários.</w:t>
      </w:r>
    </w:p>
    <w:p w14:paraId="10654C6D" w14:textId="765BC799" w:rsidR="00671915" w:rsidRDefault="00671915" w:rsidP="00671915">
      <w:pPr>
        <w:pStyle w:val="PargrafodaLista"/>
        <w:numPr>
          <w:ilvl w:val="0"/>
          <w:numId w:val="3"/>
        </w:numPr>
        <w:ind w:hanging="437"/>
        <w:rPr>
          <w:rFonts w:cs="Times New Roman"/>
          <w:color w:val="000000" w:themeColor="text1"/>
          <w:szCs w:val="24"/>
        </w:rPr>
      </w:pPr>
      <w:r w:rsidRPr="0069705C">
        <w:rPr>
          <w:rFonts w:cs="Times New Roman"/>
          <w:color w:val="000000" w:themeColor="text1"/>
          <w:szCs w:val="24"/>
        </w:rPr>
        <w:t>Apontar os</w:t>
      </w:r>
      <w:r w:rsidR="00255A09">
        <w:rPr>
          <w:rFonts w:cs="Times New Roman"/>
          <w:color w:val="000000" w:themeColor="text1"/>
          <w:szCs w:val="24"/>
        </w:rPr>
        <w:t xml:space="preserve"> possíveis</w:t>
      </w:r>
      <w:r w:rsidRPr="0069705C">
        <w:rPr>
          <w:rFonts w:cs="Times New Roman"/>
          <w:color w:val="000000" w:themeColor="text1"/>
          <w:szCs w:val="24"/>
        </w:rPr>
        <w:t xml:space="preserve"> motivos</w:t>
      </w:r>
      <w:r>
        <w:rPr>
          <w:rFonts w:cs="Times New Roman"/>
          <w:color w:val="000000" w:themeColor="text1"/>
          <w:szCs w:val="24"/>
        </w:rPr>
        <w:t>,</w:t>
      </w:r>
      <w:r w:rsidRPr="0069705C">
        <w:rPr>
          <w:rFonts w:cs="Times New Roman"/>
          <w:color w:val="000000" w:themeColor="text1"/>
          <w:szCs w:val="24"/>
        </w:rPr>
        <w:t xml:space="preserve"> as causas e os efeitos em cada um destes ciclos</w:t>
      </w:r>
      <w:r>
        <w:rPr>
          <w:rFonts w:cs="Times New Roman"/>
          <w:color w:val="000000" w:themeColor="text1"/>
          <w:szCs w:val="24"/>
        </w:rPr>
        <w:t>, apresentando uma análise de conjuntura durante esses episódios;</w:t>
      </w:r>
    </w:p>
    <w:p w14:paraId="1931ACF2" w14:textId="40F6A86B" w:rsidR="00671915" w:rsidRDefault="00791912" w:rsidP="00671915">
      <w:pPr>
        <w:pStyle w:val="PargrafodaLista"/>
        <w:numPr>
          <w:ilvl w:val="0"/>
          <w:numId w:val="3"/>
        </w:numPr>
        <w:ind w:hanging="437"/>
        <w:rPr>
          <w:rFonts w:cs="Times New Roman"/>
          <w:color w:val="000000" w:themeColor="text1"/>
          <w:szCs w:val="24"/>
        </w:rPr>
      </w:pPr>
      <w:r>
        <w:rPr>
          <w:rFonts w:cs="Times New Roman"/>
          <w:color w:val="000000" w:themeColor="text1"/>
          <w:szCs w:val="24"/>
        </w:rPr>
        <w:lastRenderedPageBreak/>
        <w:t>Identificar c</w:t>
      </w:r>
      <w:r w:rsidR="00671915" w:rsidRPr="0069705C">
        <w:rPr>
          <w:rFonts w:cs="Times New Roman"/>
          <w:color w:val="000000" w:themeColor="text1"/>
          <w:szCs w:val="24"/>
        </w:rPr>
        <w:t>omo se deu o confronto político</w:t>
      </w:r>
      <w:r w:rsidR="00671915">
        <w:rPr>
          <w:rFonts w:cs="Times New Roman"/>
          <w:color w:val="000000" w:themeColor="text1"/>
          <w:szCs w:val="24"/>
        </w:rPr>
        <w:t xml:space="preserve"> e como foi organizada as dinâmicas de mobilização </w:t>
      </w:r>
      <w:r w:rsidR="00255A09">
        <w:rPr>
          <w:rFonts w:cs="Times New Roman"/>
          <w:color w:val="000000" w:themeColor="text1"/>
          <w:szCs w:val="24"/>
        </w:rPr>
        <w:t>identificando as vozes dos atores importantes nos processos de mobilização;</w:t>
      </w:r>
      <w:r w:rsidR="00671915">
        <w:rPr>
          <w:rFonts w:cs="Times New Roman"/>
          <w:color w:val="000000" w:themeColor="text1"/>
          <w:szCs w:val="24"/>
        </w:rPr>
        <w:t xml:space="preserve"> pretende-se saber quais os mecanismos que foram utilizados para mobilizar as pessoas, as estruturas de organização da ação coletiva e dos movimentos; o</w:t>
      </w:r>
      <w:r w:rsidR="00255A09">
        <w:rPr>
          <w:rFonts w:cs="Times New Roman"/>
          <w:color w:val="000000" w:themeColor="text1"/>
          <w:szCs w:val="24"/>
        </w:rPr>
        <w:t>s</w:t>
      </w:r>
      <w:r w:rsidR="00671915">
        <w:rPr>
          <w:rFonts w:cs="Times New Roman"/>
          <w:color w:val="000000" w:themeColor="text1"/>
          <w:szCs w:val="24"/>
        </w:rPr>
        <w:t xml:space="preserve"> líderes</w:t>
      </w:r>
      <w:r>
        <w:rPr>
          <w:rFonts w:cs="Times New Roman"/>
          <w:color w:val="000000" w:themeColor="text1"/>
          <w:szCs w:val="24"/>
        </w:rPr>
        <w:t>, atores</w:t>
      </w:r>
      <w:r w:rsidR="00671915">
        <w:rPr>
          <w:rFonts w:cs="Times New Roman"/>
          <w:color w:val="000000" w:themeColor="text1"/>
          <w:szCs w:val="24"/>
        </w:rPr>
        <w:t xml:space="preserve"> e organizadores que estiveram presentes; os repertórios de ação: as performances políticas, as marchas, cartazes, como foi a convocação dos manifestantes;</w:t>
      </w:r>
    </w:p>
    <w:p w14:paraId="21C46DFF" w14:textId="50FD338B" w:rsidR="00671915" w:rsidRDefault="634D00F6" w:rsidP="634D00F6">
      <w:pPr>
        <w:pStyle w:val="PargrafodaLista"/>
        <w:numPr>
          <w:ilvl w:val="0"/>
          <w:numId w:val="3"/>
        </w:numPr>
        <w:ind w:hanging="437"/>
        <w:rPr>
          <w:rFonts w:cs="Times New Roman"/>
          <w:color w:val="000000" w:themeColor="text1"/>
        </w:rPr>
      </w:pPr>
      <w:commentRangeStart w:id="84"/>
      <w:r w:rsidRPr="634D00F6">
        <w:rPr>
          <w:rFonts w:cs="Times New Roman"/>
          <w:color w:val="000000" w:themeColor="text1"/>
        </w:rPr>
        <w:t>Os processos de mobilização, desmobilização, difusão, repressão e radicalização da ação coletiva identificando as relações engendradas entre sistema político, manifestantes e sociedade.</w:t>
      </w:r>
      <w:commentRangeEnd w:id="84"/>
      <w:r w:rsidR="00671915">
        <w:commentReference w:id="84"/>
      </w:r>
    </w:p>
    <w:p w14:paraId="0AE9DAB8" w14:textId="363B0306" w:rsidR="00A34C25" w:rsidRPr="00A34C25" w:rsidRDefault="00A34C25" w:rsidP="00A34C25">
      <w:pPr>
        <w:ind w:firstLine="851"/>
        <w:rPr>
          <w:rFonts w:cs="Times New Roman"/>
          <w:color w:val="000000" w:themeColor="text1"/>
          <w:szCs w:val="24"/>
        </w:rPr>
      </w:pPr>
    </w:p>
    <w:p w14:paraId="487872B3" w14:textId="77777777" w:rsidR="00A34C25" w:rsidRDefault="00A34C25">
      <w:pPr>
        <w:spacing w:line="259" w:lineRule="auto"/>
        <w:jc w:val="left"/>
        <w:rPr>
          <w:rFonts w:eastAsiaTheme="majorEastAsia" w:cs="Times New Roman"/>
          <w:b/>
          <w:color w:val="000000" w:themeColor="text1"/>
          <w:szCs w:val="24"/>
        </w:rPr>
      </w:pPr>
      <w:r>
        <w:rPr>
          <w:rFonts w:cs="Times New Roman"/>
          <w:b/>
          <w:color w:val="000000" w:themeColor="text1"/>
          <w:szCs w:val="24"/>
        </w:rPr>
        <w:br w:type="page"/>
      </w:r>
    </w:p>
    <w:p w14:paraId="4FD51D29" w14:textId="4230FADF" w:rsidR="00C677B9" w:rsidRPr="00D338BE" w:rsidRDefault="005F67DD" w:rsidP="00CA3E93">
      <w:pPr>
        <w:pStyle w:val="Ttulo2"/>
        <w:numPr>
          <w:ilvl w:val="0"/>
          <w:numId w:val="31"/>
        </w:numPr>
      </w:pPr>
      <w:bookmarkStart w:id="85" w:name="_Toc173959613"/>
      <w:r>
        <w:lastRenderedPageBreak/>
        <w:t>3</w:t>
      </w:r>
      <w:r w:rsidR="0007507A">
        <w:t xml:space="preserve"> </w:t>
      </w:r>
      <w:r w:rsidR="00773E8C">
        <w:t>Os</w:t>
      </w:r>
      <w:r w:rsidR="002453E1">
        <w:t xml:space="preserve"> movimentos sociais e ação coletiva</w:t>
      </w:r>
      <w:bookmarkEnd w:id="85"/>
    </w:p>
    <w:p w14:paraId="3DCC8975" w14:textId="77777777" w:rsidR="00A3511C" w:rsidRDefault="00A3511C" w:rsidP="005F67DD">
      <w:pPr>
        <w:ind w:firstLine="851"/>
        <w:rPr>
          <w:rFonts w:cs="Times New Roman"/>
          <w:color w:val="000000" w:themeColor="text1"/>
          <w:szCs w:val="24"/>
        </w:rPr>
      </w:pPr>
    </w:p>
    <w:p w14:paraId="788AD23D" w14:textId="6B295815" w:rsidR="00243128" w:rsidRDefault="000D5B6F" w:rsidP="005F67DD">
      <w:pPr>
        <w:ind w:firstLine="851"/>
      </w:pPr>
      <w:r w:rsidRPr="634D00F6">
        <w:rPr>
          <w:rFonts w:cs="Times New Roman"/>
          <w:color w:val="000000" w:themeColor="text1"/>
        </w:rPr>
        <w:t>O respaldo teórico do tema de pesqui</w:t>
      </w:r>
      <w:r w:rsidR="00F72BA9" w:rsidRPr="634D00F6">
        <w:rPr>
          <w:rFonts w:cs="Times New Roman"/>
          <w:color w:val="000000" w:themeColor="text1"/>
        </w:rPr>
        <w:t>sa parte de contribuições na teoria dos movimentos sociais</w:t>
      </w:r>
      <w:r w:rsidRPr="634D00F6">
        <w:rPr>
          <w:rFonts w:cs="Times New Roman"/>
          <w:color w:val="000000" w:themeColor="text1"/>
        </w:rPr>
        <w:t>. En</w:t>
      </w:r>
      <w:r w:rsidR="00F934DA" w:rsidRPr="634D00F6">
        <w:rPr>
          <w:rFonts w:cs="Times New Roman"/>
          <w:color w:val="000000" w:themeColor="text1"/>
        </w:rPr>
        <w:t>tendemos que as abordagens teóricas</w:t>
      </w:r>
      <w:r w:rsidR="00F934DA" w:rsidRPr="634D00F6">
        <w:rPr>
          <w:rStyle w:val="Refdenotaderodap"/>
          <w:rFonts w:cs="Times New Roman"/>
          <w:color w:val="000000" w:themeColor="text1"/>
        </w:rPr>
        <w:footnoteReference w:id="3"/>
      </w:r>
      <w:r w:rsidR="00F934DA" w:rsidRPr="634D00F6">
        <w:rPr>
          <w:rFonts w:cs="Times New Roman"/>
          <w:color w:val="000000" w:themeColor="text1"/>
        </w:rPr>
        <w:t xml:space="preserve"> no estudo da ação coletiva e dos movimentos sociais são</w:t>
      </w:r>
      <w:r w:rsidRPr="634D00F6">
        <w:rPr>
          <w:rFonts w:cs="Times New Roman"/>
          <w:color w:val="000000" w:themeColor="text1"/>
        </w:rPr>
        <w:t xml:space="preserve"> importantes, guardadas as </w:t>
      </w:r>
      <w:r w:rsidR="00EF7DFF" w:rsidRPr="634D00F6">
        <w:rPr>
          <w:rFonts w:cs="Times New Roman"/>
          <w:color w:val="000000" w:themeColor="text1"/>
        </w:rPr>
        <w:t>devidas proporções em sua relação com determinada realidade</w:t>
      </w:r>
      <w:r w:rsidR="004D66B1" w:rsidRPr="634D00F6">
        <w:rPr>
          <w:rFonts w:cs="Times New Roman"/>
          <w:color w:val="000000" w:themeColor="text1"/>
        </w:rPr>
        <w:t>.</w:t>
      </w:r>
      <w:r w:rsidR="00196327" w:rsidRPr="634D00F6">
        <w:rPr>
          <w:rFonts w:cs="Times New Roman"/>
          <w:color w:val="000000" w:themeColor="text1"/>
        </w:rPr>
        <w:t xml:space="preserve"> </w:t>
      </w:r>
      <w:r w:rsidR="00F72BA9">
        <w:t>Neste sentido, fez-se</w:t>
      </w:r>
      <w:r w:rsidR="00EF7DFF">
        <w:t xml:space="preserve"> necessário </w:t>
      </w:r>
      <w:r w:rsidR="00243128">
        <w:t>delinear o campo analítico de nossa empreitada por meio de uma revisão bibli</w:t>
      </w:r>
      <w:r w:rsidR="00F72BA9">
        <w:t>ográfica que levasse em conta</w:t>
      </w:r>
      <w:r w:rsidR="00243128">
        <w:t xml:space="preserve"> diversas </w:t>
      </w:r>
      <w:r w:rsidR="00F72BA9">
        <w:t>contribuições</w:t>
      </w:r>
      <w:r w:rsidR="00243128">
        <w:t xml:space="preserve"> teóricas no estudo da ação coletiva e dos movimentos sociais. Podemos dizer que a abordagem clássica sobre os movimentos sociais está nos primeiros estudos sobre as ações coletivas na corrente sociológica norte-americana influenciada, principalmente, pela teoria da ação de Parsons (2010). Necessariamente, diríamos </w:t>
      </w:r>
      <w:r w:rsidR="00F72BA9">
        <w:t xml:space="preserve">também </w:t>
      </w:r>
      <w:r w:rsidR="00243128">
        <w:t>que a ação coletiva não basta para explicar o que posteriormente se desenvolveu em outra via de compreensão dos movimentos sociais pela escola sociológica europeia, a qual apresentaria</w:t>
      </w:r>
      <w:r w:rsidR="00F72BA9">
        <w:t>,</w:t>
      </w:r>
      <w:r w:rsidR="00243128">
        <w:t xml:space="preserve"> com determinada importância</w:t>
      </w:r>
      <w:r w:rsidR="00F72BA9">
        <w:t>,</w:t>
      </w:r>
      <w:r w:rsidR="00243128">
        <w:t xml:space="preserve"> a noção de atores coletivos derivada das teorias </w:t>
      </w:r>
      <w:r w:rsidR="00F72BA9">
        <w:t>weberianas e marxistas</w:t>
      </w:r>
      <w:r w:rsidR="00243128">
        <w:t xml:space="preserve">. Neste sentido, concordamos com </w:t>
      </w:r>
      <w:proofErr w:type="spellStart"/>
      <w:r w:rsidR="00243128">
        <w:t>Gohn</w:t>
      </w:r>
      <w:proofErr w:type="spellEnd"/>
      <w:r w:rsidR="00243128">
        <w:t xml:space="preserve"> ao argumentar que o núcleo articulador das análises para a compreensão dos movimentos sociais e da ação coletiva é, em grande parte, a contribuição das teorias da ação social (GOH</w:t>
      </w:r>
      <w:r w:rsidR="002A617D">
        <w:t>N, 2012, p. 23).</w:t>
      </w:r>
      <w:r w:rsidR="00C17AF4">
        <w:t xml:space="preserve"> E</w:t>
      </w:r>
      <w:r w:rsidR="00F72BA9">
        <w:t>ntretanto,</w:t>
      </w:r>
      <w:r w:rsidR="00243128">
        <w:t xml:space="preserve"> tratando</w:t>
      </w:r>
      <w:r w:rsidR="00F72BA9">
        <w:t>-se</w:t>
      </w:r>
      <w:r w:rsidR="00243128">
        <w:t xml:space="preserve"> de um objeto</w:t>
      </w:r>
      <w:r w:rsidR="00F72BA9">
        <w:t xml:space="preserve"> de pesquisa tão amplo, esses ciclos de protestos deveriam</w:t>
      </w:r>
      <w:r w:rsidR="00243128">
        <w:t xml:space="preserve"> ser </w:t>
      </w:r>
      <w:r w:rsidR="00073DA8">
        <w:t>encarados</w:t>
      </w:r>
      <w:r w:rsidR="00243128">
        <w:t xml:space="preserve"> como fatos que derivam de uma articulação coletiva que carrega, ora elementos conjunturais, que estão inseridos nas contradições da estrutura da sociedade brasileira, ora elementos específicos que definem a forma através da qual os atores coletivos enxergam o mundo que os circunda e se sentem engajados a </w:t>
      </w:r>
      <w:r w:rsidR="00F72BA9">
        <w:t>participar dos atos de protesto</w:t>
      </w:r>
      <w:r w:rsidR="00243128">
        <w:t>. Se por um lado, encontramos os motivos que levam as pessoas às ruas devido a problemas de ordem coletiva, por outro, entendemos que as diferentes formas de manifestação (a</w:t>
      </w:r>
      <w:r w:rsidR="00F72BA9">
        <w:t>s</w:t>
      </w:r>
      <w:r w:rsidR="00243128">
        <w:t xml:space="preserve"> performance</w:t>
      </w:r>
      <w:r w:rsidR="00F72BA9">
        <w:t>s</w:t>
      </w:r>
      <w:r w:rsidR="00243128">
        <w:t>, os protestos, as marchas, o engajamento) são fruto da relação que os sujeitos estabelecem entre si e o sentido que imprimem a essas ações.</w:t>
      </w:r>
    </w:p>
    <w:p w14:paraId="1E0049E7" w14:textId="35C62BBF" w:rsidR="00A25341" w:rsidRDefault="00A25341" w:rsidP="005F67DD">
      <w:pPr>
        <w:ind w:firstLine="851"/>
      </w:pPr>
      <w:r>
        <w:lastRenderedPageBreak/>
        <w:t>Mas, como a ação coletiva é possível? Em contraste com diversos problemas que se tem em encarar as ações coletivas e os movimentos sociais como reações irracionais de um largo fenômeno reativo</w:t>
      </w:r>
      <w:r>
        <w:rPr>
          <w:rStyle w:val="Refdenotaderodap"/>
        </w:rPr>
        <w:footnoteReference w:id="4"/>
      </w:r>
      <w:r>
        <w:t>, sociólogos norte-americanos</w:t>
      </w:r>
      <w:r w:rsidR="005776B8">
        <w:t xml:space="preserve"> passaram a entender </w:t>
      </w:r>
      <w:r w:rsidR="00C01A15">
        <w:t xml:space="preserve">este fenômeno como uma coordenação de esforços compartilhados em torno de interesses ou programas (TILLY e TARROW, 2015, p. 8). De acordo com essa perspectiva, </w:t>
      </w:r>
      <w:r w:rsidR="007B005E">
        <w:t>movimentos sociais seriam entendidos</w:t>
      </w:r>
      <w:r w:rsidR="00C01A15">
        <w:t xml:space="preserve"> como ações organizadas racionais e intencionais.</w:t>
      </w:r>
      <w:r w:rsidR="00E50F86">
        <w:t xml:space="preserve"> </w:t>
      </w:r>
      <w:r w:rsidR="00C01A15">
        <w:t>Com efeito, a ação coletiva apareceria aqui a partir de um cálculo dos custos e benefícios</w:t>
      </w:r>
      <w:r w:rsidR="005D4479">
        <w:t>,</w:t>
      </w:r>
      <w:r w:rsidR="007B005E">
        <w:t xml:space="preserve"> na qual haveria uma influência e presença de recursos (DELLA PORTA &amp; DIANI, 2006, p. </w:t>
      </w:r>
      <w:r w:rsidR="00B75975">
        <w:t>14).</w:t>
      </w:r>
      <w:r w:rsidR="00A446E9">
        <w:t xml:space="preserve"> </w:t>
      </w:r>
      <w:r w:rsidR="007B005E">
        <w:t>A questão dos recurs</w:t>
      </w:r>
      <w:r w:rsidR="00B75975">
        <w:t>os é</w:t>
      </w:r>
      <w:r w:rsidR="007B005E">
        <w:t xml:space="preserve"> muito importante na compreensão do que seria um movimento social, mas não é, contudo, primordial</w:t>
      </w:r>
      <w:r w:rsidR="00B75975">
        <w:t xml:space="preserve">. A emergência da ação coletiva não pode ficar restrita somente a conflitos de interesse, oposições ideológicas, sentimentos de desconforto e diferenças de opinião. </w:t>
      </w:r>
      <w:r w:rsidR="005D4479">
        <w:t>Movimentos sociais também possuem uma densa rede de relações formais e informais, identidades, emoções e sentimentos que são mobilizados durante a ação coletiva (MELUCCI, 1985; 1989; 1994; 1997; TOURAINE, 1989; 1996; 2006). Esses fatores estão de acordo com o momento em que se situam os movimentos sociais</w:t>
      </w:r>
      <w:r w:rsidR="00255A09">
        <w:t>, sua historicidade (TOURAINE, 1994)</w:t>
      </w:r>
      <w:r w:rsidR="005D4479">
        <w:t>. Neste sentido, movimentos sociais são também uma categoria histórica, não universais (TILLY &amp; TARROW, 2015, p. 11). São compreendidos não somente pelo fato de como a ação é des</w:t>
      </w:r>
      <w:r w:rsidR="0037708D">
        <w:t xml:space="preserve">envolvida, ela é física, mas também possui significados que são compartilhados pelos diversos grupos que compõem </w:t>
      </w:r>
      <w:r w:rsidR="00491D8B">
        <w:t>essa ação</w:t>
      </w:r>
      <w:r w:rsidR="0037708D">
        <w:t>.</w:t>
      </w:r>
    </w:p>
    <w:p w14:paraId="0BC4BCF5" w14:textId="35EE266F" w:rsidR="004D66B1" w:rsidRDefault="00F72BA9" w:rsidP="005F67DD">
      <w:pPr>
        <w:ind w:firstLine="851"/>
        <w:rPr>
          <w:rFonts w:cs="Times New Roman"/>
          <w:color w:val="000000" w:themeColor="text1"/>
          <w:szCs w:val="24"/>
        </w:rPr>
      </w:pPr>
      <w:r>
        <w:rPr>
          <w:rFonts w:cs="Times New Roman"/>
          <w:color w:val="000000" w:themeColor="text1"/>
          <w:szCs w:val="24"/>
        </w:rPr>
        <w:t>Com efeito, podemos dizer que nosso entendimento gira</w:t>
      </w:r>
      <w:r w:rsidR="00936127">
        <w:rPr>
          <w:rFonts w:cs="Times New Roman"/>
          <w:color w:val="000000" w:themeColor="text1"/>
          <w:szCs w:val="24"/>
        </w:rPr>
        <w:t xml:space="preserve"> também</w:t>
      </w:r>
      <w:r>
        <w:rPr>
          <w:rFonts w:cs="Times New Roman"/>
          <w:color w:val="000000" w:themeColor="text1"/>
          <w:szCs w:val="24"/>
        </w:rPr>
        <w:t xml:space="preserve"> em torno da questão da mudança social</w:t>
      </w:r>
      <w:r w:rsidR="00094D3E">
        <w:rPr>
          <w:rStyle w:val="Refdenotaderodap"/>
          <w:rFonts w:cs="Times New Roman"/>
          <w:color w:val="000000" w:themeColor="text1"/>
          <w:szCs w:val="24"/>
        </w:rPr>
        <w:footnoteReference w:id="5"/>
      </w:r>
      <w:r w:rsidR="008758DC">
        <w:rPr>
          <w:rFonts w:cs="Times New Roman"/>
          <w:color w:val="000000" w:themeColor="text1"/>
          <w:szCs w:val="24"/>
        </w:rPr>
        <w:t>:</w:t>
      </w:r>
      <w:r w:rsidR="00094D3E">
        <w:rPr>
          <w:rFonts w:cs="Times New Roman"/>
          <w:color w:val="000000" w:themeColor="text1"/>
          <w:szCs w:val="24"/>
        </w:rPr>
        <w:t xml:space="preserve"> </w:t>
      </w:r>
      <w:r w:rsidR="008758DC">
        <w:rPr>
          <w:rFonts w:cs="Times New Roman"/>
          <w:color w:val="000000" w:themeColor="text1"/>
          <w:szCs w:val="24"/>
        </w:rPr>
        <w:t>c</w:t>
      </w:r>
      <w:r w:rsidR="00094D3E">
        <w:rPr>
          <w:rFonts w:cs="Times New Roman"/>
          <w:color w:val="000000" w:themeColor="text1"/>
          <w:szCs w:val="24"/>
        </w:rPr>
        <w:t>omo compreender que as ações das pessoas envolvem diferentes formas de organização em cada momento analisado</w:t>
      </w:r>
      <w:r w:rsidR="008758DC">
        <w:rPr>
          <w:rFonts w:cs="Times New Roman"/>
          <w:color w:val="000000" w:themeColor="text1"/>
          <w:szCs w:val="24"/>
        </w:rPr>
        <w:t>? Quais repertórios de ação são recorrentes? Quais são novos? Toda</w:t>
      </w:r>
      <w:r w:rsidR="0015606E">
        <w:rPr>
          <w:rFonts w:cs="Times New Roman"/>
          <w:color w:val="000000" w:themeColor="text1"/>
          <w:szCs w:val="24"/>
        </w:rPr>
        <w:t xml:space="preserve">s essas </w:t>
      </w:r>
      <w:r w:rsidR="003F4AAF">
        <w:rPr>
          <w:rFonts w:cs="Times New Roman"/>
          <w:color w:val="000000" w:themeColor="text1"/>
          <w:szCs w:val="24"/>
        </w:rPr>
        <w:t>e outras questões</w:t>
      </w:r>
      <w:r w:rsidR="008758DC">
        <w:rPr>
          <w:rFonts w:cs="Times New Roman"/>
          <w:color w:val="000000" w:themeColor="text1"/>
          <w:szCs w:val="24"/>
        </w:rPr>
        <w:t xml:space="preserve"> são relevantes ao se tratar da ação coletiva. Além do mais, </w:t>
      </w:r>
      <w:r w:rsidR="000361FA">
        <w:rPr>
          <w:rFonts w:cs="Times New Roman"/>
          <w:color w:val="000000" w:themeColor="text1"/>
          <w:szCs w:val="24"/>
        </w:rPr>
        <w:t xml:space="preserve">como afirmam Della Porta e </w:t>
      </w:r>
      <w:proofErr w:type="spellStart"/>
      <w:r w:rsidR="000361FA">
        <w:rPr>
          <w:rFonts w:cs="Times New Roman"/>
          <w:color w:val="000000" w:themeColor="text1"/>
          <w:szCs w:val="24"/>
        </w:rPr>
        <w:t>Diani</w:t>
      </w:r>
      <w:proofErr w:type="spellEnd"/>
      <w:r w:rsidR="000361FA">
        <w:rPr>
          <w:rFonts w:cs="Times New Roman"/>
          <w:color w:val="000000" w:themeColor="text1"/>
          <w:szCs w:val="24"/>
        </w:rPr>
        <w:t xml:space="preserve"> (2006, p. 5), dada a sua natureza multidimensional e complexa, não é surpresa que movimentos sociais podem ser abordados em referência a uma gama de questões intelectuais, as quais enfocam dimensões que envolvem ideias, indivíduos, </w:t>
      </w:r>
      <w:r w:rsidR="000361FA">
        <w:rPr>
          <w:rFonts w:cs="Times New Roman"/>
          <w:color w:val="000000" w:themeColor="text1"/>
          <w:szCs w:val="24"/>
        </w:rPr>
        <w:lastRenderedPageBreak/>
        <w:t>eventos e organizações que estão ligados uns aos outros em processos mais amplos de ação coletiva</w:t>
      </w:r>
      <w:r w:rsidR="00361337">
        <w:rPr>
          <w:rFonts w:cs="Times New Roman"/>
          <w:color w:val="000000" w:themeColor="text1"/>
          <w:szCs w:val="24"/>
        </w:rPr>
        <w:t xml:space="preserve"> e que indicam </w:t>
      </w:r>
      <w:r w:rsidR="000361FA">
        <w:rPr>
          <w:rFonts w:cs="Times New Roman"/>
          <w:color w:val="000000" w:themeColor="text1"/>
          <w:szCs w:val="24"/>
        </w:rPr>
        <w:t xml:space="preserve">alguma continuidade. Neste sentido, quatro pontos são importantes na análise dos movimentos sociais e da ação coletiva: 1) </w:t>
      </w:r>
      <w:r w:rsidR="00FD56E4">
        <w:rPr>
          <w:rFonts w:cs="Times New Roman"/>
          <w:color w:val="000000" w:themeColor="text1"/>
          <w:szCs w:val="24"/>
        </w:rPr>
        <w:t xml:space="preserve">a relação entre mudança estrutural e as transformações nos padrões do conflito social; 2) </w:t>
      </w:r>
      <w:r w:rsidR="003C1C48">
        <w:rPr>
          <w:rFonts w:cs="Times New Roman"/>
          <w:color w:val="000000" w:themeColor="text1"/>
          <w:szCs w:val="24"/>
        </w:rPr>
        <w:t>o papel das representações culturais</w:t>
      </w:r>
      <w:r w:rsidR="003F6C86">
        <w:rPr>
          <w:rFonts w:cs="Times New Roman"/>
          <w:color w:val="000000" w:themeColor="text1"/>
          <w:szCs w:val="24"/>
        </w:rPr>
        <w:t xml:space="preserve"> no conflito social; 3) o processo através do qual valores, interesses e ideias se transformam em ação coletiva; e 4) </w:t>
      </w:r>
      <w:r w:rsidR="003F6C86" w:rsidRPr="003F6C86">
        <w:rPr>
          <w:rFonts w:cs="Times New Roman"/>
          <w:color w:val="000000" w:themeColor="text1"/>
          <w:szCs w:val="24"/>
        </w:rPr>
        <w:t>como um determinad</w:t>
      </w:r>
      <w:r w:rsidR="003F6C86">
        <w:rPr>
          <w:rFonts w:cs="Times New Roman"/>
          <w:color w:val="000000" w:themeColor="text1"/>
          <w:szCs w:val="24"/>
        </w:rPr>
        <w:t>o contexto social, político e/</w:t>
      </w:r>
      <w:r w:rsidR="003F6C86" w:rsidRPr="003F6C86">
        <w:rPr>
          <w:rFonts w:cs="Times New Roman"/>
          <w:color w:val="000000" w:themeColor="text1"/>
          <w:szCs w:val="24"/>
        </w:rPr>
        <w:t xml:space="preserve">ou cultural afeta as chances de sucesso dos movimentos </w:t>
      </w:r>
      <w:r w:rsidR="003F6C86">
        <w:rPr>
          <w:rFonts w:cs="Times New Roman"/>
          <w:color w:val="000000" w:themeColor="text1"/>
          <w:szCs w:val="24"/>
        </w:rPr>
        <w:t>sociais e as formas que assumem (DELLA</w:t>
      </w:r>
      <w:r w:rsidR="00231A70">
        <w:rPr>
          <w:rFonts w:cs="Times New Roman"/>
          <w:color w:val="000000" w:themeColor="text1"/>
          <w:szCs w:val="24"/>
        </w:rPr>
        <w:t xml:space="preserve">PORTA </w:t>
      </w:r>
      <w:r w:rsidR="00231A70">
        <w:rPr>
          <w:rFonts w:cs="Times New Roman"/>
          <w:i/>
          <w:color w:val="000000" w:themeColor="text1"/>
          <w:szCs w:val="24"/>
        </w:rPr>
        <w:t>et al,</w:t>
      </w:r>
      <w:r w:rsidR="00231A70">
        <w:rPr>
          <w:rFonts w:cs="Times New Roman"/>
          <w:color w:val="000000" w:themeColor="text1"/>
          <w:szCs w:val="24"/>
        </w:rPr>
        <w:t xml:space="preserve"> 2006, p. 5-</w:t>
      </w:r>
      <w:r w:rsidR="003F4AAF">
        <w:rPr>
          <w:rFonts w:cs="Times New Roman"/>
          <w:color w:val="000000" w:themeColor="text1"/>
          <w:szCs w:val="24"/>
        </w:rPr>
        <w:t>6).</w:t>
      </w:r>
    </w:p>
    <w:p w14:paraId="307FD74B" w14:textId="01590EFC" w:rsidR="003F4AAF" w:rsidRDefault="00AA3B5C" w:rsidP="005F67DD">
      <w:pPr>
        <w:ind w:firstLine="851"/>
        <w:rPr>
          <w:rFonts w:cs="Times New Roman"/>
          <w:color w:val="000000" w:themeColor="text1"/>
          <w:szCs w:val="24"/>
        </w:rPr>
      </w:pPr>
      <w:r>
        <w:rPr>
          <w:rFonts w:cs="Times New Roman"/>
          <w:color w:val="000000" w:themeColor="text1"/>
          <w:szCs w:val="24"/>
        </w:rPr>
        <w:t xml:space="preserve">Como afirma Jasper (2016, p. 23), movimentos sociais são esforços </w:t>
      </w:r>
      <w:r w:rsidR="00465D95">
        <w:rPr>
          <w:rFonts w:cs="Times New Roman"/>
          <w:color w:val="000000" w:themeColor="text1"/>
          <w:szCs w:val="24"/>
        </w:rPr>
        <w:t>persistentes e intencionais que têm o intuito de</w:t>
      </w:r>
      <w:r>
        <w:rPr>
          <w:rFonts w:cs="Times New Roman"/>
          <w:color w:val="000000" w:themeColor="text1"/>
          <w:szCs w:val="24"/>
        </w:rPr>
        <w:t xml:space="preserve"> promover ou obstruir mudanças</w:t>
      </w:r>
      <w:r w:rsidR="00465D95">
        <w:rPr>
          <w:rFonts w:cs="Times New Roman"/>
          <w:color w:val="000000" w:themeColor="text1"/>
          <w:szCs w:val="24"/>
        </w:rPr>
        <w:t xml:space="preserve"> políticas,</w:t>
      </w:r>
      <w:r>
        <w:rPr>
          <w:rFonts w:cs="Times New Roman"/>
          <w:color w:val="000000" w:themeColor="text1"/>
          <w:szCs w:val="24"/>
        </w:rPr>
        <w:t xml:space="preserve"> jurí</w:t>
      </w:r>
      <w:r w:rsidR="00465D95">
        <w:rPr>
          <w:rFonts w:cs="Times New Roman"/>
          <w:color w:val="000000" w:themeColor="text1"/>
          <w:szCs w:val="24"/>
        </w:rPr>
        <w:t>dicas ou</w:t>
      </w:r>
      <w:r w:rsidR="009673EA">
        <w:rPr>
          <w:rFonts w:cs="Times New Roman"/>
          <w:color w:val="000000" w:themeColor="text1"/>
          <w:szCs w:val="24"/>
        </w:rPr>
        <w:t xml:space="preserve"> sociais</w:t>
      </w:r>
      <w:r w:rsidR="00465D95">
        <w:rPr>
          <w:rFonts w:cs="Times New Roman"/>
          <w:color w:val="000000" w:themeColor="text1"/>
          <w:szCs w:val="24"/>
        </w:rPr>
        <w:t xml:space="preserve">. Eles operam, </w:t>
      </w:r>
      <w:r>
        <w:rPr>
          <w:rFonts w:cs="Times New Roman"/>
          <w:color w:val="000000" w:themeColor="text1"/>
          <w:szCs w:val="24"/>
        </w:rPr>
        <w:t>basicamente</w:t>
      </w:r>
      <w:r w:rsidR="00465D95">
        <w:rPr>
          <w:rFonts w:cs="Times New Roman"/>
          <w:color w:val="000000" w:themeColor="text1"/>
          <w:szCs w:val="24"/>
        </w:rPr>
        <w:t>,</w:t>
      </w:r>
      <w:r>
        <w:rPr>
          <w:rFonts w:cs="Times New Roman"/>
          <w:color w:val="000000" w:themeColor="text1"/>
          <w:szCs w:val="24"/>
        </w:rPr>
        <w:t xml:space="preserve"> fora dos canais institucionais normais</w:t>
      </w:r>
      <w:r w:rsidR="00216B88">
        <w:rPr>
          <w:rFonts w:cs="Times New Roman"/>
          <w:color w:val="000000" w:themeColor="text1"/>
          <w:szCs w:val="24"/>
        </w:rPr>
        <w:t xml:space="preserve"> </w:t>
      </w:r>
      <w:r>
        <w:rPr>
          <w:rFonts w:cs="Times New Roman"/>
          <w:color w:val="000000" w:themeColor="text1"/>
          <w:szCs w:val="24"/>
        </w:rPr>
        <w:t>sancionados pelas autoridades.</w:t>
      </w:r>
      <w:r w:rsidR="00465D95">
        <w:rPr>
          <w:rFonts w:cs="Times New Roman"/>
          <w:color w:val="000000" w:themeColor="text1"/>
          <w:szCs w:val="24"/>
        </w:rPr>
        <w:t xml:space="preserve"> Diferem-se dos partidos políticos, pois nem sempre os movimentos possuem um caráter institucionalizado</w:t>
      </w:r>
      <w:r w:rsidR="008C78F6">
        <w:rPr>
          <w:rStyle w:val="Refdenotaderodap"/>
          <w:rFonts w:cs="Times New Roman"/>
          <w:color w:val="000000" w:themeColor="text1"/>
          <w:szCs w:val="24"/>
        </w:rPr>
        <w:footnoteReference w:id="6"/>
      </w:r>
      <w:r w:rsidR="00465D95">
        <w:rPr>
          <w:rFonts w:cs="Times New Roman"/>
          <w:color w:val="000000" w:themeColor="text1"/>
          <w:szCs w:val="24"/>
        </w:rPr>
        <w:t xml:space="preserve">. Alguns grupos de protesto podem se transformar em grupos de interesse, ou partidos políticos, mas isso não é regra. Frequentemente possuem redes sociais informais. No entanto, sua persistência pode propiciar o desenvolvimento de organizações formais. </w:t>
      </w:r>
      <w:r>
        <w:rPr>
          <w:rFonts w:cs="Times New Roman"/>
          <w:color w:val="000000" w:themeColor="text1"/>
          <w:szCs w:val="24"/>
        </w:rPr>
        <w:t>Eles</w:t>
      </w:r>
      <w:r w:rsidR="007955E8">
        <w:rPr>
          <w:rFonts w:cs="Times New Roman"/>
          <w:color w:val="000000" w:themeColor="text1"/>
          <w:szCs w:val="24"/>
        </w:rPr>
        <w:t xml:space="preserve"> se</w:t>
      </w:r>
      <w:r>
        <w:rPr>
          <w:rFonts w:cs="Times New Roman"/>
          <w:color w:val="000000" w:themeColor="text1"/>
          <w:szCs w:val="24"/>
        </w:rPr>
        <w:t xml:space="preserve"> di</w:t>
      </w:r>
      <w:r w:rsidR="00465D95">
        <w:rPr>
          <w:rFonts w:cs="Times New Roman"/>
          <w:color w:val="000000" w:themeColor="text1"/>
          <w:szCs w:val="24"/>
        </w:rPr>
        <w:t>ferem de e</w:t>
      </w:r>
      <w:r w:rsidR="007955E8">
        <w:rPr>
          <w:rFonts w:cs="Times New Roman"/>
          <w:color w:val="000000" w:themeColor="text1"/>
          <w:szCs w:val="24"/>
        </w:rPr>
        <w:t xml:space="preserve">ventos isolados, tanto quanto de comportamentos sociais padronizados. Realmente, é difícil delimitar uma fronteira clara entre movimentos e outros fenômenos como revoluções, motins, partidos políticos e grupos de interesse. </w:t>
      </w:r>
      <w:r w:rsidR="00E95FA8">
        <w:rPr>
          <w:rFonts w:cs="Times New Roman"/>
          <w:color w:val="000000" w:themeColor="text1"/>
          <w:szCs w:val="24"/>
        </w:rPr>
        <w:t xml:space="preserve">Neste sentido, entendemo-los como um processo social distinto que consiste em mecanismos através dos quais atores engajam-se em uma ação coletiva. Estão envolvidos em relações conflituosas com oponentes claramente definidos; estão ligados por redes informais densas; e compartilham uma identidade coletiva distinta (DELLA PORTA </w:t>
      </w:r>
      <w:r w:rsidR="00E95FA8">
        <w:rPr>
          <w:rFonts w:cs="Times New Roman"/>
          <w:i/>
          <w:color w:val="000000" w:themeColor="text1"/>
          <w:szCs w:val="24"/>
        </w:rPr>
        <w:t>et al,</w:t>
      </w:r>
      <w:r w:rsidR="00E95FA8">
        <w:rPr>
          <w:rFonts w:cs="Times New Roman"/>
          <w:color w:val="000000" w:themeColor="text1"/>
          <w:szCs w:val="24"/>
        </w:rPr>
        <w:t xml:space="preserve"> 2006, p. 20).</w:t>
      </w:r>
    </w:p>
    <w:p w14:paraId="421AB0DD" w14:textId="43AED30E" w:rsidR="00E95FA8" w:rsidRDefault="00E93F4F" w:rsidP="005F67DD">
      <w:pPr>
        <w:ind w:firstLine="851"/>
        <w:rPr>
          <w:rFonts w:cs="Times New Roman"/>
          <w:color w:val="000000" w:themeColor="text1"/>
          <w:szCs w:val="24"/>
        </w:rPr>
      </w:pPr>
      <w:r>
        <w:rPr>
          <w:rFonts w:cs="Times New Roman"/>
          <w:color w:val="000000" w:themeColor="text1"/>
          <w:szCs w:val="24"/>
        </w:rPr>
        <w:t xml:space="preserve">Para </w:t>
      </w:r>
      <w:proofErr w:type="spellStart"/>
      <w:r>
        <w:rPr>
          <w:rFonts w:cs="Times New Roman"/>
          <w:color w:val="000000" w:themeColor="text1"/>
          <w:szCs w:val="24"/>
        </w:rPr>
        <w:t>Gohn</w:t>
      </w:r>
      <w:proofErr w:type="spellEnd"/>
      <w:r>
        <w:rPr>
          <w:rFonts w:cs="Times New Roman"/>
          <w:color w:val="000000" w:themeColor="text1"/>
          <w:szCs w:val="24"/>
        </w:rPr>
        <w:t>, movimentos sociais são</w:t>
      </w:r>
    </w:p>
    <w:p w14:paraId="302FE271" w14:textId="42CDC3C9" w:rsidR="00E93F4F" w:rsidRPr="00C52862" w:rsidRDefault="00E93F4F" w:rsidP="005F67DD">
      <w:pPr>
        <w:pStyle w:val="Citao"/>
      </w:pPr>
      <w:r w:rsidRPr="00C52862">
        <w:t xml:space="preserve">[...] ações sociopolíticas construídas por atores sociais coletivos pertencentes a diferentes classes e camadas sociais, articuladas em certos cenários da conjuntura socioeconômica e políticas de um país, criando um campo político de força social na sociedade civil. As ações se estruturam a partir de repertórios criados sobre temas e </w:t>
      </w:r>
      <w:r w:rsidRPr="00C52862">
        <w:lastRenderedPageBreak/>
        <w:t xml:space="preserve">problemas em conflitos, litígios e disputas vivenciados pelo grupo na sociedade. As ações desenvolvem um processo social e político-cultural que cria uma identidade coletiva para o movimento, a partir dos interesses em comum. Esta identidade é amalgamada pela força do princípio de solidariedade e construída a partir da base referencial de valores culturais e políticos compartilhados pelo grupo, em espaços coletivos não institucionalizados. Os movimentos geram uma série de inovações nas esferas pública (estatal e não estatal) e privada; participam direta ou indiretamente da luta política de um país, e contribuem para o desenvolvimento e a transformação da sociedade civil e política. Estas contribuições são observadas quando se realizam análises de períodos de média ou longa duração histórica, nos quais se observam os ciclos de protestos delineados. Os movimentos </w:t>
      </w:r>
      <w:r w:rsidR="008341B8" w:rsidRPr="00C52862">
        <w:t>participam, portanto,</w:t>
      </w:r>
      <w:r w:rsidRPr="00C52862">
        <w:t xml:space="preserve"> da mudança social histórica de um país e o caráter das transformações geradas poderá ser tanto progressista como conservador ou reacionário, dependendo das forças sociopolíticas a que estão articulados em suas densas redes; e dos projetos políticos que constroem com suas ações. </w:t>
      </w:r>
      <w:r>
        <w:t>(GOHN, 2012, p. 251-252).</w:t>
      </w:r>
    </w:p>
    <w:p w14:paraId="661874F2" w14:textId="7B312BF4" w:rsidR="00E93F4F" w:rsidRDefault="00E93F4F" w:rsidP="005F67DD">
      <w:pPr>
        <w:spacing w:before="240"/>
        <w:ind w:firstLine="851"/>
      </w:pPr>
      <w:r>
        <w:t>Ainda que tal definição seja demasiadamente complexa é preciso atentar que ela envolve diversos aspectos da vida social, mas que tem como princípio o campo político, cujo contexto é fundamental para compreendermos como operam as relações de força de uma dada sociedade. Neste sentido, todo movimento social e toda ação coletiva refere-se à ação das pessoas na sociedade, na história. Entretanto, essa ação tem que ser conduzida através de uma força social que se traduz em demanda ou reivindicação por meio da qual um grupo se põe em movimento.</w:t>
      </w:r>
    </w:p>
    <w:p w14:paraId="4CD6703B" w14:textId="50FFD595" w:rsidR="0010496F" w:rsidRDefault="634D00F6" w:rsidP="005F67DD">
      <w:pPr>
        <w:spacing w:before="240"/>
        <w:ind w:firstLine="851"/>
      </w:pPr>
      <w:r>
        <w:t xml:space="preserve">Se se estabelece que a ação tem um princípio </w:t>
      </w:r>
      <w:proofErr w:type="gramStart"/>
      <w:r>
        <w:t>que</w:t>
      </w:r>
      <w:proofErr w:type="gramEnd"/>
      <w:r>
        <w:t xml:space="preserve"> a coloca dentro de uma teoria da prática, do contrário, também percebemos que ela está inserida em um contexto que é estruturalmente definido e compartilhado. Toda ação coletiva também se desenvolve em um contexto em que os atores lutam em torno da relação de forças de uma sociedade para levar a cabo um projeto, uma perspectiva de mundo. Como afirma Jasper (2016, p. 25), os processos culturais, compostos de pensamentos, sentimentos e princípios morais comuns, juntamente com as representações, dão-nos significado ao mundo. A cultura permeia as ações dos manifestantes expressando significados e dando sinais que os ajudam a processar informações, avaliar situações e começar a formular métodos de ação. A princípio a indignação coletiva surge de uma situação insuportável, que se coloca na condição da vivência mútua em torno daquilo que determinado grupo julga importante. Nessas situações os atores pretendem modificar as relações de força de uma sociedade. Para que isso ocorra utilizam-se de reivindicações e de ações concretas que projetam as pessoas num cenário de conflito. </w:t>
      </w:r>
    </w:p>
    <w:p w14:paraId="24E3A49B" w14:textId="642936B9" w:rsidR="00E93F4F" w:rsidRDefault="0A554350" w:rsidP="005F67DD">
      <w:pPr>
        <w:spacing w:before="240"/>
        <w:ind w:firstLine="851"/>
      </w:pPr>
      <w:r>
        <w:t xml:space="preserve">Levando em consideração esses fatores, acreditamos que o estudo sobre os movimentos sociais e a ação coletiva tem que envolver um esforço multidisciplinar. Neste sentido, diante da possibilidade de cometer equívocos, estamos empenhados a desvendar as </w:t>
      </w:r>
      <w:r>
        <w:lastRenderedPageBreak/>
        <w:t xml:space="preserve">diversas facetas de </w:t>
      </w:r>
      <w:commentRangeStart w:id="90"/>
      <w:r w:rsidR="00285141">
        <w:t>dois i</w:t>
      </w:r>
      <w:r>
        <w:t xml:space="preserve">mportantes fenômenos </w:t>
      </w:r>
      <w:commentRangeEnd w:id="90"/>
      <w:r w:rsidR="000C0507">
        <w:rPr>
          <w:rStyle w:val="Refdecomentrio"/>
        </w:rPr>
        <w:commentReference w:id="90"/>
      </w:r>
      <w:r>
        <w:t>na tentativa de construir um quadro analítico do que ocorreu no Brasil nestes momentos de grande mobilização.</w:t>
      </w:r>
    </w:p>
    <w:p w14:paraId="6DA78B7F" w14:textId="77777777" w:rsidR="007614E0" w:rsidRDefault="007614E0" w:rsidP="005F67DD">
      <w:pPr>
        <w:spacing w:line="259" w:lineRule="auto"/>
        <w:jc w:val="left"/>
      </w:pPr>
      <w:r>
        <w:br w:type="page"/>
      </w:r>
    </w:p>
    <w:p w14:paraId="03E47946" w14:textId="0C3C2C04" w:rsidR="007614E0" w:rsidRPr="002453E1" w:rsidRDefault="005F67DD" w:rsidP="00CA3E93">
      <w:pPr>
        <w:pStyle w:val="Ttulo2"/>
        <w:numPr>
          <w:ilvl w:val="0"/>
          <w:numId w:val="32"/>
        </w:numPr>
        <w:rPr>
          <w:rFonts w:cs="Times New Roman"/>
          <w:b w:val="0"/>
          <w:color w:val="000000" w:themeColor="text1"/>
          <w:szCs w:val="24"/>
        </w:rPr>
      </w:pPr>
      <w:bookmarkStart w:id="91" w:name="_Toc173959614"/>
      <w:r>
        <w:rPr>
          <w:rFonts w:cs="Times New Roman"/>
          <w:color w:val="000000" w:themeColor="text1"/>
          <w:szCs w:val="24"/>
        </w:rPr>
        <w:lastRenderedPageBreak/>
        <w:t>4</w:t>
      </w:r>
      <w:r w:rsidR="0007507A">
        <w:rPr>
          <w:rFonts w:cs="Times New Roman"/>
          <w:color w:val="000000" w:themeColor="text1"/>
          <w:szCs w:val="24"/>
        </w:rPr>
        <w:t xml:space="preserve"> </w:t>
      </w:r>
      <w:r w:rsidR="002453E1" w:rsidRPr="002453E1">
        <w:rPr>
          <w:rFonts w:cs="Times New Roman"/>
          <w:color w:val="000000" w:themeColor="text1"/>
          <w:szCs w:val="24"/>
        </w:rPr>
        <w:t>Conceitos e abordagens importantes</w:t>
      </w:r>
      <w:bookmarkEnd w:id="91"/>
    </w:p>
    <w:p w14:paraId="276C4F1A" w14:textId="77FE5A13" w:rsidR="00BC39DE" w:rsidRPr="00F173F2" w:rsidRDefault="00BC0DCF" w:rsidP="006805C6">
      <w:pPr>
        <w:spacing w:before="240"/>
        <w:ind w:firstLine="851"/>
        <w:rPr>
          <w:rFonts w:cs="Times New Roman"/>
          <w:color w:val="000000" w:themeColor="text1"/>
          <w:szCs w:val="24"/>
        </w:rPr>
      </w:pPr>
      <w:r>
        <w:rPr>
          <w:rFonts w:cs="Times New Roman"/>
          <w:color w:val="000000" w:themeColor="text1"/>
          <w:szCs w:val="24"/>
        </w:rPr>
        <w:t>As dinâmicas da ação coletiva têm ocupado espaço imp</w:t>
      </w:r>
      <w:r w:rsidR="00DD536F">
        <w:rPr>
          <w:rFonts w:cs="Times New Roman"/>
          <w:color w:val="000000" w:themeColor="text1"/>
          <w:szCs w:val="24"/>
        </w:rPr>
        <w:t>ortante na literatura dos movimentos sociais</w:t>
      </w:r>
      <w:r>
        <w:rPr>
          <w:rFonts w:cs="Times New Roman"/>
          <w:color w:val="000000" w:themeColor="text1"/>
          <w:szCs w:val="24"/>
        </w:rPr>
        <w:t xml:space="preserve"> dos últimos tempos. Esse fenômeno pode ser observado pela retomada de uma agenda de p</w:t>
      </w:r>
      <w:r w:rsidR="00DD536F">
        <w:rPr>
          <w:rFonts w:cs="Times New Roman"/>
          <w:color w:val="000000" w:themeColor="text1"/>
          <w:szCs w:val="24"/>
        </w:rPr>
        <w:t>esquisa</w:t>
      </w:r>
      <w:r>
        <w:rPr>
          <w:rFonts w:cs="Times New Roman"/>
          <w:color w:val="000000" w:themeColor="text1"/>
          <w:szCs w:val="24"/>
        </w:rPr>
        <w:t xml:space="preserve"> que ganhou fôlego novo, principalmente a partir da segunda metade dos anos 2000. Entender os fenômenos de contestação política, como surgem, por que se mantêm, as formas</w:t>
      </w:r>
      <w:r w:rsidR="00DD536F">
        <w:rPr>
          <w:rFonts w:cs="Times New Roman"/>
          <w:color w:val="000000" w:themeColor="text1"/>
          <w:szCs w:val="24"/>
        </w:rPr>
        <w:t xml:space="preserve"> de propagação da ação e a</w:t>
      </w:r>
      <w:r>
        <w:rPr>
          <w:rFonts w:cs="Times New Roman"/>
          <w:color w:val="000000" w:themeColor="text1"/>
          <w:szCs w:val="24"/>
        </w:rPr>
        <w:t xml:space="preserve"> organização dessas coletividades</w:t>
      </w:r>
      <w:r w:rsidR="00DD536F">
        <w:rPr>
          <w:rFonts w:cs="Times New Roman"/>
          <w:color w:val="000000" w:themeColor="text1"/>
          <w:szCs w:val="24"/>
        </w:rPr>
        <w:t>,</w:t>
      </w:r>
      <w:r>
        <w:rPr>
          <w:rFonts w:cs="Times New Roman"/>
          <w:color w:val="000000" w:themeColor="text1"/>
          <w:szCs w:val="24"/>
        </w:rPr>
        <w:t xml:space="preserve"> representa tarefa incansável para os estudiosos da temática. Ainda que haja uma preocupação em elaborar um aporte teórico que dê conta da realidade específica de um movimento social, ou dos tipos de ação coletiva que são decorrentes das práticas ou momentos </w:t>
      </w:r>
      <w:r w:rsidR="00DD536F">
        <w:rPr>
          <w:rFonts w:cs="Times New Roman"/>
          <w:color w:val="000000" w:themeColor="text1"/>
          <w:szCs w:val="24"/>
        </w:rPr>
        <w:t>históricos em que estão inserido</w:t>
      </w:r>
      <w:r>
        <w:rPr>
          <w:rFonts w:cs="Times New Roman"/>
          <w:color w:val="000000" w:themeColor="text1"/>
          <w:szCs w:val="24"/>
        </w:rPr>
        <w:t>s, é importante reservar espaço para o entendimento de processos através dos quais essas ações e movimentos surgem e impactam a vida de uma determinada sociedade, em formas de contestação e manifestações de massa. Neste sentido, ao invés d</w:t>
      </w:r>
      <w:r w:rsidR="00DD536F">
        <w:rPr>
          <w:rFonts w:cs="Times New Roman"/>
          <w:color w:val="000000" w:themeColor="text1"/>
          <w:szCs w:val="24"/>
        </w:rPr>
        <w:t>e um</w:t>
      </w:r>
      <w:r>
        <w:rPr>
          <w:rFonts w:cs="Times New Roman"/>
          <w:color w:val="000000" w:themeColor="text1"/>
          <w:szCs w:val="24"/>
        </w:rPr>
        <w:t xml:space="preserve"> foco restrito sobre </w:t>
      </w:r>
      <w:r w:rsidR="00DD536F">
        <w:rPr>
          <w:rFonts w:cs="Times New Roman"/>
          <w:color w:val="000000" w:themeColor="text1"/>
          <w:szCs w:val="24"/>
        </w:rPr>
        <w:t xml:space="preserve">movimentos sociais, </w:t>
      </w:r>
      <w:r w:rsidR="002D12A6">
        <w:rPr>
          <w:rFonts w:cs="Times New Roman"/>
          <w:color w:val="000000" w:themeColor="text1"/>
          <w:szCs w:val="24"/>
        </w:rPr>
        <w:t>nossa proposta</w:t>
      </w:r>
      <w:r w:rsidR="00DD536F">
        <w:rPr>
          <w:rFonts w:cs="Times New Roman"/>
          <w:color w:val="000000" w:themeColor="text1"/>
          <w:szCs w:val="24"/>
        </w:rPr>
        <w:t xml:space="preserve"> </w:t>
      </w:r>
      <w:r>
        <w:rPr>
          <w:rFonts w:cs="Times New Roman"/>
          <w:color w:val="000000" w:themeColor="text1"/>
          <w:szCs w:val="24"/>
        </w:rPr>
        <w:t>é destacar o processo político</w:t>
      </w:r>
      <w:ins w:id="92" w:author="Christiane Jalles de Paula" w:date="2024-08-10T15:40:00Z" w16du:dateUtc="2024-08-10T18:40:00Z">
        <w:r w:rsidR="000C0507">
          <w:rPr>
            <w:rFonts w:cs="Times New Roman"/>
            <w:color w:val="000000" w:themeColor="text1"/>
            <w:szCs w:val="24"/>
          </w:rPr>
          <w:t>, o que</w:t>
        </w:r>
      </w:ins>
      <w:del w:id="93" w:author="Christiane Jalles de Paula" w:date="2024-08-10T15:40:00Z" w16du:dateUtc="2024-08-10T18:40:00Z">
        <w:r w:rsidDel="000C0507">
          <w:rPr>
            <w:rFonts w:cs="Times New Roman"/>
            <w:color w:val="000000" w:themeColor="text1"/>
            <w:szCs w:val="24"/>
          </w:rPr>
          <w:delText xml:space="preserve"> no qual</w:delText>
        </w:r>
      </w:del>
      <w:r>
        <w:rPr>
          <w:rFonts w:cs="Times New Roman"/>
          <w:color w:val="000000" w:themeColor="text1"/>
          <w:szCs w:val="24"/>
        </w:rPr>
        <w:t xml:space="preserve"> requer uma análise cuidadosa da interação entre os diferentes atores que tomam parte na cena contenciosa.</w:t>
      </w:r>
    </w:p>
    <w:p w14:paraId="5105F6EF" w14:textId="05B69F28" w:rsidR="00DD536F" w:rsidRDefault="00DD536F" w:rsidP="0092013C">
      <w:pPr>
        <w:ind w:firstLine="709"/>
      </w:pPr>
      <w:r w:rsidRPr="634D00F6">
        <w:rPr>
          <w:rFonts w:cs="Times New Roman"/>
        </w:rPr>
        <w:t xml:space="preserve">De acordo com Doug </w:t>
      </w:r>
      <w:proofErr w:type="spellStart"/>
      <w:r w:rsidRPr="634D00F6">
        <w:rPr>
          <w:rFonts w:cs="Times New Roman"/>
        </w:rPr>
        <w:t>McAdam</w:t>
      </w:r>
      <w:proofErr w:type="spellEnd"/>
      <w:r w:rsidRPr="634D00F6">
        <w:rPr>
          <w:rFonts w:cs="Times New Roman"/>
        </w:rPr>
        <w:t xml:space="preserve">, Sidney </w:t>
      </w:r>
      <w:proofErr w:type="spellStart"/>
      <w:r w:rsidRPr="634D00F6">
        <w:rPr>
          <w:rFonts w:cs="Times New Roman"/>
        </w:rPr>
        <w:t>Tarrow</w:t>
      </w:r>
      <w:proofErr w:type="spellEnd"/>
      <w:r w:rsidRPr="634D00F6">
        <w:rPr>
          <w:rFonts w:cs="Times New Roman"/>
        </w:rPr>
        <w:t xml:space="preserve"> e Charles </w:t>
      </w:r>
      <w:proofErr w:type="spellStart"/>
      <w:r w:rsidRPr="634D00F6">
        <w:rPr>
          <w:rFonts w:cs="Times New Roman"/>
        </w:rPr>
        <w:t>Tilly</w:t>
      </w:r>
      <w:proofErr w:type="spellEnd"/>
      <w:r w:rsidRPr="634D00F6">
        <w:rPr>
          <w:rFonts w:cs="Times New Roman"/>
        </w:rPr>
        <w:t xml:space="preserve"> (2004), </w:t>
      </w:r>
      <w:r w:rsidR="00FA1EAC" w:rsidRPr="634D00F6">
        <w:t>o processo político consiste numa combinação de mecanismos causais (</w:t>
      </w:r>
      <w:r w:rsidR="00FA1EAC" w:rsidRPr="634D00F6">
        <w:rPr>
          <w:i/>
          <w:iCs/>
        </w:rPr>
        <w:t>causal</w:t>
      </w:r>
      <w:r w:rsidR="00FA1EAC" w:rsidRPr="00CE24FB">
        <w:rPr>
          <w:szCs w:val="24"/>
        </w:rPr>
        <w:t xml:space="preserve"> </w:t>
      </w:r>
      <w:proofErr w:type="spellStart"/>
      <w:r w:rsidR="00FA1EAC" w:rsidRPr="634D00F6">
        <w:rPr>
          <w:i/>
          <w:iCs/>
        </w:rPr>
        <w:t>mechanisms</w:t>
      </w:r>
      <w:proofErr w:type="spellEnd"/>
      <w:r w:rsidR="00FA1EAC" w:rsidRPr="634D00F6">
        <w:t>) que são recorrentes em determinados momentos; possuem sequências que se repetem com diferentes combinações; e produzem inúmeros efeit</w:t>
      </w:r>
      <w:r w:rsidR="005834C0" w:rsidRPr="634D00F6">
        <w:t>os em larga</w:t>
      </w:r>
      <w:r w:rsidR="00FA1EAC" w:rsidRPr="634D00F6">
        <w:t xml:space="preserve"> escala, a partir de variadas </w:t>
      </w:r>
      <w:r w:rsidR="005834C0" w:rsidRPr="634D00F6">
        <w:t>condições iniciais. Segundo</w:t>
      </w:r>
      <w:r w:rsidR="00FA1EAC" w:rsidRPr="634D00F6">
        <w:t xml:space="preserve"> os autores, a compreensão dos mecanismos causais permite entender que a mobilização não é um processo isolado e que ela se entrelaça com diversos outros mecanismos e processos. A criação e a transformação de atores, a certificação de suas reivindicações ou a não aceitação política, como também a repressão e a radicalização na difusão de novos protestos ou contenção destes, envolvem trajetórias complexas que estão inseridas em processos sociais amplos</w:t>
      </w:r>
      <w:r w:rsidR="0028381C" w:rsidRPr="634D00F6">
        <w:rPr>
          <w:rStyle w:val="Refdenotaderodap"/>
        </w:rPr>
        <w:footnoteReference w:id="7"/>
      </w:r>
      <w:r w:rsidR="00FA1EAC" w:rsidRPr="00CE24FB">
        <w:rPr>
          <w:szCs w:val="24"/>
        </w:rPr>
        <w:t>.</w:t>
      </w:r>
    </w:p>
    <w:p w14:paraId="3DC11881" w14:textId="7C40828A" w:rsidR="0010109D" w:rsidRPr="0092013C" w:rsidRDefault="1DD588C1" w:rsidP="1DD588C1">
      <w:pPr>
        <w:ind w:firstLine="709"/>
        <w:rPr>
          <w:rFonts w:cs="Times New Roman"/>
        </w:rPr>
      </w:pPr>
      <w:r>
        <w:lastRenderedPageBreak/>
        <w:t xml:space="preserve">Com efeito, torna-se importante analisar o cenário sociopolítico em que determinada ação coletiva se desenvolve. Será este espaço que irá fornecer os elementos conjunturais que explicam o processo interativo e a correlação de forças que envolvem os mecanismos causais (GOHN, 2012, p. 262). Por sua vez, nestes mesmos cenários que reconheceremos a construção dos repertórios de ação através dos quais os movimentos e as pessoas comuns elaboram a ação política de confronto. </w:t>
      </w:r>
      <w:r w:rsidRPr="1DD588C1">
        <w:rPr>
          <w:rFonts w:cs="Times New Roman"/>
        </w:rPr>
        <w:t xml:space="preserve">De acordo com </w:t>
      </w:r>
      <w:proofErr w:type="spellStart"/>
      <w:r w:rsidRPr="1DD588C1">
        <w:rPr>
          <w:rFonts w:cs="Times New Roman"/>
        </w:rPr>
        <w:t>Tarrow</w:t>
      </w:r>
      <w:proofErr w:type="spellEnd"/>
      <w:r w:rsidRPr="1DD588C1">
        <w:rPr>
          <w:rFonts w:cs="Times New Roman"/>
        </w:rPr>
        <w:t>, “o confronto político surge como uma reação a mudança nas oportunidades e restrições políticas em que os participantes reagem a uma variedade de incentivos” (TARROW, 2009, p. 27). Esses incentivos são de ordem material ou ideológico, partidários ou baseados no grupo, de longa duração ou episódicos. As estruturas das oportunidades políticas representam este contexto em que movimentos, órgãos públicos, empresas e mídia colocam suas agendas e pautas para serem confrontadas. O resultado disso pode surgir como uma ação contenciosa a curto ou longo prazo.</w:t>
      </w:r>
    </w:p>
    <w:p w14:paraId="465BB0E6" w14:textId="4BF6E7AE" w:rsidR="00F116ED" w:rsidRDefault="634D00F6" w:rsidP="634D00F6">
      <w:pPr>
        <w:ind w:firstLine="709"/>
        <w:rPr>
          <w:rFonts w:cs="Times New Roman"/>
        </w:rPr>
      </w:pPr>
      <w:r w:rsidRPr="634D00F6">
        <w:rPr>
          <w:rFonts w:cs="Times New Roman"/>
        </w:rPr>
        <w:t>Embora boa parte dos incentivos que colocam as pessoas em uma ação coletiva de confronto ocorram de forma esporádica, os atores utilizam-se de repertórios conhecidos de ação para agir de forma contenciosa: uso da imprensa, ou de mecanismos que ampliam o acesso à informação, performances, violência, boicotes, petições, barricadas e até repressão. Geralmente, o confronto pode ocorrer quando cidadãos comuns, aliados a pessoas influentes, juntam forças para fazer frente às elites, autoridades e opositores (TARROW, 2009, p. 18). Neste sentido, diferentemente das formas convencionais de participação, a ação coletiva de confronto demonstra as possibilidades da ação para outros e oferece, até aos grupos com poucos recursos, oportunidades que lhes poderiam ser negadas. Isso ocorre porque expõe os pontos de fraqueza dos opositores que podem ou não estar evidentes até que sejam desafiados; revela aliados que até então não tinham afinidade com aquele tipo de ação; como também pode derrubar barreiras institucionais possibilitando a passagem de outras reivindicações.</w:t>
      </w:r>
    </w:p>
    <w:p w14:paraId="037B497E" w14:textId="0F3C3965" w:rsidR="00C41BFD" w:rsidRDefault="0A554350" w:rsidP="0A554350">
      <w:pPr>
        <w:ind w:firstLine="709"/>
        <w:rPr>
          <w:rFonts w:cs="Times New Roman"/>
        </w:rPr>
      </w:pPr>
      <w:r w:rsidRPr="0A554350">
        <w:rPr>
          <w:rFonts w:cs="Times New Roman"/>
        </w:rPr>
        <w:t xml:space="preserve">Não obstante, para Michel </w:t>
      </w:r>
      <w:proofErr w:type="spellStart"/>
      <w:r w:rsidRPr="0A554350">
        <w:rPr>
          <w:rFonts w:cs="Times New Roman"/>
        </w:rPr>
        <w:t>Dobry</w:t>
      </w:r>
      <w:proofErr w:type="spellEnd"/>
      <w:r w:rsidRPr="0A554350">
        <w:rPr>
          <w:rFonts w:cs="Times New Roman"/>
        </w:rPr>
        <w:t xml:space="preserve"> (2014), guardadas as devidas proporções e críticas estabelecidas pelo autor no que diz respeito à Teoria do Processo Político, os momentos de grande mobilização guardam uma relação forte com os momentos de crise política. Nesses momentos, constroem-se arenas que possibilitam a formação de mobilizações multisetoriais e, com isso, aumentam as chances de movimentação dos atores e as possibilidades alargadas de ação. Para o autor, os sistemas complexos carregam uma plasticidade estrutural que em momentos de crise política possibilita a </w:t>
      </w:r>
      <w:proofErr w:type="spellStart"/>
      <w:r w:rsidRPr="0A554350">
        <w:rPr>
          <w:rFonts w:cs="Times New Roman"/>
          <w:i/>
          <w:iCs/>
        </w:rPr>
        <w:t>dessetorização</w:t>
      </w:r>
      <w:proofErr w:type="spellEnd"/>
      <w:r w:rsidRPr="0A554350">
        <w:rPr>
          <w:rFonts w:cs="Times New Roman"/>
          <w:i/>
          <w:iCs/>
        </w:rPr>
        <w:t xml:space="preserve"> do espaço social</w:t>
      </w:r>
      <w:r w:rsidRPr="0A554350">
        <w:rPr>
          <w:rFonts w:cs="Times New Roman"/>
        </w:rPr>
        <w:t xml:space="preserve"> em três aspectos: 1) redução da autonomia, onde há ocorrência de jogadas transetoriais das quais essas mobilizações tendem a ser mais portadoras; 2) abertura de espaços de confronto, as quais são importantes </w:t>
      </w:r>
      <w:r w:rsidRPr="0A554350">
        <w:rPr>
          <w:rFonts w:cs="Times New Roman"/>
        </w:rPr>
        <w:lastRenderedPageBreak/>
        <w:t xml:space="preserve">para as táticas dos atores e a eficácia dos recursos localizados no jogo e nos setores; e 3) a evasão de cálculos, com a diminuição da autorreferência dos setores. O importante a notar, referente aos preceitos de </w:t>
      </w:r>
      <w:proofErr w:type="spellStart"/>
      <w:r w:rsidRPr="0A554350">
        <w:rPr>
          <w:rFonts w:cs="Times New Roman"/>
        </w:rPr>
        <w:t>Dobry</w:t>
      </w:r>
      <w:proofErr w:type="spellEnd"/>
      <w:r w:rsidRPr="0A554350">
        <w:rPr>
          <w:rFonts w:cs="Times New Roman"/>
        </w:rPr>
        <w:t>, com efeito, é que a abertura dos espaços de confronto possibilita a formação de conjunturas de forte mobilidade de pautas que tornam difícil, por parte dos atores, o controle das pautas em jogo nos confrontos em que estão comprometidos (DOBRY, 2014, p. 107-108) (</w:t>
      </w:r>
      <w:commentRangeStart w:id="94"/>
      <w:r w:rsidRPr="0A554350">
        <w:rPr>
          <w:rFonts w:cs="Times New Roman"/>
        </w:rPr>
        <w:t>grifo do autor</w:t>
      </w:r>
      <w:commentRangeEnd w:id="94"/>
      <w:r w:rsidR="009F53E5">
        <w:rPr>
          <w:rStyle w:val="Refdecomentrio"/>
        </w:rPr>
        <w:commentReference w:id="94"/>
      </w:r>
      <w:r w:rsidRPr="0A554350">
        <w:rPr>
          <w:rFonts w:cs="Times New Roman"/>
        </w:rPr>
        <w:t xml:space="preserve">). Desta maneira, em momentos de </w:t>
      </w:r>
      <w:r w:rsidRPr="0A554350">
        <w:rPr>
          <w:rFonts w:cs="Times New Roman"/>
          <w:i/>
          <w:iCs/>
        </w:rPr>
        <w:t>conjunturas fluidas</w:t>
      </w:r>
      <w:r w:rsidRPr="0A554350">
        <w:rPr>
          <w:rFonts w:cs="Times New Roman"/>
        </w:rPr>
        <w:t xml:space="preserve"> a ação coletiva ganha diversas nuances que engendram quadros interpretativos múltiplos motivando pessoas a participarem da dinâmica social proporcionada em determinado ciclo de confronto.</w:t>
      </w:r>
    </w:p>
    <w:p w14:paraId="469E4D3B" w14:textId="4DCD4EB7" w:rsidR="001B39E5" w:rsidRDefault="634D00F6" w:rsidP="634D00F6">
      <w:pPr>
        <w:ind w:firstLine="709"/>
        <w:rPr>
          <w:rFonts w:cs="Times New Roman"/>
        </w:rPr>
      </w:pPr>
      <w:r w:rsidRPr="634D00F6">
        <w:rPr>
          <w:rFonts w:cs="Times New Roman"/>
        </w:rPr>
        <w:t>Neste sentido, a ação coletiva de confronto ganha aspectos múltiplos devido à própria capacidade de ser empregada por pessoas que não têm acesso regular às instituições. Em boa parte dos confrontos são as oportunidades e restrições políticas em mudança que criam incentivos para atores que não têm recursos próprios conduzirem-se a uma interação sustentada com opositores. Essa interação será cada vez mais forte na medida em que for apoiada por densas redes sociais e estimulada por símbolos culturalmente vibrantes e orientados para a ação. O que difere as formas contenciosas de ação coletiva das relações de mercado, dos grupos de pressão ou da política representativa é sua capacidade de colocar pessoas comuns em confronto com opositores, elites ou autoridades. Geralmente, os organizadores usam o confronto para explorar oportunidades políticas e criar identidades coletivas com o intuito de reunir pessoas e mobilizá-las contra oponentes mais poderosos. Por outro lado, o caráter próprio de determinados mecanismos de mobilização convida as pessoas a se enveredarem na ação coletiva, seja por fruto de um convite devido às afinidades estabelecidas nas redes que envolvem pessoas de determinados grupos que compartilham uma cultura em comum, ou por intermédio de mecanismos de mobilização, como as redes sociais, as convocações realizadas por sindicatos e movimentos sociais via cartas, telefones, anúncios etc.</w:t>
      </w:r>
    </w:p>
    <w:p w14:paraId="4205BCEE" w14:textId="258872B4" w:rsidR="0092013C" w:rsidRPr="0092013C" w:rsidRDefault="0092013C" w:rsidP="0092013C">
      <w:pPr>
        <w:ind w:firstLine="709"/>
        <w:rPr>
          <w:rFonts w:cs="Times New Roman"/>
          <w:szCs w:val="24"/>
        </w:rPr>
      </w:pPr>
      <w:r w:rsidRPr="0092013C">
        <w:rPr>
          <w:rFonts w:cs="Times New Roman"/>
          <w:szCs w:val="24"/>
        </w:rPr>
        <w:t>De fato, o confronto político não nasce da cabeça dos organizado</w:t>
      </w:r>
      <w:r w:rsidR="0084055D">
        <w:rPr>
          <w:rFonts w:cs="Times New Roman"/>
          <w:szCs w:val="24"/>
        </w:rPr>
        <w:t xml:space="preserve">res. </w:t>
      </w:r>
      <w:r w:rsidR="001507A8">
        <w:rPr>
          <w:rFonts w:cs="Times New Roman"/>
          <w:szCs w:val="24"/>
        </w:rPr>
        <w:t>Embora os</w:t>
      </w:r>
      <w:r w:rsidRPr="0092013C">
        <w:rPr>
          <w:rFonts w:cs="Times New Roman"/>
          <w:szCs w:val="24"/>
        </w:rPr>
        <w:t xml:space="preserve"> organizadores </w:t>
      </w:r>
      <w:proofErr w:type="gramStart"/>
      <w:r w:rsidRPr="0092013C">
        <w:rPr>
          <w:rFonts w:cs="Times New Roman"/>
          <w:szCs w:val="24"/>
        </w:rPr>
        <w:t>utilizam-se</w:t>
      </w:r>
      <w:proofErr w:type="gramEnd"/>
      <w:r w:rsidRPr="0092013C">
        <w:rPr>
          <w:rFonts w:cs="Times New Roman"/>
          <w:szCs w:val="24"/>
        </w:rPr>
        <w:t xml:space="preserve"> do confronto para explorar oportunidades políticas, criar identidades coletivas, reunir pessoas e mobilizá-las contra oponentes mais poderosos</w:t>
      </w:r>
      <w:ins w:id="95" w:author="Christiane Jalles de Paula" w:date="2024-08-10T15:52:00Z" w16du:dateUtc="2024-08-10T18:52:00Z">
        <w:r w:rsidR="009F53E5">
          <w:rPr>
            <w:rFonts w:cs="Times New Roman"/>
            <w:szCs w:val="24"/>
          </w:rPr>
          <w:t>, é</w:t>
        </w:r>
      </w:ins>
      <w:del w:id="96" w:author="Christiane Jalles de Paula" w:date="2024-08-10T15:52:00Z" w16du:dateUtc="2024-08-10T18:52:00Z">
        <w:r w:rsidRPr="0092013C" w:rsidDel="009F53E5">
          <w:rPr>
            <w:rFonts w:cs="Times New Roman"/>
            <w:szCs w:val="24"/>
          </w:rPr>
          <w:delText xml:space="preserve">. </w:delText>
        </w:r>
        <w:r w:rsidR="001B39E5" w:rsidDel="009F53E5">
          <w:rPr>
            <w:rFonts w:cs="Times New Roman"/>
            <w:szCs w:val="24"/>
          </w:rPr>
          <w:delText>É</w:delText>
        </w:r>
      </w:del>
      <w:r w:rsidRPr="0092013C">
        <w:rPr>
          <w:rFonts w:cs="Times New Roman"/>
          <w:szCs w:val="24"/>
        </w:rPr>
        <w:t xml:space="preserve"> a mudança nas oportunidades e restrições políticas que proporciona aberturas para os diversos atores se engajarem no confronto político. Como afirma </w:t>
      </w:r>
      <w:proofErr w:type="spellStart"/>
      <w:r w:rsidRPr="0092013C">
        <w:rPr>
          <w:rFonts w:cs="Times New Roman"/>
          <w:szCs w:val="24"/>
        </w:rPr>
        <w:t>Tarrow</w:t>
      </w:r>
      <w:proofErr w:type="spellEnd"/>
      <w:r w:rsidRPr="0092013C">
        <w:rPr>
          <w:rFonts w:cs="Times New Roman"/>
          <w:szCs w:val="24"/>
        </w:rPr>
        <w:t>,</w:t>
      </w:r>
    </w:p>
    <w:p w14:paraId="712DD0E6" w14:textId="0B7A3945" w:rsidR="0092013C" w:rsidRPr="00F077C2" w:rsidRDefault="0092013C" w:rsidP="001B6CC8">
      <w:pPr>
        <w:pStyle w:val="Citao"/>
      </w:pPr>
      <w:r w:rsidRPr="00F077C2">
        <w:t xml:space="preserve">Entendo oportunidades políticas como dimensões consistentes – mas não necessariamente formais, permanentes ou racionais – da luta política que encorajam as pessoas a se engajar no confronto político. (...) um conjunto de indícios de quando </w:t>
      </w:r>
      <w:r w:rsidRPr="00F077C2">
        <w:lastRenderedPageBreak/>
        <w:t>surgirá um confronto político, colocando em movimento uma cadeia causal que pode levar a uma interação sustentada com autoridades (...) (TARROW, 2009, p. 38-39).</w:t>
      </w:r>
    </w:p>
    <w:p w14:paraId="05B3EA9D" w14:textId="77777777" w:rsidR="0092013C" w:rsidRPr="0092013C" w:rsidRDefault="0092013C" w:rsidP="0092013C">
      <w:pPr>
        <w:ind w:firstLine="709"/>
        <w:rPr>
          <w:rFonts w:cs="Times New Roman"/>
          <w:szCs w:val="24"/>
        </w:rPr>
      </w:pPr>
      <w:r w:rsidRPr="0092013C">
        <w:rPr>
          <w:rFonts w:cs="Times New Roman"/>
          <w:szCs w:val="24"/>
        </w:rPr>
        <w:t xml:space="preserve">Neste sentido, é importante notar que os incentivos e as oportunidades criam </w:t>
      </w:r>
      <w:r w:rsidR="0084055D">
        <w:rPr>
          <w:rFonts w:cs="Times New Roman"/>
          <w:szCs w:val="24"/>
        </w:rPr>
        <w:t>ambiente necessário</w:t>
      </w:r>
      <w:r w:rsidRPr="0092013C">
        <w:rPr>
          <w:rFonts w:cs="Times New Roman"/>
          <w:szCs w:val="24"/>
        </w:rPr>
        <w:t xml:space="preserve"> para o surgimento de uma cadeia causal de acontecimentos que norteiam os aspectos principais do confronto publicamente organizado. Além disso, as ações coletivas incorporam reivindicações na medida em que a dramaticidade do ato público mostra os diversos caminhos a serem abordados pelos diferentes grupos. Assim, na medida em que se aumentam as oportunidades e se expandem a informação sobre a suscetibilidade de um sistema político ser desafiado, não só os </w:t>
      </w:r>
      <w:proofErr w:type="gramStart"/>
      <w:r w:rsidRPr="0092013C">
        <w:rPr>
          <w:rFonts w:cs="Times New Roman"/>
          <w:szCs w:val="24"/>
        </w:rPr>
        <w:t>ativistas</w:t>
      </w:r>
      <w:proofErr w:type="gramEnd"/>
      <w:r w:rsidRPr="0092013C">
        <w:rPr>
          <w:rFonts w:cs="Times New Roman"/>
          <w:szCs w:val="24"/>
        </w:rPr>
        <w:t xml:space="preserve"> mas as pessoas comuns começam a testar os limites do controle social. A consequência imedia</w:t>
      </w:r>
      <w:r w:rsidR="005F055C">
        <w:rPr>
          <w:rFonts w:cs="Times New Roman"/>
          <w:szCs w:val="24"/>
        </w:rPr>
        <w:t>ta desse processo é o que</w:t>
      </w:r>
      <w:r w:rsidRPr="0092013C">
        <w:rPr>
          <w:rFonts w:cs="Times New Roman"/>
          <w:szCs w:val="24"/>
        </w:rPr>
        <w:t xml:space="preserve"> </w:t>
      </w:r>
      <w:proofErr w:type="spellStart"/>
      <w:r w:rsidRPr="0092013C">
        <w:rPr>
          <w:rFonts w:cs="Times New Roman"/>
          <w:szCs w:val="24"/>
        </w:rPr>
        <w:t>Tarrow</w:t>
      </w:r>
      <w:proofErr w:type="spellEnd"/>
      <w:r w:rsidRPr="0092013C">
        <w:rPr>
          <w:rFonts w:cs="Times New Roman"/>
          <w:szCs w:val="24"/>
        </w:rPr>
        <w:t xml:space="preserve"> chamou de </w:t>
      </w:r>
      <w:r w:rsidRPr="0092013C">
        <w:rPr>
          <w:rFonts w:cs="Times New Roman"/>
          <w:i/>
          <w:szCs w:val="24"/>
        </w:rPr>
        <w:t>ciclo de confronto</w:t>
      </w:r>
      <w:r w:rsidRPr="0092013C">
        <w:rPr>
          <w:rFonts w:cs="Times New Roman"/>
          <w:szCs w:val="24"/>
        </w:rPr>
        <w:t>:</w:t>
      </w:r>
    </w:p>
    <w:p w14:paraId="623C419B" w14:textId="153C5533" w:rsidR="0092013C" w:rsidRPr="0010496F" w:rsidRDefault="0092013C" w:rsidP="001B6CC8">
      <w:pPr>
        <w:pStyle w:val="Citao"/>
      </w:pPr>
      <w:r w:rsidRPr="0010496F">
        <w:t>Entendo ‘c</w:t>
      </w:r>
      <w:ins w:id="97" w:author="Christiane Jalles de Paula" w:date="2024-08-10T15:53:00Z" w16du:dateUtc="2024-08-10T18:53:00Z">
        <w:r w:rsidR="009F53E5">
          <w:t>ic</w:t>
        </w:r>
      </w:ins>
      <w:r w:rsidRPr="0010496F">
        <w:t>l</w:t>
      </w:r>
      <w:del w:id="98" w:author="Christiane Jalles de Paula" w:date="2024-08-10T15:53:00Z" w16du:dateUtc="2024-08-10T18:53:00Z">
        <w:r w:rsidRPr="0010496F" w:rsidDel="009F53E5">
          <w:delText>i</w:delText>
        </w:r>
      </w:del>
      <w:del w:id="99" w:author="Christiane Jalles de Paula" w:date="2024-08-10T15:54:00Z" w16du:dateUtc="2024-08-10T18:54:00Z">
        <w:r w:rsidRPr="0010496F" w:rsidDel="009F53E5">
          <w:delText>c</w:delText>
        </w:r>
      </w:del>
      <w:r w:rsidRPr="0010496F">
        <w:t>o de confronto’ como uma fase do conflito acentuado que atravessa um sistema social: com uma rápida difusão da ação coletiva de setores mais mobilizados para outros menos mobilizados; com um ritmo rápido de inovação nas formas de confronto; com a criação de quadros interpretativos de ação coletiva, novos ou transformados; com uma combinação de participação organizada e não-organizada; e com sequências de fluxos intensificados de informação e de interação entre os desafiantes e as autoridades. (TARROW, 2009, p. 182).</w:t>
      </w:r>
    </w:p>
    <w:p w14:paraId="3CADB678" w14:textId="2D68A65B" w:rsidR="0092013C" w:rsidRDefault="0092013C" w:rsidP="0092013C">
      <w:pPr>
        <w:ind w:firstLine="709"/>
        <w:rPr>
          <w:rFonts w:cs="Times New Roman"/>
          <w:szCs w:val="24"/>
        </w:rPr>
      </w:pPr>
      <w:r w:rsidRPr="0092013C">
        <w:rPr>
          <w:rFonts w:cs="Times New Roman"/>
          <w:szCs w:val="24"/>
        </w:rPr>
        <w:t xml:space="preserve">Na compreensão de </w:t>
      </w:r>
      <w:proofErr w:type="spellStart"/>
      <w:r w:rsidRPr="0092013C">
        <w:rPr>
          <w:rFonts w:cs="Times New Roman"/>
          <w:szCs w:val="24"/>
        </w:rPr>
        <w:t>Tarrow</w:t>
      </w:r>
      <w:proofErr w:type="spellEnd"/>
      <w:r w:rsidRPr="0092013C">
        <w:rPr>
          <w:rFonts w:cs="Times New Roman"/>
          <w:szCs w:val="24"/>
        </w:rPr>
        <w:t xml:space="preserve">, o processo de difusão nos ciclos de confronto não ocorre meramente por simples contágio social. </w:t>
      </w:r>
      <w:r w:rsidR="005F055C">
        <w:rPr>
          <w:rFonts w:cs="Times New Roman"/>
          <w:szCs w:val="24"/>
        </w:rPr>
        <w:t>N</w:t>
      </w:r>
      <w:r w:rsidRPr="0092013C">
        <w:rPr>
          <w:rFonts w:cs="Times New Roman"/>
          <w:szCs w:val="24"/>
        </w:rPr>
        <w:t>os processos de difusão nos ciclos de confronto os atores tomam decisões, por vezes racionais</w:t>
      </w:r>
      <w:r w:rsidR="005F055C">
        <w:rPr>
          <w:rFonts w:cs="Times New Roman"/>
          <w:szCs w:val="24"/>
        </w:rPr>
        <w:t>,</w:t>
      </w:r>
      <w:r w:rsidRPr="0092013C">
        <w:rPr>
          <w:rFonts w:cs="Times New Roman"/>
          <w:szCs w:val="24"/>
        </w:rPr>
        <w:t xml:space="preserve"> para tirar vantagens de oportunidades que foram demonstradas pelas ações de outros grupos. Isso se tratando tanto das elites políticas quanto de cidadãos comuns, grupos moderados ou grupos extremistas. </w:t>
      </w:r>
      <w:proofErr w:type="spellStart"/>
      <w:r w:rsidR="005F055C">
        <w:rPr>
          <w:rFonts w:cs="Times New Roman"/>
          <w:szCs w:val="24"/>
        </w:rPr>
        <w:t>Tarrow</w:t>
      </w:r>
      <w:proofErr w:type="spellEnd"/>
      <w:r w:rsidR="005F055C">
        <w:rPr>
          <w:rFonts w:cs="Times New Roman"/>
          <w:szCs w:val="24"/>
        </w:rPr>
        <w:t xml:space="preserve"> compreende </w:t>
      </w:r>
      <w:r w:rsidRPr="0092013C">
        <w:rPr>
          <w:rFonts w:cs="Times New Roman"/>
          <w:szCs w:val="24"/>
        </w:rPr>
        <w:t xml:space="preserve">que na medida em que o ciclo se amplia os movimentos vão criando oportunidades tanto para elites quanto para grupos de oposição. As alianças podem ser formadas até entre participantes e desafiantes. No campo do controle social, as forças governamentais podem reagir através de reformas, repressão ou uma combinação entre as duas. Por sua vez, os resultados na esfera política institucional podem se demonstrar confluentes ou divergentes das reivindicações dos participantes. Isso devido ao fato </w:t>
      </w:r>
      <w:del w:id="100" w:author="Christiane Jalles de Paula" w:date="2024-08-10T15:54:00Z" w16du:dateUtc="2024-08-10T18:54:00Z">
        <w:r w:rsidRPr="0092013C" w:rsidDel="009F53E5">
          <w:rPr>
            <w:rFonts w:cs="Times New Roman"/>
            <w:szCs w:val="24"/>
          </w:rPr>
          <w:delText>dos</w:delText>
        </w:r>
      </w:del>
      <w:ins w:id="101" w:author="Christiane Jalles de Paula" w:date="2024-08-10T15:54:00Z" w16du:dateUtc="2024-08-10T18:54:00Z">
        <w:r w:rsidR="009F53E5" w:rsidRPr="0092013C">
          <w:rPr>
            <w:rFonts w:cs="Times New Roman"/>
            <w:szCs w:val="24"/>
          </w:rPr>
          <w:t>de os</w:t>
        </w:r>
      </w:ins>
      <w:r w:rsidRPr="0092013C">
        <w:rPr>
          <w:rFonts w:cs="Times New Roman"/>
          <w:szCs w:val="24"/>
        </w:rPr>
        <w:t xml:space="preserve"> atores terem cada vez menos controle sobre os resultados das decisões na política institucional</w:t>
      </w:r>
      <w:r w:rsidR="005F055C">
        <w:rPr>
          <w:rFonts w:cs="Times New Roman"/>
          <w:szCs w:val="24"/>
        </w:rPr>
        <w:t xml:space="preserve"> </w:t>
      </w:r>
      <w:r w:rsidR="005F055C" w:rsidRPr="0092013C">
        <w:rPr>
          <w:rFonts w:cs="Times New Roman"/>
          <w:szCs w:val="24"/>
        </w:rPr>
        <w:t>(TARROW, 2009, p. 44)</w:t>
      </w:r>
      <w:r w:rsidRPr="0092013C">
        <w:rPr>
          <w:rFonts w:cs="Times New Roman"/>
          <w:szCs w:val="24"/>
        </w:rPr>
        <w:t>.</w:t>
      </w:r>
    </w:p>
    <w:p w14:paraId="34DF0FF3" w14:textId="2EF76C89" w:rsidR="00C677B9" w:rsidRDefault="0092013C" w:rsidP="0092013C">
      <w:pPr>
        <w:ind w:firstLine="851"/>
        <w:rPr>
          <w:rFonts w:cs="Times New Roman"/>
          <w:szCs w:val="24"/>
        </w:rPr>
      </w:pPr>
      <w:r w:rsidRPr="0092013C">
        <w:rPr>
          <w:rFonts w:cs="Times New Roman"/>
          <w:szCs w:val="24"/>
        </w:rPr>
        <w:t xml:space="preserve">Os ciclos de confronto possuem seu ápice e consequentemente seu declínio. O pico do confronto ocorre quando o efeito-demonstração da ação coletiva de um grupo insurgente apresenta uma variedade de processos de difusão, extensão, reação e imitação dos grupos participantes. O fluxo de informações e o alto nível de participação dos atores tem influência direta na difusão do confronto. As performances públicas e a consequente resposta institucional podem levar à desmobilização como também à generalização do confronto. Assim, em países não </w:t>
      </w:r>
      <w:del w:id="102" w:author="Christiane Jalles de Paula" w:date="2024-08-10T15:58:00Z" w16du:dateUtc="2024-08-10T18:58:00Z">
        <w:r w:rsidRPr="0092013C" w:rsidDel="00A812C4">
          <w:rPr>
            <w:rFonts w:cs="Times New Roman"/>
            <w:szCs w:val="24"/>
          </w:rPr>
          <w:delText xml:space="preserve">tão </w:delText>
        </w:r>
      </w:del>
      <w:r w:rsidRPr="0092013C">
        <w:rPr>
          <w:rFonts w:cs="Times New Roman"/>
          <w:szCs w:val="24"/>
        </w:rPr>
        <w:t xml:space="preserve">democráticos, onde a política de controle social atua de forma repressiva, a fase de </w:t>
      </w:r>
      <w:r w:rsidRPr="0092013C">
        <w:rPr>
          <w:rFonts w:cs="Times New Roman"/>
          <w:szCs w:val="24"/>
        </w:rPr>
        <w:lastRenderedPageBreak/>
        <w:t xml:space="preserve">desmobilização ocorre mais cedo do que os demais. Por sua vez, a polarização e o aparecimento de líderes dentro dos movimentos podem ser oportunidades para as elites </w:t>
      </w:r>
      <w:del w:id="103" w:author="Christiane Jalles de Paula" w:date="2024-08-10T15:58:00Z" w16du:dateUtc="2024-08-10T18:58:00Z">
        <w:r w:rsidRPr="0092013C" w:rsidDel="00A812C4">
          <w:rPr>
            <w:rFonts w:cs="Times New Roman"/>
            <w:szCs w:val="24"/>
          </w:rPr>
          <w:delText>congregar</w:delText>
        </w:r>
      </w:del>
      <w:ins w:id="104" w:author="Christiane Jalles de Paula" w:date="2024-08-10T15:58:00Z" w16du:dateUtc="2024-08-10T18:58:00Z">
        <w:r w:rsidR="00A812C4" w:rsidRPr="0092013C">
          <w:rPr>
            <w:rFonts w:cs="Times New Roman"/>
            <w:szCs w:val="24"/>
          </w:rPr>
          <w:t>congregarem</w:t>
        </w:r>
      </w:ins>
      <w:r w:rsidRPr="0092013C">
        <w:rPr>
          <w:rFonts w:cs="Times New Roman"/>
          <w:szCs w:val="24"/>
        </w:rPr>
        <w:t xml:space="preserve"> ações no sentido de institucionalizar as reivindicações em agendas políticas futuras. Entretanto, competidores mais radicais utilizam-se de táticas de confrontação para poder retomar o apoio de militantes e evitar recaídas (TARROW, 2009, p. 190).</w:t>
      </w:r>
      <w:r w:rsidR="005E2BA0">
        <w:rPr>
          <w:rFonts w:cs="Times New Roman"/>
          <w:szCs w:val="24"/>
        </w:rPr>
        <w:t xml:space="preserve"> Isso intensifica a ação coletiva fazendo com que determinado ciclo de protestos perdure.</w:t>
      </w:r>
    </w:p>
    <w:p w14:paraId="6C739FBD" w14:textId="5E12BFEF" w:rsidR="00CC6793" w:rsidRDefault="005E2BA0" w:rsidP="00A34C25">
      <w:pPr>
        <w:ind w:firstLine="851"/>
        <w:rPr>
          <w:rFonts w:cs="Times New Roman"/>
          <w:color w:val="000000" w:themeColor="text1"/>
          <w:szCs w:val="24"/>
        </w:rPr>
      </w:pPr>
      <w:r>
        <w:rPr>
          <w:rFonts w:cs="Times New Roman"/>
          <w:color w:val="000000" w:themeColor="text1"/>
          <w:szCs w:val="24"/>
        </w:rPr>
        <w:t>Neste sentido, o problema d</w:t>
      </w:r>
      <w:ins w:id="105" w:author="Christiane Jalles de Paula" w:date="2024-08-10T15:59:00Z" w16du:dateUtc="2024-08-10T18:59:00Z">
        <w:r w:rsidR="00A812C4">
          <w:rPr>
            <w:rFonts w:cs="Times New Roman"/>
            <w:color w:val="000000" w:themeColor="text1"/>
            <w:szCs w:val="24"/>
          </w:rPr>
          <w:t xml:space="preserve">a tese </w:t>
        </w:r>
      </w:ins>
      <w:del w:id="106" w:author="Christiane Jalles de Paula" w:date="2024-08-10T15:59:00Z" w16du:dateUtc="2024-08-10T18:59:00Z">
        <w:r w:rsidDel="00A812C4">
          <w:rPr>
            <w:rFonts w:cs="Times New Roman"/>
            <w:color w:val="000000" w:themeColor="text1"/>
            <w:szCs w:val="24"/>
          </w:rPr>
          <w:delText xml:space="preserve">e pesquisa </w:delText>
        </w:r>
      </w:del>
      <w:r>
        <w:rPr>
          <w:rFonts w:cs="Times New Roman"/>
          <w:color w:val="000000" w:themeColor="text1"/>
          <w:szCs w:val="24"/>
        </w:rPr>
        <w:t xml:space="preserve">se delimita em encontrar, em cada </w:t>
      </w:r>
      <w:r w:rsidR="00A3511C">
        <w:rPr>
          <w:rFonts w:cs="Times New Roman"/>
          <w:color w:val="000000" w:themeColor="text1"/>
          <w:szCs w:val="24"/>
        </w:rPr>
        <w:t>um d</w:t>
      </w:r>
      <w:ins w:id="107" w:author="Christiane Jalles de Paula" w:date="2024-08-10T15:59:00Z" w16du:dateUtc="2024-08-10T18:59:00Z">
        <w:r w:rsidR="00A812C4">
          <w:rPr>
            <w:rFonts w:cs="Times New Roman"/>
            <w:color w:val="000000" w:themeColor="text1"/>
            <w:szCs w:val="24"/>
          </w:rPr>
          <w:t xml:space="preserve">os três </w:t>
        </w:r>
      </w:ins>
      <w:del w:id="108" w:author="Christiane Jalles de Paula" w:date="2024-08-10T15:59:00Z" w16du:dateUtc="2024-08-10T18:59:00Z">
        <w:r w:rsidR="00A3511C" w:rsidDel="00A812C4">
          <w:rPr>
            <w:rFonts w:cs="Times New Roman"/>
            <w:color w:val="000000" w:themeColor="text1"/>
            <w:szCs w:val="24"/>
          </w:rPr>
          <w:delText xml:space="preserve">estes </w:delText>
        </w:r>
      </w:del>
      <w:r>
        <w:rPr>
          <w:rFonts w:cs="Times New Roman"/>
          <w:color w:val="000000" w:themeColor="text1"/>
          <w:szCs w:val="24"/>
        </w:rPr>
        <w:t>momento</w:t>
      </w:r>
      <w:r w:rsidR="00A3511C">
        <w:rPr>
          <w:rFonts w:cs="Times New Roman"/>
          <w:color w:val="000000" w:themeColor="text1"/>
          <w:szCs w:val="24"/>
        </w:rPr>
        <w:t>s</w:t>
      </w:r>
      <w:r>
        <w:rPr>
          <w:rFonts w:cs="Times New Roman"/>
          <w:color w:val="000000" w:themeColor="text1"/>
          <w:szCs w:val="24"/>
        </w:rPr>
        <w:t xml:space="preserve"> da história recente brasileira </w:t>
      </w:r>
      <w:ins w:id="109" w:author="Christiane Jalles de Paula" w:date="2024-08-10T15:59:00Z" w16du:dateUtc="2024-08-10T18:59:00Z">
        <w:r w:rsidR="00A812C4">
          <w:rPr>
            <w:rFonts w:cs="Times New Roman"/>
            <w:color w:val="000000" w:themeColor="text1"/>
            <w:szCs w:val="24"/>
          </w:rPr>
          <w:t xml:space="preserve">já citados </w:t>
        </w:r>
      </w:ins>
      <w:r>
        <w:rPr>
          <w:rFonts w:cs="Times New Roman"/>
          <w:color w:val="000000" w:themeColor="text1"/>
          <w:szCs w:val="24"/>
        </w:rPr>
        <w:t xml:space="preserve">os motivos que ocasionaram determinado ciclo de protestos, as oportunidades políticas exploradas, tanto por atores coletivos, movimentos sociais, pessoas comuns, quanto pelas elites. </w:t>
      </w:r>
      <w:r w:rsidR="001507A8">
        <w:rPr>
          <w:rFonts w:cs="Times New Roman"/>
          <w:color w:val="000000" w:themeColor="text1"/>
          <w:szCs w:val="24"/>
        </w:rPr>
        <w:t>Entende-se que o vínculo entre mobilização coletiva e política institucional pode ser um dos pontos de interseção para a compreensão dos ciclos de protestos.</w:t>
      </w:r>
      <w:r>
        <w:rPr>
          <w:rFonts w:cs="Times New Roman"/>
          <w:color w:val="000000" w:themeColor="text1"/>
          <w:szCs w:val="24"/>
        </w:rPr>
        <w:t xml:space="preserve"> </w:t>
      </w:r>
      <w:r w:rsidR="00DF32CB">
        <w:rPr>
          <w:rFonts w:cs="Times New Roman"/>
          <w:color w:val="000000" w:themeColor="text1"/>
          <w:szCs w:val="24"/>
        </w:rPr>
        <w:t xml:space="preserve">Acreditamos como </w:t>
      </w:r>
      <w:proofErr w:type="spellStart"/>
      <w:r w:rsidR="00DF32CB">
        <w:rPr>
          <w:rFonts w:cs="Times New Roman"/>
          <w:color w:val="000000" w:themeColor="text1"/>
          <w:szCs w:val="24"/>
        </w:rPr>
        <w:t>Tarrow</w:t>
      </w:r>
      <w:proofErr w:type="spellEnd"/>
      <w:r w:rsidR="00DF32CB">
        <w:rPr>
          <w:rFonts w:cs="Times New Roman"/>
          <w:color w:val="000000" w:themeColor="text1"/>
          <w:szCs w:val="24"/>
        </w:rPr>
        <w:t xml:space="preserve"> (2009, p. 99)</w:t>
      </w:r>
      <w:r w:rsidR="00A3511C">
        <w:rPr>
          <w:rFonts w:cs="Times New Roman"/>
          <w:color w:val="000000" w:themeColor="text1"/>
          <w:szCs w:val="24"/>
        </w:rPr>
        <w:t xml:space="preserve"> </w:t>
      </w:r>
      <w:r w:rsidR="00DF32CB">
        <w:rPr>
          <w:rFonts w:cs="Times New Roman"/>
          <w:color w:val="000000" w:themeColor="text1"/>
          <w:szCs w:val="24"/>
        </w:rPr>
        <w:t>que a variação nos níveis de oportunidades com os quais as pessoas se deparam no tempo e no espaço fornece a chave para compreendermos como se constrói a ação contenciosa</w:t>
      </w:r>
      <w:r w:rsidR="00A3511C">
        <w:rPr>
          <w:rFonts w:cs="Times New Roman"/>
          <w:color w:val="000000" w:themeColor="text1"/>
          <w:szCs w:val="24"/>
        </w:rPr>
        <w:t>. Explorar, em cada um destes momentos</w:t>
      </w:r>
      <w:r w:rsidR="00DF32CB">
        <w:rPr>
          <w:rFonts w:cs="Times New Roman"/>
          <w:color w:val="000000" w:themeColor="text1"/>
          <w:szCs w:val="24"/>
        </w:rPr>
        <w:t>,</w:t>
      </w:r>
      <w:r w:rsidR="00A3511C">
        <w:rPr>
          <w:rFonts w:cs="Times New Roman"/>
          <w:color w:val="000000" w:themeColor="text1"/>
          <w:szCs w:val="24"/>
        </w:rPr>
        <w:t xml:space="preserve"> </w:t>
      </w:r>
      <w:r w:rsidR="00A21219">
        <w:rPr>
          <w:rFonts w:cs="Times New Roman"/>
          <w:color w:val="000000" w:themeColor="text1"/>
          <w:szCs w:val="24"/>
        </w:rPr>
        <w:t>como</w:t>
      </w:r>
      <w:r w:rsidR="00A3511C">
        <w:rPr>
          <w:rFonts w:cs="Times New Roman"/>
          <w:color w:val="000000" w:themeColor="text1"/>
          <w:szCs w:val="24"/>
        </w:rPr>
        <w:t xml:space="preserve"> desafiantes empregam os repertórios de confronto e enquadram suas mensagens de forma dinâmica fazendo com que </w:t>
      </w:r>
      <w:r w:rsidR="009A590B">
        <w:rPr>
          <w:rFonts w:cs="Times New Roman"/>
          <w:color w:val="000000" w:themeColor="text1"/>
          <w:szCs w:val="24"/>
        </w:rPr>
        <w:t>se construam</w:t>
      </w:r>
      <w:r w:rsidR="00A3511C">
        <w:rPr>
          <w:rFonts w:cs="Times New Roman"/>
          <w:color w:val="000000" w:themeColor="text1"/>
          <w:szCs w:val="24"/>
        </w:rPr>
        <w:t xml:space="preserve"> estruturas de mobilização unificadoras é um dos p</w:t>
      </w:r>
      <w:r w:rsidR="00A21219">
        <w:rPr>
          <w:rFonts w:cs="Times New Roman"/>
          <w:color w:val="000000" w:themeColor="text1"/>
          <w:szCs w:val="24"/>
        </w:rPr>
        <w:t xml:space="preserve">ontos principais deste projeto, pois dadas as oportunidades políticas de cada momento a ação contenciosa se manifesta de </w:t>
      </w:r>
      <w:r w:rsidR="00DF32CB">
        <w:rPr>
          <w:rFonts w:cs="Times New Roman"/>
          <w:color w:val="000000" w:themeColor="text1"/>
          <w:szCs w:val="24"/>
        </w:rPr>
        <w:t>forma peculiar</w:t>
      </w:r>
      <w:r w:rsidR="00A21219">
        <w:rPr>
          <w:rFonts w:cs="Times New Roman"/>
          <w:color w:val="000000" w:themeColor="text1"/>
          <w:szCs w:val="24"/>
        </w:rPr>
        <w:t>.</w:t>
      </w:r>
    </w:p>
    <w:p w14:paraId="2AC3F3EC" w14:textId="77777777" w:rsidR="00A34C25" w:rsidRDefault="00A34C25">
      <w:pPr>
        <w:spacing w:line="259" w:lineRule="auto"/>
        <w:jc w:val="left"/>
        <w:rPr>
          <w:rFonts w:eastAsiaTheme="majorEastAsia" w:cs="Times New Roman"/>
          <w:b/>
          <w:color w:val="000000" w:themeColor="text1"/>
          <w:szCs w:val="24"/>
        </w:rPr>
      </w:pPr>
      <w:r>
        <w:rPr>
          <w:rFonts w:cs="Times New Roman"/>
          <w:b/>
          <w:color w:val="000000" w:themeColor="text1"/>
          <w:szCs w:val="24"/>
        </w:rPr>
        <w:br w:type="page"/>
      </w:r>
    </w:p>
    <w:p w14:paraId="02F5383F" w14:textId="59E4DD88" w:rsidR="001032D9" w:rsidRPr="00A95893" w:rsidRDefault="001B133C" w:rsidP="002431A3">
      <w:pPr>
        <w:pStyle w:val="Ttulo1"/>
        <w:numPr>
          <w:ilvl w:val="0"/>
          <w:numId w:val="32"/>
        </w:numPr>
      </w:pPr>
      <w:bookmarkStart w:id="110" w:name="_Toc173959615"/>
      <w:r w:rsidRPr="00A95893">
        <w:lastRenderedPageBreak/>
        <w:t>Eventos precipitantes</w:t>
      </w:r>
      <w:r w:rsidR="00BB0EE0">
        <w:t xml:space="preserve"> e</w:t>
      </w:r>
      <w:r w:rsidR="001032D9" w:rsidRPr="00A95893">
        <w:t xml:space="preserve"> </w:t>
      </w:r>
      <w:r w:rsidR="00735433">
        <w:t>estrutura</w:t>
      </w:r>
      <w:r w:rsidR="00BB0EE0">
        <w:t>s</w:t>
      </w:r>
      <w:r w:rsidR="00735433">
        <w:t xml:space="preserve"> de oportunidades políticas</w:t>
      </w:r>
      <w:bookmarkEnd w:id="110"/>
    </w:p>
    <w:p w14:paraId="1C08CB8C" w14:textId="77777777" w:rsidR="003E0762" w:rsidRDefault="003E0762" w:rsidP="003E0762">
      <w:pPr>
        <w:pStyle w:val="PargrafodaLista"/>
        <w:spacing w:after="0" w:line="240" w:lineRule="auto"/>
        <w:ind w:left="0" w:firstLine="851"/>
        <w:rPr>
          <w:rFonts w:cs="Times New Roman"/>
          <w:b/>
          <w:szCs w:val="24"/>
        </w:rPr>
      </w:pPr>
    </w:p>
    <w:p w14:paraId="2A32E33A" w14:textId="64D17D97" w:rsidR="000B0925" w:rsidRPr="000B0925" w:rsidRDefault="005D0F00" w:rsidP="000B0925">
      <w:pPr>
        <w:pStyle w:val="PargrafodaLista"/>
        <w:ind w:left="0" w:firstLine="851"/>
        <w:rPr>
          <w:bCs/>
        </w:rPr>
      </w:pPr>
      <w:r>
        <w:rPr>
          <w:rFonts w:cs="Times New Roman"/>
          <w:bCs/>
          <w:szCs w:val="24"/>
        </w:rPr>
        <w:t>No</w:t>
      </w:r>
      <w:r w:rsidR="000B0925" w:rsidRPr="000B0925">
        <w:rPr>
          <w:bCs/>
        </w:rPr>
        <w:t xml:space="preserve"> âmbito acadêmico, a noção de eventos precipitantes</w:t>
      </w:r>
      <w:r w:rsidR="000B0925">
        <w:rPr>
          <w:bCs/>
        </w:rPr>
        <w:t xml:space="preserve"> (</w:t>
      </w:r>
      <w:proofErr w:type="spellStart"/>
      <w:r w:rsidR="000B0925">
        <w:rPr>
          <w:bCs/>
          <w:i/>
          <w:iCs/>
        </w:rPr>
        <w:t>precipitating</w:t>
      </w:r>
      <w:proofErr w:type="spellEnd"/>
      <w:r w:rsidR="000B0925">
        <w:rPr>
          <w:bCs/>
          <w:i/>
          <w:iCs/>
        </w:rPr>
        <w:t xml:space="preserve"> </w:t>
      </w:r>
      <w:proofErr w:type="spellStart"/>
      <w:r w:rsidR="000B0925">
        <w:rPr>
          <w:bCs/>
          <w:i/>
          <w:iCs/>
        </w:rPr>
        <w:t>events</w:t>
      </w:r>
      <w:proofErr w:type="spellEnd"/>
      <w:r w:rsidR="000B0925">
        <w:rPr>
          <w:bCs/>
        </w:rPr>
        <w:t>)</w:t>
      </w:r>
      <w:r w:rsidR="000B0925" w:rsidRPr="000B0925">
        <w:rPr>
          <w:bCs/>
        </w:rPr>
        <w:t xml:space="preserve"> desempenha um papel significativo na compreensão dos fenômenos associados à ação coletiva. Esses eventos são caracterizados por sua capacidade de desencadear ou catalisar a ação coletiva, motivando os potenciais participantes a </w:t>
      </w:r>
      <w:r w:rsidR="00D67129" w:rsidRPr="000B0925">
        <w:rPr>
          <w:bCs/>
        </w:rPr>
        <w:t>considerarem-na</w:t>
      </w:r>
      <w:r w:rsidR="000B0925" w:rsidRPr="000B0925">
        <w:rPr>
          <w:bCs/>
        </w:rPr>
        <w:t xml:space="preserve"> como necessária ou desejável. Além disso, os eventos precipitantes podem marcar um ponto de viragem crítico na dinâmica de um padrão específico de mobilização social. Vale ressaltar que tais eventos podem assumir diversas formas e apresentar uma variedade de características</w:t>
      </w:r>
      <w:r w:rsidR="00957B6B">
        <w:rPr>
          <w:bCs/>
        </w:rPr>
        <w:t xml:space="preserve"> </w:t>
      </w:r>
      <w:r w:rsidR="0029076B">
        <w:rPr>
          <w:bCs/>
        </w:rPr>
        <w:t>(</w:t>
      </w:r>
      <w:proofErr w:type="spellStart"/>
      <w:r w:rsidR="0029076B">
        <w:rPr>
          <w:bCs/>
        </w:rPr>
        <w:t>Lieberson</w:t>
      </w:r>
      <w:proofErr w:type="spellEnd"/>
      <w:r w:rsidR="0029076B">
        <w:rPr>
          <w:bCs/>
        </w:rPr>
        <w:t xml:space="preserve"> e </w:t>
      </w:r>
      <w:proofErr w:type="spellStart"/>
      <w:r w:rsidR="0029076B">
        <w:rPr>
          <w:bCs/>
        </w:rPr>
        <w:t>Silverman</w:t>
      </w:r>
      <w:proofErr w:type="spellEnd"/>
      <w:r w:rsidR="0029076B">
        <w:rPr>
          <w:bCs/>
        </w:rPr>
        <w:t>, 1965</w:t>
      </w:r>
      <w:r w:rsidR="0098498D">
        <w:rPr>
          <w:bCs/>
        </w:rPr>
        <w:t>)</w:t>
      </w:r>
      <w:r w:rsidR="000B0925" w:rsidRPr="000B0925">
        <w:rPr>
          <w:bCs/>
        </w:rPr>
        <w:t>.</w:t>
      </w:r>
    </w:p>
    <w:p w14:paraId="7D43E4C2" w14:textId="10B99044" w:rsidR="000B0925" w:rsidRPr="000B0925" w:rsidRDefault="000B0925" w:rsidP="000B0925">
      <w:pPr>
        <w:pStyle w:val="PargrafodaLista"/>
        <w:ind w:left="0" w:firstLine="851"/>
        <w:rPr>
          <w:rFonts w:cs="Times New Roman"/>
          <w:bCs/>
          <w:szCs w:val="24"/>
        </w:rPr>
      </w:pPr>
      <w:r w:rsidRPr="000B0925">
        <w:rPr>
          <w:rFonts w:cs="Times New Roman"/>
          <w:bCs/>
          <w:szCs w:val="24"/>
        </w:rPr>
        <w:t>Os eventos precipitantes podem variar em sua natureza e impacto. Alguns deles podem ser violentos e traumáticos, enquanto outros podem ser relativamente pacíficos ou até mesmo comemorativos</w:t>
      </w:r>
      <w:r w:rsidR="002F30AD">
        <w:rPr>
          <w:rFonts w:cs="Times New Roman"/>
          <w:bCs/>
          <w:szCs w:val="24"/>
        </w:rPr>
        <w:t>.</w:t>
      </w:r>
      <w:r w:rsidRPr="000B0925">
        <w:rPr>
          <w:rFonts w:cs="Times New Roman"/>
          <w:bCs/>
          <w:szCs w:val="24"/>
        </w:rPr>
        <w:t xml:space="preserve"> Além disso, esses eventos podem ser percebidos como eventos isolados e singulares, ou</w:t>
      </w:r>
      <w:r w:rsidR="008945BA">
        <w:rPr>
          <w:rFonts w:cs="Times New Roman"/>
          <w:bCs/>
          <w:szCs w:val="24"/>
        </w:rPr>
        <w:t xml:space="preserve"> </w:t>
      </w:r>
      <w:r w:rsidRPr="000B0925">
        <w:rPr>
          <w:rFonts w:cs="Times New Roman"/>
          <w:bCs/>
          <w:szCs w:val="24"/>
        </w:rPr>
        <w:t>como parte de um padrão cumulativo que se desenvolve ao longo do tempo. Alguns eventos podem ser planejados e executados pelos próprios participantes do movimento, enquanto outros podem ocorrer de forma completamente inesperada.</w:t>
      </w:r>
    </w:p>
    <w:p w14:paraId="30ABEBA0" w14:textId="24BD1A77" w:rsidR="000B0925" w:rsidRPr="000B0925" w:rsidRDefault="000B0925" w:rsidP="000B0925">
      <w:pPr>
        <w:pStyle w:val="PargrafodaLista"/>
        <w:ind w:left="0" w:firstLine="851"/>
        <w:rPr>
          <w:rFonts w:cs="Times New Roman"/>
          <w:bCs/>
          <w:szCs w:val="24"/>
        </w:rPr>
      </w:pPr>
      <w:r w:rsidRPr="000B0925">
        <w:rPr>
          <w:rFonts w:cs="Times New Roman"/>
          <w:bCs/>
          <w:szCs w:val="24"/>
        </w:rPr>
        <w:t xml:space="preserve">É importante notar que os eventos precipitantes </w:t>
      </w:r>
      <w:r w:rsidR="00CC1E03">
        <w:rPr>
          <w:rFonts w:cs="Times New Roman"/>
          <w:bCs/>
          <w:szCs w:val="24"/>
        </w:rPr>
        <w:t>podem ter</w:t>
      </w:r>
      <w:r w:rsidRPr="000B0925">
        <w:rPr>
          <w:rFonts w:cs="Times New Roman"/>
          <w:bCs/>
          <w:szCs w:val="24"/>
        </w:rPr>
        <w:t xml:space="preserve"> a capacidade de desencadear episódios imediatos e explosivos, como tumultos e manifestações, mas também podem resultar em mudanças de longo prazo na estratégia de um movimento social. Apesar dessa diversidade, a característica fundamental que define um evento precipitante é sua função como um "gatilho" sociocognitivo, que influencia, em parte, as formas subsequentes de ação coletiva.</w:t>
      </w:r>
    </w:p>
    <w:p w14:paraId="4E7B2A6C" w14:textId="6B6C79BB" w:rsidR="000B0925" w:rsidRPr="000B0925" w:rsidRDefault="000B0925" w:rsidP="000B0925">
      <w:pPr>
        <w:pStyle w:val="PargrafodaLista"/>
        <w:ind w:left="0" w:firstLine="851"/>
        <w:rPr>
          <w:rFonts w:cs="Times New Roman"/>
          <w:bCs/>
          <w:szCs w:val="24"/>
        </w:rPr>
      </w:pPr>
      <w:r w:rsidRPr="000B0925">
        <w:rPr>
          <w:rFonts w:cs="Times New Roman"/>
          <w:bCs/>
          <w:szCs w:val="24"/>
        </w:rPr>
        <w:t xml:space="preserve">Os primeiros teóricos da ação coletiva empregaram o conceito de eventos precipitantes para explicar o surgimento da mobilização social dentro do contexto das condições estruturais subjacentes. Por exemplo, o modelo de comportamento coletivo de "valor agregado" desenvolvido por </w:t>
      </w:r>
      <w:proofErr w:type="spellStart"/>
      <w:r w:rsidRPr="000B0925">
        <w:rPr>
          <w:rFonts w:cs="Times New Roman"/>
          <w:bCs/>
          <w:szCs w:val="24"/>
        </w:rPr>
        <w:t>Smelser</w:t>
      </w:r>
      <w:proofErr w:type="spellEnd"/>
      <w:r w:rsidR="004132C1">
        <w:rPr>
          <w:rFonts w:cs="Times New Roman"/>
          <w:bCs/>
          <w:szCs w:val="24"/>
        </w:rPr>
        <w:t xml:space="preserve"> (</w:t>
      </w:r>
      <w:r w:rsidRPr="000B0925">
        <w:rPr>
          <w:rFonts w:cs="Times New Roman"/>
          <w:bCs/>
          <w:szCs w:val="24"/>
        </w:rPr>
        <w:t>1963</w:t>
      </w:r>
      <w:r w:rsidR="004132C1">
        <w:rPr>
          <w:rFonts w:cs="Times New Roman"/>
          <w:bCs/>
          <w:szCs w:val="24"/>
        </w:rPr>
        <w:t>)</w:t>
      </w:r>
      <w:r w:rsidRPr="000B0925">
        <w:rPr>
          <w:rFonts w:cs="Times New Roman"/>
          <w:bCs/>
          <w:szCs w:val="24"/>
        </w:rPr>
        <w:t xml:space="preserve"> identific</w:t>
      </w:r>
      <w:r w:rsidR="00004FC8">
        <w:rPr>
          <w:rFonts w:cs="Times New Roman"/>
          <w:bCs/>
          <w:szCs w:val="24"/>
        </w:rPr>
        <w:t>ou</w:t>
      </w:r>
      <w:r w:rsidRPr="000B0925">
        <w:rPr>
          <w:rFonts w:cs="Times New Roman"/>
          <w:bCs/>
          <w:szCs w:val="24"/>
        </w:rPr>
        <w:t xml:space="preserve"> os eventos precipitantes como um dos elementos necessários, embora insuficientes, para a ocorrência da ação coletiva. Nesse sentido, os eventos precipitantes funcionam como uma espécie de "evidência" que conecta as tensões subjacentes às tensões coletivas, contribuindo para o entendimento dos processos de mobilização social.</w:t>
      </w:r>
    </w:p>
    <w:p w14:paraId="7A2515DB" w14:textId="0C953171" w:rsidR="004132C1" w:rsidRDefault="004132C1" w:rsidP="004132C1">
      <w:pPr>
        <w:pStyle w:val="PargrafodaLista"/>
        <w:ind w:left="0" w:firstLine="851"/>
        <w:rPr>
          <w:rFonts w:cs="Times New Roman"/>
          <w:bCs/>
          <w:szCs w:val="24"/>
        </w:rPr>
      </w:pPr>
      <w:r>
        <w:rPr>
          <w:rFonts w:cs="Times New Roman"/>
          <w:bCs/>
          <w:szCs w:val="24"/>
        </w:rPr>
        <w:t xml:space="preserve">Momentos de loucura ou </w:t>
      </w:r>
      <w:proofErr w:type="spellStart"/>
      <w:r>
        <w:rPr>
          <w:rFonts w:cs="Times New Roman"/>
          <w:bCs/>
          <w:i/>
          <w:iCs/>
          <w:szCs w:val="24"/>
        </w:rPr>
        <w:t>moments</w:t>
      </w:r>
      <w:proofErr w:type="spellEnd"/>
      <w:r>
        <w:rPr>
          <w:rFonts w:cs="Times New Roman"/>
          <w:bCs/>
          <w:i/>
          <w:iCs/>
          <w:szCs w:val="24"/>
        </w:rPr>
        <w:t xml:space="preserve"> </w:t>
      </w:r>
      <w:proofErr w:type="spellStart"/>
      <w:r>
        <w:rPr>
          <w:rFonts w:cs="Times New Roman"/>
          <w:bCs/>
          <w:i/>
          <w:iCs/>
          <w:szCs w:val="24"/>
        </w:rPr>
        <w:t>of</w:t>
      </w:r>
      <w:proofErr w:type="spellEnd"/>
      <w:r>
        <w:rPr>
          <w:rFonts w:cs="Times New Roman"/>
          <w:bCs/>
          <w:i/>
          <w:iCs/>
          <w:szCs w:val="24"/>
        </w:rPr>
        <w:t xml:space="preserve"> </w:t>
      </w:r>
      <w:proofErr w:type="spellStart"/>
      <w:r>
        <w:rPr>
          <w:rFonts w:cs="Times New Roman"/>
          <w:bCs/>
          <w:i/>
          <w:iCs/>
          <w:szCs w:val="24"/>
        </w:rPr>
        <w:t>madness</w:t>
      </w:r>
      <w:proofErr w:type="spellEnd"/>
      <w:r w:rsidR="003814B9">
        <w:rPr>
          <w:rFonts w:cs="Times New Roman"/>
          <w:bCs/>
          <w:szCs w:val="24"/>
        </w:rPr>
        <w:t xml:space="preserve"> </w:t>
      </w:r>
      <w:r w:rsidR="005301B3">
        <w:rPr>
          <w:rFonts w:cs="Times New Roman"/>
          <w:bCs/>
          <w:szCs w:val="24"/>
        </w:rPr>
        <w:t>(</w:t>
      </w:r>
      <w:proofErr w:type="spellStart"/>
      <w:r w:rsidR="005301B3">
        <w:rPr>
          <w:rFonts w:cs="Times New Roman"/>
          <w:bCs/>
          <w:szCs w:val="24"/>
        </w:rPr>
        <w:t>Zolberg</w:t>
      </w:r>
      <w:proofErr w:type="spellEnd"/>
      <w:r w:rsidR="005301B3">
        <w:rPr>
          <w:rFonts w:cs="Times New Roman"/>
          <w:bCs/>
          <w:szCs w:val="24"/>
        </w:rPr>
        <w:t>, 1972)</w:t>
      </w:r>
      <w:r>
        <w:rPr>
          <w:rFonts w:cs="Times New Roman"/>
          <w:bCs/>
          <w:szCs w:val="24"/>
        </w:rPr>
        <w:t xml:space="preserve">, foi </w:t>
      </w:r>
      <w:r w:rsidR="005B2E5E">
        <w:rPr>
          <w:rFonts w:cs="Times New Roman"/>
          <w:bCs/>
          <w:szCs w:val="24"/>
        </w:rPr>
        <w:t>também um outro recurso para tratar</w:t>
      </w:r>
      <w:r>
        <w:rPr>
          <w:rFonts w:cs="Times New Roman"/>
          <w:bCs/>
          <w:szCs w:val="24"/>
        </w:rPr>
        <w:t xml:space="preserve"> sobre momentos turbulentos na história. De alguma maneira, em pontos históricos tão turbulentos é notório que a política venha a romper alguns limites da vida comum das pessoas proporcionando expressivos colapsos que inquietam até os participantes mais desiludidos – para não falar das autoridades e elites políticas (</w:t>
      </w:r>
      <w:proofErr w:type="spellStart"/>
      <w:r>
        <w:rPr>
          <w:rFonts w:cs="Times New Roman"/>
          <w:bCs/>
          <w:szCs w:val="24"/>
        </w:rPr>
        <w:t>T</w:t>
      </w:r>
      <w:r w:rsidR="00FC2813">
        <w:rPr>
          <w:rFonts w:cs="Times New Roman"/>
          <w:bCs/>
          <w:szCs w:val="24"/>
        </w:rPr>
        <w:t>arrow</w:t>
      </w:r>
      <w:proofErr w:type="spellEnd"/>
      <w:r>
        <w:rPr>
          <w:rFonts w:cs="Times New Roman"/>
          <w:bCs/>
          <w:szCs w:val="24"/>
        </w:rPr>
        <w:t xml:space="preserve">, </w:t>
      </w:r>
      <w:r w:rsidR="00FC2813">
        <w:rPr>
          <w:rFonts w:cs="Times New Roman"/>
          <w:bCs/>
          <w:szCs w:val="24"/>
        </w:rPr>
        <w:t>2009</w:t>
      </w:r>
      <w:r>
        <w:rPr>
          <w:rFonts w:cs="Times New Roman"/>
          <w:bCs/>
          <w:szCs w:val="24"/>
        </w:rPr>
        <w:t xml:space="preserve">). Entretanto, o aparecimento desses momentos pode ser de significância – como também necessários – para a transformação social e política das sociedades. Eles podem possibilitar o surgimento de novos </w:t>
      </w:r>
      <w:r>
        <w:rPr>
          <w:rFonts w:cs="Times New Roman"/>
          <w:bCs/>
          <w:szCs w:val="24"/>
        </w:rPr>
        <w:lastRenderedPageBreak/>
        <w:t>atores capazes de quebrar as convenções sociais, assim como</w:t>
      </w:r>
      <w:r w:rsidR="00D324B0">
        <w:rPr>
          <w:rFonts w:cs="Times New Roman"/>
          <w:bCs/>
          <w:szCs w:val="24"/>
        </w:rPr>
        <w:t xml:space="preserve"> </w:t>
      </w:r>
      <w:r w:rsidR="00F62862">
        <w:rPr>
          <w:rFonts w:cs="Times New Roman"/>
          <w:bCs/>
          <w:szCs w:val="24"/>
        </w:rPr>
        <w:t xml:space="preserve">romper </w:t>
      </w:r>
      <w:r w:rsidR="00D324B0">
        <w:rPr>
          <w:rFonts w:cs="Times New Roman"/>
          <w:bCs/>
          <w:szCs w:val="24"/>
        </w:rPr>
        <w:t>a barreira</w:t>
      </w:r>
      <w:r>
        <w:rPr>
          <w:rFonts w:cs="Times New Roman"/>
          <w:bCs/>
          <w:szCs w:val="24"/>
        </w:rPr>
        <w:t xml:space="preserve"> que divide o Estado e a sociedade. Anterior, e no decorrer desses momentos </w:t>
      </w:r>
      <w:r w:rsidRPr="00AF4E48">
        <w:rPr>
          <w:rFonts w:cs="Times New Roman"/>
          <w:bCs/>
          <w:i/>
          <w:iCs/>
          <w:szCs w:val="24"/>
        </w:rPr>
        <w:t>oportunidades políticas</w:t>
      </w:r>
      <w:r>
        <w:rPr>
          <w:rFonts w:cs="Times New Roman"/>
          <w:bCs/>
          <w:szCs w:val="24"/>
        </w:rPr>
        <w:t xml:space="preserve"> são exploradas de diversas formas. Estas aparecem como elementos que possibilitam o surgimento desses fenômenos e que nos permitem, também, analisá-los como condições de desenvolvimento de novas formas de mobilização.</w:t>
      </w:r>
    </w:p>
    <w:p w14:paraId="5369F711" w14:textId="173B5E8B" w:rsidR="00805F11" w:rsidRPr="00B76407" w:rsidRDefault="00BC5B3F" w:rsidP="004D62D3">
      <w:pPr>
        <w:pStyle w:val="PargrafodaLista"/>
        <w:ind w:left="0" w:firstLine="851"/>
        <w:rPr>
          <w:rFonts w:cs="Times New Roman"/>
          <w:bCs/>
          <w:szCs w:val="24"/>
        </w:rPr>
      </w:pPr>
      <w:r>
        <w:rPr>
          <w:rFonts w:cs="Times New Roman"/>
          <w:bCs/>
          <w:szCs w:val="24"/>
        </w:rPr>
        <w:t>Dentro</w:t>
      </w:r>
      <w:r w:rsidR="0041511F">
        <w:rPr>
          <w:rFonts w:cs="Times New Roman"/>
          <w:bCs/>
          <w:szCs w:val="24"/>
        </w:rPr>
        <w:t xml:space="preserve"> da abordagem </w:t>
      </w:r>
      <w:r w:rsidR="001F0A67">
        <w:rPr>
          <w:rFonts w:cs="Times New Roman"/>
          <w:bCs/>
          <w:szCs w:val="24"/>
        </w:rPr>
        <w:t xml:space="preserve">sobre o </w:t>
      </w:r>
      <w:r w:rsidR="001F0A67" w:rsidRPr="00BC5B3F">
        <w:rPr>
          <w:rFonts w:cs="Times New Roman"/>
          <w:bCs/>
          <w:i/>
          <w:iCs/>
          <w:szCs w:val="24"/>
        </w:rPr>
        <w:t>processo político</w:t>
      </w:r>
      <w:r>
        <w:rPr>
          <w:rFonts w:cs="Times New Roman"/>
          <w:bCs/>
          <w:szCs w:val="24"/>
        </w:rPr>
        <w:t xml:space="preserve"> </w:t>
      </w:r>
      <w:r w:rsidR="00B76407">
        <w:rPr>
          <w:rFonts w:cs="Times New Roman"/>
          <w:bCs/>
          <w:szCs w:val="24"/>
        </w:rPr>
        <w:t xml:space="preserve">utilizou-se o termo </w:t>
      </w:r>
      <w:r w:rsidR="00B76407">
        <w:rPr>
          <w:rFonts w:cs="Times New Roman"/>
          <w:bCs/>
          <w:i/>
          <w:iCs/>
          <w:szCs w:val="24"/>
        </w:rPr>
        <w:t>estrutura d</w:t>
      </w:r>
      <w:r>
        <w:rPr>
          <w:rFonts w:cs="Times New Roman"/>
          <w:bCs/>
          <w:i/>
          <w:iCs/>
          <w:szCs w:val="24"/>
        </w:rPr>
        <w:t>e</w:t>
      </w:r>
      <w:r w:rsidR="00B76407">
        <w:rPr>
          <w:rFonts w:cs="Times New Roman"/>
          <w:bCs/>
          <w:i/>
          <w:iCs/>
          <w:szCs w:val="24"/>
        </w:rPr>
        <w:t xml:space="preserve"> oportunidade política</w:t>
      </w:r>
      <w:r w:rsidR="00B76407">
        <w:rPr>
          <w:rFonts w:cs="Times New Roman"/>
          <w:bCs/>
          <w:szCs w:val="24"/>
        </w:rPr>
        <w:t xml:space="preserve"> para se referir </w:t>
      </w:r>
      <w:r w:rsidR="00CB4E07">
        <w:rPr>
          <w:rFonts w:cs="Times New Roman"/>
          <w:bCs/>
          <w:szCs w:val="24"/>
        </w:rPr>
        <w:t xml:space="preserve">às características </w:t>
      </w:r>
      <w:r w:rsidR="0049430E">
        <w:rPr>
          <w:rFonts w:cs="Times New Roman"/>
          <w:bCs/>
          <w:szCs w:val="24"/>
        </w:rPr>
        <w:t xml:space="preserve">externas relevantes para o desenvolvimento ou aparecimento de um movimento social. </w:t>
      </w:r>
      <w:r w:rsidR="00D473DD">
        <w:rPr>
          <w:rFonts w:cs="Times New Roman"/>
          <w:bCs/>
          <w:szCs w:val="24"/>
        </w:rPr>
        <w:t>Neste sentido, essas</w:t>
      </w:r>
      <w:r w:rsidR="003F2D9F" w:rsidRPr="003F2D9F">
        <w:rPr>
          <w:rFonts w:cs="Times New Roman"/>
          <w:bCs/>
          <w:szCs w:val="24"/>
        </w:rPr>
        <w:t xml:space="preserve"> modalidades de manifestação social são suscetíveis a influências significativas resultantes de amplas transformações contextuais, das quais a formação do Estado-nação figura como exemplo paradigmático. Em estudos posteriores, abordagens de natureza transnacional </w:t>
      </w:r>
      <w:r w:rsidR="00D473DD">
        <w:rPr>
          <w:rFonts w:cs="Times New Roman"/>
          <w:bCs/>
          <w:szCs w:val="24"/>
        </w:rPr>
        <w:t>identificaram</w:t>
      </w:r>
      <w:r w:rsidR="003F2D9F" w:rsidRPr="003F2D9F">
        <w:rPr>
          <w:rFonts w:cs="Times New Roman"/>
          <w:bCs/>
          <w:szCs w:val="24"/>
        </w:rPr>
        <w:t xml:space="preserve"> correlações entre características específicas das instituições políticas e a capacidade e estratégias dos atores opositores (</w:t>
      </w:r>
      <w:proofErr w:type="spellStart"/>
      <w:r w:rsidR="003F2D9F" w:rsidRPr="003F2D9F">
        <w:rPr>
          <w:rFonts w:cs="Times New Roman"/>
          <w:bCs/>
          <w:szCs w:val="24"/>
        </w:rPr>
        <w:t>Kriesi</w:t>
      </w:r>
      <w:proofErr w:type="spellEnd"/>
      <w:r w:rsidR="003F2D9F" w:rsidRPr="003F2D9F">
        <w:rPr>
          <w:rFonts w:cs="Times New Roman"/>
          <w:bCs/>
          <w:szCs w:val="24"/>
        </w:rPr>
        <w:t xml:space="preserve"> </w:t>
      </w:r>
      <w:r w:rsidR="003F2D9F" w:rsidRPr="008207D9">
        <w:rPr>
          <w:rFonts w:cs="Times New Roman"/>
          <w:bCs/>
          <w:i/>
          <w:iCs/>
          <w:szCs w:val="24"/>
        </w:rPr>
        <w:t>et al.</w:t>
      </w:r>
      <w:r w:rsidR="003F2D9F" w:rsidRPr="003F2D9F">
        <w:rPr>
          <w:rFonts w:cs="Times New Roman"/>
          <w:bCs/>
          <w:szCs w:val="24"/>
        </w:rPr>
        <w:t xml:space="preserve">, 1995). </w:t>
      </w:r>
      <w:r w:rsidR="00462049">
        <w:rPr>
          <w:rFonts w:cs="Times New Roman"/>
          <w:bCs/>
          <w:szCs w:val="24"/>
        </w:rPr>
        <w:t>De forma adicional,</w:t>
      </w:r>
      <w:r w:rsidR="005F0B89">
        <w:rPr>
          <w:rFonts w:cs="Times New Roman"/>
          <w:bCs/>
          <w:szCs w:val="24"/>
        </w:rPr>
        <w:t xml:space="preserve"> </w:t>
      </w:r>
      <w:r w:rsidR="003F2D9F" w:rsidRPr="003F2D9F">
        <w:rPr>
          <w:rFonts w:cs="Times New Roman"/>
          <w:bCs/>
          <w:szCs w:val="24"/>
        </w:rPr>
        <w:t xml:space="preserve">condições contingentes, como a existência de potenciais aliados e a instabilidade no poder dos atores opositores, </w:t>
      </w:r>
      <w:r w:rsidR="00CA39C6">
        <w:rPr>
          <w:rFonts w:cs="Times New Roman"/>
          <w:bCs/>
          <w:szCs w:val="24"/>
        </w:rPr>
        <w:t>foram</w:t>
      </w:r>
      <w:r w:rsidR="003F2D9F" w:rsidRPr="003F2D9F">
        <w:rPr>
          <w:rFonts w:cs="Times New Roman"/>
          <w:bCs/>
          <w:szCs w:val="24"/>
        </w:rPr>
        <w:t xml:space="preserve"> </w:t>
      </w:r>
      <w:r w:rsidR="00CA39C6">
        <w:rPr>
          <w:rFonts w:cs="Times New Roman"/>
          <w:bCs/>
          <w:szCs w:val="24"/>
        </w:rPr>
        <w:t>sendo</w:t>
      </w:r>
      <w:r w:rsidR="003F2D9F" w:rsidRPr="003F2D9F">
        <w:rPr>
          <w:rFonts w:cs="Times New Roman"/>
          <w:bCs/>
          <w:szCs w:val="24"/>
        </w:rPr>
        <w:t xml:space="preserve"> reconhecidas como fatores que represent</w:t>
      </w:r>
      <w:r w:rsidR="00CA39C6">
        <w:rPr>
          <w:rFonts w:cs="Times New Roman"/>
          <w:bCs/>
          <w:szCs w:val="24"/>
        </w:rPr>
        <w:t>am</w:t>
      </w:r>
      <w:r w:rsidR="003F2D9F" w:rsidRPr="003F2D9F">
        <w:rPr>
          <w:rFonts w:cs="Times New Roman"/>
          <w:bCs/>
          <w:szCs w:val="24"/>
        </w:rPr>
        <w:t xml:space="preserve"> </w:t>
      </w:r>
      <w:r w:rsidR="003F2D9F" w:rsidRPr="005F0B89">
        <w:rPr>
          <w:rFonts w:cs="Times New Roman"/>
          <w:bCs/>
          <w:i/>
          <w:iCs/>
          <w:szCs w:val="24"/>
        </w:rPr>
        <w:t>janelas de oportunidade</w:t>
      </w:r>
      <w:r w:rsidR="003F2D9F" w:rsidRPr="003F2D9F">
        <w:rPr>
          <w:rFonts w:cs="Times New Roman"/>
          <w:bCs/>
          <w:szCs w:val="24"/>
        </w:rPr>
        <w:t xml:space="preserve"> propícias ao surgimento de movimentos sociais (</w:t>
      </w:r>
      <w:proofErr w:type="spellStart"/>
      <w:r w:rsidR="003F2D9F" w:rsidRPr="003F2D9F">
        <w:rPr>
          <w:rFonts w:cs="Times New Roman"/>
          <w:bCs/>
          <w:szCs w:val="24"/>
        </w:rPr>
        <w:t>Tarrow</w:t>
      </w:r>
      <w:proofErr w:type="spellEnd"/>
      <w:r w:rsidR="003F2D9F" w:rsidRPr="003F2D9F">
        <w:rPr>
          <w:rFonts w:cs="Times New Roman"/>
          <w:bCs/>
          <w:szCs w:val="24"/>
        </w:rPr>
        <w:t>, 1989).</w:t>
      </w:r>
    </w:p>
    <w:p w14:paraId="13E2B34A" w14:textId="272A29BA" w:rsidR="009320B9" w:rsidRDefault="00DD4299" w:rsidP="004D62D3">
      <w:pPr>
        <w:pStyle w:val="PargrafodaLista"/>
        <w:spacing w:after="0"/>
        <w:ind w:left="0" w:firstLine="851"/>
        <w:rPr>
          <w:rFonts w:cs="Times New Roman"/>
          <w:bCs/>
          <w:szCs w:val="24"/>
        </w:rPr>
      </w:pPr>
      <w:r>
        <w:rPr>
          <w:rFonts w:cs="Times New Roman"/>
          <w:bCs/>
          <w:szCs w:val="24"/>
        </w:rPr>
        <w:t>Em suma</w:t>
      </w:r>
      <w:r w:rsidR="004D62D3">
        <w:rPr>
          <w:rFonts w:cs="Times New Roman"/>
          <w:bCs/>
          <w:szCs w:val="24"/>
        </w:rPr>
        <w:t xml:space="preserve">, quando referimos ao termo </w:t>
      </w:r>
      <w:r w:rsidR="004D62D3">
        <w:rPr>
          <w:rFonts w:cs="Times New Roman"/>
          <w:bCs/>
          <w:i/>
          <w:iCs/>
          <w:szCs w:val="24"/>
        </w:rPr>
        <w:t>oportunidades políticas</w:t>
      </w:r>
      <w:r w:rsidR="004D62D3">
        <w:rPr>
          <w:rFonts w:cs="Times New Roman"/>
          <w:bCs/>
          <w:szCs w:val="24"/>
        </w:rPr>
        <w:t xml:space="preserve"> estamos falando de um conjunto de </w:t>
      </w:r>
      <w:r w:rsidR="00995BED">
        <w:rPr>
          <w:rFonts w:cs="Times New Roman"/>
          <w:bCs/>
          <w:szCs w:val="24"/>
        </w:rPr>
        <w:t xml:space="preserve">condições que dizem respeito a duas questões fundamentais na política: </w:t>
      </w:r>
      <w:r w:rsidR="00267AD6">
        <w:rPr>
          <w:rFonts w:cs="Times New Roman"/>
          <w:bCs/>
          <w:szCs w:val="24"/>
        </w:rPr>
        <w:t xml:space="preserve">1) </w:t>
      </w:r>
      <w:r w:rsidR="00CE6F69">
        <w:rPr>
          <w:rFonts w:cs="Times New Roman"/>
          <w:bCs/>
          <w:szCs w:val="24"/>
        </w:rPr>
        <w:t xml:space="preserve">a estabilidade de </w:t>
      </w:r>
      <w:r w:rsidR="004001C7">
        <w:rPr>
          <w:rFonts w:cs="Times New Roman"/>
          <w:bCs/>
          <w:szCs w:val="24"/>
        </w:rPr>
        <w:t>determinadas</w:t>
      </w:r>
      <w:r w:rsidR="005437DA">
        <w:rPr>
          <w:rFonts w:cs="Times New Roman"/>
          <w:bCs/>
          <w:szCs w:val="24"/>
        </w:rPr>
        <w:t xml:space="preserve"> estruturas institucionais que permitem ou não a emergência de</w:t>
      </w:r>
      <w:r w:rsidR="00B2492E">
        <w:rPr>
          <w:rFonts w:cs="Times New Roman"/>
          <w:bCs/>
          <w:szCs w:val="24"/>
        </w:rPr>
        <w:t xml:space="preserve"> </w:t>
      </w:r>
      <w:r w:rsidR="009F7804">
        <w:rPr>
          <w:rFonts w:cs="Times New Roman"/>
          <w:bCs/>
          <w:szCs w:val="24"/>
        </w:rPr>
        <w:t xml:space="preserve">movimentos; </w:t>
      </w:r>
      <w:r w:rsidR="00470349">
        <w:rPr>
          <w:rFonts w:cs="Times New Roman"/>
          <w:bCs/>
          <w:szCs w:val="24"/>
        </w:rPr>
        <w:t xml:space="preserve">e </w:t>
      </w:r>
      <w:r w:rsidR="00267AD6">
        <w:rPr>
          <w:rFonts w:cs="Times New Roman"/>
          <w:bCs/>
          <w:szCs w:val="24"/>
        </w:rPr>
        <w:t>2)</w:t>
      </w:r>
      <w:r w:rsidR="009F7804">
        <w:rPr>
          <w:rFonts w:cs="Times New Roman"/>
          <w:bCs/>
          <w:szCs w:val="24"/>
        </w:rPr>
        <w:t xml:space="preserve"> mudança</w:t>
      </w:r>
      <w:r w:rsidR="00A847FB">
        <w:rPr>
          <w:rFonts w:cs="Times New Roman"/>
          <w:bCs/>
          <w:szCs w:val="24"/>
        </w:rPr>
        <w:t>s</w:t>
      </w:r>
      <w:r w:rsidR="009F7804">
        <w:rPr>
          <w:rFonts w:cs="Times New Roman"/>
          <w:bCs/>
          <w:szCs w:val="24"/>
        </w:rPr>
        <w:t xml:space="preserve"> na configuração do poder</w:t>
      </w:r>
      <w:r w:rsidR="000850D6">
        <w:rPr>
          <w:rFonts w:cs="Times New Roman"/>
          <w:bCs/>
          <w:szCs w:val="24"/>
        </w:rPr>
        <w:t xml:space="preserve"> que poderiam </w:t>
      </w:r>
      <w:r w:rsidR="00267AD6">
        <w:rPr>
          <w:rFonts w:cs="Times New Roman"/>
          <w:bCs/>
          <w:szCs w:val="24"/>
        </w:rPr>
        <w:t>causar aberturas repentinas no sistema</w:t>
      </w:r>
      <w:r w:rsidR="00B204C1">
        <w:rPr>
          <w:rFonts w:cs="Times New Roman"/>
          <w:bCs/>
          <w:szCs w:val="24"/>
        </w:rPr>
        <w:t xml:space="preserve"> (</w:t>
      </w:r>
      <w:commentRangeStart w:id="111"/>
      <w:r w:rsidR="00B204C1">
        <w:rPr>
          <w:rFonts w:cs="Times New Roman"/>
          <w:bCs/>
          <w:szCs w:val="24"/>
        </w:rPr>
        <w:t>Della Porta, 2</w:t>
      </w:r>
      <w:commentRangeEnd w:id="111"/>
      <w:r w:rsidR="006D0FB5">
        <w:rPr>
          <w:rStyle w:val="Refdecomentrio"/>
        </w:rPr>
        <w:commentReference w:id="111"/>
      </w:r>
      <w:r w:rsidR="006D0FB5">
        <w:rPr>
          <w:rFonts w:cs="Times New Roman"/>
          <w:bCs/>
          <w:szCs w:val="24"/>
        </w:rPr>
        <w:t>)</w:t>
      </w:r>
      <w:r w:rsidR="00267AD6">
        <w:rPr>
          <w:rFonts w:cs="Times New Roman"/>
          <w:bCs/>
          <w:szCs w:val="24"/>
        </w:rPr>
        <w:t>.</w:t>
      </w:r>
      <w:r w:rsidR="006D0FB5">
        <w:rPr>
          <w:rFonts w:cs="Times New Roman"/>
          <w:bCs/>
          <w:szCs w:val="24"/>
        </w:rPr>
        <w:t xml:space="preserve"> </w:t>
      </w:r>
      <w:r w:rsidR="00A37C4D">
        <w:rPr>
          <w:rFonts w:cs="Times New Roman"/>
          <w:bCs/>
          <w:szCs w:val="24"/>
        </w:rPr>
        <w:t>No</w:t>
      </w:r>
      <w:r w:rsidR="00BD77DA">
        <w:rPr>
          <w:rFonts w:cs="Times New Roman"/>
          <w:bCs/>
          <w:szCs w:val="24"/>
        </w:rPr>
        <w:t xml:space="preserve"> que tange às </w:t>
      </w:r>
      <w:r w:rsidR="00BD77DA" w:rsidRPr="0023511E">
        <w:rPr>
          <w:rFonts w:cs="Times New Roman"/>
          <w:bCs/>
          <w:i/>
          <w:iCs/>
          <w:szCs w:val="24"/>
        </w:rPr>
        <w:t>condições</w:t>
      </w:r>
      <w:r w:rsidR="004048D7" w:rsidRPr="0023511E">
        <w:rPr>
          <w:rFonts w:cs="Times New Roman"/>
          <w:bCs/>
          <w:i/>
          <w:iCs/>
          <w:szCs w:val="24"/>
        </w:rPr>
        <w:t xml:space="preserve"> institucionais</w:t>
      </w:r>
      <w:r w:rsidR="00BD77DA" w:rsidRPr="0023511E">
        <w:rPr>
          <w:rFonts w:cs="Times New Roman"/>
          <w:bCs/>
          <w:i/>
          <w:iCs/>
          <w:szCs w:val="24"/>
        </w:rPr>
        <w:t xml:space="preserve"> estruturais</w:t>
      </w:r>
      <w:r w:rsidR="00BD77DA">
        <w:rPr>
          <w:rFonts w:cs="Times New Roman"/>
          <w:bCs/>
          <w:szCs w:val="24"/>
        </w:rPr>
        <w:t xml:space="preserve"> </w:t>
      </w:r>
      <w:r w:rsidR="00B06242">
        <w:rPr>
          <w:rFonts w:cs="Times New Roman"/>
          <w:bCs/>
          <w:szCs w:val="24"/>
        </w:rPr>
        <w:t>os</w:t>
      </w:r>
      <w:r w:rsidR="004048D7">
        <w:rPr>
          <w:rFonts w:cs="Times New Roman"/>
          <w:bCs/>
          <w:szCs w:val="24"/>
        </w:rPr>
        <w:t xml:space="preserve"> estudos aponta</w:t>
      </w:r>
      <w:r w:rsidR="00247FF7">
        <w:rPr>
          <w:rFonts w:cs="Times New Roman"/>
          <w:bCs/>
          <w:szCs w:val="24"/>
        </w:rPr>
        <w:t xml:space="preserve">m </w:t>
      </w:r>
      <w:r w:rsidR="0023511E">
        <w:rPr>
          <w:rFonts w:cs="Times New Roman"/>
          <w:bCs/>
          <w:szCs w:val="24"/>
        </w:rPr>
        <w:t>elementos importantes de análise</w:t>
      </w:r>
      <w:r w:rsidR="00247FF7">
        <w:rPr>
          <w:rFonts w:cs="Times New Roman"/>
          <w:bCs/>
          <w:szCs w:val="24"/>
        </w:rPr>
        <w:t>: 1) a característica do Estado</w:t>
      </w:r>
      <w:r w:rsidR="00C44A39">
        <w:rPr>
          <w:rFonts w:cs="Times New Roman"/>
          <w:bCs/>
          <w:szCs w:val="24"/>
        </w:rPr>
        <w:t xml:space="preserve"> enquanto forte ou fraco; 2) a burocracia pública e a autonomia dos poderes; 3) a quantidade global de poder nas mãos do Estado; </w:t>
      </w:r>
      <w:r w:rsidR="00FD4510">
        <w:rPr>
          <w:rFonts w:cs="Times New Roman"/>
          <w:bCs/>
          <w:szCs w:val="24"/>
        </w:rPr>
        <w:t>4) a inserção das instituições na cultura política; e 5) a influência histórica democrática de um país</w:t>
      </w:r>
      <w:r w:rsidR="00A168BF">
        <w:rPr>
          <w:rFonts w:cs="Times New Roman"/>
          <w:bCs/>
          <w:szCs w:val="24"/>
        </w:rPr>
        <w:t>.</w:t>
      </w:r>
    </w:p>
    <w:p w14:paraId="0BDC6A95" w14:textId="3E5A3EEC" w:rsidR="00A847FB" w:rsidRDefault="009320B9" w:rsidP="004D62D3">
      <w:pPr>
        <w:pStyle w:val="PargrafodaLista"/>
        <w:spacing w:after="0"/>
        <w:ind w:left="0" w:firstLine="851"/>
        <w:rPr>
          <w:rFonts w:cs="Times New Roman"/>
          <w:bCs/>
          <w:szCs w:val="24"/>
        </w:rPr>
      </w:pPr>
      <w:r>
        <w:rPr>
          <w:rFonts w:cs="Times New Roman"/>
          <w:bCs/>
          <w:szCs w:val="24"/>
        </w:rPr>
        <w:t>Referente aos</w:t>
      </w:r>
      <w:r w:rsidR="007E4538">
        <w:rPr>
          <w:rFonts w:cs="Times New Roman"/>
          <w:bCs/>
          <w:szCs w:val="24"/>
        </w:rPr>
        <w:t xml:space="preserve"> aspectos políticos a literatura tem considerado as dimensões </w:t>
      </w:r>
      <w:r w:rsidR="002C5577">
        <w:rPr>
          <w:rFonts w:cs="Times New Roman"/>
          <w:bCs/>
          <w:szCs w:val="24"/>
        </w:rPr>
        <w:t>mais dinâmicas, suscetíveis a mudanças no curto prazo e sujeitas à pressão de movimentos sociais. Neste</w:t>
      </w:r>
      <w:r w:rsidR="0025398C">
        <w:rPr>
          <w:rFonts w:cs="Times New Roman"/>
          <w:bCs/>
          <w:szCs w:val="24"/>
        </w:rPr>
        <w:t xml:space="preserve"> sentido, as dimensões analisadas partiram de: 1) </w:t>
      </w:r>
      <w:r w:rsidR="00324DBE" w:rsidRPr="00836119">
        <w:rPr>
          <w:rFonts w:cs="Times New Roman"/>
          <w:bCs/>
          <w:i/>
          <w:iCs/>
          <w:szCs w:val="24"/>
        </w:rPr>
        <w:t>mudanças que poderiam resultar em aberturas repentinas no sistema</w:t>
      </w:r>
      <w:r w:rsidR="00324DBE">
        <w:rPr>
          <w:rFonts w:cs="Times New Roman"/>
          <w:bCs/>
          <w:szCs w:val="24"/>
        </w:rPr>
        <w:t>, com atenção direcionada a aspectos como instabilidade eleitoral, divisões na elite</w:t>
      </w:r>
      <w:r w:rsidR="00502D2F">
        <w:rPr>
          <w:rFonts w:cs="Times New Roman"/>
          <w:bCs/>
          <w:szCs w:val="24"/>
        </w:rPr>
        <w:t xml:space="preserve"> ou disponibilidade de aliados</w:t>
      </w:r>
      <w:r w:rsidR="00AA450E">
        <w:rPr>
          <w:rFonts w:cs="Times New Roman"/>
          <w:bCs/>
          <w:szCs w:val="24"/>
        </w:rPr>
        <w:t xml:space="preserve"> (</w:t>
      </w:r>
      <w:proofErr w:type="spellStart"/>
      <w:r w:rsidR="00CB0E3A">
        <w:rPr>
          <w:rFonts w:cs="Times New Roman"/>
          <w:bCs/>
          <w:szCs w:val="24"/>
        </w:rPr>
        <w:t>Tarrow</w:t>
      </w:r>
      <w:proofErr w:type="spellEnd"/>
      <w:r w:rsidR="00CB0E3A">
        <w:rPr>
          <w:rFonts w:cs="Times New Roman"/>
          <w:bCs/>
          <w:szCs w:val="24"/>
        </w:rPr>
        <w:t>, 1989</w:t>
      </w:r>
      <w:r w:rsidR="00882B9D">
        <w:rPr>
          <w:rFonts w:cs="Times New Roman"/>
          <w:bCs/>
          <w:szCs w:val="24"/>
        </w:rPr>
        <w:t xml:space="preserve">; </w:t>
      </w:r>
      <w:proofErr w:type="spellStart"/>
      <w:r w:rsidR="00882B9D">
        <w:rPr>
          <w:rFonts w:cs="Times New Roman"/>
          <w:bCs/>
          <w:szCs w:val="24"/>
        </w:rPr>
        <w:t>Tilly</w:t>
      </w:r>
      <w:proofErr w:type="spellEnd"/>
      <w:r w:rsidR="00882B9D">
        <w:rPr>
          <w:rFonts w:cs="Times New Roman"/>
          <w:bCs/>
          <w:szCs w:val="24"/>
        </w:rPr>
        <w:t xml:space="preserve"> e </w:t>
      </w:r>
      <w:proofErr w:type="spellStart"/>
      <w:r w:rsidR="00882B9D">
        <w:rPr>
          <w:rFonts w:cs="Times New Roman"/>
          <w:bCs/>
          <w:szCs w:val="24"/>
        </w:rPr>
        <w:t>Tarrow</w:t>
      </w:r>
      <w:proofErr w:type="spellEnd"/>
      <w:r w:rsidR="00882B9D">
        <w:rPr>
          <w:rFonts w:cs="Times New Roman"/>
          <w:bCs/>
          <w:szCs w:val="24"/>
        </w:rPr>
        <w:t>, 2006</w:t>
      </w:r>
      <w:r w:rsidR="00CB0E3A">
        <w:rPr>
          <w:rFonts w:cs="Times New Roman"/>
          <w:bCs/>
          <w:szCs w:val="24"/>
        </w:rPr>
        <w:t>)</w:t>
      </w:r>
      <w:r w:rsidR="00D26C34">
        <w:rPr>
          <w:rFonts w:cs="Times New Roman"/>
          <w:bCs/>
          <w:szCs w:val="24"/>
        </w:rPr>
        <w:t>; 2</w:t>
      </w:r>
      <w:r w:rsidR="00CB0E3A">
        <w:rPr>
          <w:rFonts w:cs="Times New Roman"/>
          <w:bCs/>
          <w:szCs w:val="24"/>
        </w:rPr>
        <w:t>)</w:t>
      </w:r>
      <w:r w:rsidR="00074220">
        <w:rPr>
          <w:rFonts w:cs="Times New Roman"/>
          <w:bCs/>
          <w:szCs w:val="24"/>
        </w:rPr>
        <w:t xml:space="preserve"> a </w:t>
      </w:r>
      <w:r w:rsidR="00074220" w:rsidRPr="00836119">
        <w:rPr>
          <w:rFonts w:cs="Times New Roman"/>
          <w:bCs/>
          <w:i/>
          <w:iCs/>
          <w:szCs w:val="24"/>
        </w:rPr>
        <w:t>interação</w:t>
      </w:r>
      <w:r w:rsidR="00E20ABC" w:rsidRPr="00836119">
        <w:rPr>
          <w:rFonts w:cs="Times New Roman"/>
          <w:bCs/>
          <w:i/>
          <w:iCs/>
          <w:szCs w:val="24"/>
        </w:rPr>
        <w:t xml:space="preserve"> tanto</w:t>
      </w:r>
      <w:r w:rsidR="00074220" w:rsidRPr="00836119">
        <w:rPr>
          <w:rFonts w:cs="Times New Roman"/>
          <w:bCs/>
          <w:i/>
          <w:iCs/>
          <w:szCs w:val="24"/>
        </w:rPr>
        <w:t xml:space="preserve"> com aliados </w:t>
      </w:r>
      <w:r w:rsidR="00E20ABC" w:rsidRPr="00836119">
        <w:rPr>
          <w:rFonts w:cs="Times New Roman"/>
          <w:bCs/>
          <w:i/>
          <w:iCs/>
          <w:szCs w:val="24"/>
        </w:rPr>
        <w:t>como com</w:t>
      </w:r>
      <w:r w:rsidR="00074220" w:rsidRPr="00836119">
        <w:rPr>
          <w:rFonts w:cs="Times New Roman"/>
          <w:bCs/>
          <w:i/>
          <w:iCs/>
          <w:szCs w:val="24"/>
        </w:rPr>
        <w:t xml:space="preserve"> oponentes</w:t>
      </w:r>
      <w:r w:rsidR="005802D0" w:rsidRPr="00836119">
        <w:rPr>
          <w:rFonts w:cs="Times New Roman"/>
          <w:bCs/>
          <w:i/>
          <w:iCs/>
          <w:szCs w:val="24"/>
        </w:rPr>
        <w:t xml:space="preserve"> dentro de diversas esferas</w:t>
      </w:r>
      <w:r w:rsidR="005802D0" w:rsidRPr="005802D0">
        <w:rPr>
          <w:rFonts w:cs="Times New Roman"/>
          <w:bCs/>
          <w:szCs w:val="24"/>
        </w:rPr>
        <w:t>, como a administração pública, o sistema de partidos,</w:t>
      </w:r>
      <w:r w:rsidR="00C51849">
        <w:rPr>
          <w:rFonts w:cs="Times New Roman"/>
          <w:bCs/>
          <w:szCs w:val="24"/>
        </w:rPr>
        <w:t xml:space="preserve"> as clivagens políticas, as divisões dentro dessas clivagens</w:t>
      </w:r>
      <w:r w:rsidR="002E154D">
        <w:rPr>
          <w:rFonts w:cs="Times New Roman"/>
          <w:bCs/>
          <w:szCs w:val="24"/>
        </w:rPr>
        <w:t>, a influência da competição eleitoral,</w:t>
      </w:r>
      <w:r w:rsidR="005802D0" w:rsidRPr="005802D0">
        <w:rPr>
          <w:rFonts w:cs="Times New Roman"/>
          <w:bCs/>
          <w:szCs w:val="24"/>
        </w:rPr>
        <w:t xml:space="preserve"> a estrutura de grupos de interesse</w:t>
      </w:r>
      <w:r w:rsidR="00F80DE1">
        <w:rPr>
          <w:rFonts w:cs="Times New Roman"/>
          <w:bCs/>
          <w:szCs w:val="24"/>
        </w:rPr>
        <w:t>,</w:t>
      </w:r>
      <w:r w:rsidR="005802D0" w:rsidRPr="005802D0">
        <w:rPr>
          <w:rFonts w:cs="Times New Roman"/>
          <w:bCs/>
          <w:szCs w:val="24"/>
        </w:rPr>
        <w:t xml:space="preserve"> a sociedade civil</w:t>
      </w:r>
      <w:r w:rsidR="000C4257">
        <w:rPr>
          <w:rFonts w:cs="Times New Roman"/>
          <w:bCs/>
          <w:szCs w:val="24"/>
        </w:rPr>
        <w:t>, etc</w:t>
      </w:r>
      <w:r w:rsidR="005802D0" w:rsidRPr="005802D0">
        <w:rPr>
          <w:rFonts w:cs="Times New Roman"/>
          <w:bCs/>
          <w:szCs w:val="24"/>
        </w:rPr>
        <w:t xml:space="preserve">. </w:t>
      </w:r>
      <w:r w:rsidR="00A3097E">
        <w:rPr>
          <w:rFonts w:cs="Times New Roman"/>
          <w:bCs/>
          <w:szCs w:val="24"/>
        </w:rPr>
        <w:t>Interações estas que</w:t>
      </w:r>
      <w:r w:rsidR="005802D0" w:rsidRPr="005802D0">
        <w:rPr>
          <w:rFonts w:cs="Times New Roman"/>
          <w:bCs/>
          <w:szCs w:val="24"/>
        </w:rPr>
        <w:t xml:space="preserve"> cria</w:t>
      </w:r>
      <w:r w:rsidR="00A3097E">
        <w:rPr>
          <w:rFonts w:cs="Times New Roman"/>
          <w:bCs/>
          <w:szCs w:val="24"/>
        </w:rPr>
        <w:t>m</w:t>
      </w:r>
      <w:r w:rsidR="005802D0" w:rsidRPr="005802D0">
        <w:rPr>
          <w:rFonts w:cs="Times New Roman"/>
          <w:bCs/>
          <w:szCs w:val="24"/>
        </w:rPr>
        <w:t xml:space="preserve"> uma dinâmica complexa que influencia o desenvolvimento </w:t>
      </w:r>
      <w:r w:rsidR="005802D0" w:rsidRPr="005802D0">
        <w:rPr>
          <w:rFonts w:cs="Times New Roman"/>
          <w:bCs/>
          <w:szCs w:val="24"/>
        </w:rPr>
        <w:lastRenderedPageBreak/>
        <w:t>desses movimentos (</w:t>
      </w:r>
      <w:r w:rsidR="00B810D7">
        <w:rPr>
          <w:rFonts w:cs="Times New Roman"/>
          <w:bCs/>
          <w:szCs w:val="24"/>
        </w:rPr>
        <w:t>D</w:t>
      </w:r>
      <w:r w:rsidR="005802D0" w:rsidRPr="005802D0">
        <w:rPr>
          <w:rFonts w:cs="Times New Roman"/>
          <w:bCs/>
          <w:szCs w:val="24"/>
        </w:rPr>
        <w:t xml:space="preserve">ella Porta &amp; </w:t>
      </w:r>
      <w:proofErr w:type="spellStart"/>
      <w:r w:rsidR="005802D0" w:rsidRPr="005802D0">
        <w:rPr>
          <w:rFonts w:cs="Times New Roman"/>
          <w:bCs/>
          <w:szCs w:val="24"/>
        </w:rPr>
        <w:t>Rucht</w:t>
      </w:r>
      <w:proofErr w:type="spellEnd"/>
      <w:r w:rsidR="005802D0" w:rsidRPr="005802D0">
        <w:rPr>
          <w:rFonts w:cs="Times New Roman"/>
          <w:bCs/>
          <w:szCs w:val="24"/>
        </w:rPr>
        <w:t>, 1995)</w:t>
      </w:r>
      <w:r w:rsidR="00B810D7">
        <w:rPr>
          <w:rFonts w:cs="Times New Roman"/>
          <w:bCs/>
          <w:szCs w:val="24"/>
        </w:rPr>
        <w:t xml:space="preserve">; 3) </w:t>
      </w:r>
      <w:r w:rsidR="00392BC1">
        <w:rPr>
          <w:rFonts w:cs="Times New Roman"/>
          <w:bCs/>
          <w:szCs w:val="24"/>
        </w:rPr>
        <w:t>a</w:t>
      </w:r>
      <w:r w:rsidR="004F7BBE" w:rsidRPr="004F7BBE">
        <w:rPr>
          <w:rFonts w:cs="Times New Roman"/>
          <w:bCs/>
          <w:szCs w:val="24"/>
        </w:rPr>
        <w:t xml:space="preserve"> </w:t>
      </w:r>
      <w:r w:rsidR="004F7BBE" w:rsidRPr="00070622">
        <w:rPr>
          <w:rFonts w:cs="Times New Roman"/>
          <w:bCs/>
          <w:i/>
          <w:iCs/>
          <w:szCs w:val="24"/>
        </w:rPr>
        <w:t>configuração de poder</w:t>
      </w:r>
      <w:r w:rsidR="004F7BBE" w:rsidRPr="004F7BBE">
        <w:rPr>
          <w:rFonts w:cs="Times New Roman"/>
          <w:bCs/>
          <w:szCs w:val="24"/>
        </w:rPr>
        <w:t>, definida como a distribuição de poder entre os diferentes atores no sistema de partidos ou grupos de interesse, desempenha</w:t>
      </w:r>
      <w:r w:rsidR="000C4257">
        <w:rPr>
          <w:rFonts w:cs="Times New Roman"/>
          <w:bCs/>
          <w:szCs w:val="24"/>
        </w:rPr>
        <w:t>ndo</w:t>
      </w:r>
      <w:r w:rsidR="00082B90">
        <w:rPr>
          <w:rFonts w:cs="Times New Roman"/>
          <w:bCs/>
          <w:szCs w:val="24"/>
        </w:rPr>
        <w:t xml:space="preserve"> também</w:t>
      </w:r>
      <w:r w:rsidR="004F7BBE" w:rsidRPr="004F7BBE">
        <w:rPr>
          <w:rFonts w:cs="Times New Roman"/>
          <w:bCs/>
          <w:szCs w:val="24"/>
        </w:rPr>
        <w:t xml:space="preserve"> um papel crucial na forma como os conflitos se desenrolam e nos resultados que são alcançados</w:t>
      </w:r>
      <w:r w:rsidR="00857518">
        <w:rPr>
          <w:rFonts w:cs="Times New Roman"/>
          <w:bCs/>
          <w:szCs w:val="24"/>
        </w:rPr>
        <w:t xml:space="preserve">. </w:t>
      </w:r>
      <w:r w:rsidR="00857518" w:rsidRPr="00857518">
        <w:rPr>
          <w:rFonts w:cs="Times New Roman"/>
          <w:bCs/>
          <w:szCs w:val="24"/>
        </w:rPr>
        <w:t xml:space="preserve">Muitos movimentos sociais estabelecem conexões especiais com partidos políticos ou famílias de partidos. Essas conexões são fundamentais para entender as oportunidades políticas </w:t>
      </w:r>
      <w:r w:rsidR="004F7BBE" w:rsidRPr="004F7BBE">
        <w:rPr>
          <w:rFonts w:cs="Times New Roman"/>
          <w:bCs/>
          <w:szCs w:val="24"/>
        </w:rPr>
        <w:t>(</w:t>
      </w:r>
      <w:proofErr w:type="spellStart"/>
      <w:r w:rsidR="004F7BBE" w:rsidRPr="004F7BBE">
        <w:rPr>
          <w:rFonts w:cs="Times New Roman"/>
          <w:bCs/>
          <w:szCs w:val="24"/>
        </w:rPr>
        <w:t>Kriesi</w:t>
      </w:r>
      <w:proofErr w:type="spellEnd"/>
      <w:r w:rsidR="004F7BBE" w:rsidRPr="004F7BBE">
        <w:rPr>
          <w:rFonts w:cs="Times New Roman"/>
          <w:bCs/>
          <w:szCs w:val="24"/>
        </w:rPr>
        <w:t>, 1989</w:t>
      </w:r>
      <w:r w:rsidR="00D9405F">
        <w:rPr>
          <w:rFonts w:cs="Times New Roman"/>
          <w:bCs/>
          <w:szCs w:val="24"/>
        </w:rPr>
        <w:t xml:space="preserve">, </w:t>
      </w:r>
      <w:r w:rsidR="003C4872">
        <w:rPr>
          <w:rFonts w:cs="Times New Roman"/>
          <w:bCs/>
          <w:szCs w:val="24"/>
        </w:rPr>
        <w:t>2004</w:t>
      </w:r>
      <w:r w:rsidR="004F7BBE" w:rsidRPr="004F7BBE">
        <w:rPr>
          <w:rFonts w:cs="Times New Roman"/>
          <w:bCs/>
          <w:szCs w:val="24"/>
        </w:rPr>
        <w:t>).</w:t>
      </w:r>
    </w:p>
    <w:p w14:paraId="1B321FC6" w14:textId="0D02E1A9" w:rsidR="005245F3" w:rsidRDefault="00B578F7" w:rsidP="00AB3DE6">
      <w:pPr>
        <w:pStyle w:val="PargrafodaLista"/>
        <w:spacing w:after="0"/>
        <w:ind w:left="0" w:firstLine="851"/>
        <w:rPr>
          <w:rFonts w:cs="Times New Roman"/>
          <w:bCs/>
          <w:szCs w:val="24"/>
        </w:rPr>
      </w:pPr>
      <w:r>
        <w:rPr>
          <w:rFonts w:cs="Times New Roman"/>
          <w:bCs/>
          <w:szCs w:val="24"/>
        </w:rPr>
        <w:t>Com efeito,</w:t>
      </w:r>
      <w:r w:rsidR="00AC058A">
        <w:rPr>
          <w:rFonts w:cs="Times New Roman"/>
          <w:bCs/>
          <w:szCs w:val="24"/>
        </w:rPr>
        <w:t xml:space="preserve"> ao longo dos anos</w:t>
      </w:r>
      <w:r>
        <w:rPr>
          <w:rFonts w:cs="Times New Roman"/>
          <w:bCs/>
          <w:szCs w:val="24"/>
        </w:rPr>
        <w:t xml:space="preserve"> o conceito de </w:t>
      </w:r>
      <w:r w:rsidRPr="00070622">
        <w:rPr>
          <w:rFonts w:cs="Times New Roman"/>
          <w:bCs/>
          <w:i/>
          <w:iCs/>
          <w:szCs w:val="24"/>
        </w:rPr>
        <w:t>estrutura de oportunidades políticas</w:t>
      </w:r>
      <w:r>
        <w:rPr>
          <w:rFonts w:cs="Times New Roman"/>
          <w:bCs/>
          <w:szCs w:val="24"/>
        </w:rPr>
        <w:t xml:space="preserve"> se tornou central</w:t>
      </w:r>
      <w:r w:rsidR="001B5D11">
        <w:rPr>
          <w:rFonts w:cs="Times New Roman"/>
          <w:bCs/>
          <w:szCs w:val="24"/>
        </w:rPr>
        <w:t xml:space="preserve"> para as </w:t>
      </w:r>
      <w:r w:rsidR="00571DCD">
        <w:rPr>
          <w:rFonts w:cs="Times New Roman"/>
          <w:bCs/>
          <w:szCs w:val="24"/>
        </w:rPr>
        <w:t>interpretações</w:t>
      </w:r>
      <w:r w:rsidR="001B5D11">
        <w:rPr>
          <w:rFonts w:cs="Times New Roman"/>
          <w:bCs/>
          <w:szCs w:val="24"/>
        </w:rPr>
        <w:t xml:space="preserve"> da interação entre atores institucionais e não institucionais.</w:t>
      </w:r>
      <w:r w:rsidR="001E7FB4">
        <w:rPr>
          <w:rFonts w:cs="Times New Roman"/>
          <w:bCs/>
          <w:szCs w:val="24"/>
        </w:rPr>
        <w:t xml:space="preserve"> Isso levando em consideração </w:t>
      </w:r>
      <w:r w:rsidR="007204A5">
        <w:rPr>
          <w:rFonts w:cs="Times New Roman"/>
          <w:bCs/>
          <w:szCs w:val="24"/>
        </w:rPr>
        <w:t>o decorrer de determinado período histórico, assim como o surgimento de ciclos de protestos e mobilizações.</w:t>
      </w:r>
      <w:r w:rsidR="00C62CC0">
        <w:rPr>
          <w:rFonts w:cs="Times New Roman"/>
          <w:bCs/>
          <w:szCs w:val="24"/>
        </w:rPr>
        <w:t xml:space="preserve"> </w:t>
      </w:r>
      <w:r w:rsidR="00422BD4">
        <w:rPr>
          <w:rFonts w:cs="Times New Roman"/>
          <w:bCs/>
          <w:szCs w:val="24"/>
        </w:rPr>
        <w:t>De fat</w:t>
      </w:r>
      <w:r w:rsidR="00314260">
        <w:rPr>
          <w:rFonts w:cs="Times New Roman"/>
          <w:bCs/>
          <w:szCs w:val="24"/>
        </w:rPr>
        <w:t xml:space="preserve">o, quando olhamos para as primeiras definições sobre o conceito de </w:t>
      </w:r>
      <w:r w:rsidR="00422BD4">
        <w:rPr>
          <w:rFonts w:cs="Times New Roman"/>
          <w:bCs/>
          <w:szCs w:val="24"/>
        </w:rPr>
        <w:t>estrutura de oportunidades</w:t>
      </w:r>
      <w:r w:rsidR="002625A3">
        <w:rPr>
          <w:rFonts w:cs="Times New Roman"/>
          <w:bCs/>
          <w:szCs w:val="24"/>
        </w:rPr>
        <w:t xml:space="preserve"> vemos preocupações</w:t>
      </w:r>
      <w:r w:rsidR="003F39C6">
        <w:rPr>
          <w:rFonts w:cs="Times New Roman"/>
          <w:bCs/>
          <w:szCs w:val="24"/>
        </w:rPr>
        <w:t xml:space="preserve"> </w:t>
      </w:r>
      <w:r w:rsidR="002625A3">
        <w:rPr>
          <w:rFonts w:cs="Times New Roman"/>
          <w:bCs/>
          <w:szCs w:val="24"/>
        </w:rPr>
        <w:t xml:space="preserve">que olhavam </w:t>
      </w:r>
      <w:r w:rsidR="003F39C6">
        <w:rPr>
          <w:rFonts w:cs="Times New Roman"/>
          <w:bCs/>
          <w:szCs w:val="24"/>
        </w:rPr>
        <w:t>para mudanças que poderiam causar rupturas</w:t>
      </w:r>
      <w:r w:rsidR="00992910">
        <w:rPr>
          <w:rFonts w:cs="Times New Roman"/>
          <w:bCs/>
          <w:szCs w:val="24"/>
        </w:rPr>
        <w:t xml:space="preserve"> repentinas no sistema.</w:t>
      </w:r>
      <w:r w:rsidR="002625A3">
        <w:rPr>
          <w:rFonts w:cs="Times New Roman"/>
          <w:bCs/>
          <w:szCs w:val="24"/>
        </w:rPr>
        <w:t xml:space="preserve"> Isso devido ao fato de que as formulações estavam sempre ligadas à compreensão dos processos de formação do Estado-nação.</w:t>
      </w:r>
      <w:r w:rsidR="00786BD8">
        <w:rPr>
          <w:rFonts w:cs="Times New Roman"/>
          <w:bCs/>
          <w:szCs w:val="24"/>
        </w:rPr>
        <w:t xml:space="preserve"> </w:t>
      </w:r>
      <w:r w:rsidR="00107353">
        <w:rPr>
          <w:rFonts w:cs="Times New Roman"/>
          <w:bCs/>
          <w:szCs w:val="24"/>
        </w:rPr>
        <w:t xml:space="preserve">Neste processo os pesquisadores focaram seus estudos nos aspectos mais voláteis </w:t>
      </w:r>
      <w:r w:rsidR="00AA672F">
        <w:rPr>
          <w:rFonts w:cs="Times New Roman"/>
          <w:bCs/>
          <w:szCs w:val="24"/>
        </w:rPr>
        <w:t>das oportunidades políticas os quais geravam certa</w:t>
      </w:r>
      <w:r w:rsidR="00C77138">
        <w:rPr>
          <w:rFonts w:cs="Times New Roman"/>
          <w:bCs/>
          <w:szCs w:val="24"/>
        </w:rPr>
        <w:t xml:space="preserve">s </w:t>
      </w:r>
      <w:r w:rsidR="00C77138" w:rsidRPr="00C77138">
        <w:rPr>
          <w:rFonts w:cs="Times New Roman"/>
          <w:bCs/>
          <w:i/>
          <w:iCs/>
          <w:szCs w:val="24"/>
        </w:rPr>
        <w:t>janelas de oportunidades</w:t>
      </w:r>
      <w:r w:rsidR="00C77138">
        <w:rPr>
          <w:rFonts w:cs="Times New Roman"/>
          <w:bCs/>
          <w:szCs w:val="24"/>
        </w:rPr>
        <w:t xml:space="preserve"> que encorajavam os atores co</w:t>
      </w:r>
      <w:r w:rsidR="00A94052">
        <w:rPr>
          <w:rFonts w:cs="Times New Roman"/>
          <w:bCs/>
          <w:szCs w:val="24"/>
        </w:rPr>
        <w:t xml:space="preserve">letivos a </w:t>
      </w:r>
      <w:del w:id="112" w:author="Christiane Jalles de Paula" w:date="2024-08-10T16:07:00Z" w16du:dateUtc="2024-08-10T19:07:00Z">
        <w:r w:rsidR="00A94052" w:rsidDel="008D221D">
          <w:rPr>
            <w:rFonts w:cs="Times New Roman"/>
            <w:bCs/>
            <w:szCs w:val="24"/>
          </w:rPr>
          <w:delText>formar</w:delText>
        </w:r>
      </w:del>
      <w:ins w:id="113" w:author="Christiane Jalles de Paula" w:date="2024-08-10T16:07:00Z" w16du:dateUtc="2024-08-10T19:07:00Z">
        <w:r w:rsidR="008D221D">
          <w:rPr>
            <w:rFonts w:cs="Times New Roman"/>
            <w:bCs/>
            <w:szCs w:val="24"/>
          </w:rPr>
          <w:t>formarem</w:t>
        </w:r>
      </w:ins>
      <w:r w:rsidR="00A94052">
        <w:rPr>
          <w:rFonts w:cs="Times New Roman"/>
          <w:bCs/>
          <w:szCs w:val="24"/>
        </w:rPr>
        <w:t xml:space="preserve"> ou </w:t>
      </w:r>
      <w:r w:rsidR="003E53C3">
        <w:rPr>
          <w:rFonts w:cs="Times New Roman"/>
          <w:bCs/>
          <w:szCs w:val="24"/>
        </w:rPr>
        <w:t>se engajar</w:t>
      </w:r>
      <w:ins w:id="114" w:author="Christiane Jalles de Paula" w:date="2024-08-10T16:07:00Z" w16du:dateUtc="2024-08-10T19:07:00Z">
        <w:r w:rsidR="008D221D">
          <w:rPr>
            <w:rFonts w:cs="Times New Roman"/>
            <w:bCs/>
            <w:szCs w:val="24"/>
          </w:rPr>
          <w:t>em</w:t>
        </w:r>
      </w:ins>
      <w:r w:rsidR="003E53C3">
        <w:rPr>
          <w:rFonts w:cs="Times New Roman"/>
          <w:bCs/>
          <w:szCs w:val="24"/>
        </w:rPr>
        <w:t xml:space="preserve"> em torno de um movimento de protesto (Giugni, 20</w:t>
      </w:r>
      <w:r w:rsidR="0076455C">
        <w:rPr>
          <w:rFonts w:cs="Times New Roman"/>
          <w:bCs/>
          <w:szCs w:val="24"/>
        </w:rPr>
        <w:t>11, p. 272</w:t>
      </w:r>
      <w:r w:rsidR="005245F3">
        <w:rPr>
          <w:rFonts w:cs="Times New Roman"/>
          <w:bCs/>
          <w:szCs w:val="24"/>
        </w:rPr>
        <w:t>)</w:t>
      </w:r>
      <w:r w:rsidR="003E53C3">
        <w:rPr>
          <w:rFonts w:cs="Times New Roman"/>
          <w:bCs/>
          <w:szCs w:val="24"/>
        </w:rPr>
        <w:t>.</w:t>
      </w:r>
    </w:p>
    <w:p w14:paraId="4B32485A" w14:textId="77777777" w:rsidR="00D508F8" w:rsidRDefault="00992910" w:rsidP="00D508F8">
      <w:pPr>
        <w:pStyle w:val="PargrafodaLista"/>
        <w:spacing w:after="0"/>
        <w:ind w:left="0" w:firstLine="851"/>
        <w:rPr>
          <w:rFonts w:cs="Times New Roman"/>
          <w:bCs/>
          <w:szCs w:val="24"/>
        </w:rPr>
      </w:pPr>
      <w:r>
        <w:rPr>
          <w:rFonts w:cs="Times New Roman"/>
          <w:bCs/>
          <w:szCs w:val="24"/>
        </w:rPr>
        <w:t xml:space="preserve">Por outro lado, </w:t>
      </w:r>
      <w:r w:rsidR="001E5CFE">
        <w:rPr>
          <w:rFonts w:cs="Times New Roman"/>
          <w:bCs/>
          <w:szCs w:val="24"/>
        </w:rPr>
        <w:t>podemos ver também como as oportunidades políticas têm sido enxergadas</w:t>
      </w:r>
      <w:r w:rsidR="00110803">
        <w:rPr>
          <w:rFonts w:cs="Times New Roman"/>
          <w:bCs/>
          <w:szCs w:val="24"/>
        </w:rPr>
        <w:t xml:space="preserve"> a partir da atenção dada às dinâmicas de v</w:t>
      </w:r>
      <w:r w:rsidR="00F908A7">
        <w:rPr>
          <w:rFonts w:cs="Times New Roman"/>
          <w:bCs/>
          <w:szCs w:val="24"/>
        </w:rPr>
        <w:t>á</w:t>
      </w:r>
      <w:r w:rsidR="00110803">
        <w:rPr>
          <w:rFonts w:cs="Times New Roman"/>
          <w:bCs/>
          <w:szCs w:val="24"/>
        </w:rPr>
        <w:t xml:space="preserve">rios atores dentro de processos </w:t>
      </w:r>
      <w:r w:rsidR="00717D7B">
        <w:rPr>
          <w:rFonts w:cs="Times New Roman"/>
          <w:bCs/>
          <w:szCs w:val="24"/>
        </w:rPr>
        <w:t xml:space="preserve">simbólicos </w:t>
      </w:r>
      <w:r w:rsidR="00110803">
        <w:rPr>
          <w:rFonts w:cs="Times New Roman"/>
          <w:bCs/>
          <w:szCs w:val="24"/>
        </w:rPr>
        <w:t>duradouros</w:t>
      </w:r>
      <w:r w:rsidR="00073E88">
        <w:rPr>
          <w:rFonts w:cs="Times New Roman"/>
          <w:bCs/>
          <w:szCs w:val="24"/>
        </w:rPr>
        <w:t>,</w:t>
      </w:r>
      <w:r w:rsidR="00F908A7">
        <w:rPr>
          <w:rFonts w:cs="Times New Roman"/>
          <w:bCs/>
          <w:szCs w:val="24"/>
        </w:rPr>
        <w:t xml:space="preserve"> atuando </w:t>
      </w:r>
      <w:r w:rsidR="00E93362">
        <w:rPr>
          <w:rFonts w:cs="Times New Roman"/>
          <w:bCs/>
          <w:szCs w:val="24"/>
        </w:rPr>
        <w:t>a partir</w:t>
      </w:r>
      <w:r w:rsidR="00F908A7">
        <w:rPr>
          <w:rFonts w:cs="Times New Roman"/>
          <w:bCs/>
          <w:szCs w:val="24"/>
        </w:rPr>
        <w:t xml:space="preserve"> de campos de ação complexos.</w:t>
      </w:r>
      <w:r w:rsidR="002625A3">
        <w:rPr>
          <w:rFonts w:cs="Times New Roman"/>
          <w:bCs/>
          <w:szCs w:val="24"/>
        </w:rPr>
        <w:t xml:space="preserve"> </w:t>
      </w:r>
      <w:r w:rsidR="009F352A">
        <w:rPr>
          <w:rFonts w:cs="Times New Roman"/>
          <w:bCs/>
          <w:szCs w:val="24"/>
        </w:rPr>
        <w:t>Ne</w:t>
      </w:r>
      <w:r w:rsidR="002625A3">
        <w:rPr>
          <w:rFonts w:cs="Times New Roman"/>
          <w:bCs/>
          <w:szCs w:val="24"/>
        </w:rPr>
        <w:t>sse ponto</w:t>
      </w:r>
      <w:r w:rsidR="009F352A">
        <w:rPr>
          <w:rFonts w:cs="Times New Roman"/>
          <w:bCs/>
          <w:szCs w:val="24"/>
        </w:rPr>
        <w:t xml:space="preserve"> </w:t>
      </w:r>
      <w:r w:rsidR="001204E8">
        <w:t xml:space="preserve">os </w:t>
      </w:r>
      <w:r w:rsidR="00EF60AD">
        <w:t>pesquisadores</w:t>
      </w:r>
      <w:r w:rsidR="001204E8">
        <w:t xml:space="preserve"> examinaram os aspectos mais estáveis das oportunidades políticas e tentaram explicar as diferenças nas formas,</w:t>
      </w:r>
      <w:r w:rsidR="00EF60AD">
        <w:t xml:space="preserve"> nos</w:t>
      </w:r>
      <w:r w:rsidR="001204E8">
        <w:t xml:space="preserve"> níveis e </w:t>
      </w:r>
      <w:r w:rsidR="00EF60AD">
        <w:t xml:space="preserve">nos </w:t>
      </w:r>
      <w:r w:rsidR="001204E8">
        <w:t>resultados dos movimentos sociais e das atividades de protesto, sobretudo entre países.</w:t>
      </w:r>
      <w:r w:rsidR="000568D5">
        <w:t xml:space="preserve"> </w:t>
      </w:r>
      <w:r w:rsidR="001204E8">
        <w:t xml:space="preserve"> </w:t>
      </w:r>
      <w:r w:rsidR="003969BA">
        <w:rPr>
          <w:rFonts w:cs="Times New Roman"/>
          <w:bCs/>
          <w:szCs w:val="24"/>
        </w:rPr>
        <w:t xml:space="preserve">Assim, </w:t>
      </w:r>
      <w:r w:rsidR="00E23E71" w:rsidRPr="00E23E71">
        <w:rPr>
          <w:rFonts w:cs="Times New Roman"/>
          <w:bCs/>
          <w:szCs w:val="24"/>
        </w:rPr>
        <w:t>o que importa não é apenas até que ponto os movimentos sociais enfrentam um ambiente institucional aberto ou fechado, mas também até que ponto as suas reivindicações e identidades se relacionam com os discursos predominantes no domínio público</w:t>
      </w:r>
      <w:r w:rsidR="00E23E71">
        <w:rPr>
          <w:rFonts w:cs="Times New Roman"/>
          <w:bCs/>
          <w:szCs w:val="24"/>
        </w:rPr>
        <w:t xml:space="preserve"> (Giugni, 2011, p. </w:t>
      </w:r>
      <w:r w:rsidR="00D508F8">
        <w:rPr>
          <w:rFonts w:cs="Times New Roman"/>
          <w:bCs/>
          <w:szCs w:val="24"/>
        </w:rPr>
        <w:t>275).</w:t>
      </w:r>
    </w:p>
    <w:p w14:paraId="32AFCBF7" w14:textId="77777777" w:rsidR="00436D42" w:rsidRDefault="00436D42" w:rsidP="00436D42">
      <w:pPr>
        <w:pStyle w:val="PargrafodaLista"/>
        <w:spacing w:after="0"/>
        <w:ind w:left="0" w:firstLine="851"/>
        <w:rPr>
          <w:rFonts w:cs="Times New Roman"/>
          <w:bCs/>
          <w:szCs w:val="24"/>
        </w:rPr>
      </w:pPr>
      <w:r>
        <w:rPr>
          <w:rFonts w:cs="Times New Roman"/>
          <w:bCs/>
          <w:szCs w:val="24"/>
        </w:rPr>
        <w:t>A</w:t>
      </w:r>
      <w:r w:rsidRPr="00164EAB">
        <w:rPr>
          <w:rFonts w:cs="Times New Roman"/>
          <w:bCs/>
          <w:szCs w:val="24"/>
        </w:rPr>
        <w:t xml:space="preserve"> abordagem do </w:t>
      </w:r>
      <w:r w:rsidRPr="00821E1A">
        <w:rPr>
          <w:rFonts w:cs="Times New Roman"/>
          <w:bCs/>
          <w:i/>
          <w:iCs/>
          <w:szCs w:val="24"/>
        </w:rPr>
        <w:t>processo político</w:t>
      </w:r>
      <w:r w:rsidRPr="00164EAB">
        <w:rPr>
          <w:rFonts w:cs="Times New Roman"/>
          <w:bCs/>
          <w:szCs w:val="24"/>
        </w:rPr>
        <w:t xml:space="preserve"> </w:t>
      </w:r>
      <w:r>
        <w:rPr>
          <w:rFonts w:cs="Times New Roman"/>
          <w:bCs/>
          <w:szCs w:val="24"/>
        </w:rPr>
        <w:t>foi muito</w:t>
      </w:r>
      <w:r w:rsidRPr="00164EAB">
        <w:rPr>
          <w:rFonts w:cs="Times New Roman"/>
          <w:bCs/>
          <w:szCs w:val="24"/>
        </w:rPr>
        <w:t xml:space="preserve"> criticada por focar demais na estrutura e não identificar os mecanismos intermediários entre estruturas amplas e ação</w:t>
      </w:r>
      <w:r>
        <w:rPr>
          <w:rFonts w:cs="Times New Roman"/>
          <w:bCs/>
          <w:szCs w:val="24"/>
        </w:rPr>
        <w:t xml:space="preserve">. Uma dessas críticas se dirige principalmente ao fato de que esse tipo de abordagem não dá importância à dimensão cultural, ignorando a capacidade dos temas dos movimentos ressoar com valores culturais (Goodwin e Jasper, 2004; </w:t>
      </w:r>
      <w:proofErr w:type="spellStart"/>
      <w:r>
        <w:rPr>
          <w:rFonts w:cs="Times New Roman"/>
          <w:bCs/>
          <w:szCs w:val="24"/>
        </w:rPr>
        <w:t>Polletta</w:t>
      </w:r>
      <w:proofErr w:type="spellEnd"/>
      <w:r>
        <w:rPr>
          <w:rFonts w:cs="Times New Roman"/>
          <w:bCs/>
          <w:szCs w:val="24"/>
        </w:rPr>
        <w:t xml:space="preserve">, 2004). </w:t>
      </w:r>
      <w:r w:rsidRPr="00673F9D">
        <w:rPr>
          <w:rFonts w:cs="Times New Roman"/>
          <w:bCs/>
          <w:szCs w:val="24"/>
        </w:rPr>
        <w:t xml:space="preserve">Koopmans e </w:t>
      </w:r>
      <w:proofErr w:type="spellStart"/>
      <w:r w:rsidRPr="00673F9D">
        <w:rPr>
          <w:rFonts w:cs="Times New Roman"/>
          <w:bCs/>
          <w:szCs w:val="24"/>
        </w:rPr>
        <w:t>Statham</w:t>
      </w:r>
      <w:proofErr w:type="spellEnd"/>
      <w:r w:rsidRPr="00673F9D">
        <w:rPr>
          <w:rFonts w:cs="Times New Roman"/>
          <w:bCs/>
          <w:szCs w:val="24"/>
        </w:rPr>
        <w:t xml:space="preserve"> </w:t>
      </w:r>
      <w:r>
        <w:rPr>
          <w:rFonts w:cs="Times New Roman"/>
          <w:bCs/>
          <w:szCs w:val="24"/>
        </w:rPr>
        <w:t xml:space="preserve">(1999, p. 228) </w:t>
      </w:r>
      <w:r w:rsidRPr="00673F9D">
        <w:rPr>
          <w:rFonts w:cs="Times New Roman"/>
          <w:bCs/>
          <w:szCs w:val="24"/>
        </w:rPr>
        <w:t xml:space="preserve">introduziram o conceito de </w:t>
      </w:r>
      <w:r w:rsidRPr="00C04AB8">
        <w:rPr>
          <w:rFonts w:cs="Times New Roman"/>
          <w:bCs/>
          <w:i/>
          <w:iCs/>
          <w:szCs w:val="24"/>
        </w:rPr>
        <w:t>estrutura de oportunidade discursiva</w:t>
      </w:r>
      <w:r w:rsidRPr="00673F9D">
        <w:rPr>
          <w:rFonts w:cs="Times New Roman"/>
          <w:bCs/>
          <w:szCs w:val="24"/>
        </w:rPr>
        <w:t xml:space="preserve"> (</w:t>
      </w:r>
      <w:proofErr w:type="spellStart"/>
      <w:r w:rsidRPr="00136CBA">
        <w:rPr>
          <w:rFonts w:cs="Times New Roman"/>
          <w:bCs/>
          <w:i/>
          <w:iCs/>
          <w:szCs w:val="24"/>
        </w:rPr>
        <w:t>Discursive</w:t>
      </w:r>
      <w:proofErr w:type="spellEnd"/>
      <w:r w:rsidRPr="00136CBA">
        <w:rPr>
          <w:rFonts w:cs="Times New Roman"/>
          <w:bCs/>
          <w:i/>
          <w:iCs/>
          <w:szCs w:val="24"/>
        </w:rPr>
        <w:t xml:space="preserve"> </w:t>
      </w:r>
      <w:proofErr w:type="spellStart"/>
      <w:r w:rsidRPr="00136CBA">
        <w:rPr>
          <w:rFonts w:cs="Times New Roman"/>
          <w:bCs/>
          <w:i/>
          <w:iCs/>
          <w:szCs w:val="24"/>
        </w:rPr>
        <w:t>Opportunity</w:t>
      </w:r>
      <w:proofErr w:type="spellEnd"/>
      <w:r w:rsidRPr="00136CBA">
        <w:rPr>
          <w:rFonts w:cs="Times New Roman"/>
          <w:bCs/>
          <w:i/>
          <w:iCs/>
          <w:szCs w:val="24"/>
        </w:rPr>
        <w:t xml:space="preserve"> </w:t>
      </w:r>
      <w:proofErr w:type="spellStart"/>
      <w:r w:rsidRPr="00136CBA">
        <w:rPr>
          <w:rFonts w:cs="Times New Roman"/>
          <w:bCs/>
          <w:i/>
          <w:iCs/>
          <w:szCs w:val="24"/>
        </w:rPr>
        <w:t>Structure</w:t>
      </w:r>
      <w:proofErr w:type="spellEnd"/>
      <w:r>
        <w:rPr>
          <w:rFonts w:cs="Times New Roman"/>
          <w:bCs/>
          <w:szCs w:val="24"/>
        </w:rPr>
        <w:t xml:space="preserve"> - DOS</w:t>
      </w:r>
      <w:r w:rsidRPr="00673F9D">
        <w:rPr>
          <w:rFonts w:cs="Times New Roman"/>
          <w:bCs/>
          <w:szCs w:val="24"/>
        </w:rPr>
        <w:t xml:space="preserve">) com o propósito de identificar ideias na cultura política mais ampla que são percebidas como "sensatas", "realistas" e "legítimas". A presença dessas ideias facilitaria a </w:t>
      </w:r>
      <w:r w:rsidRPr="00673F9D">
        <w:rPr>
          <w:rFonts w:cs="Times New Roman"/>
          <w:bCs/>
          <w:szCs w:val="24"/>
        </w:rPr>
        <w:lastRenderedPageBreak/>
        <w:t xml:space="preserve">aceitação de formas específicas de construção de narrativas para a ação coletiva, as quais estariam alinhadas com os elementos ideacionais já existentes. A noção de </w:t>
      </w:r>
      <w:r w:rsidRPr="00472DBF">
        <w:rPr>
          <w:rFonts w:cs="Times New Roman"/>
          <w:bCs/>
          <w:i/>
          <w:iCs/>
          <w:szCs w:val="24"/>
        </w:rPr>
        <w:t>estrutura de oportunidade discursiva</w:t>
      </w:r>
      <w:r w:rsidRPr="00673F9D">
        <w:rPr>
          <w:rFonts w:cs="Times New Roman"/>
          <w:bCs/>
          <w:szCs w:val="24"/>
        </w:rPr>
        <w:t xml:space="preserve"> proporcion</w:t>
      </w:r>
      <w:r>
        <w:rPr>
          <w:rFonts w:cs="Times New Roman"/>
          <w:bCs/>
          <w:szCs w:val="24"/>
        </w:rPr>
        <w:t>ou</w:t>
      </w:r>
      <w:r w:rsidRPr="00673F9D">
        <w:rPr>
          <w:rFonts w:cs="Times New Roman"/>
          <w:bCs/>
          <w:szCs w:val="24"/>
        </w:rPr>
        <w:t xml:space="preserve"> aos </w:t>
      </w:r>
      <w:r>
        <w:rPr>
          <w:rFonts w:cs="Times New Roman"/>
          <w:bCs/>
          <w:szCs w:val="24"/>
        </w:rPr>
        <w:t>estudos dos movimentos sociais</w:t>
      </w:r>
      <w:r w:rsidRPr="00673F9D">
        <w:rPr>
          <w:rFonts w:cs="Times New Roman"/>
          <w:bCs/>
          <w:szCs w:val="24"/>
        </w:rPr>
        <w:t xml:space="preserve"> uma ferramenta conceitual para compreender quais molduras de movimento social têm </w:t>
      </w:r>
      <w:r>
        <w:rPr>
          <w:rFonts w:cs="Times New Roman"/>
          <w:bCs/>
          <w:szCs w:val="24"/>
        </w:rPr>
        <w:t>certa</w:t>
      </w:r>
      <w:r w:rsidRPr="00673F9D">
        <w:rPr>
          <w:rFonts w:cs="Times New Roman"/>
          <w:bCs/>
          <w:szCs w:val="24"/>
        </w:rPr>
        <w:t xml:space="preserve"> capacidade de mobilizar</w:t>
      </w:r>
      <w:r>
        <w:rPr>
          <w:rFonts w:cs="Times New Roman"/>
          <w:bCs/>
          <w:szCs w:val="24"/>
        </w:rPr>
        <w:t>,</w:t>
      </w:r>
      <w:r w:rsidRPr="00673F9D">
        <w:rPr>
          <w:rFonts w:cs="Times New Roman"/>
          <w:bCs/>
          <w:szCs w:val="24"/>
        </w:rPr>
        <w:t xml:space="preserve"> tanto </w:t>
      </w:r>
      <w:r>
        <w:rPr>
          <w:rFonts w:cs="Times New Roman"/>
          <w:bCs/>
          <w:szCs w:val="24"/>
        </w:rPr>
        <w:t>pessoas</w:t>
      </w:r>
      <w:r w:rsidRPr="00673F9D">
        <w:rPr>
          <w:rFonts w:cs="Times New Roman"/>
          <w:bCs/>
          <w:szCs w:val="24"/>
        </w:rPr>
        <w:t xml:space="preserve"> já engajad</w:t>
      </w:r>
      <w:r>
        <w:rPr>
          <w:rFonts w:cs="Times New Roman"/>
          <w:bCs/>
          <w:szCs w:val="24"/>
        </w:rPr>
        <w:t>a</w:t>
      </w:r>
      <w:r w:rsidRPr="00673F9D">
        <w:rPr>
          <w:rFonts w:cs="Times New Roman"/>
          <w:bCs/>
          <w:szCs w:val="24"/>
        </w:rPr>
        <w:t>s</w:t>
      </w:r>
      <w:r>
        <w:rPr>
          <w:rFonts w:cs="Times New Roman"/>
          <w:bCs/>
          <w:szCs w:val="24"/>
        </w:rPr>
        <w:t>,</w:t>
      </w:r>
      <w:r w:rsidRPr="00673F9D">
        <w:rPr>
          <w:rFonts w:cs="Times New Roman"/>
          <w:bCs/>
          <w:szCs w:val="24"/>
        </w:rPr>
        <w:t xml:space="preserve"> quanto novos adeptos</w:t>
      </w:r>
      <w:r>
        <w:rPr>
          <w:rFonts w:cs="Times New Roman"/>
          <w:bCs/>
          <w:szCs w:val="24"/>
        </w:rPr>
        <w:t>, e</w:t>
      </w:r>
      <w:r w:rsidRPr="00673F9D">
        <w:rPr>
          <w:rFonts w:cs="Times New Roman"/>
          <w:bCs/>
          <w:szCs w:val="24"/>
        </w:rPr>
        <w:t xml:space="preserve"> persuadir o público acerca das demandas do movimento e influenciar as autoridades a ajustarem políticas e práticas conforme a agenda do movimento</w:t>
      </w:r>
      <w:r>
        <w:rPr>
          <w:rStyle w:val="Refdenotaderodap"/>
          <w:rFonts w:cs="Times New Roman"/>
          <w:bCs/>
          <w:szCs w:val="24"/>
        </w:rPr>
        <w:footnoteReference w:id="8"/>
      </w:r>
      <w:r>
        <w:rPr>
          <w:rFonts w:cs="Times New Roman"/>
          <w:bCs/>
          <w:szCs w:val="24"/>
        </w:rPr>
        <w:t>.</w:t>
      </w:r>
    </w:p>
    <w:p w14:paraId="56AAE07F" w14:textId="15ADE243" w:rsidR="0050212F" w:rsidRDefault="00D508F8" w:rsidP="00D508F8">
      <w:pPr>
        <w:pStyle w:val="PargrafodaLista"/>
        <w:spacing w:after="0"/>
        <w:ind w:left="0" w:firstLine="851"/>
        <w:rPr>
          <w:rFonts w:cs="Times New Roman"/>
          <w:bCs/>
          <w:szCs w:val="24"/>
        </w:rPr>
      </w:pPr>
      <w:commentRangeStart w:id="115"/>
      <w:r>
        <w:rPr>
          <w:rFonts w:cs="Times New Roman"/>
          <w:bCs/>
          <w:szCs w:val="24"/>
        </w:rPr>
        <w:t xml:space="preserve">No geral, compreendemos </w:t>
      </w:r>
      <w:r w:rsidR="00797EFB">
        <w:rPr>
          <w:rFonts w:cs="Times New Roman"/>
          <w:bCs/>
          <w:szCs w:val="24"/>
        </w:rPr>
        <w:t>que essas compreensões abordam um</w:t>
      </w:r>
      <w:r w:rsidR="000C3EB5">
        <w:rPr>
          <w:rFonts w:cs="Times New Roman"/>
          <w:bCs/>
          <w:szCs w:val="24"/>
        </w:rPr>
        <w:t>a leitura das condições</w:t>
      </w:r>
      <w:r w:rsidR="006F10A9">
        <w:rPr>
          <w:rFonts w:cs="Times New Roman"/>
          <w:bCs/>
          <w:szCs w:val="24"/>
        </w:rPr>
        <w:t xml:space="preserve"> que possibilitam</w:t>
      </w:r>
      <w:r w:rsidR="000C3EB5">
        <w:rPr>
          <w:rFonts w:cs="Times New Roman"/>
          <w:bCs/>
          <w:szCs w:val="24"/>
        </w:rPr>
        <w:t xml:space="preserve"> </w:t>
      </w:r>
      <w:r w:rsidR="00651506">
        <w:rPr>
          <w:rFonts w:cs="Times New Roman"/>
          <w:bCs/>
          <w:szCs w:val="24"/>
        </w:rPr>
        <w:t>o aparecimento de</w:t>
      </w:r>
      <w:r w:rsidR="00E44E38">
        <w:rPr>
          <w:rFonts w:cs="Times New Roman"/>
          <w:bCs/>
          <w:szCs w:val="24"/>
        </w:rPr>
        <w:t xml:space="preserve"> </w:t>
      </w:r>
      <w:r w:rsidR="00E44E38" w:rsidRPr="004F5D9D">
        <w:rPr>
          <w:rFonts w:cs="Times New Roman"/>
          <w:bCs/>
          <w:i/>
          <w:iCs/>
          <w:szCs w:val="24"/>
        </w:rPr>
        <w:t>momentos de mobilização</w:t>
      </w:r>
      <w:r w:rsidR="006F10A9">
        <w:rPr>
          <w:rFonts w:cs="Times New Roman"/>
          <w:bCs/>
          <w:szCs w:val="24"/>
        </w:rPr>
        <w:t>,</w:t>
      </w:r>
      <w:r w:rsidR="00E44E38">
        <w:rPr>
          <w:rFonts w:cs="Times New Roman"/>
          <w:bCs/>
          <w:szCs w:val="24"/>
        </w:rPr>
        <w:t xml:space="preserve"> </w:t>
      </w:r>
      <w:r w:rsidR="00702A0B">
        <w:rPr>
          <w:rFonts w:cs="Times New Roman"/>
          <w:bCs/>
          <w:szCs w:val="24"/>
        </w:rPr>
        <w:t>destaca</w:t>
      </w:r>
      <w:r w:rsidR="00797EFB">
        <w:rPr>
          <w:rFonts w:cs="Times New Roman"/>
          <w:bCs/>
          <w:szCs w:val="24"/>
        </w:rPr>
        <w:t>ndo</w:t>
      </w:r>
      <w:r w:rsidR="00702A0B">
        <w:rPr>
          <w:rFonts w:cs="Times New Roman"/>
          <w:bCs/>
          <w:szCs w:val="24"/>
        </w:rPr>
        <w:t xml:space="preserve"> os efeitos de oportunidades específicas </w:t>
      </w:r>
      <w:r w:rsidR="00E220BC">
        <w:rPr>
          <w:rFonts w:cs="Times New Roman"/>
          <w:bCs/>
          <w:szCs w:val="24"/>
        </w:rPr>
        <w:t xml:space="preserve">no surgimento de movimentos </w:t>
      </w:r>
      <w:r w:rsidR="00957133">
        <w:rPr>
          <w:rFonts w:cs="Times New Roman"/>
          <w:bCs/>
          <w:szCs w:val="24"/>
        </w:rPr>
        <w:t>de protesto</w:t>
      </w:r>
      <w:r w:rsidR="00E220BC">
        <w:rPr>
          <w:rFonts w:cs="Times New Roman"/>
          <w:bCs/>
          <w:szCs w:val="24"/>
        </w:rPr>
        <w:t>.</w:t>
      </w:r>
      <w:r w:rsidR="00757D30">
        <w:rPr>
          <w:rFonts w:cs="Times New Roman"/>
          <w:bCs/>
          <w:szCs w:val="24"/>
        </w:rPr>
        <w:t xml:space="preserve"> Neste sentido, o conceito de </w:t>
      </w:r>
      <w:r w:rsidR="00090237" w:rsidRPr="00090237">
        <w:rPr>
          <w:rFonts w:cs="Times New Roman"/>
          <w:bCs/>
          <w:i/>
          <w:iCs/>
          <w:szCs w:val="24"/>
        </w:rPr>
        <w:t>estruturas de oportunidades política</w:t>
      </w:r>
      <w:r w:rsidR="00090237">
        <w:rPr>
          <w:rFonts w:cs="Times New Roman"/>
          <w:bCs/>
          <w:i/>
          <w:iCs/>
          <w:szCs w:val="24"/>
        </w:rPr>
        <w:t>s</w:t>
      </w:r>
      <w:r w:rsidR="00090237">
        <w:rPr>
          <w:rFonts w:cs="Times New Roman"/>
          <w:bCs/>
          <w:szCs w:val="24"/>
        </w:rPr>
        <w:t xml:space="preserve"> busca apreender as dimensões </w:t>
      </w:r>
      <w:r w:rsidR="00A43DF1">
        <w:rPr>
          <w:rFonts w:cs="Times New Roman"/>
          <w:bCs/>
          <w:szCs w:val="24"/>
        </w:rPr>
        <w:t xml:space="preserve">ou características do sistema político – em especial sua dimensão institucional, mas não apenas essa </w:t>
      </w:r>
      <w:r w:rsidR="0092153A">
        <w:rPr>
          <w:rFonts w:cs="Times New Roman"/>
          <w:bCs/>
          <w:szCs w:val="24"/>
        </w:rPr>
        <w:t>–</w:t>
      </w:r>
      <w:r w:rsidR="00A43DF1">
        <w:rPr>
          <w:rFonts w:cs="Times New Roman"/>
          <w:bCs/>
          <w:szCs w:val="24"/>
        </w:rPr>
        <w:t xml:space="preserve"> </w:t>
      </w:r>
      <w:r w:rsidR="0092153A">
        <w:rPr>
          <w:rFonts w:cs="Times New Roman"/>
          <w:bCs/>
          <w:szCs w:val="24"/>
        </w:rPr>
        <w:t>que podem “facilitar” ou “constranger” a mobilização coletiva</w:t>
      </w:r>
      <w:r w:rsidR="0062086A">
        <w:rPr>
          <w:rFonts w:cs="Times New Roman"/>
          <w:bCs/>
          <w:szCs w:val="24"/>
        </w:rPr>
        <w:t xml:space="preserve"> dos grupos sociais e a formação de agentes coletivos (</w:t>
      </w:r>
      <w:proofErr w:type="spellStart"/>
      <w:r w:rsidR="001F54E8">
        <w:rPr>
          <w:rFonts w:cs="Times New Roman"/>
          <w:bCs/>
          <w:szCs w:val="24"/>
        </w:rPr>
        <w:t>Tarrow</w:t>
      </w:r>
      <w:proofErr w:type="spellEnd"/>
      <w:r w:rsidR="001F54E8">
        <w:rPr>
          <w:rFonts w:cs="Times New Roman"/>
          <w:bCs/>
          <w:szCs w:val="24"/>
        </w:rPr>
        <w:t>,</w:t>
      </w:r>
      <w:r w:rsidR="00137A44">
        <w:rPr>
          <w:rFonts w:cs="Times New Roman"/>
          <w:bCs/>
          <w:szCs w:val="24"/>
        </w:rPr>
        <w:t xml:space="preserve"> 2009</w:t>
      </w:r>
      <w:r w:rsidR="001F54E8">
        <w:rPr>
          <w:rFonts w:cs="Times New Roman"/>
          <w:bCs/>
          <w:szCs w:val="24"/>
        </w:rPr>
        <w:t>, 1996</w:t>
      </w:r>
      <w:r w:rsidR="00075983">
        <w:rPr>
          <w:rFonts w:cs="Times New Roman"/>
          <w:bCs/>
          <w:szCs w:val="24"/>
        </w:rPr>
        <w:t xml:space="preserve">; </w:t>
      </w:r>
      <w:proofErr w:type="spellStart"/>
      <w:r w:rsidR="00075983">
        <w:rPr>
          <w:rFonts w:cs="Times New Roman"/>
          <w:bCs/>
          <w:szCs w:val="24"/>
        </w:rPr>
        <w:t>McAdam</w:t>
      </w:r>
      <w:proofErr w:type="spellEnd"/>
      <w:r w:rsidR="00181DE6">
        <w:rPr>
          <w:rFonts w:cs="Times New Roman"/>
          <w:bCs/>
          <w:szCs w:val="24"/>
        </w:rPr>
        <w:t>, 1996).</w:t>
      </w:r>
      <w:r w:rsidR="00F51022">
        <w:rPr>
          <w:rFonts w:cs="Times New Roman"/>
          <w:bCs/>
          <w:szCs w:val="24"/>
        </w:rPr>
        <w:t xml:space="preserve"> </w:t>
      </w:r>
      <w:r w:rsidR="00097760">
        <w:rPr>
          <w:rFonts w:cs="Times New Roman"/>
          <w:bCs/>
          <w:szCs w:val="24"/>
        </w:rPr>
        <w:t>Não obstante,</w:t>
      </w:r>
      <w:r w:rsidR="00F51022">
        <w:rPr>
          <w:rFonts w:cs="Times New Roman"/>
          <w:bCs/>
          <w:szCs w:val="24"/>
        </w:rPr>
        <w:t xml:space="preserve"> </w:t>
      </w:r>
      <w:proofErr w:type="spellStart"/>
      <w:r w:rsidR="00F51022">
        <w:rPr>
          <w:rFonts w:cs="Times New Roman"/>
          <w:bCs/>
          <w:szCs w:val="24"/>
        </w:rPr>
        <w:t>Tarrow</w:t>
      </w:r>
      <w:proofErr w:type="spellEnd"/>
      <w:r w:rsidR="00F51022">
        <w:rPr>
          <w:rFonts w:cs="Times New Roman"/>
          <w:bCs/>
          <w:szCs w:val="24"/>
        </w:rPr>
        <w:t xml:space="preserve"> (</w:t>
      </w:r>
      <w:r w:rsidR="00137A44">
        <w:rPr>
          <w:rFonts w:cs="Times New Roman"/>
          <w:bCs/>
          <w:szCs w:val="24"/>
        </w:rPr>
        <w:t>2009</w:t>
      </w:r>
      <w:r w:rsidR="00313B05">
        <w:rPr>
          <w:rFonts w:cs="Times New Roman"/>
          <w:bCs/>
          <w:szCs w:val="24"/>
        </w:rPr>
        <w:t>)</w:t>
      </w:r>
      <w:r w:rsidR="00440466">
        <w:rPr>
          <w:rFonts w:cs="Times New Roman"/>
          <w:bCs/>
          <w:szCs w:val="24"/>
        </w:rPr>
        <w:t xml:space="preserve"> compreende </w:t>
      </w:r>
      <w:r w:rsidR="009348B7">
        <w:rPr>
          <w:rFonts w:cs="Times New Roman"/>
          <w:bCs/>
          <w:szCs w:val="24"/>
        </w:rPr>
        <w:t>que</w:t>
      </w:r>
      <w:r w:rsidR="00440466">
        <w:rPr>
          <w:rFonts w:cs="Times New Roman"/>
          <w:bCs/>
          <w:szCs w:val="24"/>
        </w:rPr>
        <w:t xml:space="preserve"> a</w:t>
      </w:r>
      <w:r w:rsidR="009348B7">
        <w:rPr>
          <w:rFonts w:cs="Times New Roman"/>
          <w:bCs/>
          <w:szCs w:val="24"/>
        </w:rPr>
        <w:t xml:space="preserve"> estrutura de oportunidades políticas </w:t>
      </w:r>
      <w:r w:rsidR="00097760">
        <w:rPr>
          <w:rFonts w:cs="Times New Roman"/>
          <w:bCs/>
          <w:szCs w:val="24"/>
        </w:rPr>
        <w:t>são</w:t>
      </w:r>
      <w:r w:rsidR="00ED045D">
        <w:rPr>
          <w:rFonts w:cs="Times New Roman"/>
          <w:bCs/>
          <w:szCs w:val="24"/>
        </w:rPr>
        <w:t xml:space="preserve"> sinais consistentes (não permanentes</w:t>
      </w:r>
      <w:r w:rsidR="00A7563D">
        <w:rPr>
          <w:rFonts w:cs="Times New Roman"/>
          <w:bCs/>
          <w:szCs w:val="24"/>
        </w:rPr>
        <w:t>, formais ou nacionais) a atores sociais e políticos que os encorajam ou desencorajam a ativar recursos para produzir ação coletiva.</w:t>
      </w:r>
      <w:commentRangeEnd w:id="115"/>
      <w:r w:rsidR="000B08AC">
        <w:rPr>
          <w:rStyle w:val="Refdecomentrio"/>
        </w:rPr>
        <w:commentReference w:id="115"/>
      </w:r>
    </w:p>
    <w:p w14:paraId="3FF9C49B" w14:textId="2802D112" w:rsidR="00C0494A" w:rsidRPr="00832343" w:rsidRDefault="000F24ED" w:rsidP="00832343">
      <w:pPr>
        <w:pStyle w:val="PargrafodaLista"/>
        <w:spacing w:after="0"/>
        <w:ind w:left="0" w:firstLine="851"/>
        <w:rPr>
          <w:rFonts w:cs="Times New Roman"/>
          <w:bCs/>
          <w:szCs w:val="24"/>
        </w:rPr>
      </w:pPr>
      <w:r>
        <w:rPr>
          <w:rFonts w:cs="Times New Roman"/>
          <w:bCs/>
          <w:szCs w:val="24"/>
        </w:rPr>
        <w:t>Diversas pesquisas</w:t>
      </w:r>
      <w:r w:rsidR="00DB33E8">
        <w:rPr>
          <w:rFonts w:cs="Times New Roman"/>
          <w:bCs/>
          <w:szCs w:val="24"/>
        </w:rPr>
        <w:t xml:space="preserve"> </w:t>
      </w:r>
      <w:r w:rsidR="00CA758B">
        <w:rPr>
          <w:rFonts w:cs="Times New Roman"/>
          <w:bCs/>
          <w:szCs w:val="24"/>
        </w:rPr>
        <w:t xml:space="preserve">procuraram </w:t>
      </w:r>
      <w:r w:rsidR="00CA758B" w:rsidRPr="00832343">
        <w:rPr>
          <w:rFonts w:cs="Times New Roman"/>
          <w:bCs/>
          <w:szCs w:val="24"/>
        </w:rPr>
        <w:t>deline</w:t>
      </w:r>
      <w:r w:rsidR="00CA758B">
        <w:rPr>
          <w:rFonts w:cs="Times New Roman"/>
          <w:bCs/>
          <w:szCs w:val="24"/>
        </w:rPr>
        <w:t>ar</w:t>
      </w:r>
      <w:r w:rsidR="00832343" w:rsidRPr="00832343">
        <w:rPr>
          <w:rFonts w:cs="Times New Roman"/>
          <w:bCs/>
          <w:szCs w:val="24"/>
        </w:rPr>
        <w:t xml:space="preserve"> tanto os componentes culturais quanto institucionais das </w:t>
      </w:r>
      <w:r>
        <w:rPr>
          <w:rFonts w:cs="Times New Roman"/>
          <w:bCs/>
          <w:i/>
          <w:iCs/>
          <w:szCs w:val="24"/>
        </w:rPr>
        <w:t>estrutur</w:t>
      </w:r>
      <w:r w:rsidR="00314CB0">
        <w:rPr>
          <w:rFonts w:cs="Times New Roman"/>
          <w:bCs/>
          <w:i/>
          <w:iCs/>
          <w:szCs w:val="24"/>
        </w:rPr>
        <w:t>as de oportunidade discursiva</w:t>
      </w:r>
      <w:r w:rsidR="00593367">
        <w:rPr>
          <w:rFonts w:cs="Times New Roman"/>
          <w:bCs/>
          <w:szCs w:val="24"/>
        </w:rPr>
        <w:t xml:space="preserve"> </w:t>
      </w:r>
      <w:r w:rsidR="006551F8">
        <w:rPr>
          <w:rFonts w:cs="Times New Roman"/>
          <w:bCs/>
          <w:szCs w:val="24"/>
        </w:rPr>
        <w:t>entendendo que</w:t>
      </w:r>
      <w:r w:rsidR="00314CB0">
        <w:rPr>
          <w:rFonts w:cs="Times New Roman"/>
          <w:bCs/>
          <w:szCs w:val="24"/>
        </w:rPr>
        <w:t xml:space="preserve"> </w:t>
      </w:r>
      <w:r w:rsidR="00832343" w:rsidRPr="00832343">
        <w:rPr>
          <w:rFonts w:cs="Times New Roman"/>
          <w:bCs/>
          <w:szCs w:val="24"/>
        </w:rPr>
        <w:t>os ativistas considera</w:t>
      </w:r>
      <w:r w:rsidR="00430980">
        <w:rPr>
          <w:rFonts w:cs="Times New Roman"/>
          <w:bCs/>
          <w:szCs w:val="24"/>
        </w:rPr>
        <w:t>vam</w:t>
      </w:r>
      <w:r w:rsidR="006551F8">
        <w:rPr>
          <w:rFonts w:cs="Times New Roman"/>
          <w:bCs/>
          <w:szCs w:val="24"/>
        </w:rPr>
        <w:t xml:space="preserve"> o</w:t>
      </w:r>
      <w:r w:rsidR="00832343" w:rsidRPr="00832343">
        <w:rPr>
          <w:rFonts w:cs="Times New Roman"/>
          <w:bCs/>
          <w:szCs w:val="24"/>
        </w:rPr>
        <w:t xml:space="preserve"> alinhamento de seus esforços de enquadramento com crenças generalizadas e valores fundamentais na população em geral</w:t>
      </w:r>
      <w:r w:rsidR="006551F8">
        <w:rPr>
          <w:rFonts w:cs="Times New Roman"/>
          <w:bCs/>
          <w:szCs w:val="24"/>
        </w:rPr>
        <w:t xml:space="preserve"> enquanto um componente</w:t>
      </w:r>
      <w:r w:rsidR="00D508DB">
        <w:rPr>
          <w:rFonts w:cs="Times New Roman"/>
          <w:bCs/>
          <w:szCs w:val="24"/>
        </w:rPr>
        <w:t xml:space="preserve"> </w:t>
      </w:r>
      <w:r w:rsidR="00832343" w:rsidRPr="00832343">
        <w:rPr>
          <w:rFonts w:cs="Times New Roman"/>
          <w:bCs/>
          <w:szCs w:val="24"/>
        </w:rPr>
        <w:t>cultural</w:t>
      </w:r>
      <w:r w:rsidR="005F6DC8">
        <w:rPr>
          <w:rStyle w:val="Refdenotaderodap"/>
          <w:rFonts w:cs="Times New Roman"/>
          <w:bCs/>
          <w:szCs w:val="24"/>
        </w:rPr>
        <w:footnoteReference w:id="9"/>
      </w:r>
      <w:r w:rsidR="00430980">
        <w:rPr>
          <w:rFonts w:cs="Times New Roman"/>
          <w:bCs/>
          <w:szCs w:val="24"/>
        </w:rPr>
        <w:t>.</w:t>
      </w:r>
      <w:r w:rsidR="00D508DB">
        <w:rPr>
          <w:rFonts w:cs="Times New Roman"/>
          <w:bCs/>
          <w:szCs w:val="24"/>
        </w:rPr>
        <w:t xml:space="preserve"> </w:t>
      </w:r>
      <w:r w:rsidR="00430980">
        <w:rPr>
          <w:rFonts w:cs="Times New Roman"/>
          <w:bCs/>
          <w:szCs w:val="24"/>
        </w:rPr>
        <w:t>A</w:t>
      </w:r>
      <w:r w:rsidR="00C90743">
        <w:rPr>
          <w:rFonts w:cs="Times New Roman"/>
          <w:bCs/>
          <w:szCs w:val="24"/>
        </w:rPr>
        <w:t xml:space="preserve">o mesmo </w:t>
      </w:r>
      <w:r w:rsidR="00C90743">
        <w:rPr>
          <w:rFonts w:cs="Times New Roman"/>
          <w:bCs/>
          <w:szCs w:val="24"/>
        </w:rPr>
        <w:lastRenderedPageBreak/>
        <w:t>tempo</w:t>
      </w:r>
      <w:r w:rsidR="001905C4">
        <w:rPr>
          <w:rFonts w:cs="Times New Roman"/>
          <w:bCs/>
          <w:szCs w:val="24"/>
        </w:rPr>
        <w:t>,</w:t>
      </w:r>
      <w:r w:rsidR="00832343" w:rsidRPr="00832343">
        <w:rPr>
          <w:rFonts w:cs="Times New Roman"/>
          <w:bCs/>
          <w:szCs w:val="24"/>
        </w:rPr>
        <w:t xml:space="preserve"> </w:t>
      </w:r>
      <w:r w:rsidR="00430980">
        <w:rPr>
          <w:rFonts w:cs="Times New Roman"/>
          <w:bCs/>
          <w:szCs w:val="24"/>
        </w:rPr>
        <w:t>esses ativistas navegavam</w:t>
      </w:r>
      <w:r w:rsidR="00832343" w:rsidRPr="00832343">
        <w:rPr>
          <w:rFonts w:cs="Times New Roman"/>
          <w:bCs/>
          <w:szCs w:val="24"/>
        </w:rPr>
        <w:t xml:space="preserve"> no terreno estruturado de instituições-chave </w:t>
      </w:r>
      <w:r w:rsidR="00034D2C">
        <w:rPr>
          <w:rFonts w:cs="Times New Roman"/>
          <w:bCs/>
          <w:szCs w:val="24"/>
        </w:rPr>
        <w:t xml:space="preserve">para ajudar </w:t>
      </w:r>
      <w:r w:rsidR="00832343" w:rsidRPr="00832343">
        <w:rPr>
          <w:rFonts w:cs="Times New Roman"/>
          <w:bCs/>
          <w:szCs w:val="24"/>
        </w:rPr>
        <w:t>a definir o discurso na esfera pública</w:t>
      </w:r>
      <w:r w:rsidR="003D5248">
        <w:rPr>
          <w:rFonts w:cs="Times New Roman"/>
          <w:bCs/>
          <w:szCs w:val="24"/>
        </w:rPr>
        <w:t xml:space="preserve"> (</w:t>
      </w:r>
      <w:proofErr w:type="spellStart"/>
      <w:r w:rsidR="003D5248" w:rsidRPr="00832343">
        <w:rPr>
          <w:rFonts w:cs="Times New Roman"/>
          <w:bCs/>
          <w:szCs w:val="24"/>
        </w:rPr>
        <w:t>Ferree</w:t>
      </w:r>
      <w:proofErr w:type="spellEnd"/>
      <w:r w:rsidR="003D5248" w:rsidRPr="00832343">
        <w:rPr>
          <w:rFonts w:cs="Times New Roman"/>
          <w:bCs/>
          <w:szCs w:val="24"/>
        </w:rPr>
        <w:t xml:space="preserve"> </w:t>
      </w:r>
      <w:r w:rsidR="003D5248">
        <w:rPr>
          <w:rFonts w:cs="Times New Roman"/>
          <w:bCs/>
          <w:i/>
          <w:iCs/>
          <w:szCs w:val="24"/>
        </w:rPr>
        <w:t>et al</w:t>
      </w:r>
      <w:r w:rsidR="003D5248">
        <w:rPr>
          <w:rFonts w:cs="Times New Roman"/>
          <w:bCs/>
          <w:szCs w:val="24"/>
        </w:rPr>
        <w:t xml:space="preserve">, </w:t>
      </w:r>
      <w:r w:rsidR="003D5248" w:rsidRPr="00832343">
        <w:rPr>
          <w:rFonts w:cs="Times New Roman"/>
          <w:bCs/>
          <w:szCs w:val="24"/>
        </w:rPr>
        <w:t>2002)</w:t>
      </w:r>
      <w:r w:rsidR="003D5248">
        <w:rPr>
          <w:rFonts w:cs="Times New Roman"/>
          <w:bCs/>
          <w:szCs w:val="24"/>
        </w:rPr>
        <w:t>. Outros estudos</w:t>
      </w:r>
      <w:r w:rsidR="00A54B7E">
        <w:rPr>
          <w:rFonts w:cs="Times New Roman"/>
          <w:bCs/>
          <w:szCs w:val="24"/>
        </w:rPr>
        <w:t xml:space="preserve"> </w:t>
      </w:r>
      <w:r w:rsidR="00A54B7E" w:rsidRPr="00832343">
        <w:rPr>
          <w:rFonts w:cs="Times New Roman"/>
          <w:bCs/>
          <w:szCs w:val="24"/>
        </w:rPr>
        <w:t>destaca</w:t>
      </w:r>
      <w:r w:rsidR="00A54B7E">
        <w:rPr>
          <w:rFonts w:cs="Times New Roman"/>
          <w:bCs/>
          <w:szCs w:val="24"/>
        </w:rPr>
        <w:t>ram</w:t>
      </w:r>
      <w:r w:rsidR="00A54B7E" w:rsidRPr="00832343">
        <w:rPr>
          <w:rFonts w:cs="Times New Roman"/>
          <w:bCs/>
          <w:szCs w:val="24"/>
        </w:rPr>
        <w:t xml:space="preserve"> o papel crucial da mídia de massa e das funções de controle dos editores e jornalistas</w:t>
      </w:r>
      <w:r w:rsidR="00BB4670">
        <w:rPr>
          <w:rFonts w:cs="Times New Roman"/>
          <w:bCs/>
          <w:szCs w:val="24"/>
        </w:rPr>
        <w:t xml:space="preserve"> (</w:t>
      </w:r>
      <w:r w:rsidR="00BB4670" w:rsidRPr="00832343">
        <w:rPr>
          <w:rFonts w:cs="Times New Roman"/>
          <w:bCs/>
          <w:szCs w:val="24"/>
        </w:rPr>
        <w:t xml:space="preserve">Koopmans e </w:t>
      </w:r>
      <w:proofErr w:type="spellStart"/>
      <w:r w:rsidR="00BB4670" w:rsidRPr="00832343">
        <w:rPr>
          <w:rFonts w:cs="Times New Roman"/>
          <w:bCs/>
          <w:szCs w:val="24"/>
        </w:rPr>
        <w:t>Olzak</w:t>
      </w:r>
      <w:proofErr w:type="spellEnd"/>
      <w:r w:rsidR="00BB4670">
        <w:rPr>
          <w:rFonts w:cs="Times New Roman"/>
          <w:bCs/>
          <w:szCs w:val="24"/>
        </w:rPr>
        <w:t xml:space="preserve">, </w:t>
      </w:r>
      <w:r w:rsidR="00BB4670" w:rsidRPr="00832343">
        <w:rPr>
          <w:rFonts w:cs="Times New Roman"/>
          <w:bCs/>
          <w:szCs w:val="24"/>
        </w:rPr>
        <w:t>2004</w:t>
      </w:r>
      <w:r w:rsidR="00C545C8">
        <w:rPr>
          <w:rFonts w:cs="Times New Roman"/>
          <w:bCs/>
          <w:szCs w:val="24"/>
        </w:rPr>
        <w:t xml:space="preserve">; </w:t>
      </w:r>
      <w:proofErr w:type="spellStart"/>
      <w:r w:rsidR="00C545C8">
        <w:rPr>
          <w:rFonts w:cs="Times New Roman"/>
          <w:bCs/>
          <w:szCs w:val="24"/>
        </w:rPr>
        <w:t>Gamson</w:t>
      </w:r>
      <w:proofErr w:type="spellEnd"/>
      <w:r w:rsidR="00C545C8">
        <w:rPr>
          <w:rFonts w:cs="Times New Roman"/>
          <w:bCs/>
          <w:szCs w:val="24"/>
        </w:rPr>
        <w:t>, 2004)</w:t>
      </w:r>
      <w:r w:rsidR="00BB62F9">
        <w:rPr>
          <w:rFonts w:cs="Times New Roman"/>
          <w:bCs/>
          <w:szCs w:val="24"/>
        </w:rPr>
        <w:t xml:space="preserve">, </w:t>
      </w:r>
      <w:r w:rsidR="00034D2C">
        <w:rPr>
          <w:rFonts w:cs="Times New Roman"/>
          <w:bCs/>
          <w:szCs w:val="24"/>
        </w:rPr>
        <w:t xml:space="preserve">assim como </w:t>
      </w:r>
      <w:r w:rsidR="00BB62F9">
        <w:rPr>
          <w:rFonts w:cs="Times New Roman"/>
          <w:bCs/>
          <w:szCs w:val="24"/>
        </w:rPr>
        <w:t>outros aspectos referentes</w:t>
      </w:r>
      <w:r w:rsidR="00832343" w:rsidRPr="00832343">
        <w:rPr>
          <w:rFonts w:cs="Times New Roman"/>
          <w:bCs/>
          <w:szCs w:val="24"/>
        </w:rPr>
        <w:t xml:space="preserve"> a importância dos debates públicos sobre leis e direitos legais</w:t>
      </w:r>
      <w:r w:rsidR="001062DD">
        <w:rPr>
          <w:rFonts w:cs="Times New Roman"/>
          <w:bCs/>
          <w:szCs w:val="24"/>
        </w:rPr>
        <w:t xml:space="preserve"> e </w:t>
      </w:r>
      <w:r w:rsidR="00832343" w:rsidRPr="00832343">
        <w:rPr>
          <w:rFonts w:cs="Times New Roman"/>
          <w:bCs/>
          <w:szCs w:val="24"/>
        </w:rPr>
        <w:t>as maneiras pelas quais os atores do</w:t>
      </w:r>
      <w:r w:rsidR="001062DD">
        <w:rPr>
          <w:rFonts w:cs="Times New Roman"/>
          <w:bCs/>
          <w:szCs w:val="24"/>
        </w:rPr>
        <w:t>s</w:t>
      </w:r>
      <w:r w:rsidR="00832343" w:rsidRPr="00832343">
        <w:rPr>
          <w:rFonts w:cs="Times New Roman"/>
          <w:bCs/>
          <w:szCs w:val="24"/>
        </w:rPr>
        <w:t xml:space="preserve"> movimento</w:t>
      </w:r>
      <w:r w:rsidR="001062DD">
        <w:rPr>
          <w:rFonts w:cs="Times New Roman"/>
          <w:bCs/>
          <w:szCs w:val="24"/>
        </w:rPr>
        <w:t>s</w:t>
      </w:r>
      <w:r w:rsidR="00832343" w:rsidRPr="00832343">
        <w:rPr>
          <w:rFonts w:cs="Times New Roman"/>
          <w:bCs/>
          <w:szCs w:val="24"/>
        </w:rPr>
        <w:t xml:space="preserve"> muitas vezes precisam invocar construções legais e negociar </w:t>
      </w:r>
      <w:r w:rsidR="00FA45DA">
        <w:rPr>
          <w:rFonts w:cs="Times New Roman"/>
          <w:bCs/>
          <w:szCs w:val="24"/>
        </w:rPr>
        <w:t xml:space="preserve">com </w:t>
      </w:r>
      <w:r w:rsidR="00832343" w:rsidRPr="00832343">
        <w:rPr>
          <w:rFonts w:cs="Times New Roman"/>
          <w:bCs/>
          <w:szCs w:val="24"/>
        </w:rPr>
        <w:t xml:space="preserve">instituições legais </w:t>
      </w:r>
      <w:r w:rsidR="00FA45DA">
        <w:rPr>
          <w:rFonts w:cs="Times New Roman"/>
          <w:bCs/>
          <w:szCs w:val="24"/>
        </w:rPr>
        <w:t xml:space="preserve">o </w:t>
      </w:r>
      <w:r w:rsidR="00832343" w:rsidRPr="00832343">
        <w:rPr>
          <w:rFonts w:cs="Times New Roman"/>
          <w:bCs/>
          <w:szCs w:val="24"/>
        </w:rPr>
        <w:t>seu trabalho discursivo</w:t>
      </w:r>
      <w:r w:rsidR="00FA45DA">
        <w:rPr>
          <w:rFonts w:cs="Times New Roman"/>
          <w:bCs/>
          <w:szCs w:val="24"/>
        </w:rPr>
        <w:t xml:space="preserve"> </w:t>
      </w:r>
      <w:r w:rsidR="00BB62F9">
        <w:rPr>
          <w:rFonts w:cs="Times New Roman"/>
          <w:bCs/>
          <w:szCs w:val="24"/>
        </w:rPr>
        <w:t>(</w:t>
      </w:r>
      <w:proofErr w:type="spellStart"/>
      <w:r w:rsidR="00BB62F9" w:rsidRPr="00832343">
        <w:rPr>
          <w:rFonts w:cs="Times New Roman"/>
          <w:bCs/>
          <w:szCs w:val="24"/>
        </w:rPr>
        <w:t>Ferree</w:t>
      </w:r>
      <w:proofErr w:type="spellEnd"/>
      <w:r w:rsidR="00BB62F9">
        <w:rPr>
          <w:rFonts w:cs="Times New Roman"/>
          <w:bCs/>
          <w:szCs w:val="24"/>
        </w:rPr>
        <w:t xml:space="preserve">, </w:t>
      </w:r>
      <w:r w:rsidR="00BB62F9" w:rsidRPr="00832343">
        <w:rPr>
          <w:rFonts w:cs="Times New Roman"/>
          <w:bCs/>
          <w:szCs w:val="24"/>
        </w:rPr>
        <w:t>2003)</w:t>
      </w:r>
      <w:r w:rsidR="00832343" w:rsidRPr="00832343">
        <w:rPr>
          <w:rFonts w:cs="Times New Roman"/>
          <w:bCs/>
          <w:szCs w:val="24"/>
        </w:rPr>
        <w:t>.</w:t>
      </w:r>
      <w:r w:rsidR="0090704C">
        <w:rPr>
          <w:rFonts w:cs="Times New Roman"/>
          <w:bCs/>
          <w:szCs w:val="24"/>
        </w:rPr>
        <w:t xml:space="preserve"> </w:t>
      </w:r>
      <w:r w:rsidR="008013DF">
        <w:rPr>
          <w:rFonts w:cs="Times New Roman"/>
          <w:bCs/>
          <w:szCs w:val="24"/>
        </w:rPr>
        <w:t>Por sua vez</w:t>
      </w:r>
      <w:r w:rsidR="001E79DB">
        <w:rPr>
          <w:rFonts w:cs="Times New Roman"/>
          <w:bCs/>
          <w:szCs w:val="24"/>
        </w:rPr>
        <w:t xml:space="preserve">, alguns estudos destacaram </w:t>
      </w:r>
      <w:r w:rsidR="006714DB">
        <w:rPr>
          <w:rFonts w:cs="Times New Roman"/>
          <w:bCs/>
          <w:szCs w:val="24"/>
        </w:rPr>
        <w:t xml:space="preserve">como a </w:t>
      </w:r>
      <w:r w:rsidR="008013DF" w:rsidRPr="008013DF">
        <w:rPr>
          <w:rFonts w:cs="Times New Roman"/>
          <w:bCs/>
          <w:szCs w:val="24"/>
        </w:rPr>
        <w:t>complexidade das oportunidades discursivas</w:t>
      </w:r>
      <w:r w:rsidR="006714DB">
        <w:rPr>
          <w:rFonts w:cs="Times New Roman"/>
          <w:bCs/>
          <w:szCs w:val="24"/>
        </w:rPr>
        <w:t xml:space="preserve"> pode gerar</w:t>
      </w:r>
      <w:r w:rsidR="008013DF" w:rsidRPr="008013DF">
        <w:rPr>
          <w:rFonts w:cs="Times New Roman"/>
          <w:bCs/>
          <w:szCs w:val="24"/>
        </w:rPr>
        <w:t xml:space="preserve"> a necessidade de lidar</w:t>
      </w:r>
      <w:r w:rsidR="00B54081">
        <w:rPr>
          <w:rFonts w:cs="Times New Roman"/>
          <w:bCs/>
          <w:szCs w:val="24"/>
        </w:rPr>
        <w:t>, por parte dos ativistas,</w:t>
      </w:r>
      <w:r w:rsidR="008013DF" w:rsidRPr="008013DF">
        <w:rPr>
          <w:rFonts w:cs="Times New Roman"/>
          <w:bCs/>
          <w:szCs w:val="24"/>
        </w:rPr>
        <w:t xml:space="preserve"> com múltiplos discursos públicos dominantes</w:t>
      </w:r>
      <w:r w:rsidR="00B54081">
        <w:rPr>
          <w:rFonts w:cs="Times New Roman"/>
          <w:bCs/>
          <w:szCs w:val="24"/>
        </w:rPr>
        <w:t>,</w:t>
      </w:r>
      <w:r w:rsidR="008013DF" w:rsidRPr="008013DF">
        <w:rPr>
          <w:rFonts w:cs="Times New Roman"/>
          <w:bCs/>
          <w:szCs w:val="24"/>
        </w:rPr>
        <w:t xml:space="preserve"> os quais</w:t>
      </w:r>
      <w:r w:rsidR="00047160">
        <w:rPr>
          <w:rFonts w:cs="Times New Roman"/>
          <w:bCs/>
          <w:szCs w:val="24"/>
        </w:rPr>
        <w:t xml:space="preserve"> conflituam com </w:t>
      </w:r>
      <w:r w:rsidR="008013DF" w:rsidRPr="008013DF">
        <w:rPr>
          <w:rFonts w:cs="Times New Roman"/>
          <w:bCs/>
          <w:szCs w:val="24"/>
        </w:rPr>
        <w:t>mensagens sobre a formulação das reivindicações por mudança social</w:t>
      </w:r>
      <w:r w:rsidR="006714DB">
        <w:rPr>
          <w:rFonts w:cs="Times New Roman"/>
          <w:bCs/>
          <w:szCs w:val="24"/>
        </w:rPr>
        <w:t xml:space="preserve"> (</w:t>
      </w:r>
      <w:proofErr w:type="spellStart"/>
      <w:r w:rsidR="006714DB" w:rsidRPr="008013DF">
        <w:rPr>
          <w:rFonts w:cs="Times New Roman"/>
          <w:bCs/>
          <w:szCs w:val="24"/>
        </w:rPr>
        <w:t>McCammon</w:t>
      </w:r>
      <w:proofErr w:type="spellEnd"/>
      <w:r w:rsidR="006714DB" w:rsidRPr="008013DF">
        <w:rPr>
          <w:rFonts w:cs="Times New Roman"/>
          <w:bCs/>
          <w:szCs w:val="24"/>
        </w:rPr>
        <w:t xml:space="preserve"> </w:t>
      </w:r>
      <w:r w:rsidR="006714DB" w:rsidRPr="001E79DB">
        <w:rPr>
          <w:rFonts w:cs="Times New Roman"/>
          <w:bCs/>
          <w:i/>
          <w:iCs/>
          <w:szCs w:val="24"/>
        </w:rPr>
        <w:t>et al</w:t>
      </w:r>
      <w:r w:rsidR="00047160">
        <w:rPr>
          <w:rFonts w:cs="Times New Roman"/>
          <w:bCs/>
          <w:szCs w:val="24"/>
        </w:rPr>
        <w:t xml:space="preserve">, </w:t>
      </w:r>
      <w:r w:rsidR="006714DB" w:rsidRPr="008013DF">
        <w:rPr>
          <w:rFonts w:cs="Times New Roman"/>
          <w:bCs/>
          <w:szCs w:val="24"/>
        </w:rPr>
        <w:t>2007)</w:t>
      </w:r>
      <w:r w:rsidR="00F06033">
        <w:rPr>
          <w:rFonts w:cs="Times New Roman"/>
          <w:bCs/>
          <w:szCs w:val="24"/>
        </w:rPr>
        <w:t xml:space="preserve"> e</w:t>
      </w:r>
      <w:r w:rsidR="00047160">
        <w:rPr>
          <w:rFonts w:cs="Times New Roman"/>
          <w:bCs/>
          <w:szCs w:val="24"/>
        </w:rPr>
        <w:t xml:space="preserve"> </w:t>
      </w:r>
      <w:r w:rsidR="00F06033">
        <w:rPr>
          <w:rFonts w:cs="Times New Roman"/>
          <w:bCs/>
          <w:szCs w:val="24"/>
        </w:rPr>
        <w:t>como</w:t>
      </w:r>
      <w:r w:rsidR="00832343" w:rsidRPr="00832343">
        <w:rPr>
          <w:rFonts w:cs="Times New Roman"/>
          <w:bCs/>
          <w:szCs w:val="24"/>
        </w:rPr>
        <w:t xml:space="preserve"> alguns discursos são amplamente utilizados pelos ativistas </w:t>
      </w:r>
      <w:r w:rsidR="004B53DA">
        <w:rPr>
          <w:rFonts w:cs="Times New Roman"/>
          <w:bCs/>
          <w:szCs w:val="24"/>
        </w:rPr>
        <w:t xml:space="preserve">para explorar </w:t>
      </w:r>
      <w:r w:rsidR="00832343" w:rsidRPr="00832343">
        <w:rPr>
          <w:rFonts w:cs="Times New Roman"/>
          <w:bCs/>
          <w:szCs w:val="24"/>
        </w:rPr>
        <w:t>poderosas correntes emocionais</w:t>
      </w:r>
      <w:r w:rsidR="004B53DA">
        <w:rPr>
          <w:rFonts w:cs="Times New Roman"/>
          <w:bCs/>
          <w:szCs w:val="24"/>
        </w:rPr>
        <w:t xml:space="preserve"> (</w:t>
      </w:r>
      <w:proofErr w:type="spellStart"/>
      <w:r w:rsidR="004B53DA" w:rsidRPr="00832343">
        <w:rPr>
          <w:rFonts w:cs="Times New Roman"/>
          <w:bCs/>
          <w:szCs w:val="24"/>
        </w:rPr>
        <w:t>Broer</w:t>
      </w:r>
      <w:proofErr w:type="spellEnd"/>
      <w:r w:rsidR="004B53DA" w:rsidRPr="00832343">
        <w:rPr>
          <w:rFonts w:cs="Times New Roman"/>
          <w:bCs/>
          <w:szCs w:val="24"/>
        </w:rPr>
        <w:t xml:space="preserve"> e </w:t>
      </w:r>
      <w:proofErr w:type="spellStart"/>
      <w:r w:rsidR="004B53DA" w:rsidRPr="00832343">
        <w:rPr>
          <w:rFonts w:cs="Times New Roman"/>
          <w:bCs/>
          <w:szCs w:val="24"/>
        </w:rPr>
        <w:t>Duyvendak</w:t>
      </w:r>
      <w:proofErr w:type="spellEnd"/>
      <w:r w:rsidR="004B53DA">
        <w:rPr>
          <w:rFonts w:cs="Times New Roman"/>
          <w:bCs/>
          <w:szCs w:val="24"/>
        </w:rPr>
        <w:t xml:space="preserve">, </w:t>
      </w:r>
      <w:r w:rsidR="004B53DA" w:rsidRPr="00832343">
        <w:rPr>
          <w:rFonts w:cs="Times New Roman"/>
          <w:bCs/>
          <w:szCs w:val="24"/>
        </w:rPr>
        <w:t>2009)</w:t>
      </w:r>
      <w:r w:rsidR="00832343" w:rsidRPr="00832343">
        <w:rPr>
          <w:rFonts w:cs="Times New Roman"/>
          <w:bCs/>
          <w:szCs w:val="24"/>
        </w:rPr>
        <w:t>.</w:t>
      </w:r>
      <w:r w:rsidR="00C0494A">
        <w:rPr>
          <w:rFonts w:cs="Times New Roman"/>
          <w:bCs/>
          <w:szCs w:val="24"/>
        </w:rPr>
        <w:t xml:space="preserve"> Adiante, </w:t>
      </w:r>
      <w:proofErr w:type="spellStart"/>
      <w:r w:rsidR="00C0494A" w:rsidRPr="00E10642">
        <w:rPr>
          <w:rFonts w:cs="Times New Roman"/>
          <w:bCs/>
          <w:szCs w:val="24"/>
        </w:rPr>
        <w:t>Saatcioglu</w:t>
      </w:r>
      <w:proofErr w:type="spellEnd"/>
      <w:r w:rsidR="00C0494A" w:rsidRPr="00E10642">
        <w:rPr>
          <w:rFonts w:cs="Times New Roman"/>
          <w:bCs/>
          <w:szCs w:val="24"/>
        </w:rPr>
        <w:t xml:space="preserve"> &amp; Carl (2011) também enfatiza</w:t>
      </w:r>
      <w:r w:rsidR="00C0494A">
        <w:rPr>
          <w:rFonts w:cs="Times New Roman"/>
          <w:bCs/>
          <w:szCs w:val="24"/>
        </w:rPr>
        <w:t>ra</w:t>
      </w:r>
      <w:r w:rsidR="00C0494A" w:rsidRPr="00E10642">
        <w:rPr>
          <w:rFonts w:cs="Times New Roman"/>
          <w:bCs/>
          <w:szCs w:val="24"/>
        </w:rPr>
        <w:t xml:space="preserve">m a importância da </w:t>
      </w:r>
      <w:r w:rsidR="00C0494A">
        <w:rPr>
          <w:rFonts w:cs="Times New Roman"/>
          <w:bCs/>
          <w:i/>
          <w:iCs/>
          <w:szCs w:val="24"/>
        </w:rPr>
        <w:t>estrutura da oportunidade discursiva</w:t>
      </w:r>
      <w:r w:rsidR="00C0494A" w:rsidRPr="00E10642">
        <w:rPr>
          <w:rFonts w:cs="Times New Roman"/>
          <w:bCs/>
          <w:szCs w:val="24"/>
        </w:rPr>
        <w:t>, afirmando que ela reformula insights fundamentais sobre disputas de enquadramento em conjunto com aqueles sobre estruturas de oportunidade política.</w:t>
      </w:r>
    </w:p>
    <w:p w14:paraId="5B1157C3" w14:textId="693C2F1B" w:rsidR="00E10642" w:rsidRPr="00E10642" w:rsidRDefault="00E10642" w:rsidP="00E10642">
      <w:pPr>
        <w:pStyle w:val="PargrafodaLista"/>
        <w:ind w:left="0" w:firstLine="851"/>
        <w:rPr>
          <w:rFonts w:cs="Times New Roman"/>
          <w:bCs/>
          <w:szCs w:val="24"/>
        </w:rPr>
      </w:pPr>
      <w:r>
        <w:rPr>
          <w:rFonts w:cs="Times New Roman"/>
          <w:bCs/>
          <w:szCs w:val="24"/>
        </w:rPr>
        <w:t>Com efeito, podemos compreender que o</w:t>
      </w:r>
      <w:r w:rsidRPr="00E10642">
        <w:rPr>
          <w:rFonts w:cs="Times New Roman"/>
          <w:bCs/>
          <w:szCs w:val="24"/>
        </w:rPr>
        <w:t xml:space="preserve">s conceitos de </w:t>
      </w:r>
      <w:r w:rsidRPr="00D22D16">
        <w:rPr>
          <w:rFonts w:cs="Times New Roman"/>
          <w:bCs/>
          <w:i/>
          <w:iCs/>
          <w:szCs w:val="24"/>
        </w:rPr>
        <w:t>estrutura de oportunidade política</w:t>
      </w:r>
      <w:r w:rsidRPr="00E10642">
        <w:rPr>
          <w:rFonts w:cs="Times New Roman"/>
          <w:bCs/>
          <w:szCs w:val="24"/>
        </w:rPr>
        <w:t xml:space="preserve"> e </w:t>
      </w:r>
      <w:r w:rsidRPr="00D22D16">
        <w:rPr>
          <w:rFonts w:cs="Times New Roman"/>
          <w:bCs/>
          <w:i/>
          <w:iCs/>
          <w:szCs w:val="24"/>
        </w:rPr>
        <w:t>estrutura de oportunidade discursiva</w:t>
      </w:r>
      <w:r w:rsidRPr="00E10642">
        <w:rPr>
          <w:rFonts w:cs="Times New Roman"/>
          <w:bCs/>
          <w:szCs w:val="24"/>
        </w:rPr>
        <w:t xml:space="preserve"> </w:t>
      </w:r>
      <w:r w:rsidR="00D22D16">
        <w:rPr>
          <w:rFonts w:cs="Times New Roman"/>
          <w:bCs/>
          <w:szCs w:val="24"/>
        </w:rPr>
        <w:t>s</w:t>
      </w:r>
      <w:r w:rsidRPr="00E10642">
        <w:rPr>
          <w:rFonts w:cs="Times New Roman"/>
          <w:bCs/>
          <w:szCs w:val="24"/>
        </w:rPr>
        <w:t xml:space="preserve">ão cruciais para </w:t>
      </w:r>
      <w:r w:rsidR="000966E0">
        <w:rPr>
          <w:rFonts w:cs="Times New Roman"/>
          <w:bCs/>
          <w:szCs w:val="24"/>
        </w:rPr>
        <w:t>o entendimento</w:t>
      </w:r>
      <w:r w:rsidRPr="00E10642">
        <w:rPr>
          <w:rFonts w:cs="Times New Roman"/>
          <w:bCs/>
          <w:szCs w:val="24"/>
        </w:rPr>
        <w:t xml:space="preserve"> </w:t>
      </w:r>
      <w:r w:rsidR="000966E0">
        <w:rPr>
          <w:rFonts w:cs="Times New Roman"/>
          <w:bCs/>
          <w:szCs w:val="24"/>
        </w:rPr>
        <w:t>d</w:t>
      </w:r>
      <w:r w:rsidRPr="00E10642">
        <w:rPr>
          <w:rFonts w:cs="Times New Roman"/>
          <w:bCs/>
          <w:szCs w:val="24"/>
        </w:rPr>
        <w:t xml:space="preserve">a dinâmica dos movimentos sociais. A </w:t>
      </w:r>
      <w:r w:rsidR="00D22D16" w:rsidRPr="00D22D16">
        <w:rPr>
          <w:rFonts w:cs="Times New Roman"/>
          <w:bCs/>
          <w:i/>
          <w:iCs/>
          <w:szCs w:val="24"/>
        </w:rPr>
        <w:t>estrutura de oportunidade política</w:t>
      </w:r>
      <w:r w:rsidRPr="00E10642">
        <w:rPr>
          <w:rFonts w:cs="Times New Roman"/>
          <w:bCs/>
          <w:szCs w:val="24"/>
        </w:rPr>
        <w:t xml:space="preserve"> r</w:t>
      </w:r>
      <w:r w:rsidR="00393C95">
        <w:rPr>
          <w:rFonts w:cs="Times New Roman"/>
          <w:bCs/>
          <w:szCs w:val="24"/>
        </w:rPr>
        <w:t>e</w:t>
      </w:r>
      <w:r w:rsidR="006427F9">
        <w:rPr>
          <w:rFonts w:cs="Times New Roman"/>
          <w:bCs/>
          <w:szCs w:val="24"/>
        </w:rPr>
        <w:t>fe</w:t>
      </w:r>
      <w:r w:rsidR="00393C95">
        <w:rPr>
          <w:rFonts w:cs="Times New Roman"/>
          <w:bCs/>
          <w:szCs w:val="24"/>
        </w:rPr>
        <w:t>rindo-se</w:t>
      </w:r>
      <w:r w:rsidRPr="00E10642">
        <w:rPr>
          <w:rFonts w:cs="Times New Roman"/>
          <w:bCs/>
          <w:szCs w:val="24"/>
        </w:rPr>
        <w:t xml:space="preserve"> às características de um sistema político que afetam positivamente os movimentos sociais </w:t>
      </w:r>
      <w:r w:rsidR="00393C95">
        <w:rPr>
          <w:rFonts w:cs="Times New Roman"/>
          <w:bCs/>
          <w:szCs w:val="24"/>
        </w:rPr>
        <w:t xml:space="preserve">e </w:t>
      </w:r>
      <w:r w:rsidRPr="00E10642">
        <w:rPr>
          <w:rFonts w:cs="Times New Roman"/>
          <w:bCs/>
          <w:szCs w:val="24"/>
        </w:rPr>
        <w:t xml:space="preserve">a </w:t>
      </w:r>
      <w:r w:rsidR="00D22D16" w:rsidRPr="00D22D16">
        <w:rPr>
          <w:rFonts w:cs="Times New Roman"/>
          <w:bCs/>
          <w:i/>
          <w:iCs/>
          <w:szCs w:val="24"/>
        </w:rPr>
        <w:t>estrutura de oportunidade discursiva</w:t>
      </w:r>
      <w:r w:rsidRPr="00E10642">
        <w:rPr>
          <w:rFonts w:cs="Times New Roman"/>
          <w:bCs/>
          <w:szCs w:val="24"/>
        </w:rPr>
        <w:t xml:space="preserve"> </w:t>
      </w:r>
      <w:r w:rsidR="00393C95">
        <w:rPr>
          <w:rFonts w:cs="Times New Roman"/>
          <w:bCs/>
          <w:szCs w:val="24"/>
        </w:rPr>
        <w:t>como um</w:t>
      </w:r>
      <w:r w:rsidRPr="00E10642">
        <w:rPr>
          <w:rFonts w:cs="Times New Roman"/>
          <w:bCs/>
          <w:szCs w:val="24"/>
        </w:rPr>
        <w:t xml:space="preserve"> conjunto da estrutura de oportunidades</w:t>
      </w:r>
      <w:r w:rsidR="00393C95">
        <w:rPr>
          <w:rFonts w:cs="Times New Roman"/>
          <w:bCs/>
          <w:szCs w:val="24"/>
        </w:rPr>
        <w:t xml:space="preserve"> que se ergue a partir de estruturas</w:t>
      </w:r>
      <w:r w:rsidRPr="00E10642">
        <w:rPr>
          <w:rFonts w:cs="Times New Roman"/>
          <w:bCs/>
          <w:szCs w:val="24"/>
        </w:rPr>
        <w:t xml:space="preserve"> </w:t>
      </w:r>
      <w:r w:rsidR="00776F02">
        <w:rPr>
          <w:rFonts w:cs="Times New Roman"/>
          <w:bCs/>
          <w:szCs w:val="24"/>
        </w:rPr>
        <w:t>culturais</w:t>
      </w:r>
      <w:r w:rsidRPr="00E10642">
        <w:rPr>
          <w:rFonts w:cs="Times New Roman"/>
          <w:bCs/>
          <w:szCs w:val="24"/>
        </w:rPr>
        <w:t xml:space="preserve"> </w:t>
      </w:r>
      <w:r w:rsidR="00776F02">
        <w:rPr>
          <w:rFonts w:cs="Times New Roman"/>
          <w:bCs/>
          <w:szCs w:val="24"/>
        </w:rPr>
        <w:t>que c</w:t>
      </w:r>
      <w:r w:rsidRPr="00E10642">
        <w:rPr>
          <w:rFonts w:cs="Times New Roman"/>
          <w:bCs/>
          <w:szCs w:val="24"/>
        </w:rPr>
        <w:t>apacitam e limitam os atores do moviment</w:t>
      </w:r>
      <w:r w:rsidR="006427F9">
        <w:rPr>
          <w:rFonts w:cs="Times New Roman"/>
          <w:bCs/>
          <w:szCs w:val="24"/>
        </w:rPr>
        <w:t>o</w:t>
      </w:r>
      <w:r w:rsidRPr="00E10642">
        <w:rPr>
          <w:rFonts w:cs="Times New Roman"/>
          <w:bCs/>
          <w:szCs w:val="24"/>
        </w:rPr>
        <w:t xml:space="preserve">. Enquanto a </w:t>
      </w:r>
      <w:r w:rsidR="002D4FC4" w:rsidRPr="002D4FC4">
        <w:rPr>
          <w:rFonts w:cs="Times New Roman"/>
          <w:bCs/>
          <w:i/>
          <w:iCs/>
          <w:szCs w:val="24"/>
        </w:rPr>
        <w:t>estrutura de oportunidade política</w:t>
      </w:r>
      <w:r w:rsidRPr="00E10642">
        <w:rPr>
          <w:rFonts w:cs="Times New Roman"/>
          <w:bCs/>
          <w:szCs w:val="24"/>
        </w:rPr>
        <w:t xml:space="preserve"> se concentra nas oportunidades institucionais e políticas disponíveis para os movimentos sociais, a </w:t>
      </w:r>
      <w:r w:rsidR="002D4FC4" w:rsidRPr="002D4FC4">
        <w:rPr>
          <w:rFonts w:cs="Times New Roman"/>
          <w:bCs/>
          <w:i/>
          <w:iCs/>
          <w:szCs w:val="24"/>
        </w:rPr>
        <w:t>estrutura de oportunidade discursiva</w:t>
      </w:r>
      <w:r w:rsidRPr="00E10642">
        <w:rPr>
          <w:rFonts w:cs="Times New Roman"/>
          <w:bCs/>
          <w:szCs w:val="24"/>
        </w:rPr>
        <w:t xml:space="preserve"> enfatiza o papel do discurso público e dos processos de enquadramento na formação das oportunidades para a mobilização social.</w:t>
      </w:r>
    </w:p>
    <w:p w14:paraId="5289941C" w14:textId="7DE9D718" w:rsidR="006075F3" w:rsidRDefault="00E10642" w:rsidP="005C613D">
      <w:pPr>
        <w:pStyle w:val="PargrafodaLista"/>
        <w:ind w:left="0" w:firstLine="851"/>
        <w:rPr>
          <w:rFonts w:cs="Times New Roman"/>
          <w:bCs/>
          <w:szCs w:val="24"/>
        </w:rPr>
      </w:pPr>
      <w:r w:rsidRPr="00E10642">
        <w:rPr>
          <w:rFonts w:cs="Times New Roman"/>
          <w:bCs/>
          <w:szCs w:val="24"/>
        </w:rPr>
        <w:t xml:space="preserve">Em resumo, enquanto a </w:t>
      </w:r>
      <w:r w:rsidR="00B77C7C">
        <w:rPr>
          <w:rFonts w:cs="Times New Roman"/>
          <w:bCs/>
          <w:szCs w:val="24"/>
        </w:rPr>
        <w:t>estrutura das oportunidades políticas</w:t>
      </w:r>
      <w:r w:rsidRPr="00E10642">
        <w:rPr>
          <w:rFonts w:cs="Times New Roman"/>
          <w:bCs/>
          <w:szCs w:val="24"/>
        </w:rPr>
        <w:t xml:space="preserve"> se concentra nas oportunidades institucionais e políticas disponíveis para os movimentos sociais, a </w:t>
      </w:r>
      <w:r w:rsidR="00B77C7C">
        <w:rPr>
          <w:rFonts w:cs="Times New Roman"/>
          <w:bCs/>
          <w:szCs w:val="24"/>
        </w:rPr>
        <w:t>estrutura das oportunidades discursivas</w:t>
      </w:r>
      <w:r w:rsidRPr="00E10642">
        <w:rPr>
          <w:rFonts w:cs="Times New Roman"/>
          <w:bCs/>
          <w:szCs w:val="24"/>
        </w:rPr>
        <w:t xml:space="preserve"> enfatiza o papel do discurso público e dos processos de enquadramento na formação das oportunidades para a mobilização social. Ambos os conceitos </w:t>
      </w:r>
      <w:r w:rsidRPr="00E10642">
        <w:rPr>
          <w:rFonts w:cs="Times New Roman"/>
          <w:bCs/>
          <w:szCs w:val="24"/>
        </w:rPr>
        <w:lastRenderedPageBreak/>
        <w:t xml:space="preserve">são essenciais para entender a dinâmica dos movimentos sociais, com a </w:t>
      </w:r>
      <w:r w:rsidR="00316D85">
        <w:rPr>
          <w:rFonts w:cs="Times New Roman"/>
          <w:bCs/>
          <w:szCs w:val="24"/>
        </w:rPr>
        <w:t>estrutura das oportunidades políticas</w:t>
      </w:r>
      <w:r w:rsidRPr="00E10642">
        <w:rPr>
          <w:rFonts w:cs="Times New Roman"/>
          <w:bCs/>
          <w:szCs w:val="24"/>
        </w:rPr>
        <w:t xml:space="preserve"> destacando fatores institucionais e políticos, e a </w:t>
      </w:r>
      <w:r w:rsidR="00316D85">
        <w:rPr>
          <w:rFonts w:cs="Times New Roman"/>
          <w:bCs/>
          <w:szCs w:val="24"/>
        </w:rPr>
        <w:t>estrutura das oportunidades discursivas</w:t>
      </w:r>
      <w:r w:rsidRPr="00E10642">
        <w:rPr>
          <w:rFonts w:cs="Times New Roman"/>
          <w:bCs/>
          <w:szCs w:val="24"/>
        </w:rPr>
        <w:t xml:space="preserve"> enfatizando o papel do discurso público e dos processos de enquadramento.</w:t>
      </w:r>
      <w:r w:rsidR="00056F5D">
        <w:rPr>
          <w:rFonts w:cs="Times New Roman"/>
          <w:bCs/>
          <w:szCs w:val="24"/>
        </w:rPr>
        <w:t xml:space="preserve"> </w:t>
      </w:r>
      <w:r w:rsidR="00512774">
        <w:rPr>
          <w:rFonts w:cs="Times New Roman"/>
          <w:bCs/>
          <w:szCs w:val="24"/>
        </w:rPr>
        <w:t>Neste sentido, u</w:t>
      </w:r>
      <w:r w:rsidR="00A13DD8">
        <w:rPr>
          <w:rFonts w:cs="Times New Roman"/>
          <w:bCs/>
          <w:szCs w:val="24"/>
        </w:rPr>
        <w:t xml:space="preserve">m </w:t>
      </w:r>
      <w:r w:rsidR="00512774">
        <w:rPr>
          <w:rFonts w:cs="Times New Roman"/>
          <w:bCs/>
          <w:szCs w:val="24"/>
        </w:rPr>
        <w:t>dos objetivos</w:t>
      </w:r>
      <w:r w:rsidR="00A13DD8">
        <w:rPr>
          <w:rFonts w:cs="Times New Roman"/>
          <w:bCs/>
          <w:szCs w:val="24"/>
        </w:rPr>
        <w:t xml:space="preserve"> </w:t>
      </w:r>
      <w:r w:rsidR="00512774">
        <w:rPr>
          <w:rFonts w:cs="Times New Roman"/>
          <w:bCs/>
          <w:szCs w:val="24"/>
        </w:rPr>
        <w:t>d</w:t>
      </w:r>
      <w:r w:rsidR="00A13DD8">
        <w:rPr>
          <w:rFonts w:cs="Times New Roman"/>
          <w:bCs/>
          <w:szCs w:val="24"/>
        </w:rPr>
        <w:t>esse capítulo</w:t>
      </w:r>
      <w:r w:rsidR="00E220BC">
        <w:rPr>
          <w:rFonts w:cs="Times New Roman"/>
          <w:bCs/>
          <w:szCs w:val="24"/>
        </w:rPr>
        <w:t xml:space="preserve"> será observar </w:t>
      </w:r>
      <w:r w:rsidR="00056F5D">
        <w:rPr>
          <w:rFonts w:cs="Times New Roman"/>
          <w:bCs/>
          <w:szCs w:val="24"/>
        </w:rPr>
        <w:t>a construção desse movimento duplo</w:t>
      </w:r>
      <w:r w:rsidR="00B95D11">
        <w:rPr>
          <w:rFonts w:cs="Times New Roman"/>
          <w:bCs/>
          <w:szCs w:val="24"/>
        </w:rPr>
        <w:t xml:space="preserve"> entre estrutura de oportunidade política e estrutura de oportunidade discursiva</w:t>
      </w:r>
      <w:r w:rsidR="00AE0FEC">
        <w:rPr>
          <w:rFonts w:cs="Times New Roman"/>
          <w:bCs/>
          <w:szCs w:val="24"/>
        </w:rPr>
        <w:t xml:space="preserve"> </w:t>
      </w:r>
      <w:r w:rsidR="00E47237">
        <w:rPr>
          <w:rFonts w:cs="Times New Roman"/>
          <w:bCs/>
          <w:szCs w:val="24"/>
        </w:rPr>
        <w:t>enquanto</w:t>
      </w:r>
      <w:r w:rsidR="00E220BC">
        <w:rPr>
          <w:rFonts w:cs="Times New Roman"/>
          <w:bCs/>
          <w:szCs w:val="24"/>
        </w:rPr>
        <w:t xml:space="preserve"> um conjunto de condições </w:t>
      </w:r>
      <w:r w:rsidR="007F1DDB">
        <w:rPr>
          <w:rFonts w:cs="Times New Roman"/>
          <w:bCs/>
          <w:szCs w:val="24"/>
        </w:rPr>
        <w:t>qu</w:t>
      </w:r>
      <w:r w:rsidR="00765FF8">
        <w:rPr>
          <w:rFonts w:cs="Times New Roman"/>
          <w:bCs/>
          <w:szCs w:val="24"/>
        </w:rPr>
        <w:t>e possibilita</w:t>
      </w:r>
      <w:r w:rsidR="00E47237">
        <w:rPr>
          <w:rFonts w:cs="Times New Roman"/>
          <w:bCs/>
          <w:szCs w:val="24"/>
        </w:rPr>
        <w:t>ra</w:t>
      </w:r>
      <w:r w:rsidR="00765FF8">
        <w:rPr>
          <w:rFonts w:cs="Times New Roman"/>
          <w:bCs/>
          <w:szCs w:val="24"/>
        </w:rPr>
        <w:t>m</w:t>
      </w:r>
      <w:r w:rsidR="007F1DDB">
        <w:rPr>
          <w:rFonts w:cs="Times New Roman"/>
          <w:bCs/>
          <w:szCs w:val="24"/>
        </w:rPr>
        <w:t xml:space="preserve"> a ação coletiva</w:t>
      </w:r>
      <w:r w:rsidR="00E47237">
        <w:rPr>
          <w:rFonts w:cs="Times New Roman"/>
          <w:bCs/>
          <w:szCs w:val="24"/>
        </w:rPr>
        <w:t xml:space="preserve"> n</w:t>
      </w:r>
      <w:r w:rsidR="00742F8F">
        <w:rPr>
          <w:rFonts w:cs="Times New Roman"/>
          <w:bCs/>
          <w:szCs w:val="24"/>
        </w:rPr>
        <w:t>esses momentos</w:t>
      </w:r>
      <w:commentRangeStart w:id="116"/>
      <w:commentRangeStart w:id="117"/>
      <w:r w:rsidR="00B661B8">
        <w:rPr>
          <w:rStyle w:val="Refdenotaderodap"/>
          <w:rFonts w:cs="Times New Roman"/>
          <w:bCs/>
          <w:szCs w:val="24"/>
        </w:rPr>
        <w:footnoteReference w:id="10"/>
      </w:r>
      <w:r w:rsidR="007F1DDB">
        <w:rPr>
          <w:rFonts w:cs="Times New Roman"/>
          <w:bCs/>
          <w:szCs w:val="24"/>
        </w:rPr>
        <w:t>.</w:t>
      </w:r>
      <w:r w:rsidR="00670B95">
        <w:rPr>
          <w:rFonts w:cs="Times New Roman"/>
          <w:bCs/>
          <w:szCs w:val="24"/>
        </w:rPr>
        <w:t xml:space="preserve"> </w:t>
      </w:r>
      <w:commentRangeEnd w:id="116"/>
      <w:r w:rsidR="00085D88">
        <w:rPr>
          <w:rStyle w:val="Refdecomentrio"/>
        </w:rPr>
        <w:commentReference w:id="116"/>
      </w:r>
      <w:commentRangeEnd w:id="117"/>
      <w:r w:rsidR="008D221D">
        <w:rPr>
          <w:rStyle w:val="Refdecomentrio"/>
        </w:rPr>
        <w:commentReference w:id="117"/>
      </w:r>
      <w:r w:rsidR="00A3336C">
        <w:rPr>
          <w:rFonts w:cs="Times New Roman"/>
          <w:bCs/>
          <w:szCs w:val="24"/>
        </w:rPr>
        <w:t>Tentaremos</w:t>
      </w:r>
      <w:r w:rsidR="00085D88">
        <w:rPr>
          <w:rFonts w:cs="Times New Roman"/>
          <w:bCs/>
          <w:szCs w:val="24"/>
        </w:rPr>
        <w:t>, por sua vez,</w:t>
      </w:r>
      <w:r w:rsidR="00A3336C">
        <w:rPr>
          <w:rFonts w:cs="Times New Roman"/>
          <w:bCs/>
          <w:szCs w:val="24"/>
        </w:rPr>
        <w:t xml:space="preserve"> trazer </w:t>
      </w:r>
      <w:r w:rsidR="00011E94">
        <w:rPr>
          <w:rFonts w:cs="Times New Roman"/>
          <w:bCs/>
          <w:szCs w:val="24"/>
        </w:rPr>
        <w:t>algumas condições estruturais nas quais se desenvolveram esses ciclos de protestos</w:t>
      </w:r>
      <w:r w:rsidR="00085D88">
        <w:rPr>
          <w:rFonts w:cs="Times New Roman"/>
          <w:bCs/>
          <w:szCs w:val="24"/>
        </w:rPr>
        <w:t xml:space="preserve"> no Brasil</w:t>
      </w:r>
      <w:r w:rsidR="0068539D">
        <w:rPr>
          <w:rFonts w:cs="Times New Roman"/>
          <w:bCs/>
          <w:szCs w:val="24"/>
        </w:rPr>
        <w:t xml:space="preserve"> durante os três momentos aqui analisados. </w:t>
      </w:r>
      <w:r w:rsidR="00B91ADC">
        <w:rPr>
          <w:rFonts w:cs="Times New Roman"/>
          <w:bCs/>
          <w:szCs w:val="24"/>
        </w:rPr>
        <w:t xml:space="preserve">Assim identificaremos elementos que nos permitem lançar um entendimento dos </w:t>
      </w:r>
      <w:r w:rsidR="006075F3">
        <w:rPr>
          <w:rFonts w:cs="Times New Roman"/>
          <w:bCs/>
          <w:szCs w:val="24"/>
        </w:rPr>
        <w:t>condicionantes e da dinâmica dos ciclos de protestos aqui analisados.</w:t>
      </w:r>
    </w:p>
    <w:p w14:paraId="4DE31016" w14:textId="1AED06B1" w:rsidR="005C613D" w:rsidRDefault="005C613D">
      <w:pPr>
        <w:spacing w:line="259" w:lineRule="auto"/>
        <w:jc w:val="left"/>
        <w:rPr>
          <w:rFonts w:cs="Times New Roman"/>
          <w:bCs/>
          <w:szCs w:val="24"/>
        </w:rPr>
      </w:pPr>
      <w:r>
        <w:rPr>
          <w:rFonts w:cs="Times New Roman"/>
          <w:bCs/>
          <w:szCs w:val="24"/>
        </w:rPr>
        <w:br w:type="page"/>
      </w:r>
    </w:p>
    <w:p w14:paraId="122680F5" w14:textId="276866B6" w:rsidR="005C613D" w:rsidRPr="00B55AC5" w:rsidRDefault="00833D8C" w:rsidP="00EA56E0">
      <w:pPr>
        <w:pStyle w:val="Ttulo3"/>
        <w:rPr>
          <w:rFonts w:ascii="Times New Roman" w:hAnsi="Times New Roman" w:cs="Times New Roman"/>
          <w:bCs/>
          <w:i/>
          <w:iCs/>
          <w:color w:val="auto"/>
        </w:rPr>
      </w:pPr>
      <w:bookmarkStart w:id="118" w:name="_Toc173959616"/>
      <w:r>
        <w:rPr>
          <w:rFonts w:ascii="Times New Roman" w:hAnsi="Times New Roman" w:cs="Times New Roman"/>
          <w:bCs/>
          <w:i/>
          <w:iCs/>
          <w:color w:val="auto"/>
        </w:rPr>
        <w:lastRenderedPageBreak/>
        <w:t xml:space="preserve">2.1 </w:t>
      </w:r>
      <w:r w:rsidR="000C2404" w:rsidRPr="00B55AC5">
        <w:rPr>
          <w:rFonts w:ascii="Times New Roman" w:hAnsi="Times New Roman" w:cs="Times New Roman"/>
          <w:bCs/>
          <w:i/>
          <w:iCs/>
          <w:color w:val="auto"/>
        </w:rPr>
        <w:t>Estruturas de oportunidades políticas em ciclos de protestos no Brasil redemocratizado</w:t>
      </w:r>
      <w:bookmarkEnd w:id="118"/>
    </w:p>
    <w:p w14:paraId="72067AA5" w14:textId="77777777" w:rsidR="007040D8" w:rsidRPr="00F24164" w:rsidRDefault="007040D8" w:rsidP="00E47237">
      <w:pPr>
        <w:pStyle w:val="PargrafodaLista"/>
        <w:ind w:left="0" w:firstLine="851"/>
        <w:rPr>
          <w:rFonts w:cs="Times New Roman"/>
          <w:bCs/>
          <w:szCs w:val="24"/>
        </w:rPr>
      </w:pPr>
    </w:p>
    <w:p w14:paraId="3B0EC1DF" w14:textId="080D3D69" w:rsidR="00C5039D" w:rsidRDefault="00DA4035" w:rsidP="00A241C6">
      <w:pPr>
        <w:pStyle w:val="PargrafodaLista"/>
        <w:spacing w:after="0"/>
        <w:ind w:left="0" w:firstLine="851"/>
        <w:rPr>
          <w:rFonts w:cs="Times New Roman"/>
          <w:bCs/>
          <w:szCs w:val="24"/>
        </w:rPr>
      </w:pPr>
      <w:r>
        <w:rPr>
          <w:rFonts w:cs="Times New Roman"/>
          <w:bCs/>
          <w:szCs w:val="24"/>
        </w:rPr>
        <w:t>Rodrigues</w:t>
      </w:r>
      <w:r w:rsidR="00615AA5">
        <w:rPr>
          <w:rFonts w:cs="Times New Roman"/>
          <w:bCs/>
          <w:szCs w:val="24"/>
        </w:rPr>
        <w:t xml:space="preserve"> (</w:t>
      </w:r>
      <w:r w:rsidR="00B475BA">
        <w:rPr>
          <w:rFonts w:cs="Times New Roman"/>
          <w:bCs/>
          <w:szCs w:val="24"/>
        </w:rPr>
        <w:t xml:space="preserve">1993, </w:t>
      </w:r>
      <w:r w:rsidR="00886603">
        <w:rPr>
          <w:rFonts w:cs="Times New Roman"/>
          <w:bCs/>
          <w:szCs w:val="24"/>
        </w:rPr>
        <w:t xml:space="preserve">1999, </w:t>
      </w:r>
      <w:r w:rsidR="00B902D4">
        <w:rPr>
          <w:rFonts w:cs="Times New Roman"/>
          <w:bCs/>
          <w:szCs w:val="24"/>
        </w:rPr>
        <w:t>2001</w:t>
      </w:r>
      <w:r w:rsidR="00B475BA">
        <w:rPr>
          <w:rFonts w:cs="Times New Roman"/>
          <w:bCs/>
          <w:szCs w:val="24"/>
        </w:rPr>
        <w:t>)</w:t>
      </w:r>
      <w:r>
        <w:rPr>
          <w:rFonts w:cs="Times New Roman"/>
          <w:bCs/>
          <w:szCs w:val="24"/>
        </w:rPr>
        <w:t xml:space="preserve"> </w:t>
      </w:r>
      <w:r w:rsidR="003A5337">
        <w:rPr>
          <w:rFonts w:cs="Times New Roman"/>
          <w:bCs/>
          <w:szCs w:val="24"/>
        </w:rPr>
        <w:t>ao tratar sobre o processo político que envolveu</w:t>
      </w:r>
      <w:r>
        <w:rPr>
          <w:rFonts w:cs="Times New Roman"/>
          <w:bCs/>
          <w:szCs w:val="24"/>
        </w:rPr>
        <w:t xml:space="preserve"> </w:t>
      </w:r>
      <w:r w:rsidR="00615AA5">
        <w:rPr>
          <w:rFonts w:cs="Times New Roman"/>
          <w:bCs/>
          <w:szCs w:val="24"/>
        </w:rPr>
        <w:t>as Diretas Já</w:t>
      </w:r>
      <w:r w:rsidR="00B8521D">
        <w:rPr>
          <w:rFonts w:cs="Times New Roman"/>
          <w:bCs/>
          <w:szCs w:val="24"/>
        </w:rPr>
        <w:t>,</w:t>
      </w:r>
      <w:r w:rsidR="00615AA5">
        <w:rPr>
          <w:rFonts w:cs="Times New Roman"/>
          <w:bCs/>
          <w:szCs w:val="24"/>
        </w:rPr>
        <w:t xml:space="preserve"> nos chamou grande atenção</w:t>
      </w:r>
      <w:r w:rsidR="004C3B1D">
        <w:rPr>
          <w:rFonts w:cs="Times New Roman"/>
          <w:bCs/>
          <w:szCs w:val="24"/>
        </w:rPr>
        <w:t xml:space="preserve"> a partir da seguinte pergunta</w:t>
      </w:r>
      <w:r w:rsidR="00615AA5">
        <w:rPr>
          <w:rFonts w:cs="Times New Roman"/>
          <w:bCs/>
          <w:szCs w:val="24"/>
        </w:rPr>
        <w:t xml:space="preserve">: </w:t>
      </w:r>
      <w:r w:rsidR="005D270A">
        <w:rPr>
          <w:rFonts w:cs="Times New Roman"/>
          <w:bCs/>
          <w:szCs w:val="24"/>
        </w:rPr>
        <w:t xml:space="preserve">como conceituar a mobilização política da sociedade em um </w:t>
      </w:r>
      <w:r w:rsidR="005D270A" w:rsidRPr="00DA4035">
        <w:rPr>
          <w:rFonts w:cs="Times New Roman"/>
          <w:bCs/>
          <w:i/>
          <w:iCs/>
          <w:szCs w:val="24"/>
        </w:rPr>
        <w:t>contexto de ampliação da arena política</w:t>
      </w:r>
      <w:r w:rsidR="005D270A">
        <w:rPr>
          <w:rFonts w:cs="Times New Roman"/>
          <w:bCs/>
          <w:szCs w:val="24"/>
        </w:rPr>
        <w:t xml:space="preserve">? </w:t>
      </w:r>
      <w:r w:rsidR="00BE60A7">
        <w:rPr>
          <w:rFonts w:cs="Times New Roman"/>
          <w:bCs/>
          <w:szCs w:val="24"/>
        </w:rPr>
        <w:t>Para</w:t>
      </w:r>
      <w:r w:rsidR="00615AA5">
        <w:rPr>
          <w:rFonts w:cs="Times New Roman"/>
          <w:bCs/>
          <w:szCs w:val="24"/>
        </w:rPr>
        <w:t xml:space="preserve"> Rod</w:t>
      </w:r>
      <w:r w:rsidR="00674AD8">
        <w:rPr>
          <w:rFonts w:cs="Times New Roman"/>
          <w:bCs/>
          <w:szCs w:val="24"/>
        </w:rPr>
        <w:t>r</w:t>
      </w:r>
      <w:r w:rsidR="00615AA5">
        <w:rPr>
          <w:rFonts w:cs="Times New Roman"/>
          <w:bCs/>
          <w:szCs w:val="24"/>
        </w:rPr>
        <w:t>igues</w:t>
      </w:r>
      <w:r w:rsidR="00EE4847">
        <w:rPr>
          <w:rFonts w:cs="Times New Roman"/>
          <w:bCs/>
          <w:szCs w:val="24"/>
        </w:rPr>
        <w:t>,</w:t>
      </w:r>
      <w:r w:rsidR="001B7EEF">
        <w:rPr>
          <w:rFonts w:cs="Times New Roman"/>
          <w:bCs/>
          <w:szCs w:val="24"/>
        </w:rPr>
        <w:t xml:space="preserve"> ao</w:t>
      </w:r>
      <w:r w:rsidR="00BE60A7">
        <w:rPr>
          <w:rFonts w:cs="Times New Roman"/>
          <w:bCs/>
          <w:szCs w:val="24"/>
        </w:rPr>
        <w:t xml:space="preserve"> </w:t>
      </w:r>
      <w:r w:rsidR="000E2D66">
        <w:rPr>
          <w:rFonts w:cs="Times New Roman"/>
          <w:bCs/>
          <w:szCs w:val="24"/>
        </w:rPr>
        <w:t>tentar entender</w:t>
      </w:r>
      <w:r w:rsidR="00BE60A7">
        <w:rPr>
          <w:rFonts w:cs="Times New Roman"/>
          <w:bCs/>
          <w:szCs w:val="24"/>
        </w:rPr>
        <w:t xml:space="preserve"> as questões que envolvem o</w:t>
      </w:r>
      <w:r w:rsidR="00EE4847">
        <w:rPr>
          <w:rFonts w:cs="Times New Roman"/>
          <w:bCs/>
          <w:szCs w:val="24"/>
        </w:rPr>
        <w:t>s fenômenos de mobilização política é preciso</w:t>
      </w:r>
      <w:r w:rsidR="004C3B1D">
        <w:rPr>
          <w:rFonts w:cs="Times New Roman"/>
          <w:bCs/>
          <w:szCs w:val="24"/>
        </w:rPr>
        <w:t xml:space="preserve"> ele</w:t>
      </w:r>
      <w:r w:rsidR="00FC631D">
        <w:rPr>
          <w:rFonts w:cs="Times New Roman"/>
          <w:bCs/>
          <w:szCs w:val="24"/>
        </w:rPr>
        <w:t>ncar elementos que nos permitam compreender como esses processos políticos surgem em momentos</w:t>
      </w:r>
      <w:r w:rsidR="00044003">
        <w:rPr>
          <w:rFonts w:cs="Times New Roman"/>
          <w:bCs/>
          <w:szCs w:val="24"/>
        </w:rPr>
        <w:t xml:space="preserve"> de </w:t>
      </w:r>
      <w:r w:rsidR="00044003">
        <w:rPr>
          <w:rFonts w:cs="Times New Roman"/>
          <w:bCs/>
          <w:i/>
          <w:iCs/>
          <w:szCs w:val="24"/>
        </w:rPr>
        <w:t>conjunturas fluídas</w:t>
      </w:r>
      <w:r w:rsidR="003D5C75">
        <w:rPr>
          <w:rStyle w:val="Refdenotaderodap"/>
          <w:rFonts w:cs="Times New Roman"/>
          <w:bCs/>
          <w:i/>
          <w:iCs/>
          <w:szCs w:val="24"/>
        </w:rPr>
        <w:footnoteReference w:id="11"/>
      </w:r>
      <w:r w:rsidR="00044003">
        <w:rPr>
          <w:rFonts w:cs="Times New Roman"/>
          <w:bCs/>
          <w:i/>
          <w:iCs/>
          <w:szCs w:val="24"/>
        </w:rPr>
        <w:t>.</w:t>
      </w:r>
      <w:r w:rsidR="00734AC6">
        <w:rPr>
          <w:rFonts w:cs="Times New Roman"/>
          <w:bCs/>
          <w:szCs w:val="24"/>
        </w:rPr>
        <w:t xml:space="preserve"> Sabemos que </w:t>
      </w:r>
      <w:r w:rsidR="00060165">
        <w:rPr>
          <w:rFonts w:cs="Times New Roman"/>
          <w:bCs/>
          <w:szCs w:val="24"/>
        </w:rPr>
        <w:t>o trabalho de</w:t>
      </w:r>
      <w:r w:rsidR="003C46EB">
        <w:rPr>
          <w:rFonts w:cs="Times New Roman"/>
          <w:bCs/>
          <w:szCs w:val="24"/>
        </w:rPr>
        <w:t xml:space="preserve"> conceituação </w:t>
      </w:r>
      <w:r w:rsidR="00060165">
        <w:rPr>
          <w:rFonts w:cs="Times New Roman"/>
          <w:bCs/>
          <w:szCs w:val="24"/>
        </w:rPr>
        <w:t>e análise</w:t>
      </w:r>
      <w:r w:rsidR="003C46EB">
        <w:rPr>
          <w:rFonts w:cs="Times New Roman"/>
          <w:bCs/>
          <w:szCs w:val="24"/>
        </w:rPr>
        <w:t xml:space="preserve"> sobre o tema das oportunidades políticas é </w:t>
      </w:r>
      <w:r w:rsidR="00296CA6">
        <w:rPr>
          <w:rFonts w:cs="Times New Roman"/>
          <w:bCs/>
          <w:szCs w:val="24"/>
        </w:rPr>
        <w:t>extens</w:t>
      </w:r>
      <w:r w:rsidR="005650E2">
        <w:rPr>
          <w:rFonts w:cs="Times New Roman"/>
          <w:bCs/>
          <w:szCs w:val="24"/>
        </w:rPr>
        <w:t>o</w:t>
      </w:r>
      <w:r w:rsidR="003C46EB">
        <w:rPr>
          <w:rFonts w:cs="Times New Roman"/>
          <w:bCs/>
          <w:szCs w:val="24"/>
        </w:rPr>
        <w:t xml:space="preserve"> (</w:t>
      </w:r>
      <w:proofErr w:type="spellStart"/>
      <w:r w:rsidR="00383F85">
        <w:rPr>
          <w:rFonts w:cs="Times New Roman"/>
          <w:bCs/>
          <w:szCs w:val="24"/>
        </w:rPr>
        <w:t>Chenoweth</w:t>
      </w:r>
      <w:proofErr w:type="spellEnd"/>
      <w:r w:rsidR="00383F85">
        <w:rPr>
          <w:rFonts w:cs="Times New Roman"/>
          <w:bCs/>
          <w:szCs w:val="24"/>
        </w:rPr>
        <w:t xml:space="preserve"> &amp; </w:t>
      </w:r>
      <w:proofErr w:type="spellStart"/>
      <w:r w:rsidR="00383F85">
        <w:rPr>
          <w:rFonts w:cs="Times New Roman"/>
          <w:bCs/>
          <w:szCs w:val="24"/>
        </w:rPr>
        <w:t>Ulfelder</w:t>
      </w:r>
      <w:proofErr w:type="spellEnd"/>
      <w:r w:rsidR="00383F85">
        <w:rPr>
          <w:rFonts w:cs="Times New Roman"/>
          <w:bCs/>
          <w:szCs w:val="24"/>
        </w:rPr>
        <w:t>, 2015</w:t>
      </w:r>
      <w:r w:rsidR="004D6DD4">
        <w:rPr>
          <w:rFonts w:cs="Times New Roman"/>
          <w:bCs/>
          <w:szCs w:val="24"/>
        </w:rPr>
        <w:t>)</w:t>
      </w:r>
      <w:r w:rsidR="005B267E">
        <w:rPr>
          <w:rFonts w:cs="Times New Roman"/>
          <w:bCs/>
          <w:szCs w:val="24"/>
        </w:rPr>
        <w:t xml:space="preserve"> e não pretendemos esgotá-lo aqui. Entendemos que, dentro do recorte que </w:t>
      </w:r>
      <w:r w:rsidR="005858EE">
        <w:rPr>
          <w:rFonts w:cs="Times New Roman"/>
          <w:bCs/>
          <w:szCs w:val="24"/>
        </w:rPr>
        <w:t>queremos desenvolver</w:t>
      </w:r>
      <w:r w:rsidR="00296CA6">
        <w:rPr>
          <w:rFonts w:cs="Times New Roman"/>
          <w:bCs/>
          <w:szCs w:val="24"/>
        </w:rPr>
        <w:t>,</w:t>
      </w:r>
      <w:r w:rsidR="005858EE">
        <w:rPr>
          <w:rFonts w:cs="Times New Roman"/>
          <w:bCs/>
          <w:szCs w:val="24"/>
        </w:rPr>
        <w:t xml:space="preserve"> elencar</w:t>
      </w:r>
      <w:r w:rsidR="00435B0A">
        <w:rPr>
          <w:rFonts w:cs="Times New Roman"/>
          <w:bCs/>
          <w:szCs w:val="24"/>
        </w:rPr>
        <w:t xml:space="preserve"> alguns</w:t>
      </w:r>
      <w:r w:rsidR="005858EE">
        <w:rPr>
          <w:rFonts w:cs="Times New Roman"/>
          <w:bCs/>
          <w:szCs w:val="24"/>
        </w:rPr>
        <w:t xml:space="preserve"> </w:t>
      </w:r>
      <w:r w:rsidR="00435B0A">
        <w:rPr>
          <w:rFonts w:cs="Times New Roman"/>
          <w:bCs/>
          <w:szCs w:val="24"/>
        </w:rPr>
        <w:t>d</w:t>
      </w:r>
      <w:r w:rsidR="005858EE">
        <w:rPr>
          <w:rFonts w:cs="Times New Roman"/>
          <w:bCs/>
          <w:szCs w:val="24"/>
        </w:rPr>
        <w:t>esses elementos pode ser mais produtivo</w:t>
      </w:r>
      <w:r w:rsidR="00060165">
        <w:rPr>
          <w:rFonts w:cs="Times New Roman"/>
          <w:bCs/>
          <w:szCs w:val="24"/>
        </w:rPr>
        <w:t>,</w:t>
      </w:r>
      <w:r w:rsidR="005858EE">
        <w:rPr>
          <w:rFonts w:cs="Times New Roman"/>
          <w:bCs/>
          <w:szCs w:val="24"/>
        </w:rPr>
        <w:t xml:space="preserve"> em termos heurísticos</w:t>
      </w:r>
      <w:r w:rsidR="00060165">
        <w:rPr>
          <w:rFonts w:cs="Times New Roman"/>
          <w:bCs/>
          <w:szCs w:val="24"/>
        </w:rPr>
        <w:t>,</w:t>
      </w:r>
      <w:r w:rsidR="005858EE">
        <w:rPr>
          <w:rFonts w:cs="Times New Roman"/>
          <w:bCs/>
          <w:szCs w:val="24"/>
        </w:rPr>
        <w:t xml:space="preserve"> sobre </w:t>
      </w:r>
      <w:r w:rsidR="00264CC5">
        <w:rPr>
          <w:rFonts w:cs="Times New Roman"/>
          <w:bCs/>
          <w:szCs w:val="24"/>
        </w:rPr>
        <w:t xml:space="preserve">a eficácia e força desse conceito </w:t>
      </w:r>
      <w:r w:rsidR="00F54089">
        <w:rPr>
          <w:rFonts w:cs="Times New Roman"/>
          <w:bCs/>
          <w:szCs w:val="24"/>
        </w:rPr>
        <w:t>em</w:t>
      </w:r>
      <w:r w:rsidR="00264CC5">
        <w:rPr>
          <w:rFonts w:cs="Times New Roman"/>
          <w:bCs/>
          <w:szCs w:val="24"/>
        </w:rPr>
        <w:t xml:space="preserve"> tentar lidar com a realidade aqui estudada. </w:t>
      </w:r>
      <w:r w:rsidR="00680508">
        <w:rPr>
          <w:rFonts w:cs="Times New Roman"/>
          <w:bCs/>
          <w:szCs w:val="24"/>
        </w:rPr>
        <w:t xml:space="preserve">Assim, </w:t>
      </w:r>
      <w:r w:rsidR="0061170F">
        <w:rPr>
          <w:rFonts w:cs="Times New Roman"/>
          <w:bCs/>
          <w:szCs w:val="24"/>
        </w:rPr>
        <w:t>nossa perspectiva se aproxima</w:t>
      </w:r>
      <w:r w:rsidR="00435B0A">
        <w:rPr>
          <w:rFonts w:cs="Times New Roman"/>
          <w:bCs/>
          <w:szCs w:val="24"/>
        </w:rPr>
        <w:t xml:space="preserve"> também</w:t>
      </w:r>
      <w:r w:rsidR="0061170F">
        <w:rPr>
          <w:rFonts w:cs="Times New Roman"/>
          <w:bCs/>
          <w:szCs w:val="24"/>
        </w:rPr>
        <w:t xml:space="preserve"> das leituras de</w:t>
      </w:r>
      <w:r w:rsidR="00102C09">
        <w:rPr>
          <w:rFonts w:cs="Times New Roman"/>
          <w:bCs/>
          <w:szCs w:val="24"/>
        </w:rPr>
        <w:t xml:space="preserve"> </w:t>
      </w:r>
      <w:proofErr w:type="spellStart"/>
      <w:r w:rsidR="00102C09">
        <w:rPr>
          <w:rFonts w:cs="Times New Roman"/>
          <w:bCs/>
          <w:szCs w:val="24"/>
        </w:rPr>
        <w:t>Chenoweth</w:t>
      </w:r>
      <w:proofErr w:type="spellEnd"/>
      <w:r w:rsidR="00102C09">
        <w:rPr>
          <w:rFonts w:cs="Times New Roman"/>
          <w:bCs/>
          <w:szCs w:val="24"/>
        </w:rPr>
        <w:t xml:space="preserve"> e </w:t>
      </w:r>
      <w:proofErr w:type="spellStart"/>
      <w:r w:rsidR="00102C09">
        <w:rPr>
          <w:rFonts w:cs="Times New Roman"/>
          <w:bCs/>
          <w:szCs w:val="24"/>
        </w:rPr>
        <w:t>Ulfelder</w:t>
      </w:r>
      <w:proofErr w:type="spellEnd"/>
      <w:r w:rsidR="00A2308A">
        <w:rPr>
          <w:rFonts w:cs="Times New Roman"/>
          <w:bCs/>
          <w:szCs w:val="24"/>
        </w:rPr>
        <w:t xml:space="preserve"> (2015, p. </w:t>
      </w:r>
      <w:r w:rsidR="0019281F">
        <w:rPr>
          <w:rFonts w:cs="Times New Roman"/>
          <w:bCs/>
          <w:szCs w:val="24"/>
        </w:rPr>
        <w:t>2</w:t>
      </w:r>
      <w:r w:rsidR="00680508">
        <w:rPr>
          <w:rFonts w:cs="Times New Roman"/>
          <w:bCs/>
          <w:szCs w:val="24"/>
        </w:rPr>
        <w:t>)</w:t>
      </w:r>
      <w:r w:rsidR="00680B7A">
        <w:rPr>
          <w:rFonts w:cs="Times New Roman"/>
          <w:bCs/>
          <w:szCs w:val="24"/>
        </w:rPr>
        <w:t xml:space="preserve"> </w:t>
      </w:r>
      <w:r w:rsidR="00E36AFF">
        <w:rPr>
          <w:rFonts w:cs="Times New Roman"/>
          <w:bCs/>
          <w:szCs w:val="24"/>
        </w:rPr>
        <w:t xml:space="preserve">que, </w:t>
      </w:r>
      <w:r w:rsidR="00680508">
        <w:rPr>
          <w:rFonts w:cs="Times New Roman"/>
          <w:bCs/>
          <w:szCs w:val="24"/>
        </w:rPr>
        <w:t xml:space="preserve">ao tratar das </w:t>
      </w:r>
      <w:r w:rsidR="00680508" w:rsidRPr="00680508">
        <w:rPr>
          <w:rFonts w:cs="Times New Roman"/>
          <w:bCs/>
          <w:i/>
          <w:iCs/>
          <w:szCs w:val="24"/>
        </w:rPr>
        <w:t>revoltas generalizadas não violentas</w:t>
      </w:r>
      <w:r w:rsidR="0061170F">
        <w:rPr>
          <w:rFonts w:cs="Times New Roman"/>
          <w:bCs/>
          <w:szCs w:val="24"/>
        </w:rPr>
        <w:t xml:space="preserve">, </w:t>
      </w:r>
      <w:r w:rsidR="0017458E">
        <w:rPr>
          <w:rFonts w:cs="Times New Roman"/>
          <w:bCs/>
          <w:szCs w:val="24"/>
        </w:rPr>
        <w:t>existem vários fatores que nos permitem enxergar um conjunto de relações</w:t>
      </w:r>
      <w:r w:rsidR="007F7022">
        <w:rPr>
          <w:rFonts w:cs="Times New Roman"/>
          <w:bCs/>
          <w:szCs w:val="24"/>
        </w:rPr>
        <w:t>,</w:t>
      </w:r>
      <w:r w:rsidR="0017458E">
        <w:rPr>
          <w:rFonts w:cs="Times New Roman"/>
          <w:bCs/>
          <w:szCs w:val="24"/>
        </w:rPr>
        <w:t xml:space="preserve"> anteriores e subsequentes</w:t>
      </w:r>
      <w:r w:rsidR="007F7022">
        <w:rPr>
          <w:rFonts w:cs="Times New Roman"/>
          <w:bCs/>
          <w:szCs w:val="24"/>
        </w:rPr>
        <w:t>,</w:t>
      </w:r>
      <w:r w:rsidR="003F2163">
        <w:rPr>
          <w:rFonts w:cs="Times New Roman"/>
          <w:bCs/>
          <w:szCs w:val="24"/>
        </w:rPr>
        <w:t xml:space="preserve"> e</w:t>
      </w:r>
      <w:r w:rsidR="0017458E">
        <w:rPr>
          <w:rFonts w:cs="Times New Roman"/>
          <w:bCs/>
          <w:szCs w:val="24"/>
        </w:rPr>
        <w:t xml:space="preserve"> </w:t>
      </w:r>
      <w:r w:rsidR="007F7022">
        <w:rPr>
          <w:rFonts w:cs="Times New Roman"/>
          <w:bCs/>
          <w:szCs w:val="24"/>
        </w:rPr>
        <w:t>que</w:t>
      </w:r>
      <w:r w:rsidR="003F2163">
        <w:rPr>
          <w:rFonts w:cs="Times New Roman"/>
          <w:bCs/>
          <w:szCs w:val="24"/>
        </w:rPr>
        <w:t>, considerados do ponto de vista estrutural,</w:t>
      </w:r>
      <w:r w:rsidR="007F7022">
        <w:rPr>
          <w:rFonts w:cs="Times New Roman"/>
          <w:bCs/>
          <w:szCs w:val="24"/>
        </w:rPr>
        <w:t xml:space="preserve"> esses eventos </w:t>
      </w:r>
      <w:r w:rsidR="008D2D16">
        <w:rPr>
          <w:rFonts w:cs="Times New Roman"/>
          <w:bCs/>
          <w:szCs w:val="24"/>
        </w:rPr>
        <w:t>podem gerar mudança na vida política de várias sociedades</w:t>
      </w:r>
      <w:r w:rsidR="004440C0">
        <w:rPr>
          <w:rFonts w:cs="Times New Roman"/>
          <w:bCs/>
          <w:szCs w:val="24"/>
        </w:rPr>
        <w:t>, e</w:t>
      </w:r>
      <w:r w:rsidR="008D2D16">
        <w:rPr>
          <w:rFonts w:cs="Times New Roman"/>
          <w:bCs/>
          <w:szCs w:val="24"/>
        </w:rPr>
        <w:t xml:space="preserve"> </w:t>
      </w:r>
      <w:r w:rsidR="00C02F31">
        <w:rPr>
          <w:rFonts w:cs="Times New Roman"/>
          <w:bCs/>
          <w:szCs w:val="24"/>
        </w:rPr>
        <w:t>isso</w:t>
      </w:r>
      <w:r w:rsidR="00A241C6">
        <w:rPr>
          <w:rFonts w:cs="Times New Roman"/>
          <w:bCs/>
          <w:szCs w:val="24"/>
        </w:rPr>
        <w:t>, de alguma maneira,</w:t>
      </w:r>
      <w:r w:rsidR="008D2D16">
        <w:rPr>
          <w:rFonts w:cs="Times New Roman"/>
          <w:bCs/>
          <w:szCs w:val="24"/>
        </w:rPr>
        <w:t xml:space="preserve"> </w:t>
      </w:r>
      <w:r w:rsidR="00C02F31">
        <w:rPr>
          <w:rFonts w:cs="Times New Roman"/>
          <w:bCs/>
          <w:szCs w:val="24"/>
        </w:rPr>
        <w:t>justifica nossa</w:t>
      </w:r>
      <w:r w:rsidR="008D2D16">
        <w:rPr>
          <w:rFonts w:cs="Times New Roman"/>
          <w:bCs/>
          <w:szCs w:val="24"/>
        </w:rPr>
        <w:t xml:space="preserve"> a tentativa de explic</w:t>
      </w:r>
      <w:r w:rsidR="004440C0">
        <w:rPr>
          <w:rFonts w:cs="Times New Roman"/>
          <w:bCs/>
          <w:szCs w:val="24"/>
        </w:rPr>
        <w:t>á</w:t>
      </w:r>
      <w:r w:rsidR="008D2D16">
        <w:rPr>
          <w:rFonts w:cs="Times New Roman"/>
          <w:bCs/>
          <w:szCs w:val="24"/>
        </w:rPr>
        <w:t>-los</w:t>
      </w:r>
      <w:r w:rsidR="007F7022">
        <w:rPr>
          <w:rFonts w:cs="Times New Roman"/>
          <w:bCs/>
          <w:szCs w:val="24"/>
        </w:rPr>
        <w:t>.</w:t>
      </w:r>
      <w:r w:rsidR="004440C0">
        <w:rPr>
          <w:rFonts w:cs="Times New Roman"/>
          <w:bCs/>
          <w:szCs w:val="24"/>
        </w:rPr>
        <w:t xml:space="preserve"> </w:t>
      </w:r>
      <w:r w:rsidR="00264CC5">
        <w:rPr>
          <w:rFonts w:cs="Times New Roman"/>
          <w:bCs/>
          <w:szCs w:val="24"/>
        </w:rPr>
        <w:t xml:space="preserve">Assim, </w:t>
      </w:r>
      <w:r w:rsidR="00AB743C">
        <w:rPr>
          <w:rFonts w:cs="Times New Roman"/>
          <w:bCs/>
          <w:szCs w:val="24"/>
        </w:rPr>
        <w:t xml:space="preserve">utilizaremos aspectos marcantes para compreender os momentos </w:t>
      </w:r>
      <w:r w:rsidR="00862E74">
        <w:rPr>
          <w:rFonts w:cs="Times New Roman"/>
          <w:bCs/>
          <w:szCs w:val="24"/>
        </w:rPr>
        <w:t>aqui trabalhados como elementos que julgamos importantes na construção do nosso quadro analí</w:t>
      </w:r>
      <w:r w:rsidR="00BA3D34">
        <w:rPr>
          <w:rFonts w:cs="Times New Roman"/>
          <w:bCs/>
          <w:szCs w:val="24"/>
        </w:rPr>
        <w:t>tico. Desta maneira, será dada</w:t>
      </w:r>
      <w:r w:rsidR="00E855E3">
        <w:rPr>
          <w:rFonts w:cs="Times New Roman"/>
          <w:bCs/>
          <w:szCs w:val="24"/>
        </w:rPr>
        <w:t xml:space="preserve"> atenção aos </w:t>
      </w:r>
      <w:r w:rsidR="0079292C">
        <w:rPr>
          <w:rFonts w:cs="Times New Roman"/>
          <w:bCs/>
          <w:szCs w:val="24"/>
        </w:rPr>
        <w:t xml:space="preserve">aspectos que marcam </w:t>
      </w:r>
      <w:r w:rsidR="00D93E0A">
        <w:rPr>
          <w:rFonts w:cs="Times New Roman"/>
          <w:bCs/>
          <w:szCs w:val="24"/>
        </w:rPr>
        <w:t>as</w:t>
      </w:r>
      <w:r w:rsidR="0079292C">
        <w:rPr>
          <w:rFonts w:cs="Times New Roman"/>
          <w:bCs/>
          <w:szCs w:val="24"/>
        </w:rPr>
        <w:t xml:space="preserve"> estrutura</w:t>
      </w:r>
      <w:r w:rsidR="00D93E0A">
        <w:rPr>
          <w:rFonts w:cs="Times New Roman"/>
          <w:bCs/>
          <w:szCs w:val="24"/>
        </w:rPr>
        <w:t>s</w:t>
      </w:r>
      <w:r w:rsidR="0079292C">
        <w:rPr>
          <w:rFonts w:cs="Times New Roman"/>
          <w:bCs/>
          <w:szCs w:val="24"/>
        </w:rPr>
        <w:t xml:space="preserve"> de oportunidades políticas no desenvolvimento d</w:t>
      </w:r>
      <w:r w:rsidR="00C5039D">
        <w:rPr>
          <w:rFonts w:cs="Times New Roman"/>
          <w:bCs/>
          <w:szCs w:val="24"/>
        </w:rPr>
        <w:t>as dinâmicas de mobilização nesses momentos.</w:t>
      </w:r>
    </w:p>
    <w:p w14:paraId="318C58D1" w14:textId="44DE6243" w:rsidR="000447AE" w:rsidRDefault="00E971FD" w:rsidP="00BA3D34">
      <w:pPr>
        <w:pStyle w:val="PargrafodaLista"/>
        <w:spacing w:after="0"/>
        <w:ind w:left="0" w:firstLine="851"/>
        <w:rPr>
          <w:rFonts w:cs="Times New Roman"/>
          <w:bCs/>
          <w:szCs w:val="24"/>
        </w:rPr>
      </w:pPr>
      <w:r>
        <w:rPr>
          <w:rFonts w:cs="Times New Roman"/>
          <w:bCs/>
          <w:szCs w:val="24"/>
        </w:rPr>
        <w:t>Na abordagem das oportunidades políticas existem</w:t>
      </w:r>
      <w:r w:rsidR="00BA3D34">
        <w:rPr>
          <w:rFonts w:cs="Times New Roman"/>
          <w:bCs/>
          <w:szCs w:val="24"/>
        </w:rPr>
        <w:t xml:space="preserve"> divers</w:t>
      </w:r>
      <w:r w:rsidR="00A11FA2">
        <w:rPr>
          <w:rFonts w:cs="Times New Roman"/>
          <w:bCs/>
          <w:szCs w:val="24"/>
        </w:rPr>
        <w:t>os mecanismos analíticos que nos permitem enxergar as estruturas de oportunidades políticas.</w:t>
      </w:r>
      <w:r w:rsidR="00496E21">
        <w:rPr>
          <w:rFonts w:cs="Times New Roman"/>
          <w:bCs/>
          <w:szCs w:val="24"/>
        </w:rPr>
        <w:t xml:space="preserve"> </w:t>
      </w:r>
      <w:proofErr w:type="spellStart"/>
      <w:r w:rsidR="00067DD7">
        <w:rPr>
          <w:rFonts w:cs="Times New Roman"/>
          <w:bCs/>
          <w:szCs w:val="24"/>
        </w:rPr>
        <w:t>Chenoweth</w:t>
      </w:r>
      <w:proofErr w:type="spellEnd"/>
      <w:r w:rsidR="00067DD7">
        <w:rPr>
          <w:rFonts w:cs="Times New Roman"/>
          <w:bCs/>
          <w:szCs w:val="24"/>
        </w:rPr>
        <w:t xml:space="preserve"> e </w:t>
      </w:r>
      <w:proofErr w:type="spellStart"/>
      <w:r w:rsidR="00067DD7">
        <w:rPr>
          <w:rFonts w:cs="Times New Roman"/>
          <w:bCs/>
          <w:szCs w:val="24"/>
        </w:rPr>
        <w:t>Ulfelder</w:t>
      </w:r>
      <w:proofErr w:type="spellEnd"/>
      <w:r w:rsidR="00A11FA2">
        <w:rPr>
          <w:rFonts w:cs="Times New Roman"/>
          <w:bCs/>
          <w:szCs w:val="24"/>
        </w:rPr>
        <w:t xml:space="preserve"> </w:t>
      </w:r>
      <w:r>
        <w:rPr>
          <w:rFonts w:cs="Times New Roman"/>
          <w:bCs/>
          <w:szCs w:val="24"/>
        </w:rPr>
        <w:t>(2015)</w:t>
      </w:r>
      <w:r w:rsidR="00840BEE">
        <w:rPr>
          <w:rFonts w:cs="Times New Roman"/>
          <w:bCs/>
          <w:szCs w:val="24"/>
        </w:rPr>
        <w:t xml:space="preserve"> apontam para elementos importantes em cada uma das </w:t>
      </w:r>
      <w:r w:rsidR="009E0390">
        <w:rPr>
          <w:rFonts w:cs="Times New Roman"/>
          <w:bCs/>
          <w:szCs w:val="24"/>
        </w:rPr>
        <w:t xml:space="preserve">teorias </w:t>
      </w:r>
      <w:r w:rsidR="00DE0DA8">
        <w:rPr>
          <w:rFonts w:cs="Times New Roman"/>
          <w:bCs/>
          <w:szCs w:val="24"/>
        </w:rPr>
        <w:t>que dão</w:t>
      </w:r>
      <w:r w:rsidR="009E0390">
        <w:rPr>
          <w:rFonts w:cs="Times New Roman"/>
          <w:bCs/>
          <w:szCs w:val="24"/>
        </w:rPr>
        <w:t xml:space="preserve"> respaldo a esse tipo de análise.</w:t>
      </w:r>
      <w:r w:rsidR="00DE0DA8">
        <w:rPr>
          <w:rFonts w:cs="Times New Roman"/>
          <w:bCs/>
          <w:szCs w:val="24"/>
        </w:rPr>
        <w:t xml:space="preserve"> </w:t>
      </w:r>
      <w:del w:id="119" w:author="Christiane Jalles de Paula" w:date="2024-08-10T16:13:00Z" w16du:dateUtc="2024-08-10T19:13:00Z">
        <w:r w:rsidR="00FA2A33" w:rsidDel="008D221D">
          <w:rPr>
            <w:rFonts w:cs="Times New Roman"/>
            <w:bCs/>
            <w:szCs w:val="24"/>
          </w:rPr>
          <w:delText>A análise do</w:delText>
        </w:r>
      </w:del>
      <w:ins w:id="120" w:author="Christiane Jalles de Paula" w:date="2024-08-10T16:13:00Z" w16du:dateUtc="2024-08-10T19:13:00Z">
        <w:r w:rsidR="008D221D">
          <w:rPr>
            <w:rFonts w:cs="Times New Roman"/>
            <w:bCs/>
            <w:szCs w:val="24"/>
          </w:rPr>
          <w:t>O</w:t>
        </w:r>
      </w:ins>
      <w:r w:rsidR="00FA2A33">
        <w:rPr>
          <w:rFonts w:cs="Times New Roman"/>
          <w:bCs/>
          <w:szCs w:val="24"/>
        </w:rPr>
        <w:t>s autores se envereda</w:t>
      </w:r>
      <w:ins w:id="121" w:author="Christiane Jalles de Paula" w:date="2024-08-10T16:13:00Z" w16du:dateUtc="2024-08-10T19:13:00Z">
        <w:r w:rsidR="008D221D">
          <w:rPr>
            <w:rFonts w:cs="Times New Roman"/>
            <w:bCs/>
            <w:szCs w:val="24"/>
          </w:rPr>
          <w:t>m</w:t>
        </w:r>
      </w:ins>
      <w:r w:rsidR="00FA2A33">
        <w:rPr>
          <w:rFonts w:cs="Times New Roman"/>
          <w:bCs/>
          <w:szCs w:val="24"/>
        </w:rPr>
        <w:t xml:space="preserve"> </w:t>
      </w:r>
      <w:r w:rsidR="00D9040A">
        <w:rPr>
          <w:rFonts w:cs="Times New Roman"/>
          <w:bCs/>
          <w:szCs w:val="24"/>
        </w:rPr>
        <w:t>em torno de modelos estatísticos</w:t>
      </w:r>
      <w:r w:rsidR="00B4334D">
        <w:rPr>
          <w:rFonts w:cs="Times New Roman"/>
          <w:bCs/>
          <w:szCs w:val="24"/>
        </w:rPr>
        <w:t xml:space="preserve"> </w:t>
      </w:r>
      <w:r w:rsidR="00D9040A">
        <w:rPr>
          <w:rFonts w:cs="Times New Roman"/>
          <w:bCs/>
          <w:szCs w:val="24"/>
        </w:rPr>
        <w:t xml:space="preserve">para explicar o </w:t>
      </w:r>
      <w:r w:rsidR="00D9040A">
        <w:rPr>
          <w:rFonts w:cs="Times New Roman"/>
          <w:bCs/>
          <w:szCs w:val="24"/>
        </w:rPr>
        <w:lastRenderedPageBreak/>
        <w:t xml:space="preserve">surgimento de oportunidades políticas, </w:t>
      </w:r>
      <w:r w:rsidR="00B4334D">
        <w:rPr>
          <w:rFonts w:cs="Times New Roman"/>
          <w:bCs/>
          <w:szCs w:val="24"/>
        </w:rPr>
        <w:t>contrastando-os com</w:t>
      </w:r>
      <w:r w:rsidR="00D9040A">
        <w:rPr>
          <w:rFonts w:cs="Times New Roman"/>
          <w:bCs/>
          <w:szCs w:val="24"/>
        </w:rPr>
        <w:t xml:space="preserve"> análises</w:t>
      </w:r>
      <w:r w:rsidR="0024068C">
        <w:rPr>
          <w:rFonts w:cs="Times New Roman"/>
          <w:bCs/>
          <w:szCs w:val="24"/>
        </w:rPr>
        <w:t>, principalmente, de longo prazo</w:t>
      </w:r>
      <w:r w:rsidR="00C274F6">
        <w:rPr>
          <w:rStyle w:val="Refdenotaderodap"/>
          <w:rFonts w:cs="Times New Roman"/>
          <w:bCs/>
          <w:szCs w:val="24"/>
        </w:rPr>
        <w:footnoteReference w:id="12"/>
      </w:r>
      <w:r w:rsidR="00B4334D">
        <w:rPr>
          <w:rFonts w:cs="Times New Roman"/>
          <w:bCs/>
          <w:szCs w:val="24"/>
        </w:rPr>
        <w:t xml:space="preserve">. O importante destacar é que na tentativa de construir um quadro referencial sobre o tema, </w:t>
      </w:r>
      <w:proofErr w:type="spellStart"/>
      <w:r w:rsidR="00B4334D">
        <w:rPr>
          <w:rFonts w:cs="Times New Roman"/>
          <w:bCs/>
          <w:szCs w:val="24"/>
        </w:rPr>
        <w:t>Chenoweth</w:t>
      </w:r>
      <w:proofErr w:type="spellEnd"/>
      <w:r w:rsidR="00B4334D">
        <w:rPr>
          <w:rFonts w:cs="Times New Roman"/>
          <w:bCs/>
          <w:szCs w:val="24"/>
        </w:rPr>
        <w:t xml:space="preserve"> e </w:t>
      </w:r>
      <w:proofErr w:type="spellStart"/>
      <w:r w:rsidR="00B4334D">
        <w:rPr>
          <w:rFonts w:cs="Times New Roman"/>
          <w:bCs/>
          <w:szCs w:val="24"/>
        </w:rPr>
        <w:t>Ulfelder</w:t>
      </w:r>
      <w:proofErr w:type="spellEnd"/>
      <w:r w:rsidR="00B4334D">
        <w:rPr>
          <w:rFonts w:cs="Times New Roman"/>
          <w:bCs/>
          <w:szCs w:val="24"/>
        </w:rPr>
        <w:t xml:space="preserve"> (2015) </w:t>
      </w:r>
      <w:r w:rsidR="00CB2CD6">
        <w:rPr>
          <w:rFonts w:cs="Times New Roman"/>
          <w:bCs/>
          <w:szCs w:val="24"/>
        </w:rPr>
        <w:t xml:space="preserve">procuram observar como diferentes teorias permitem enxergar a influência </w:t>
      </w:r>
      <w:r w:rsidR="009D6423">
        <w:rPr>
          <w:rFonts w:cs="Times New Roman"/>
          <w:bCs/>
          <w:szCs w:val="24"/>
        </w:rPr>
        <w:t>d</w:t>
      </w:r>
      <w:r w:rsidR="00CB2CD6">
        <w:rPr>
          <w:rFonts w:cs="Times New Roman"/>
          <w:bCs/>
          <w:szCs w:val="24"/>
        </w:rPr>
        <w:t>as condições</w:t>
      </w:r>
      <w:r w:rsidR="000447AE">
        <w:rPr>
          <w:rFonts w:cs="Times New Roman"/>
          <w:bCs/>
          <w:szCs w:val="24"/>
        </w:rPr>
        <w:t xml:space="preserve"> necessárias </w:t>
      </w:r>
      <w:r w:rsidR="009D6423">
        <w:rPr>
          <w:rFonts w:cs="Times New Roman"/>
          <w:bCs/>
          <w:szCs w:val="24"/>
        </w:rPr>
        <w:t>para</w:t>
      </w:r>
      <w:r w:rsidR="000447AE">
        <w:rPr>
          <w:rFonts w:cs="Times New Roman"/>
          <w:bCs/>
          <w:szCs w:val="24"/>
        </w:rPr>
        <w:t xml:space="preserve"> produzir </w:t>
      </w:r>
      <w:r w:rsidR="009D6423">
        <w:rPr>
          <w:rFonts w:cs="Times New Roman"/>
          <w:bCs/>
          <w:szCs w:val="24"/>
        </w:rPr>
        <w:t>determinados fenômenos de mobilização</w:t>
      </w:r>
      <w:r w:rsidR="000447AE">
        <w:rPr>
          <w:rFonts w:cs="Times New Roman"/>
          <w:bCs/>
          <w:szCs w:val="24"/>
        </w:rPr>
        <w:t xml:space="preserve">. </w:t>
      </w:r>
      <w:r w:rsidR="00E5792F">
        <w:rPr>
          <w:rFonts w:cs="Times New Roman"/>
          <w:bCs/>
          <w:szCs w:val="24"/>
        </w:rPr>
        <w:t xml:space="preserve">Na figura abaixo </w:t>
      </w:r>
      <w:r w:rsidR="000447AE">
        <w:rPr>
          <w:rFonts w:cs="Times New Roman"/>
          <w:bCs/>
          <w:szCs w:val="24"/>
        </w:rPr>
        <w:t>encontra</w:t>
      </w:r>
      <w:r w:rsidR="00E5792F">
        <w:rPr>
          <w:rFonts w:cs="Times New Roman"/>
          <w:bCs/>
          <w:szCs w:val="24"/>
        </w:rPr>
        <w:t>-se</w:t>
      </w:r>
      <w:r w:rsidR="000447AE">
        <w:rPr>
          <w:rFonts w:cs="Times New Roman"/>
          <w:bCs/>
          <w:szCs w:val="24"/>
        </w:rPr>
        <w:t xml:space="preserve"> o quadro analítico composto pelos autores.</w:t>
      </w:r>
    </w:p>
    <w:p w14:paraId="11D96C40" w14:textId="4D23AEFC" w:rsidR="00E5792F" w:rsidRDefault="001B7D0B" w:rsidP="00EC08CE">
      <w:pPr>
        <w:pStyle w:val="Legenda"/>
        <w:keepNext/>
        <w:jc w:val="center"/>
        <w:rPr>
          <w:i w:val="0"/>
          <w:iCs w:val="0"/>
        </w:rPr>
      </w:pPr>
      <w:r>
        <w:rPr>
          <w:b/>
          <w:bCs/>
          <w:i w:val="0"/>
          <w:iCs w:val="0"/>
        </w:rPr>
        <w:t>Tabela 1</w:t>
      </w:r>
      <w:commentRangeStart w:id="122"/>
      <w:commentRangeStart w:id="123"/>
      <w:r w:rsidR="00E5792F" w:rsidRPr="00EC08CE">
        <w:rPr>
          <w:i w:val="0"/>
          <w:iCs w:val="0"/>
        </w:rPr>
        <w:t xml:space="preserve"> </w:t>
      </w:r>
      <w:r w:rsidR="006404DA" w:rsidRPr="00EC08CE">
        <w:rPr>
          <w:i w:val="0"/>
          <w:iCs w:val="0"/>
        </w:rPr>
        <w:t>–</w:t>
      </w:r>
      <w:r w:rsidR="00E5792F" w:rsidRPr="00EC08CE">
        <w:rPr>
          <w:i w:val="0"/>
          <w:iCs w:val="0"/>
        </w:rPr>
        <w:t xml:space="preserve"> </w:t>
      </w:r>
      <w:r w:rsidR="00043C00">
        <w:rPr>
          <w:i w:val="0"/>
          <w:iCs w:val="0"/>
        </w:rPr>
        <w:t xml:space="preserve">Uma </w:t>
      </w:r>
      <w:r w:rsidR="006404DA" w:rsidRPr="00EC08CE">
        <w:rPr>
          <w:i w:val="0"/>
          <w:iCs w:val="0"/>
        </w:rPr>
        <w:t>Comparação de quatro teorias estruturais básicas da mobilização em massa</w:t>
      </w:r>
      <w:commentRangeEnd w:id="122"/>
      <w:r w:rsidR="0061464A">
        <w:rPr>
          <w:rStyle w:val="Refdecomentrio"/>
          <w:rFonts w:eastAsiaTheme="minorHAnsi" w:cstheme="minorBidi"/>
          <w:i w:val="0"/>
          <w:iCs w:val="0"/>
          <w:lang w:eastAsia="en-US"/>
        </w:rPr>
        <w:commentReference w:id="122"/>
      </w:r>
      <w:commentRangeEnd w:id="123"/>
      <w:r w:rsidR="008D221D">
        <w:rPr>
          <w:rStyle w:val="Refdecomentrio"/>
          <w:rFonts w:eastAsiaTheme="minorHAnsi" w:cstheme="minorBidi"/>
          <w:i w:val="0"/>
          <w:iCs w:val="0"/>
          <w:lang w:eastAsia="en-US"/>
        </w:rPr>
        <w:commentReference w:id="123"/>
      </w:r>
    </w:p>
    <w:tbl>
      <w:tblPr>
        <w:tblStyle w:val="TabelaSimples5"/>
        <w:tblW w:w="0" w:type="auto"/>
        <w:tblLook w:val="04A0" w:firstRow="1" w:lastRow="0" w:firstColumn="1" w:lastColumn="0" w:noHBand="0" w:noVBand="1"/>
      </w:tblPr>
      <w:tblGrid>
        <w:gridCol w:w="2160"/>
        <w:gridCol w:w="1526"/>
        <w:gridCol w:w="2794"/>
        <w:gridCol w:w="2160"/>
      </w:tblGrid>
      <w:tr w:rsidR="00AC4ECE" w:rsidRPr="000F7CDE" w14:paraId="340D4FB9" w14:textId="77777777" w:rsidTr="000702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60" w:type="dxa"/>
            <w:vAlign w:val="center"/>
          </w:tcPr>
          <w:p w14:paraId="6F6D7416" w14:textId="77777777" w:rsidR="00AC4ECE" w:rsidRPr="000F7CDE" w:rsidRDefault="00AC4ECE" w:rsidP="000702C8">
            <w:pPr>
              <w:spacing w:line="240" w:lineRule="auto"/>
              <w:jc w:val="center"/>
              <w:rPr>
                <w:rFonts w:cs="Times New Roman"/>
                <w:b/>
                <w:bCs/>
                <w:sz w:val="20"/>
                <w:szCs w:val="20"/>
              </w:rPr>
            </w:pPr>
            <w:r w:rsidRPr="000F7CDE">
              <w:rPr>
                <w:rFonts w:cs="Times New Roman"/>
                <w:b/>
                <w:bCs/>
                <w:sz w:val="20"/>
                <w:szCs w:val="20"/>
              </w:rPr>
              <w:t>Concept</w:t>
            </w:r>
          </w:p>
        </w:tc>
        <w:tc>
          <w:tcPr>
            <w:tcW w:w="1526" w:type="dxa"/>
            <w:vAlign w:val="center"/>
          </w:tcPr>
          <w:p w14:paraId="550B5BF7" w14:textId="77777777" w:rsidR="00AC4ECE" w:rsidRPr="000F7CDE" w:rsidRDefault="00AC4ECE" w:rsidP="000702C8">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bCs/>
                <w:sz w:val="20"/>
                <w:szCs w:val="20"/>
              </w:rPr>
            </w:pPr>
            <w:proofErr w:type="spellStart"/>
            <w:r w:rsidRPr="000F7CDE">
              <w:rPr>
                <w:rFonts w:cs="Times New Roman"/>
                <w:b/>
                <w:bCs/>
                <w:sz w:val="20"/>
                <w:szCs w:val="20"/>
              </w:rPr>
              <w:t>Expected</w:t>
            </w:r>
            <w:proofErr w:type="spellEnd"/>
            <w:r w:rsidRPr="000F7CDE">
              <w:rPr>
                <w:rFonts w:cs="Times New Roman"/>
                <w:b/>
                <w:bCs/>
                <w:sz w:val="20"/>
                <w:szCs w:val="20"/>
              </w:rPr>
              <w:t xml:space="preserve"> </w:t>
            </w:r>
            <w:proofErr w:type="spellStart"/>
            <w:r w:rsidRPr="000F7CDE">
              <w:rPr>
                <w:rFonts w:cs="Times New Roman"/>
                <w:b/>
                <w:bCs/>
                <w:sz w:val="20"/>
                <w:szCs w:val="20"/>
              </w:rPr>
              <w:t>effect</w:t>
            </w:r>
            <w:proofErr w:type="spellEnd"/>
            <w:r w:rsidRPr="000F7CDE">
              <w:rPr>
                <w:rFonts w:cs="Times New Roman"/>
                <w:b/>
                <w:bCs/>
                <w:sz w:val="20"/>
                <w:szCs w:val="20"/>
              </w:rPr>
              <w:t xml:space="preserve"> </w:t>
            </w:r>
            <w:proofErr w:type="spellStart"/>
            <w:r w:rsidRPr="000F7CDE">
              <w:rPr>
                <w:rFonts w:cs="Times New Roman"/>
                <w:b/>
                <w:bCs/>
                <w:sz w:val="20"/>
                <w:szCs w:val="20"/>
              </w:rPr>
              <w:t>on</w:t>
            </w:r>
            <w:proofErr w:type="spellEnd"/>
            <w:r w:rsidRPr="000F7CDE">
              <w:rPr>
                <w:rFonts w:cs="Times New Roman"/>
                <w:b/>
                <w:bCs/>
                <w:sz w:val="20"/>
                <w:szCs w:val="20"/>
              </w:rPr>
              <w:t xml:space="preserve"> </w:t>
            </w:r>
            <w:proofErr w:type="spellStart"/>
            <w:r w:rsidRPr="000F7CDE">
              <w:rPr>
                <w:rFonts w:cs="Times New Roman"/>
                <w:b/>
                <w:bCs/>
                <w:sz w:val="20"/>
                <w:szCs w:val="20"/>
              </w:rPr>
              <w:t>mobilization</w:t>
            </w:r>
            <w:proofErr w:type="spellEnd"/>
          </w:p>
        </w:tc>
        <w:tc>
          <w:tcPr>
            <w:tcW w:w="2794" w:type="dxa"/>
            <w:vAlign w:val="center"/>
          </w:tcPr>
          <w:p w14:paraId="2FD3E2D5" w14:textId="77777777" w:rsidR="00AC4ECE" w:rsidRPr="000F7CDE" w:rsidRDefault="00AC4ECE" w:rsidP="000702C8">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bCs/>
                <w:sz w:val="20"/>
                <w:szCs w:val="20"/>
              </w:rPr>
            </w:pPr>
            <w:r w:rsidRPr="000F7CDE">
              <w:rPr>
                <w:rFonts w:cs="Times New Roman"/>
                <w:b/>
                <w:bCs/>
                <w:sz w:val="20"/>
                <w:szCs w:val="20"/>
              </w:rPr>
              <w:t>Indicator</w:t>
            </w:r>
          </w:p>
        </w:tc>
        <w:tc>
          <w:tcPr>
            <w:tcW w:w="2160" w:type="dxa"/>
            <w:vAlign w:val="center"/>
          </w:tcPr>
          <w:p w14:paraId="6EB1BF85" w14:textId="77777777" w:rsidR="00AC4ECE" w:rsidRPr="000F7CDE" w:rsidRDefault="00AC4ECE" w:rsidP="000702C8">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b/>
                <w:bCs/>
                <w:sz w:val="20"/>
                <w:szCs w:val="20"/>
              </w:rPr>
            </w:pPr>
            <w:proofErr w:type="spellStart"/>
            <w:r w:rsidRPr="000F7CDE">
              <w:rPr>
                <w:rFonts w:cs="Times New Roman"/>
                <w:b/>
                <w:bCs/>
                <w:sz w:val="20"/>
                <w:szCs w:val="20"/>
              </w:rPr>
              <w:t>Source</w:t>
            </w:r>
            <w:proofErr w:type="spellEnd"/>
          </w:p>
        </w:tc>
      </w:tr>
      <w:tr w:rsidR="00AC4ECE" w:rsidRPr="00096517" w14:paraId="1C8B7E88"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DB8302A" w14:textId="77777777" w:rsidR="00AC4ECE" w:rsidRPr="00096517" w:rsidRDefault="00AC4ECE" w:rsidP="000702C8">
            <w:pPr>
              <w:spacing w:line="240" w:lineRule="auto"/>
              <w:jc w:val="center"/>
              <w:rPr>
                <w:rFonts w:cs="Times New Roman"/>
                <w:b/>
                <w:bCs/>
                <w:sz w:val="20"/>
                <w:szCs w:val="20"/>
              </w:rPr>
            </w:pPr>
            <w:proofErr w:type="spellStart"/>
            <w:r w:rsidRPr="00096517">
              <w:rPr>
                <w:rFonts w:cs="Times New Roman"/>
                <w:b/>
                <w:bCs/>
                <w:sz w:val="20"/>
                <w:szCs w:val="20"/>
              </w:rPr>
              <w:t>Grievance</w:t>
            </w:r>
            <w:proofErr w:type="spellEnd"/>
            <w:r w:rsidRPr="00096517">
              <w:rPr>
                <w:rFonts w:cs="Times New Roman"/>
                <w:b/>
                <w:bCs/>
                <w:sz w:val="20"/>
                <w:szCs w:val="20"/>
              </w:rPr>
              <w:t xml:space="preserve"> model</w:t>
            </w:r>
          </w:p>
        </w:tc>
        <w:tc>
          <w:tcPr>
            <w:tcW w:w="1526" w:type="dxa"/>
            <w:vAlign w:val="center"/>
          </w:tcPr>
          <w:p w14:paraId="1E1CB1CC"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794" w:type="dxa"/>
            <w:vAlign w:val="center"/>
          </w:tcPr>
          <w:p w14:paraId="4DDDA05F"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160" w:type="dxa"/>
            <w:vAlign w:val="center"/>
          </w:tcPr>
          <w:p w14:paraId="4A5E3E5E"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r>
      <w:tr w:rsidR="00AC4ECE" w:rsidRPr="00096517" w14:paraId="619DC7A2"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2E81EDD7" w14:textId="4964A66B"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Discrimination</w:t>
            </w:r>
            <w:proofErr w:type="spellEnd"/>
          </w:p>
        </w:tc>
        <w:tc>
          <w:tcPr>
            <w:tcW w:w="1526" w:type="dxa"/>
            <w:vAlign w:val="center"/>
          </w:tcPr>
          <w:p w14:paraId="498E210E"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6C96E8A8"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096517">
              <w:rPr>
                <w:rFonts w:cs="Times New Roman"/>
                <w:sz w:val="20"/>
                <w:szCs w:val="20"/>
              </w:rPr>
              <w:t>Any</w:t>
            </w:r>
            <w:proofErr w:type="spellEnd"/>
            <w:r w:rsidRPr="00096517">
              <w:rPr>
                <w:rFonts w:cs="Times New Roman"/>
                <w:sz w:val="20"/>
                <w:szCs w:val="20"/>
              </w:rPr>
              <w:t xml:space="preserve"> </w:t>
            </w:r>
            <w:proofErr w:type="spellStart"/>
            <w:r w:rsidRPr="00096517">
              <w:rPr>
                <w:rFonts w:cs="Times New Roman"/>
                <w:sz w:val="20"/>
                <w:szCs w:val="20"/>
              </w:rPr>
              <w:t>state</w:t>
            </w:r>
            <w:proofErr w:type="spellEnd"/>
            <w:r w:rsidRPr="00096517">
              <w:rPr>
                <w:rFonts w:cs="Times New Roman"/>
                <w:sz w:val="20"/>
                <w:szCs w:val="20"/>
              </w:rPr>
              <w:t xml:space="preserve">-led </w:t>
            </w:r>
            <w:proofErr w:type="spellStart"/>
            <w:r w:rsidRPr="00096517">
              <w:rPr>
                <w:rFonts w:cs="Times New Roman"/>
                <w:sz w:val="20"/>
                <w:szCs w:val="20"/>
              </w:rPr>
              <w:t>discrimination</w:t>
            </w:r>
            <w:proofErr w:type="spellEnd"/>
          </w:p>
        </w:tc>
        <w:tc>
          <w:tcPr>
            <w:tcW w:w="2160" w:type="dxa"/>
            <w:vAlign w:val="center"/>
          </w:tcPr>
          <w:p w14:paraId="74685550"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PITF</w:t>
            </w:r>
          </w:p>
        </w:tc>
      </w:tr>
      <w:tr w:rsidR="00AC4ECE" w:rsidRPr="00096517" w14:paraId="1FF29396"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D008F81" w14:textId="07DA7B61"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Repression</w:t>
            </w:r>
            <w:proofErr w:type="spellEnd"/>
          </w:p>
        </w:tc>
        <w:tc>
          <w:tcPr>
            <w:tcW w:w="1526" w:type="dxa"/>
            <w:vAlign w:val="center"/>
          </w:tcPr>
          <w:p w14:paraId="198E3928"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00337F96" w14:textId="5B54F0C1"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roofErr w:type="spellStart"/>
            <w:r w:rsidRPr="00096517">
              <w:rPr>
                <w:rFonts w:cs="Times New Roman"/>
                <w:sz w:val="20"/>
                <w:szCs w:val="20"/>
              </w:rPr>
              <w:t>CIRI's</w:t>
            </w:r>
            <w:proofErr w:type="spellEnd"/>
            <w:r w:rsidRPr="00096517">
              <w:rPr>
                <w:rFonts w:cs="Times New Roman"/>
                <w:sz w:val="20"/>
                <w:szCs w:val="20"/>
              </w:rPr>
              <w:t xml:space="preserve"> </w:t>
            </w:r>
            <w:proofErr w:type="spellStart"/>
            <w:r w:rsidRPr="00096517">
              <w:rPr>
                <w:rFonts w:cs="Times New Roman"/>
                <w:sz w:val="20"/>
                <w:szCs w:val="20"/>
              </w:rPr>
              <w:t>physical</w:t>
            </w:r>
            <w:proofErr w:type="spellEnd"/>
            <w:r w:rsidRPr="00096517">
              <w:rPr>
                <w:rFonts w:cs="Times New Roman"/>
                <w:sz w:val="20"/>
                <w:szCs w:val="20"/>
              </w:rPr>
              <w:t xml:space="preserve"> </w:t>
            </w:r>
            <w:proofErr w:type="spellStart"/>
            <w:r w:rsidRPr="00096517">
              <w:rPr>
                <w:rFonts w:cs="Times New Roman"/>
                <w:sz w:val="20"/>
                <w:szCs w:val="20"/>
              </w:rPr>
              <w:t>integrity</w:t>
            </w:r>
            <w:proofErr w:type="spellEnd"/>
            <w:r w:rsidRPr="00096517">
              <w:rPr>
                <w:rFonts w:cs="Times New Roman"/>
                <w:sz w:val="20"/>
                <w:szCs w:val="20"/>
              </w:rPr>
              <w:t xml:space="preserve"> index)</w:t>
            </w:r>
          </w:p>
        </w:tc>
        <w:tc>
          <w:tcPr>
            <w:tcW w:w="2160" w:type="dxa"/>
            <w:vAlign w:val="center"/>
          </w:tcPr>
          <w:p w14:paraId="52B25EFB"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CIRI</w:t>
            </w:r>
          </w:p>
        </w:tc>
      </w:tr>
      <w:tr w:rsidR="00AC4ECE" w:rsidRPr="00096517" w14:paraId="32A85432"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38149F89" w14:textId="3971729F"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Leader’s</w:t>
            </w:r>
            <w:proofErr w:type="spellEnd"/>
            <w:r w:rsidRPr="00096517">
              <w:rPr>
                <w:rFonts w:cs="Times New Roman"/>
                <w:sz w:val="20"/>
                <w:szCs w:val="20"/>
              </w:rPr>
              <w:t xml:space="preserve"> </w:t>
            </w:r>
            <w:proofErr w:type="spellStart"/>
            <w:r w:rsidRPr="00096517">
              <w:rPr>
                <w:rFonts w:cs="Times New Roman"/>
                <w:sz w:val="20"/>
                <w:szCs w:val="20"/>
              </w:rPr>
              <w:t>tenure</w:t>
            </w:r>
            <w:proofErr w:type="spellEnd"/>
          </w:p>
        </w:tc>
        <w:tc>
          <w:tcPr>
            <w:tcW w:w="1526" w:type="dxa"/>
            <w:vAlign w:val="center"/>
          </w:tcPr>
          <w:p w14:paraId="0A390D89"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096517">
              <w:rPr>
                <w:rFonts w:cs="Times New Roman"/>
                <w:sz w:val="20"/>
                <w:szCs w:val="20"/>
              </w:rPr>
              <w:t>quadratic</w:t>
            </w:r>
            <w:proofErr w:type="spellEnd"/>
          </w:p>
        </w:tc>
        <w:tc>
          <w:tcPr>
            <w:tcW w:w="2794" w:type="dxa"/>
            <w:vAlign w:val="center"/>
          </w:tcPr>
          <w:p w14:paraId="49C8EE2D" w14:textId="77777777" w:rsidR="00AC4ECE" w:rsidRPr="00B0072A"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B0072A">
              <w:rPr>
                <w:rFonts w:cs="Times New Roman"/>
                <w:sz w:val="20"/>
                <w:szCs w:val="20"/>
                <w:lang w:val="en-US"/>
              </w:rPr>
              <w:t>Leader’s years in office, logged</w:t>
            </w:r>
          </w:p>
        </w:tc>
        <w:tc>
          <w:tcPr>
            <w:tcW w:w="2160" w:type="dxa"/>
            <w:vAlign w:val="center"/>
          </w:tcPr>
          <w:p w14:paraId="3C661109"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PITF</w:t>
            </w:r>
          </w:p>
        </w:tc>
      </w:tr>
      <w:tr w:rsidR="00AC4ECE" w:rsidRPr="00096517" w14:paraId="3DE2C496"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EB2D867" w14:textId="5158CC84"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Poverty</w:t>
            </w:r>
            <w:proofErr w:type="spellEnd"/>
          </w:p>
        </w:tc>
        <w:tc>
          <w:tcPr>
            <w:tcW w:w="1526" w:type="dxa"/>
            <w:vAlign w:val="center"/>
          </w:tcPr>
          <w:p w14:paraId="2E24EA3F"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593B2C0E" w14:textId="77777777" w:rsidR="00AC4ECE" w:rsidRPr="00B0072A"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B0072A">
              <w:rPr>
                <w:rFonts w:cs="Times New Roman"/>
                <w:sz w:val="20"/>
                <w:szCs w:val="20"/>
                <w:lang w:val="en-US"/>
              </w:rPr>
              <w:t>Infant mortality rate relative to annual global median</w:t>
            </w:r>
          </w:p>
        </w:tc>
        <w:tc>
          <w:tcPr>
            <w:tcW w:w="2160" w:type="dxa"/>
            <w:vAlign w:val="center"/>
          </w:tcPr>
          <w:p w14:paraId="4E1605A1"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PITF</w:t>
            </w:r>
          </w:p>
        </w:tc>
      </w:tr>
      <w:tr w:rsidR="00AC4ECE" w:rsidRPr="00096517" w14:paraId="48CE1BEF"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3F9C72D4" w14:textId="6E822EF3"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Inflation</w:t>
            </w:r>
            <w:proofErr w:type="spellEnd"/>
          </w:p>
        </w:tc>
        <w:tc>
          <w:tcPr>
            <w:tcW w:w="1526" w:type="dxa"/>
            <w:vAlign w:val="center"/>
          </w:tcPr>
          <w:p w14:paraId="6FEDFBAA"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17DCA1FF"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096517">
              <w:rPr>
                <w:rFonts w:cs="Times New Roman"/>
                <w:sz w:val="20"/>
                <w:szCs w:val="20"/>
              </w:rPr>
              <w:t>Consumer</w:t>
            </w:r>
            <w:proofErr w:type="spellEnd"/>
            <w:r w:rsidRPr="00096517">
              <w:rPr>
                <w:rFonts w:cs="Times New Roman"/>
                <w:sz w:val="20"/>
                <w:szCs w:val="20"/>
              </w:rPr>
              <w:t xml:space="preserve"> </w:t>
            </w:r>
            <w:proofErr w:type="spellStart"/>
            <w:r w:rsidRPr="00096517">
              <w:rPr>
                <w:rFonts w:cs="Times New Roman"/>
                <w:sz w:val="20"/>
                <w:szCs w:val="20"/>
              </w:rPr>
              <w:t>price</w:t>
            </w:r>
            <w:proofErr w:type="spellEnd"/>
            <w:r w:rsidRPr="00096517">
              <w:rPr>
                <w:rFonts w:cs="Times New Roman"/>
                <w:sz w:val="20"/>
                <w:szCs w:val="20"/>
              </w:rPr>
              <w:t xml:space="preserve"> index</w:t>
            </w:r>
          </w:p>
        </w:tc>
        <w:tc>
          <w:tcPr>
            <w:tcW w:w="2160" w:type="dxa"/>
            <w:vAlign w:val="center"/>
          </w:tcPr>
          <w:p w14:paraId="063F6338"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World Bank (2013)</w:t>
            </w:r>
          </w:p>
        </w:tc>
      </w:tr>
      <w:tr w:rsidR="00AC4ECE" w:rsidRPr="00096517" w14:paraId="79A5A20B"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6126955" w14:textId="046DDB43" w:rsidR="00AC4ECE" w:rsidRPr="00096517" w:rsidRDefault="00AC4ECE" w:rsidP="000702C8">
            <w:pPr>
              <w:spacing w:line="240" w:lineRule="auto"/>
              <w:jc w:val="center"/>
              <w:rPr>
                <w:rFonts w:cs="Times New Roman"/>
                <w:sz w:val="20"/>
                <w:szCs w:val="20"/>
              </w:rPr>
            </w:pPr>
            <w:r w:rsidRPr="00096517">
              <w:rPr>
                <w:rFonts w:cs="Times New Roman"/>
                <w:sz w:val="20"/>
                <w:szCs w:val="20"/>
              </w:rPr>
              <w:t xml:space="preserve">Economic </w:t>
            </w:r>
            <w:proofErr w:type="spellStart"/>
            <w:r w:rsidRPr="00096517">
              <w:rPr>
                <w:rFonts w:cs="Times New Roman"/>
                <w:sz w:val="20"/>
                <w:szCs w:val="20"/>
              </w:rPr>
              <w:t>growth</w:t>
            </w:r>
            <w:proofErr w:type="spellEnd"/>
          </w:p>
        </w:tc>
        <w:tc>
          <w:tcPr>
            <w:tcW w:w="1526" w:type="dxa"/>
            <w:vAlign w:val="center"/>
          </w:tcPr>
          <w:p w14:paraId="2B5F9CA0"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0E086930" w14:textId="77777777" w:rsidR="00AC4ECE" w:rsidRPr="00B0072A"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B0072A">
              <w:rPr>
                <w:rFonts w:cs="Times New Roman"/>
                <w:sz w:val="20"/>
                <w:szCs w:val="20"/>
                <w:lang w:val="en-US"/>
              </w:rPr>
              <w:t>Year to year percentage change in real GDP per capita</w:t>
            </w:r>
          </w:p>
        </w:tc>
        <w:tc>
          <w:tcPr>
            <w:tcW w:w="2160" w:type="dxa"/>
            <w:vAlign w:val="center"/>
          </w:tcPr>
          <w:p w14:paraId="73B81FB7"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World Bank (2013)</w:t>
            </w:r>
          </w:p>
        </w:tc>
      </w:tr>
      <w:tr w:rsidR="00AC4ECE" w:rsidRPr="00096517" w14:paraId="11EFB49E"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624675DB" w14:textId="4BB1E801"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Salient</w:t>
            </w:r>
            <w:proofErr w:type="spellEnd"/>
            <w:r w:rsidRPr="00096517">
              <w:rPr>
                <w:rFonts w:cs="Times New Roman"/>
                <w:sz w:val="20"/>
                <w:szCs w:val="20"/>
              </w:rPr>
              <w:t xml:space="preserve"> elite </w:t>
            </w:r>
            <w:proofErr w:type="spellStart"/>
            <w:r w:rsidRPr="00096517">
              <w:rPr>
                <w:rFonts w:cs="Times New Roman"/>
                <w:sz w:val="20"/>
                <w:szCs w:val="20"/>
              </w:rPr>
              <w:t>ethnicity</w:t>
            </w:r>
            <w:proofErr w:type="spellEnd"/>
          </w:p>
        </w:tc>
        <w:tc>
          <w:tcPr>
            <w:tcW w:w="1526" w:type="dxa"/>
            <w:vAlign w:val="center"/>
          </w:tcPr>
          <w:p w14:paraId="4424481F"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3EEFA6E0" w14:textId="77777777" w:rsidR="00AC4ECE" w:rsidRPr="00B0072A"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B0072A">
              <w:rPr>
                <w:rFonts w:cs="Times New Roman"/>
                <w:sz w:val="20"/>
                <w:szCs w:val="20"/>
                <w:lang w:val="en-US"/>
              </w:rPr>
              <w:t>Elite ethnicity is politically salient</w:t>
            </w:r>
          </w:p>
        </w:tc>
        <w:tc>
          <w:tcPr>
            <w:tcW w:w="2160" w:type="dxa"/>
            <w:vAlign w:val="center"/>
          </w:tcPr>
          <w:p w14:paraId="0AE1C282"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PITF</w:t>
            </w:r>
          </w:p>
        </w:tc>
      </w:tr>
      <w:tr w:rsidR="00AC4ECE" w:rsidRPr="00096517" w14:paraId="4DFAE1EB"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3F0DE80" w14:textId="77777777" w:rsidR="00AC4ECE" w:rsidRPr="00096517" w:rsidRDefault="00AC4ECE" w:rsidP="000702C8">
            <w:pPr>
              <w:spacing w:line="240" w:lineRule="auto"/>
              <w:jc w:val="center"/>
              <w:rPr>
                <w:rFonts w:cs="Times New Roman"/>
                <w:b/>
                <w:bCs/>
                <w:sz w:val="20"/>
                <w:szCs w:val="20"/>
              </w:rPr>
            </w:pPr>
            <w:proofErr w:type="spellStart"/>
            <w:r w:rsidRPr="00096517">
              <w:rPr>
                <w:rFonts w:cs="Times New Roman"/>
                <w:b/>
                <w:bCs/>
                <w:sz w:val="20"/>
                <w:szCs w:val="20"/>
              </w:rPr>
              <w:t>Resource</w:t>
            </w:r>
            <w:proofErr w:type="spellEnd"/>
            <w:r w:rsidRPr="00096517">
              <w:rPr>
                <w:rFonts w:cs="Times New Roman"/>
                <w:b/>
                <w:bCs/>
                <w:sz w:val="20"/>
                <w:szCs w:val="20"/>
              </w:rPr>
              <w:t xml:space="preserve"> </w:t>
            </w:r>
            <w:proofErr w:type="spellStart"/>
            <w:r w:rsidRPr="00096517">
              <w:rPr>
                <w:rFonts w:cs="Times New Roman"/>
                <w:b/>
                <w:bCs/>
                <w:sz w:val="20"/>
                <w:szCs w:val="20"/>
              </w:rPr>
              <w:t>mobilization</w:t>
            </w:r>
            <w:proofErr w:type="spellEnd"/>
            <w:r w:rsidRPr="00096517">
              <w:rPr>
                <w:rFonts w:cs="Times New Roman"/>
                <w:b/>
                <w:bCs/>
                <w:sz w:val="20"/>
                <w:szCs w:val="20"/>
              </w:rPr>
              <w:t xml:space="preserve"> model</w:t>
            </w:r>
          </w:p>
        </w:tc>
        <w:tc>
          <w:tcPr>
            <w:tcW w:w="1526" w:type="dxa"/>
            <w:vAlign w:val="center"/>
          </w:tcPr>
          <w:p w14:paraId="3A94AAD1"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p>
        </w:tc>
        <w:tc>
          <w:tcPr>
            <w:tcW w:w="2794" w:type="dxa"/>
            <w:vAlign w:val="center"/>
          </w:tcPr>
          <w:p w14:paraId="7469F75A"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p>
        </w:tc>
        <w:tc>
          <w:tcPr>
            <w:tcW w:w="2160" w:type="dxa"/>
            <w:vAlign w:val="center"/>
          </w:tcPr>
          <w:p w14:paraId="20433953"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b/>
                <w:bCs/>
                <w:sz w:val="20"/>
                <w:szCs w:val="20"/>
              </w:rPr>
            </w:pPr>
          </w:p>
        </w:tc>
      </w:tr>
      <w:tr w:rsidR="00AC4ECE" w:rsidRPr="00096517" w14:paraId="75A32673"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2CB9DA20" w14:textId="3B99A681"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Urbanization</w:t>
            </w:r>
            <w:proofErr w:type="spellEnd"/>
          </w:p>
        </w:tc>
        <w:tc>
          <w:tcPr>
            <w:tcW w:w="1526" w:type="dxa"/>
            <w:vAlign w:val="center"/>
          </w:tcPr>
          <w:p w14:paraId="70F1CAB9"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06FB17E4"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096517">
              <w:rPr>
                <w:rFonts w:cs="Times New Roman"/>
                <w:sz w:val="20"/>
                <w:szCs w:val="20"/>
              </w:rPr>
              <w:t>Urban</w:t>
            </w:r>
            <w:proofErr w:type="spellEnd"/>
            <w:r w:rsidRPr="00096517">
              <w:rPr>
                <w:rFonts w:cs="Times New Roman"/>
                <w:sz w:val="20"/>
                <w:szCs w:val="20"/>
              </w:rPr>
              <w:t xml:space="preserve"> </w:t>
            </w:r>
            <w:proofErr w:type="spellStart"/>
            <w:r w:rsidRPr="00096517">
              <w:rPr>
                <w:rFonts w:cs="Times New Roman"/>
                <w:sz w:val="20"/>
                <w:szCs w:val="20"/>
              </w:rPr>
              <w:t>population</w:t>
            </w:r>
            <w:proofErr w:type="spellEnd"/>
            <w:r w:rsidRPr="00096517">
              <w:rPr>
                <w:rFonts w:cs="Times New Roman"/>
                <w:sz w:val="20"/>
                <w:szCs w:val="20"/>
              </w:rPr>
              <w:t xml:space="preserve"> (0–100 </w:t>
            </w:r>
            <w:proofErr w:type="spellStart"/>
            <w:r w:rsidRPr="00096517">
              <w:rPr>
                <w:rFonts w:cs="Times New Roman"/>
                <w:sz w:val="20"/>
                <w:szCs w:val="20"/>
              </w:rPr>
              <w:t>percent</w:t>
            </w:r>
            <w:proofErr w:type="spellEnd"/>
            <w:r w:rsidRPr="00096517">
              <w:rPr>
                <w:rFonts w:cs="Times New Roman"/>
                <w:sz w:val="20"/>
                <w:szCs w:val="20"/>
              </w:rPr>
              <w:t xml:space="preserve">), </w:t>
            </w:r>
            <w:proofErr w:type="spellStart"/>
            <w:r w:rsidRPr="00096517">
              <w:rPr>
                <w:rFonts w:cs="Times New Roman"/>
                <w:sz w:val="20"/>
                <w:szCs w:val="20"/>
              </w:rPr>
              <w:t>imputed</w:t>
            </w:r>
            <w:proofErr w:type="spellEnd"/>
          </w:p>
        </w:tc>
        <w:tc>
          <w:tcPr>
            <w:tcW w:w="2160" w:type="dxa"/>
            <w:vAlign w:val="center"/>
          </w:tcPr>
          <w:p w14:paraId="69D042E4"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World Bank (2013)</w:t>
            </w:r>
          </w:p>
        </w:tc>
      </w:tr>
      <w:tr w:rsidR="00AC4ECE" w:rsidRPr="00096517" w14:paraId="2AEA64D6"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F071320" w14:textId="4F90A894" w:rsidR="00AC4ECE" w:rsidRPr="00096517" w:rsidRDefault="00AC4ECE" w:rsidP="000702C8">
            <w:pPr>
              <w:spacing w:line="240" w:lineRule="auto"/>
              <w:jc w:val="center"/>
              <w:rPr>
                <w:rFonts w:cs="Times New Roman"/>
                <w:sz w:val="20"/>
                <w:szCs w:val="20"/>
              </w:rPr>
            </w:pPr>
            <w:r w:rsidRPr="00096517">
              <w:rPr>
                <w:rFonts w:cs="Times New Roman"/>
                <w:sz w:val="20"/>
                <w:szCs w:val="20"/>
              </w:rPr>
              <w:t xml:space="preserve">Youth </w:t>
            </w:r>
            <w:proofErr w:type="spellStart"/>
            <w:r w:rsidRPr="00096517">
              <w:rPr>
                <w:rFonts w:cs="Times New Roman"/>
                <w:sz w:val="20"/>
                <w:szCs w:val="20"/>
              </w:rPr>
              <w:t>bulge</w:t>
            </w:r>
            <w:proofErr w:type="spellEnd"/>
          </w:p>
        </w:tc>
        <w:tc>
          <w:tcPr>
            <w:tcW w:w="1526" w:type="dxa"/>
            <w:vAlign w:val="center"/>
          </w:tcPr>
          <w:p w14:paraId="1D756428"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3B90087B" w14:textId="77777777" w:rsidR="00AC4ECE" w:rsidRPr="00B0072A"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B0072A">
              <w:rPr>
                <w:rFonts w:cs="Times New Roman"/>
                <w:sz w:val="20"/>
                <w:szCs w:val="20"/>
                <w:lang w:val="en-US"/>
              </w:rPr>
              <w:t>15–24-year-olds as percentage of total population</w:t>
            </w:r>
          </w:p>
        </w:tc>
        <w:tc>
          <w:tcPr>
            <w:tcW w:w="2160" w:type="dxa"/>
            <w:vAlign w:val="center"/>
          </w:tcPr>
          <w:p w14:paraId="1FA22822"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World Bank (2013)</w:t>
            </w:r>
          </w:p>
        </w:tc>
      </w:tr>
      <w:tr w:rsidR="00AC4ECE" w:rsidRPr="00096517" w14:paraId="2EA373E8"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7D2B4054" w14:textId="45360DFB"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Organizational</w:t>
            </w:r>
            <w:proofErr w:type="spellEnd"/>
            <w:r w:rsidRPr="00096517">
              <w:rPr>
                <w:rFonts w:cs="Times New Roman"/>
                <w:sz w:val="20"/>
                <w:szCs w:val="20"/>
              </w:rPr>
              <w:t xml:space="preserve"> </w:t>
            </w:r>
            <w:proofErr w:type="spellStart"/>
            <w:r w:rsidRPr="00096517">
              <w:rPr>
                <w:rFonts w:cs="Times New Roman"/>
                <w:sz w:val="20"/>
                <w:szCs w:val="20"/>
              </w:rPr>
              <w:t>capacity</w:t>
            </w:r>
            <w:proofErr w:type="spellEnd"/>
          </w:p>
        </w:tc>
        <w:tc>
          <w:tcPr>
            <w:tcW w:w="1526" w:type="dxa"/>
            <w:vAlign w:val="center"/>
          </w:tcPr>
          <w:p w14:paraId="7F4FC781"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32A59CC5"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 xml:space="preserve">Sum </w:t>
            </w:r>
            <w:proofErr w:type="spellStart"/>
            <w:r w:rsidRPr="00096517">
              <w:rPr>
                <w:rFonts w:cs="Times New Roman"/>
                <w:sz w:val="20"/>
                <w:szCs w:val="20"/>
              </w:rPr>
              <w:t>of</w:t>
            </w:r>
            <w:proofErr w:type="spellEnd"/>
            <w:r w:rsidRPr="00096517">
              <w:rPr>
                <w:rFonts w:cs="Times New Roman"/>
                <w:sz w:val="20"/>
                <w:szCs w:val="20"/>
              </w:rPr>
              <w:t xml:space="preserve"> strikes (</w:t>
            </w:r>
            <w:proofErr w:type="spellStart"/>
            <w:r w:rsidRPr="00096517">
              <w:rPr>
                <w:rFonts w:cs="Times New Roman"/>
                <w:sz w:val="20"/>
                <w:szCs w:val="20"/>
              </w:rPr>
              <w:t>logged</w:t>
            </w:r>
            <w:proofErr w:type="spellEnd"/>
            <w:r w:rsidRPr="00096517">
              <w:rPr>
                <w:rFonts w:cs="Times New Roman"/>
                <w:sz w:val="20"/>
                <w:szCs w:val="20"/>
              </w:rPr>
              <w:t>)</w:t>
            </w:r>
          </w:p>
        </w:tc>
        <w:tc>
          <w:tcPr>
            <w:tcW w:w="2160" w:type="dxa"/>
            <w:vAlign w:val="center"/>
          </w:tcPr>
          <w:p w14:paraId="167C039E"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 xml:space="preserve">Banks </w:t>
            </w:r>
            <w:proofErr w:type="spellStart"/>
            <w:r w:rsidRPr="00096517">
              <w:rPr>
                <w:rFonts w:cs="Times New Roman"/>
                <w:sz w:val="20"/>
                <w:szCs w:val="20"/>
              </w:rPr>
              <w:t>and</w:t>
            </w:r>
            <w:proofErr w:type="spellEnd"/>
            <w:r w:rsidRPr="00096517">
              <w:rPr>
                <w:rFonts w:cs="Times New Roman"/>
                <w:sz w:val="20"/>
                <w:szCs w:val="20"/>
              </w:rPr>
              <w:t xml:space="preserve"> Wilson (2013)</w:t>
            </w:r>
          </w:p>
        </w:tc>
      </w:tr>
      <w:tr w:rsidR="00AC4ECE" w:rsidRPr="00096517" w14:paraId="73CE9556"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4FA244E7" w14:textId="6EB109D8"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Organizational</w:t>
            </w:r>
            <w:proofErr w:type="spellEnd"/>
            <w:r w:rsidRPr="00096517">
              <w:rPr>
                <w:rFonts w:cs="Times New Roman"/>
                <w:sz w:val="20"/>
                <w:szCs w:val="20"/>
              </w:rPr>
              <w:t xml:space="preserve"> learning</w:t>
            </w:r>
          </w:p>
        </w:tc>
        <w:tc>
          <w:tcPr>
            <w:tcW w:w="1526" w:type="dxa"/>
            <w:vAlign w:val="center"/>
          </w:tcPr>
          <w:p w14:paraId="1F3A1F8C"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13D8F83B" w14:textId="77777777" w:rsidR="00AC4ECE" w:rsidRPr="00B0072A"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B0072A">
              <w:rPr>
                <w:rFonts w:cs="Times New Roman"/>
                <w:sz w:val="20"/>
                <w:szCs w:val="20"/>
                <w:lang w:val="en-US"/>
              </w:rPr>
              <w:t>Sum of riots and demonstrations (logged)</w:t>
            </w:r>
          </w:p>
        </w:tc>
        <w:tc>
          <w:tcPr>
            <w:tcW w:w="2160" w:type="dxa"/>
            <w:vAlign w:val="center"/>
          </w:tcPr>
          <w:p w14:paraId="05B7B605"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 xml:space="preserve">Banks </w:t>
            </w:r>
            <w:proofErr w:type="spellStart"/>
            <w:r w:rsidRPr="00096517">
              <w:rPr>
                <w:rFonts w:cs="Times New Roman"/>
                <w:sz w:val="20"/>
                <w:szCs w:val="20"/>
              </w:rPr>
              <w:t>and</w:t>
            </w:r>
            <w:proofErr w:type="spellEnd"/>
            <w:r w:rsidRPr="00096517">
              <w:rPr>
                <w:rFonts w:cs="Times New Roman"/>
                <w:sz w:val="20"/>
                <w:szCs w:val="20"/>
              </w:rPr>
              <w:t xml:space="preserve"> Wilson (2013)</w:t>
            </w:r>
          </w:p>
        </w:tc>
      </w:tr>
      <w:tr w:rsidR="00AC4ECE" w:rsidRPr="00096517" w14:paraId="57D7A876"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5743F4EF" w14:textId="0A9C8AD6" w:rsidR="00AC4ECE" w:rsidRPr="00096517" w:rsidRDefault="00AC4ECE" w:rsidP="000702C8">
            <w:pPr>
              <w:spacing w:line="240" w:lineRule="auto"/>
              <w:jc w:val="center"/>
              <w:rPr>
                <w:rFonts w:cs="Times New Roman"/>
                <w:sz w:val="20"/>
                <w:szCs w:val="20"/>
              </w:rPr>
            </w:pPr>
            <w:r w:rsidRPr="00096517">
              <w:rPr>
                <w:rFonts w:cs="Times New Roman"/>
                <w:sz w:val="20"/>
                <w:szCs w:val="20"/>
              </w:rPr>
              <w:t xml:space="preserve">Regional </w:t>
            </w:r>
            <w:proofErr w:type="spellStart"/>
            <w:r w:rsidRPr="00096517">
              <w:rPr>
                <w:rFonts w:cs="Times New Roman"/>
                <w:sz w:val="20"/>
                <w:szCs w:val="20"/>
              </w:rPr>
              <w:t>contagion</w:t>
            </w:r>
            <w:proofErr w:type="spellEnd"/>
          </w:p>
        </w:tc>
        <w:tc>
          <w:tcPr>
            <w:tcW w:w="1526" w:type="dxa"/>
            <w:vAlign w:val="center"/>
          </w:tcPr>
          <w:p w14:paraId="651855DB"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71A29503" w14:textId="77777777" w:rsidR="00AC4ECE" w:rsidRPr="00B0072A"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B0072A">
              <w:rPr>
                <w:rFonts w:cs="Times New Roman"/>
                <w:sz w:val="20"/>
                <w:szCs w:val="20"/>
                <w:lang w:val="en-US"/>
              </w:rPr>
              <w:t>Onsets of nonviolent campaigns in same region (logged)</w:t>
            </w:r>
          </w:p>
        </w:tc>
        <w:tc>
          <w:tcPr>
            <w:tcW w:w="2160" w:type="dxa"/>
            <w:vAlign w:val="center"/>
          </w:tcPr>
          <w:p w14:paraId="053B87DC"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096517">
              <w:rPr>
                <w:rFonts w:cs="Times New Roman"/>
                <w:sz w:val="20"/>
                <w:szCs w:val="20"/>
              </w:rPr>
              <w:t>Chenoweth</w:t>
            </w:r>
            <w:proofErr w:type="spellEnd"/>
            <w:r w:rsidRPr="00096517">
              <w:rPr>
                <w:rFonts w:cs="Times New Roman"/>
                <w:sz w:val="20"/>
                <w:szCs w:val="20"/>
              </w:rPr>
              <w:t xml:space="preserve"> (2015)</w:t>
            </w:r>
          </w:p>
        </w:tc>
      </w:tr>
      <w:tr w:rsidR="00AC4ECE" w:rsidRPr="00096517" w14:paraId="5F0A1CD6"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76690C9" w14:textId="7F5ADEBE" w:rsidR="00AC4ECE" w:rsidRPr="00096517" w:rsidRDefault="00AC4ECE" w:rsidP="000702C8">
            <w:pPr>
              <w:spacing w:line="240" w:lineRule="auto"/>
              <w:jc w:val="center"/>
              <w:rPr>
                <w:rFonts w:cs="Times New Roman"/>
                <w:sz w:val="20"/>
                <w:szCs w:val="20"/>
              </w:rPr>
            </w:pPr>
            <w:r w:rsidRPr="00096517">
              <w:rPr>
                <w:rFonts w:cs="Times New Roman"/>
                <w:sz w:val="20"/>
                <w:szCs w:val="20"/>
              </w:rPr>
              <w:t xml:space="preserve">Carrying </w:t>
            </w:r>
            <w:proofErr w:type="spellStart"/>
            <w:r w:rsidRPr="00096517">
              <w:rPr>
                <w:rFonts w:cs="Times New Roman"/>
                <w:sz w:val="20"/>
                <w:szCs w:val="20"/>
              </w:rPr>
              <w:t>capacity</w:t>
            </w:r>
            <w:proofErr w:type="spellEnd"/>
          </w:p>
        </w:tc>
        <w:tc>
          <w:tcPr>
            <w:tcW w:w="1526" w:type="dxa"/>
            <w:vAlign w:val="center"/>
          </w:tcPr>
          <w:p w14:paraId="04CD214D"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4C8335E1" w14:textId="77777777" w:rsidR="00AC4ECE" w:rsidRPr="00B0072A"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B0072A">
              <w:rPr>
                <w:rFonts w:cs="Times New Roman"/>
                <w:sz w:val="20"/>
                <w:szCs w:val="20"/>
                <w:lang w:val="en-US"/>
              </w:rPr>
              <w:t>Any ongoing nonviolent campaign in country</w:t>
            </w:r>
          </w:p>
        </w:tc>
        <w:tc>
          <w:tcPr>
            <w:tcW w:w="2160" w:type="dxa"/>
            <w:vAlign w:val="center"/>
          </w:tcPr>
          <w:p w14:paraId="60B6C756"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096517">
              <w:rPr>
                <w:rFonts w:cs="Times New Roman"/>
                <w:sz w:val="20"/>
                <w:szCs w:val="20"/>
              </w:rPr>
              <w:t>Chenoweth</w:t>
            </w:r>
            <w:proofErr w:type="spellEnd"/>
            <w:r w:rsidRPr="00096517">
              <w:rPr>
                <w:rFonts w:cs="Times New Roman"/>
                <w:sz w:val="20"/>
                <w:szCs w:val="20"/>
              </w:rPr>
              <w:t xml:space="preserve"> (2015)</w:t>
            </w:r>
          </w:p>
        </w:tc>
      </w:tr>
      <w:tr w:rsidR="00AC4ECE" w:rsidRPr="00096517" w14:paraId="61814187"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22011B7B" w14:textId="549A8593" w:rsidR="00AC4ECE" w:rsidRPr="00096517" w:rsidRDefault="00AC4ECE" w:rsidP="000702C8">
            <w:pPr>
              <w:spacing w:line="240" w:lineRule="auto"/>
              <w:jc w:val="center"/>
              <w:rPr>
                <w:rFonts w:cs="Times New Roman"/>
                <w:sz w:val="20"/>
                <w:szCs w:val="20"/>
              </w:rPr>
            </w:pPr>
            <w:r w:rsidRPr="00096517">
              <w:rPr>
                <w:rFonts w:cs="Times New Roman"/>
                <w:sz w:val="20"/>
                <w:szCs w:val="20"/>
              </w:rPr>
              <w:t xml:space="preserve">Civil </w:t>
            </w:r>
            <w:proofErr w:type="spellStart"/>
            <w:r w:rsidRPr="00096517">
              <w:rPr>
                <w:rFonts w:cs="Times New Roman"/>
                <w:sz w:val="20"/>
                <w:szCs w:val="20"/>
              </w:rPr>
              <w:t>war</w:t>
            </w:r>
            <w:proofErr w:type="spellEnd"/>
          </w:p>
        </w:tc>
        <w:tc>
          <w:tcPr>
            <w:tcW w:w="1526" w:type="dxa"/>
            <w:vAlign w:val="center"/>
          </w:tcPr>
          <w:p w14:paraId="1F87FA14"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3E91942D"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096517">
              <w:rPr>
                <w:rFonts w:cs="Times New Roman"/>
                <w:sz w:val="20"/>
                <w:szCs w:val="20"/>
              </w:rPr>
              <w:t>Any</w:t>
            </w:r>
            <w:proofErr w:type="spellEnd"/>
            <w:r w:rsidRPr="00096517">
              <w:rPr>
                <w:rFonts w:cs="Times New Roman"/>
                <w:sz w:val="20"/>
                <w:szCs w:val="20"/>
              </w:rPr>
              <w:t xml:space="preserve"> </w:t>
            </w:r>
            <w:proofErr w:type="spellStart"/>
            <w:r w:rsidRPr="00096517">
              <w:rPr>
                <w:rFonts w:cs="Times New Roman"/>
                <w:sz w:val="20"/>
                <w:szCs w:val="20"/>
              </w:rPr>
              <w:t>ongoing</w:t>
            </w:r>
            <w:proofErr w:type="spellEnd"/>
            <w:r w:rsidRPr="00096517">
              <w:rPr>
                <w:rFonts w:cs="Times New Roman"/>
                <w:sz w:val="20"/>
                <w:szCs w:val="20"/>
              </w:rPr>
              <w:t xml:space="preserve"> civil </w:t>
            </w:r>
            <w:proofErr w:type="spellStart"/>
            <w:r w:rsidRPr="00096517">
              <w:rPr>
                <w:rFonts w:cs="Times New Roman"/>
                <w:sz w:val="20"/>
                <w:szCs w:val="20"/>
              </w:rPr>
              <w:t>war</w:t>
            </w:r>
            <w:proofErr w:type="spellEnd"/>
          </w:p>
        </w:tc>
        <w:tc>
          <w:tcPr>
            <w:tcW w:w="2160" w:type="dxa"/>
            <w:vAlign w:val="center"/>
          </w:tcPr>
          <w:p w14:paraId="71EE640D"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PITF</w:t>
            </w:r>
          </w:p>
        </w:tc>
      </w:tr>
      <w:tr w:rsidR="00AC4ECE" w:rsidRPr="00096517" w14:paraId="1E14B086"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6BBCD28" w14:textId="77777777" w:rsidR="00AC4ECE" w:rsidRPr="00096517" w:rsidRDefault="00AC4ECE" w:rsidP="000702C8">
            <w:pPr>
              <w:spacing w:line="240" w:lineRule="auto"/>
              <w:jc w:val="center"/>
              <w:rPr>
                <w:rFonts w:cs="Times New Roman"/>
                <w:b/>
                <w:bCs/>
                <w:sz w:val="20"/>
                <w:szCs w:val="20"/>
              </w:rPr>
            </w:pPr>
            <w:proofErr w:type="spellStart"/>
            <w:r w:rsidRPr="00096517">
              <w:rPr>
                <w:rFonts w:cs="Times New Roman"/>
                <w:b/>
                <w:bCs/>
                <w:sz w:val="20"/>
                <w:szCs w:val="20"/>
              </w:rPr>
              <w:t>Modernization</w:t>
            </w:r>
            <w:proofErr w:type="spellEnd"/>
            <w:r w:rsidRPr="00096517">
              <w:rPr>
                <w:rFonts w:cs="Times New Roman"/>
                <w:b/>
                <w:bCs/>
                <w:sz w:val="20"/>
                <w:szCs w:val="20"/>
              </w:rPr>
              <w:t xml:space="preserve"> model</w:t>
            </w:r>
          </w:p>
        </w:tc>
        <w:tc>
          <w:tcPr>
            <w:tcW w:w="1526" w:type="dxa"/>
            <w:vAlign w:val="center"/>
          </w:tcPr>
          <w:p w14:paraId="5DBA4DB3"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794" w:type="dxa"/>
            <w:vAlign w:val="center"/>
          </w:tcPr>
          <w:p w14:paraId="4F43A185"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160" w:type="dxa"/>
            <w:vAlign w:val="center"/>
          </w:tcPr>
          <w:p w14:paraId="70984ED2"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r>
      <w:tr w:rsidR="00AC4ECE" w:rsidRPr="00096517" w14:paraId="3CBFF472"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1AC4BD41" w14:textId="648539D6"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Urbanization</w:t>
            </w:r>
            <w:proofErr w:type="spellEnd"/>
          </w:p>
        </w:tc>
        <w:tc>
          <w:tcPr>
            <w:tcW w:w="1526" w:type="dxa"/>
            <w:vAlign w:val="center"/>
          </w:tcPr>
          <w:p w14:paraId="089D1F6A"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0ECACCD9"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096517">
              <w:rPr>
                <w:rFonts w:cs="Times New Roman"/>
                <w:sz w:val="20"/>
                <w:szCs w:val="20"/>
              </w:rPr>
              <w:t>Urban</w:t>
            </w:r>
            <w:proofErr w:type="spellEnd"/>
            <w:r w:rsidRPr="00096517">
              <w:rPr>
                <w:rFonts w:cs="Times New Roman"/>
                <w:sz w:val="20"/>
                <w:szCs w:val="20"/>
              </w:rPr>
              <w:t xml:space="preserve"> </w:t>
            </w:r>
            <w:proofErr w:type="spellStart"/>
            <w:r w:rsidRPr="00096517">
              <w:rPr>
                <w:rFonts w:cs="Times New Roman"/>
                <w:sz w:val="20"/>
                <w:szCs w:val="20"/>
              </w:rPr>
              <w:t>population</w:t>
            </w:r>
            <w:proofErr w:type="spellEnd"/>
            <w:r w:rsidRPr="00096517">
              <w:rPr>
                <w:rFonts w:cs="Times New Roman"/>
                <w:sz w:val="20"/>
                <w:szCs w:val="20"/>
              </w:rPr>
              <w:t xml:space="preserve"> (0–100 </w:t>
            </w:r>
            <w:proofErr w:type="spellStart"/>
            <w:r w:rsidRPr="00096517">
              <w:rPr>
                <w:rFonts w:cs="Times New Roman"/>
                <w:sz w:val="20"/>
                <w:szCs w:val="20"/>
              </w:rPr>
              <w:t>percent</w:t>
            </w:r>
            <w:proofErr w:type="spellEnd"/>
            <w:r w:rsidRPr="00096517">
              <w:rPr>
                <w:rFonts w:cs="Times New Roman"/>
                <w:sz w:val="20"/>
                <w:szCs w:val="20"/>
              </w:rPr>
              <w:t xml:space="preserve">), </w:t>
            </w:r>
            <w:proofErr w:type="spellStart"/>
            <w:r w:rsidRPr="00096517">
              <w:rPr>
                <w:rFonts w:cs="Times New Roman"/>
                <w:sz w:val="20"/>
                <w:szCs w:val="20"/>
              </w:rPr>
              <w:t>imputed</w:t>
            </w:r>
            <w:proofErr w:type="spellEnd"/>
          </w:p>
        </w:tc>
        <w:tc>
          <w:tcPr>
            <w:tcW w:w="2160" w:type="dxa"/>
            <w:vAlign w:val="center"/>
          </w:tcPr>
          <w:p w14:paraId="1521622C"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World Bank (2013)</w:t>
            </w:r>
          </w:p>
        </w:tc>
      </w:tr>
      <w:tr w:rsidR="00AC4ECE" w:rsidRPr="00096517" w14:paraId="039E508A"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B1197AD" w14:textId="74D71C5B"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lastRenderedPageBreak/>
              <w:t>Industrialization</w:t>
            </w:r>
            <w:proofErr w:type="spellEnd"/>
          </w:p>
        </w:tc>
        <w:tc>
          <w:tcPr>
            <w:tcW w:w="1526" w:type="dxa"/>
            <w:vAlign w:val="center"/>
          </w:tcPr>
          <w:p w14:paraId="5CF48EA7"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2D118F76" w14:textId="77777777" w:rsidR="00AC4ECE" w:rsidRPr="00B0072A"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B0072A">
              <w:rPr>
                <w:rFonts w:cs="Times New Roman"/>
                <w:sz w:val="20"/>
                <w:szCs w:val="20"/>
                <w:lang w:val="en-US"/>
              </w:rPr>
              <w:t>Manufacturing and services as percentage of GDP, imputed</w:t>
            </w:r>
          </w:p>
        </w:tc>
        <w:tc>
          <w:tcPr>
            <w:tcW w:w="2160" w:type="dxa"/>
            <w:vAlign w:val="center"/>
          </w:tcPr>
          <w:p w14:paraId="15B95FD6"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World Bank (2013)</w:t>
            </w:r>
          </w:p>
        </w:tc>
      </w:tr>
      <w:tr w:rsidR="00AC4ECE" w:rsidRPr="00096517" w14:paraId="2654F377"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6B846FA8" w14:textId="595EA576"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Education</w:t>
            </w:r>
            <w:proofErr w:type="spellEnd"/>
          </w:p>
        </w:tc>
        <w:tc>
          <w:tcPr>
            <w:tcW w:w="1526" w:type="dxa"/>
            <w:vAlign w:val="center"/>
          </w:tcPr>
          <w:p w14:paraId="52BC82B5"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24EF2B34" w14:textId="77777777" w:rsidR="00AC4ECE" w:rsidRPr="00B0072A"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B0072A">
              <w:rPr>
                <w:rFonts w:cs="Times New Roman"/>
                <w:sz w:val="20"/>
                <w:szCs w:val="20"/>
                <w:lang w:val="en-US"/>
              </w:rPr>
              <w:t>Secondary school enrollment rate, imputed</w:t>
            </w:r>
          </w:p>
        </w:tc>
        <w:tc>
          <w:tcPr>
            <w:tcW w:w="2160" w:type="dxa"/>
            <w:vAlign w:val="center"/>
          </w:tcPr>
          <w:p w14:paraId="06592E61"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World Bank (2013)</w:t>
            </w:r>
          </w:p>
        </w:tc>
      </w:tr>
      <w:tr w:rsidR="00AC4ECE" w:rsidRPr="00096517" w14:paraId="7F9FA97C"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40CE6DC" w14:textId="2544D2C5" w:rsidR="00AC4ECE" w:rsidRPr="00096517" w:rsidRDefault="00AC4ECE" w:rsidP="000702C8">
            <w:pPr>
              <w:spacing w:line="240" w:lineRule="auto"/>
              <w:jc w:val="center"/>
              <w:rPr>
                <w:rFonts w:cs="Times New Roman"/>
                <w:sz w:val="20"/>
                <w:szCs w:val="20"/>
              </w:rPr>
            </w:pPr>
            <w:r w:rsidRPr="00096517">
              <w:rPr>
                <w:rFonts w:cs="Times New Roman"/>
                <w:sz w:val="20"/>
                <w:szCs w:val="20"/>
              </w:rPr>
              <w:t>Communication</w:t>
            </w:r>
          </w:p>
        </w:tc>
        <w:tc>
          <w:tcPr>
            <w:tcW w:w="1526" w:type="dxa"/>
            <w:vAlign w:val="center"/>
          </w:tcPr>
          <w:p w14:paraId="1E015C77"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35451334" w14:textId="77777777" w:rsidR="00AC4ECE" w:rsidRPr="00B0072A"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B0072A">
              <w:rPr>
                <w:rFonts w:cs="Times New Roman"/>
                <w:sz w:val="20"/>
                <w:szCs w:val="20"/>
                <w:lang w:val="en-US"/>
              </w:rPr>
              <w:t>Mobile phone subscriptions per 100 people, logged</w:t>
            </w:r>
          </w:p>
        </w:tc>
        <w:tc>
          <w:tcPr>
            <w:tcW w:w="2160" w:type="dxa"/>
            <w:vAlign w:val="center"/>
          </w:tcPr>
          <w:p w14:paraId="35FE80CB"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World Bank (2013)</w:t>
            </w:r>
          </w:p>
        </w:tc>
      </w:tr>
      <w:tr w:rsidR="00AC4ECE" w:rsidRPr="00096517" w14:paraId="30D45729" w14:textId="77777777" w:rsidTr="000702C8">
        <w:trPr>
          <w:trHeight w:val="392"/>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B35EDAA" w14:textId="01B9A2F6" w:rsidR="00AC4ECE" w:rsidRPr="00096517" w:rsidRDefault="00AC4ECE" w:rsidP="000702C8">
            <w:pPr>
              <w:spacing w:line="240" w:lineRule="auto"/>
              <w:jc w:val="center"/>
              <w:rPr>
                <w:rFonts w:cs="Times New Roman"/>
                <w:sz w:val="20"/>
                <w:szCs w:val="20"/>
              </w:rPr>
            </w:pPr>
            <w:r w:rsidRPr="00096517">
              <w:rPr>
                <w:rFonts w:cs="Times New Roman"/>
                <w:sz w:val="20"/>
                <w:szCs w:val="20"/>
              </w:rPr>
              <w:t xml:space="preserve">Trade </w:t>
            </w:r>
            <w:proofErr w:type="spellStart"/>
            <w:r w:rsidRPr="00096517">
              <w:rPr>
                <w:rFonts w:cs="Times New Roman"/>
                <w:sz w:val="20"/>
                <w:szCs w:val="20"/>
              </w:rPr>
              <w:t>liberalization</w:t>
            </w:r>
            <w:proofErr w:type="spellEnd"/>
          </w:p>
        </w:tc>
        <w:tc>
          <w:tcPr>
            <w:tcW w:w="1526" w:type="dxa"/>
            <w:vAlign w:val="center"/>
          </w:tcPr>
          <w:p w14:paraId="4EEB50B9"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3484AB5D"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 xml:space="preserve">GATT/WTO </w:t>
            </w:r>
            <w:proofErr w:type="spellStart"/>
            <w:r w:rsidRPr="00096517">
              <w:rPr>
                <w:rFonts w:cs="Times New Roman"/>
                <w:sz w:val="20"/>
                <w:szCs w:val="20"/>
              </w:rPr>
              <w:t>member</w:t>
            </w:r>
            <w:proofErr w:type="spellEnd"/>
          </w:p>
        </w:tc>
        <w:tc>
          <w:tcPr>
            <w:tcW w:w="2160" w:type="dxa"/>
            <w:vAlign w:val="center"/>
          </w:tcPr>
          <w:p w14:paraId="60AEE6AD"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096517">
              <w:rPr>
                <w:rFonts w:cs="Times New Roman"/>
                <w:sz w:val="20"/>
                <w:szCs w:val="20"/>
              </w:rPr>
              <w:t>Authors</w:t>
            </w:r>
            <w:proofErr w:type="spellEnd"/>
            <w:r w:rsidRPr="00096517">
              <w:rPr>
                <w:rFonts w:cs="Times New Roman"/>
                <w:sz w:val="20"/>
                <w:szCs w:val="20"/>
              </w:rPr>
              <w:t xml:space="preserve">' </w:t>
            </w:r>
            <w:proofErr w:type="spellStart"/>
            <w:r w:rsidRPr="00096517">
              <w:rPr>
                <w:rFonts w:cs="Times New Roman"/>
                <w:sz w:val="20"/>
                <w:szCs w:val="20"/>
              </w:rPr>
              <w:t>coding</w:t>
            </w:r>
            <w:proofErr w:type="spellEnd"/>
          </w:p>
        </w:tc>
      </w:tr>
      <w:tr w:rsidR="00AC4ECE" w:rsidRPr="00096517" w14:paraId="14EE3BDC"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D209157" w14:textId="77777777" w:rsidR="00AC4ECE" w:rsidRPr="00096517" w:rsidRDefault="00AC4ECE" w:rsidP="000702C8">
            <w:pPr>
              <w:spacing w:line="240" w:lineRule="auto"/>
              <w:jc w:val="center"/>
              <w:rPr>
                <w:rFonts w:cs="Times New Roman"/>
                <w:b/>
                <w:bCs/>
                <w:sz w:val="20"/>
                <w:szCs w:val="20"/>
              </w:rPr>
            </w:pPr>
            <w:proofErr w:type="spellStart"/>
            <w:r w:rsidRPr="00096517">
              <w:rPr>
                <w:rFonts w:cs="Times New Roman"/>
                <w:b/>
                <w:bCs/>
                <w:sz w:val="20"/>
                <w:szCs w:val="20"/>
              </w:rPr>
              <w:t>Political</w:t>
            </w:r>
            <w:proofErr w:type="spellEnd"/>
            <w:r w:rsidRPr="00096517">
              <w:rPr>
                <w:rFonts w:cs="Times New Roman"/>
                <w:b/>
                <w:bCs/>
                <w:sz w:val="20"/>
                <w:szCs w:val="20"/>
              </w:rPr>
              <w:t xml:space="preserve"> </w:t>
            </w:r>
            <w:proofErr w:type="spellStart"/>
            <w:r w:rsidRPr="00096517">
              <w:rPr>
                <w:rFonts w:cs="Times New Roman"/>
                <w:b/>
                <w:bCs/>
                <w:sz w:val="20"/>
                <w:szCs w:val="20"/>
              </w:rPr>
              <w:t>opportunity</w:t>
            </w:r>
            <w:proofErr w:type="spellEnd"/>
            <w:r w:rsidRPr="00096517">
              <w:rPr>
                <w:rFonts w:cs="Times New Roman"/>
                <w:b/>
                <w:bCs/>
                <w:sz w:val="20"/>
                <w:szCs w:val="20"/>
              </w:rPr>
              <w:t xml:space="preserve"> model</w:t>
            </w:r>
          </w:p>
        </w:tc>
        <w:tc>
          <w:tcPr>
            <w:tcW w:w="1526" w:type="dxa"/>
            <w:vAlign w:val="center"/>
          </w:tcPr>
          <w:p w14:paraId="4574A174"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794" w:type="dxa"/>
            <w:vAlign w:val="center"/>
          </w:tcPr>
          <w:p w14:paraId="2662B9BB"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c>
          <w:tcPr>
            <w:tcW w:w="2160" w:type="dxa"/>
            <w:vAlign w:val="center"/>
          </w:tcPr>
          <w:p w14:paraId="347C0590"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
        </w:tc>
      </w:tr>
      <w:tr w:rsidR="00AC4ECE" w:rsidRPr="00096517" w14:paraId="163B903B"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127B1289" w14:textId="1B11475B" w:rsidR="00AC4ECE" w:rsidRPr="00096517" w:rsidRDefault="00AC4ECE" w:rsidP="000702C8">
            <w:pPr>
              <w:spacing w:line="240" w:lineRule="auto"/>
              <w:jc w:val="center"/>
              <w:rPr>
                <w:rFonts w:cs="Times New Roman"/>
                <w:sz w:val="20"/>
                <w:szCs w:val="20"/>
              </w:rPr>
            </w:pPr>
            <w:r w:rsidRPr="00096517">
              <w:rPr>
                <w:rFonts w:cs="Times New Roman"/>
                <w:sz w:val="20"/>
                <w:szCs w:val="20"/>
              </w:rPr>
              <w:t>Country age</w:t>
            </w:r>
          </w:p>
        </w:tc>
        <w:tc>
          <w:tcPr>
            <w:tcW w:w="1526" w:type="dxa"/>
            <w:vAlign w:val="center"/>
          </w:tcPr>
          <w:p w14:paraId="1682BA4F"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30322671" w14:textId="77777777" w:rsidR="00AC4ECE" w:rsidRPr="00B0072A"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B0072A">
              <w:rPr>
                <w:rFonts w:cs="Times New Roman"/>
                <w:sz w:val="20"/>
                <w:szCs w:val="20"/>
                <w:lang w:val="en-US"/>
              </w:rPr>
              <w:t>Country age in years, logged</w:t>
            </w:r>
          </w:p>
        </w:tc>
        <w:tc>
          <w:tcPr>
            <w:tcW w:w="2160" w:type="dxa"/>
            <w:vAlign w:val="center"/>
          </w:tcPr>
          <w:p w14:paraId="0EF98A4E"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096517">
              <w:rPr>
                <w:rFonts w:cs="Times New Roman"/>
                <w:sz w:val="20"/>
                <w:szCs w:val="20"/>
              </w:rPr>
              <w:t>Author</w:t>
            </w:r>
            <w:proofErr w:type="spellEnd"/>
            <w:r w:rsidRPr="00096517">
              <w:rPr>
                <w:rFonts w:cs="Times New Roman"/>
                <w:sz w:val="20"/>
                <w:szCs w:val="20"/>
              </w:rPr>
              <w:t xml:space="preserve"> </w:t>
            </w:r>
            <w:proofErr w:type="spellStart"/>
            <w:r w:rsidRPr="00096517">
              <w:rPr>
                <w:rFonts w:cs="Times New Roman"/>
                <w:sz w:val="20"/>
                <w:szCs w:val="20"/>
              </w:rPr>
              <w:t>calculations</w:t>
            </w:r>
            <w:proofErr w:type="spellEnd"/>
          </w:p>
        </w:tc>
      </w:tr>
      <w:tr w:rsidR="00AC4ECE" w:rsidRPr="00096517" w14:paraId="3BA20191"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618DC43" w14:textId="58A028DC" w:rsidR="00AC4ECE" w:rsidRPr="00096517" w:rsidRDefault="00AC4ECE" w:rsidP="000702C8">
            <w:pPr>
              <w:spacing w:line="240" w:lineRule="auto"/>
              <w:jc w:val="center"/>
              <w:rPr>
                <w:rFonts w:cs="Times New Roman"/>
                <w:sz w:val="20"/>
                <w:szCs w:val="20"/>
              </w:rPr>
            </w:pPr>
            <w:r w:rsidRPr="00096517">
              <w:rPr>
                <w:rFonts w:cs="Times New Roman"/>
                <w:sz w:val="20"/>
                <w:szCs w:val="20"/>
              </w:rPr>
              <w:t xml:space="preserve">Post–cold </w:t>
            </w:r>
            <w:proofErr w:type="spellStart"/>
            <w:r w:rsidRPr="00096517">
              <w:rPr>
                <w:rFonts w:cs="Times New Roman"/>
                <w:sz w:val="20"/>
                <w:szCs w:val="20"/>
              </w:rPr>
              <w:t>war</w:t>
            </w:r>
            <w:proofErr w:type="spellEnd"/>
            <w:r w:rsidRPr="00096517">
              <w:rPr>
                <w:rFonts w:cs="Times New Roman"/>
                <w:sz w:val="20"/>
                <w:szCs w:val="20"/>
              </w:rPr>
              <w:t xml:space="preserve"> </w:t>
            </w:r>
            <w:proofErr w:type="spellStart"/>
            <w:r w:rsidRPr="00096517">
              <w:rPr>
                <w:rFonts w:cs="Times New Roman"/>
                <w:sz w:val="20"/>
                <w:szCs w:val="20"/>
              </w:rPr>
              <w:t>period</w:t>
            </w:r>
            <w:proofErr w:type="spellEnd"/>
          </w:p>
        </w:tc>
        <w:tc>
          <w:tcPr>
            <w:tcW w:w="1526" w:type="dxa"/>
            <w:vAlign w:val="center"/>
          </w:tcPr>
          <w:p w14:paraId="02C6ABFE"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1AC0E4DA"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 xml:space="preserve">Year </w:t>
            </w:r>
            <w:proofErr w:type="spellStart"/>
            <w:r w:rsidRPr="00096517">
              <w:rPr>
                <w:rFonts w:cs="Times New Roman"/>
                <w:sz w:val="20"/>
                <w:szCs w:val="20"/>
              </w:rPr>
              <w:t>is</w:t>
            </w:r>
            <w:proofErr w:type="spellEnd"/>
            <w:r w:rsidRPr="00096517">
              <w:rPr>
                <w:rFonts w:cs="Times New Roman"/>
                <w:sz w:val="20"/>
                <w:szCs w:val="20"/>
              </w:rPr>
              <w:t xml:space="preserve"> </w:t>
            </w:r>
            <w:proofErr w:type="spellStart"/>
            <w:r w:rsidRPr="00096517">
              <w:rPr>
                <w:rFonts w:cs="Times New Roman"/>
                <w:sz w:val="20"/>
                <w:szCs w:val="20"/>
              </w:rPr>
              <w:t>after</w:t>
            </w:r>
            <w:proofErr w:type="spellEnd"/>
            <w:r w:rsidRPr="00096517">
              <w:rPr>
                <w:rFonts w:cs="Times New Roman"/>
                <w:sz w:val="20"/>
                <w:szCs w:val="20"/>
              </w:rPr>
              <w:t xml:space="preserve"> 1991</w:t>
            </w:r>
          </w:p>
        </w:tc>
        <w:tc>
          <w:tcPr>
            <w:tcW w:w="2160" w:type="dxa"/>
            <w:vAlign w:val="center"/>
          </w:tcPr>
          <w:p w14:paraId="75182DCD"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096517">
              <w:rPr>
                <w:rFonts w:cs="Times New Roman"/>
                <w:sz w:val="20"/>
                <w:szCs w:val="20"/>
              </w:rPr>
              <w:t>Author</w:t>
            </w:r>
            <w:proofErr w:type="spellEnd"/>
            <w:r w:rsidRPr="00096517">
              <w:rPr>
                <w:rFonts w:cs="Times New Roman"/>
                <w:sz w:val="20"/>
                <w:szCs w:val="20"/>
              </w:rPr>
              <w:t xml:space="preserve"> </w:t>
            </w:r>
            <w:proofErr w:type="spellStart"/>
            <w:r w:rsidRPr="00096517">
              <w:rPr>
                <w:rFonts w:cs="Times New Roman"/>
                <w:sz w:val="20"/>
                <w:szCs w:val="20"/>
              </w:rPr>
              <w:t>calculations</w:t>
            </w:r>
            <w:proofErr w:type="spellEnd"/>
          </w:p>
        </w:tc>
      </w:tr>
      <w:tr w:rsidR="00AC4ECE" w:rsidRPr="00096517" w14:paraId="3A152D48"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5122E753" w14:textId="772FDC07"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Commitment</w:t>
            </w:r>
            <w:proofErr w:type="spellEnd"/>
            <w:r w:rsidRPr="00096517">
              <w:rPr>
                <w:rFonts w:cs="Times New Roman"/>
                <w:sz w:val="20"/>
                <w:szCs w:val="20"/>
              </w:rPr>
              <w:t xml:space="preserve"> </w:t>
            </w:r>
            <w:proofErr w:type="spellStart"/>
            <w:r w:rsidRPr="00096517">
              <w:rPr>
                <w:rFonts w:cs="Times New Roman"/>
                <w:sz w:val="20"/>
                <w:szCs w:val="20"/>
              </w:rPr>
              <w:t>to</w:t>
            </w:r>
            <w:proofErr w:type="spellEnd"/>
            <w:r w:rsidRPr="00096517">
              <w:rPr>
                <w:rFonts w:cs="Times New Roman"/>
                <w:sz w:val="20"/>
                <w:szCs w:val="20"/>
              </w:rPr>
              <w:t xml:space="preserve"> </w:t>
            </w:r>
            <w:proofErr w:type="spellStart"/>
            <w:r w:rsidRPr="00096517">
              <w:rPr>
                <w:rFonts w:cs="Times New Roman"/>
                <w:sz w:val="20"/>
                <w:szCs w:val="20"/>
              </w:rPr>
              <w:t>human</w:t>
            </w:r>
            <w:proofErr w:type="spellEnd"/>
            <w:r w:rsidRPr="00096517">
              <w:rPr>
                <w:rFonts w:cs="Times New Roman"/>
                <w:sz w:val="20"/>
                <w:szCs w:val="20"/>
              </w:rPr>
              <w:t xml:space="preserve"> </w:t>
            </w:r>
            <w:proofErr w:type="spellStart"/>
            <w:r w:rsidRPr="00096517">
              <w:rPr>
                <w:rFonts w:cs="Times New Roman"/>
                <w:sz w:val="20"/>
                <w:szCs w:val="20"/>
              </w:rPr>
              <w:t>rights</w:t>
            </w:r>
            <w:proofErr w:type="spellEnd"/>
          </w:p>
        </w:tc>
        <w:tc>
          <w:tcPr>
            <w:tcW w:w="1526" w:type="dxa"/>
            <w:vAlign w:val="center"/>
          </w:tcPr>
          <w:p w14:paraId="43113837"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06A66063" w14:textId="77777777" w:rsidR="00AC4ECE" w:rsidRPr="00B0072A"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B0072A">
              <w:rPr>
                <w:rFonts w:cs="Times New Roman"/>
                <w:sz w:val="20"/>
                <w:szCs w:val="20"/>
                <w:lang w:val="en-US"/>
              </w:rPr>
              <w:t>State is signatory to ICCPR first Optional Protocol</w:t>
            </w:r>
          </w:p>
        </w:tc>
        <w:tc>
          <w:tcPr>
            <w:tcW w:w="2160" w:type="dxa"/>
            <w:vAlign w:val="center"/>
          </w:tcPr>
          <w:p w14:paraId="37CC779A"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096517">
              <w:rPr>
                <w:rFonts w:cs="Times New Roman"/>
                <w:sz w:val="20"/>
                <w:szCs w:val="20"/>
              </w:rPr>
              <w:t>Author</w:t>
            </w:r>
            <w:proofErr w:type="spellEnd"/>
            <w:r w:rsidRPr="00096517">
              <w:rPr>
                <w:rFonts w:cs="Times New Roman"/>
                <w:sz w:val="20"/>
                <w:szCs w:val="20"/>
              </w:rPr>
              <w:t xml:space="preserve"> </w:t>
            </w:r>
            <w:proofErr w:type="spellStart"/>
            <w:r w:rsidRPr="00096517">
              <w:rPr>
                <w:rFonts w:cs="Times New Roman"/>
                <w:sz w:val="20"/>
                <w:szCs w:val="20"/>
              </w:rPr>
              <w:t>calculations</w:t>
            </w:r>
            <w:proofErr w:type="spellEnd"/>
          </w:p>
        </w:tc>
      </w:tr>
      <w:tr w:rsidR="00AC4ECE" w:rsidRPr="00096517" w14:paraId="667C0179"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976F0EE" w14:textId="11CF575D"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Election</w:t>
            </w:r>
            <w:proofErr w:type="spellEnd"/>
            <w:r w:rsidRPr="00096517">
              <w:rPr>
                <w:rFonts w:cs="Times New Roman"/>
                <w:sz w:val="20"/>
                <w:szCs w:val="20"/>
              </w:rPr>
              <w:t xml:space="preserve"> </w:t>
            </w:r>
            <w:proofErr w:type="spellStart"/>
            <w:r w:rsidRPr="00096517">
              <w:rPr>
                <w:rFonts w:cs="Times New Roman"/>
                <w:sz w:val="20"/>
                <w:szCs w:val="20"/>
              </w:rPr>
              <w:t>year</w:t>
            </w:r>
            <w:proofErr w:type="spellEnd"/>
          </w:p>
        </w:tc>
        <w:tc>
          <w:tcPr>
            <w:tcW w:w="1526" w:type="dxa"/>
            <w:vAlign w:val="center"/>
          </w:tcPr>
          <w:p w14:paraId="4305C921"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5001DBB1" w14:textId="77777777" w:rsidR="00AC4ECE" w:rsidRPr="00B0072A"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B0072A">
              <w:rPr>
                <w:rFonts w:cs="Times New Roman"/>
                <w:sz w:val="20"/>
                <w:szCs w:val="20"/>
                <w:lang w:val="en-US"/>
              </w:rPr>
              <w:t>Binary indicator for any executive, legislative, or constituent assembly elections during year</w:t>
            </w:r>
          </w:p>
        </w:tc>
        <w:tc>
          <w:tcPr>
            <w:tcW w:w="2160" w:type="dxa"/>
            <w:vAlign w:val="center"/>
          </w:tcPr>
          <w:p w14:paraId="7255F3EF"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 xml:space="preserve">NELDA </w:t>
            </w:r>
            <w:proofErr w:type="spellStart"/>
            <w:r w:rsidRPr="00096517">
              <w:rPr>
                <w:rFonts w:cs="Times New Roman"/>
                <w:sz w:val="20"/>
                <w:szCs w:val="20"/>
              </w:rPr>
              <w:t>and</w:t>
            </w:r>
            <w:proofErr w:type="spellEnd"/>
            <w:r w:rsidRPr="00096517">
              <w:rPr>
                <w:rFonts w:cs="Times New Roman"/>
                <w:sz w:val="20"/>
                <w:szCs w:val="20"/>
              </w:rPr>
              <w:t xml:space="preserve"> </w:t>
            </w:r>
            <w:proofErr w:type="spellStart"/>
            <w:r w:rsidRPr="00096517">
              <w:rPr>
                <w:rFonts w:cs="Times New Roman"/>
                <w:sz w:val="20"/>
                <w:szCs w:val="20"/>
              </w:rPr>
              <w:t>author</w:t>
            </w:r>
            <w:proofErr w:type="spellEnd"/>
            <w:r w:rsidRPr="00096517">
              <w:rPr>
                <w:rFonts w:cs="Times New Roman"/>
                <w:sz w:val="20"/>
                <w:szCs w:val="20"/>
              </w:rPr>
              <w:t xml:space="preserve"> </w:t>
            </w:r>
            <w:proofErr w:type="spellStart"/>
            <w:r w:rsidRPr="00096517">
              <w:rPr>
                <w:rFonts w:cs="Times New Roman"/>
                <w:sz w:val="20"/>
                <w:szCs w:val="20"/>
              </w:rPr>
              <w:t>calculations</w:t>
            </w:r>
            <w:proofErr w:type="spellEnd"/>
          </w:p>
        </w:tc>
      </w:tr>
      <w:tr w:rsidR="00AC4ECE" w:rsidRPr="00096517" w14:paraId="68AA5B62"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3E515D4B" w14:textId="5FE859EB"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Democracy</w:t>
            </w:r>
            <w:proofErr w:type="spellEnd"/>
          </w:p>
        </w:tc>
        <w:tc>
          <w:tcPr>
            <w:tcW w:w="1526" w:type="dxa"/>
            <w:vAlign w:val="center"/>
          </w:tcPr>
          <w:p w14:paraId="5274D405"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66F6B27C" w14:textId="77777777" w:rsidR="00AC4ECE" w:rsidRPr="00B0072A"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B0072A">
              <w:rPr>
                <w:rFonts w:cs="Times New Roman"/>
                <w:sz w:val="20"/>
                <w:szCs w:val="20"/>
                <w:lang w:val="en-US"/>
              </w:rPr>
              <w:t>Binary indicator based on two polity component variables</w:t>
            </w:r>
          </w:p>
        </w:tc>
        <w:tc>
          <w:tcPr>
            <w:tcW w:w="2160" w:type="dxa"/>
            <w:vAlign w:val="center"/>
          </w:tcPr>
          <w:p w14:paraId="212A23C1"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 xml:space="preserve">Marshall, </w:t>
            </w:r>
            <w:proofErr w:type="spellStart"/>
            <w:r w:rsidRPr="00096517">
              <w:rPr>
                <w:rFonts w:cs="Times New Roman"/>
                <w:sz w:val="20"/>
                <w:szCs w:val="20"/>
              </w:rPr>
              <w:t>Jaggers</w:t>
            </w:r>
            <w:proofErr w:type="spellEnd"/>
            <w:r w:rsidRPr="00096517">
              <w:rPr>
                <w:rFonts w:cs="Times New Roman"/>
                <w:sz w:val="20"/>
                <w:szCs w:val="20"/>
              </w:rPr>
              <w:t xml:space="preserve">, </w:t>
            </w:r>
            <w:proofErr w:type="spellStart"/>
            <w:r w:rsidRPr="00096517">
              <w:rPr>
                <w:rFonts w:cs="Times New Roman"/>
                <w:sz w:val="20"/>
                <w:szCs w:val="20"/>
              </w:rPr>
              <w:t>and</w:t>
            </w:r>
            <w:proofErr w:type="spellEnd"/>
            <w:r w:rsidRPr="00096517">
              <w:rPr>
                <w:rFonts w:cs="Times New Roman"/>
                <w:sz w:val="20"/>
                <w:szCs w:val="20"/>
              </w:rPr>
              <w:t xml:space="preserve"> </w:t>
            </w:r>
            <w:proofErr w:type="spellStart"/>
            <w:r w:rsidRPr="00096517">
              <w:rPr>
                <w:rFonts w:cs="Times New Roman"/>
                <w:sz w:val="20"/>
                <w:szCs w:val="20"/>
              </w:rPr>
              <w:t>Gurr</w:t>
            </w:r>
            <w:proofErr w:type="spellEnd"/>
            <w:r w:rsidRPr="00096517">
              <w:rPr>
                <w:rFonts w:cs="Times New Roman"/>
                <w:sz w:val="20"/>
                <w:szCs w:val="20"/>
              </w:rPr>
              <w:t xml:space="preserve"> (2013)</w:t>
            </w:r>
          </w:p>
        </w:tc>
      </w:tr>
      <w:tr w:rsidR="00AC4ECE" w:rsidRPr="00096517" w14:paraId="25D7BCD0"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6A80A840" w14:textId="5F1995EC" w:rsidR="00AC4ECE" w:rsidRPr="00096517" w:rsidRDefault="00AC4ECE" w:rsidP="000702C8">
            <w:pPr>
              <w:spacing w:line="240" w:lineRule="auto"/>
              <w:jc w:val="center"/>
              <w:rPr>
                <w:rFonts w:cs="Times New Roman"/>
                <w:sz w:val="20"/>
                <w:szCs w:val="20"/>
              </w:rPr>
            </w:pPr>
            <w:proofErr w:type="spellStart"/>
            <w:r w:rsidRPr="00096517">
              <w:rPr>
                <w:rFonts w:cs="Times New Roman"/>
                <w:sz w:val="20"/>
                <w:szCs w:val="20"/>
              </w:rPr>
              <w:t>Democratic</w:t>
            </w:r>
            <w:proofErr w:type="spellEnd"/>
            <w:r w:rsidRPr="00096517">
              <w:rPr>
                <w:rFonts w:cs="Times New Roman"/>
                <w:sz w:val="20"/>
                <w:szCs w:val="20"/>
              </w:rPr>
              <w:t xml:space="preserve"> </w:t>
            </w:r>
            <w:proofErr w:type="spellStart"/>
            <w:r w:rsidRPr="00096517">
              <w:rPr>
                <w:rFonts w:cs="Times New Roman"/>
                <w:sz w:val="20"/>
                <w:szCs w:val="20"/>
              </w:rPr>
              <w:t>election</w:t>
            </w:r>
            <w:proofErr w:type="spellEnd"/>
            <w:r w:rsidRPr="00096517">
              <w:rPr>
                <w:rFonts w:cs="Times New Roman"/>
                <w:sz w:val="20"/>
                <w:szCs w:val="20"/>
              </w:rPr>
              <w:t xml:space="preserve"> </w:t>
            </w:r>
            <w:proofErr w:type="spellStart"/>
            <w:r w:rsidRPr="00096517">
              <w:rPr>
                <w:rFonts w:cs="Times New Roman"/>
                <w:sz w:val="20"/>
                <w:szCs w:val="20"/>
              </w:rPr>
              <w:t>year</w:t>
            </w:r>
            <w:proofErr w:type="spellEnd"/>
          </w:p>
        </w:tc>
        <w:tc>
          <w:tcPr>
            <w:tcW w:w="1526" w:type="dxa"/>
            <w:vAlign w:val="center"/>
          </w:tcPr>
          <w:p w14:paraId="64C37D6F"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3AAFF187" w14:textId="77777777" w:rsidR="00AC4ECE" w:rsidRPr="00B0072A"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B0072A">
              <w:rPr>
                <w:rFonts w:cs="Times New Roman"/>
                <w:sz w:val="20"/>
                <w:szCs w:val="20"/>
                <w:lang w:val="en-US"/>
              </w:rPr>
              <w:t>Interaction between democracy and election year</w:t>
            </w:r>
          </w:p>
        </w:tc>
        <w:tc>
          <w:tcPr>
            <w:tcW w:w="2160" w:type="dxa"/>
            <w:vAlign w:val="center"/>
          </w:tcPr>
          <w:p w14:paraId="0AD19898"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096517">
              <w:rPr>
                <w:rFonts w:cs="Times New Roman"/>
                <w:sz w:val="20"/>
                <w:szCs w:val="20"/>
              </w:rPr>
              <w:t>Author</w:t>
            </w:r>
            <w:proofErr w:type="spellEnd"/>
            <w:r w:rsidRPr="00096517">
              <w:rPr>
                <w:rFonts w:cs="Times New Roman"/>
                <w:sz w:val="20"/>
                <w:szCs w:val="20"/>
              </w:rPr>
              <w:t xml:space="preserve"> </w:t>
            </w:r>
            <w:proofErr w:type="spellStart"/>
            <w:r w:rsidRPr="00096517">
              <w:rPr>
                <w:rFonts w:cs="Times New Roman"/>
                <w:sz w:val="20"/>
                <w:szCs w:val="20"/>
              </w:rPr>
              <w:t>calculations</w:t>
            </w:r>
            <w:proofErr w:type="spellEnd"/>
          </w:p>
        </w:tc>
      </w:tr>
      <w:tr w:rsidR="00AC4ECE" w:rsidRPr="00096517" w14:paraId="22306451"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607336E0" w14:textId="5E7A3EF8" w:rsidR="00AC4ECE" w:rsidRPr="00B0072A" w:rsidRDefault="00AC4ECE" w:rsidP="000702C8">
            <w:pPr>
              <w:spacing w:line="240" w:lineRule="auto"/>
              <w:jc w:val="center"/>
              <w:rPr>
                <w:rFonts w:cs="Times New Roman"/>
                <w:sz w:val="20"/>
                <w:szCs w:val="20"/>
                <w:lang w:val="en-US"/>
              </w:rPr>
            </w:pPr>
            <w:r w:rsidRPr="00B0072A">
              <w:rPr>
                <w:rFonts w:cs="Times New Roman"/>
                <w:sz w:val="20"/>
                <w:szCs w:val="20"/>
                <w:lang w:val="en-US"/>
              </w:rPr>
              <w:t>Post–cold war election year</w:t>
            </w:r>
          </w:p>
        </w:tc>
        <w:tc>
          <w:tcPr>
            <w:tcW w:w="1526" w:type="dxa"/>
            <w:vAlign w:val="center"/>
          </w:tcPr>
          <w:p w14:paraId="3F0D1BDF"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74F31472" w14:textId="77777777" w:rsidR="00AC4ECE" w:rsidRPr="00B0072A"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B0072A">
              <w:rPr>
                <w:rFonts w:cs="Times New Roman"/>
                <w:sz w:val="20"/>
                <w:szCs w:val="20"/>
                <w:lang w:val="en-US"/>
              </w:rPr>
              <w:t>Interaction between post–Cold War and election year</w:t>
            </w:r>
          </w:p>
        </w:tc>
        <w:tc>
          <w:tcPr>
            <w:tcW w:w="2160" w:type="dxa"/>
            <w:vAlign w:val="center"/>
          </w:tcPr>
          <w:p w14:paraId="2C6462D6"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proofErr w:type="spellStart"/>
            <w:r w:rsidRPr="00096517">
              <w:rPr>
                <w:rFonts w:cs="Times New Roman"/>
                <w:sz w:val="20"/>
                <w:szCs w:val="20"/>
              </w:rPr>
              <w:t>Author</w:t>
            </w:r>
            <w:proofErr w:type="spellEnd"/>
            <w:r w:rsidRPr="00096517">
              <w:rPr>
                <w:rFonts w:cs="Times New Roman"/>
                <w:sz w:val="20"/>
                <w:szCs w:val="20"/>
              </w:rPr>
              <w:t xml:space="preserve"> </w:t>
            </w:r>
            <w:proofErr w:type="spellStart"/>
            <w:r w:rsidRPr="00096517">
              <w:rPr>
                <w:rFonts w:cs="Times New Roman"/>
                <w:sz w:val="20"/>
                <w:szCs w:val="20"/>
              </w:rPr>
              <w:t>calculations</w:t>
            </w:r>
            <w:proofErr w:type="spellEnd"/>
          </w:p>
        </w:tc>
      </w:tr>
      <w:tr w:rsidR="00AC4ECE" w:rsidRPr="00096517" w14:paraId="354B017D"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5853039" w14:textId="18496A9A" w:rsidR="00AC4ECE" w:rsidRPr="00B0072A" w:rsidRDefault="00AC4ECE" w:rsidP="000702C8">
            <w:pPr>
              <w:spacing w:line="240" w:lineRule="auto"/>
              <w:jc w:val="center"/>
              <w:rPr>
                <w:rFonts w:cs="Times New Roman"/>
                <w:sz w:val="20"/>
                <w:szCs w:val="20"/>
                <w:lang w:val="en-US"/>
              </w:rPr>
            </w:pPr>
            <w:r w:rsidRPr="00B0072A">
              <w:rPr>
                <w:rFonts w:cs="Times New Roman"/>
                <w:sz w:val="20"/>
                <w:szCs w:val="20"/>
                <w:lang w:val="en-US"/>
              </w:rPr>
              <w:t>State adherence to civil liberties</w:t>
            </w:r>
          </w:p>
        </w:tc>
        <w:tc>
          <w:tcPr>
            <w:tcW w:w="1526" w:type="dxa"/>
            <w:vAlign w:val="center"/>
          </w:tcPr>
          <w:p w14:paraId="5197C868"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 xml:space="preserve">± </w:t>
            </w:r>
            <w:proofErr w:type="spellStart"/>
            <w:r w:rsidRPr="00096517">
              <w:rPr>
                <w:rFonts w:cs="Times New Roman"/>
                <w:sz w:val="20"/>
                <w:szCs w:val="20"/>
              </w:rPr>
              <w:t>quadratic</w:t>
            </w:r>
            <w:proofErr w:type="spellEnd"/>
          </w:p>
        </w:tc>
        <w:tc>
          <w:tcPr>
            <w:tcW w:w="2794" w:type="dxa"/>
            <w:vAlign w:val="center"/>
          </w:tcPr>
          <w:p w14:paraId="46F0257B"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 xml:space="preserve">Civil </w:t>
            </w:r>
            <w:proofErr w:type="spellStart"/>
            <w:r w:rsidRPr="00096517">
              <w:rPr>
                <w:rFonts w:cs="Times New Roman"/>
                <w:sz w:val="20"/>
                <w:szCs w:val="20"/>
              </w:rPr>
              <w:t>liberties</w:t>
            </w:r>
            <w:proofErr w:type="spellEnd"/>
            <w:r w:rsidRPr="00096517">
              <w:rPr>
                <w:rFonts w:cs="Times New Roman"/>
                <w:sz w:val="20"/>
                <w:szCs w:val="20"/>
              </w:rPr>
              <w:t xml:space="preserve"> index, as </w:t>
            </w:r>
            <w:proofErr w:type="spellStart"/>
            <w:r w:rsidRPr="00096517">
              <w:rPr>
                <w:rFonts w:cs="Times New Roman"/>
                <w:sz w:val="20"/>
                <w:szCs w:val="20"/>
              </w:rPr>
              <w:t>factor</w:t>
            </w:r>
            <w:proofErr w:type="spellEnd"/>
          </w:p>
        </w:tc>
        <w:tc>
          <w:tcPr>
            <w:tcW w:w="2160" w:type="dxa"/>
            <w:vAlign w:val="center"/>
          </w:tcPr>
          <w:p w14:paraId="05DAC883"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proofErr w:type="spellStart"/>
            <w:r w:rsidRPr="00096517">
              <w:rPr>
                <w:rFonts w:cs="Times New Roman"/>
                <w:sz w:val="20"/>
                <w:szCs w:val="20"/>
              </w:rPr>
              <w:t>Freedom</w:t>
            </w:r>
            <w:proofErr w:type="spellEnd"/>
            <w:r w:rsidRPr="00096517">
              <w:rPr>
                <w:rFonts w:cs="Times New Roman"/>
                <w:sz w:val="20"/>
                <w:szCs w:val="20"/>
              </w:rPr>
              <w:t xml:space="preserve"> </w:t>
            </w:r>
            <w:proofErr w:type="spellStart"/>
            <w:r w:rsidRPr="00096517">
              <w:rPr>
                <w:rFonts w:cs="Times New Roman"/>
                <w:sz w:val="20"/>
                <w:szCs w:val="20"/>
              </w:rPr>
              <w:t>House</w:t>
            </w:r>
            <w:proofErr w:type="spellEnd"/>
          </w:p>
        </w:tc>
      </w:tr>
      <w:tr w:rsidR="00AC4ECE" w:rsidRPr="00096517" w14:paraId="47C02539" w14:textId="77777777" w:rsidTr="000702C8">
        <w:tc>
          <w:tcPr>
            <w:cnfStyle w:val="001000000000" w:firstRow="0" w:lastRow="0" w:firstColumn="1" w:lastColumn="0" w:oddVBand="0" w:evenVBand="0" w:oddHBand="0" w:evenHBand="0" w:firstRowFirstColumn="0" w:firstRowLastColumn="0" w:lastRowFirstColumn="0" w:lastRowLastColumn="0"/>
            <w:tcW w:w="2160" w:type="dxa"/>
            <w:vAlign w:val="center"/>
          </w:tcPr>
          <w:p w14:paraId="1984DF38" w14:textId="24CE2067" w:rsidR="00AC4ECE" w:rsidRPr="00096517" w:rsidRDefault="00AC4ECE" w:rsidP="000702C8">
            <w:pPr>
              <w:spacing w:line="240" w:lineRule="auto"/>
              <w:jc w:val="center"/>
              <w:rPr>
                <w:rFonts w:cs="Times New Roman"/>
                <w:sz w:val="20"/>
                <w:szCs w:val="20"/>
              </w:rPr>
            </w:pPr>
            <w:r w:rsidRPr="00096517">
              <w:rPr>
                <w:rFonts w:cs="Times New Roman"/>
                <w:sz w:val="20"/>
                <w:szCs w:val="20"/>
              </w:rPr>
              <w:t xml:space="preserve">Regime </w:t>
            </w:r>
            <w:proofErr w:type="spellStart"/>
            <w:r w:rsidRPr="00096517">
              <w:rPr>
                <w:rFonts w:cs="Times New Roman"/>
                <w:sz w:val="20"/>
                <w:szCs w:val="20"/>
              </w:rPr>
              <w:t>durability</w:t>
            </w:r>
            <w:proofErr w:type="spellEnd"/>
          </w:p>
        </w:tc>
        <w:tc>
          <w:tcPr>
            <w:tcW w:w="1526" w:type="dxa"/>
            <w:vAlign w:val="center"/>
          </w:tcPr>
          <w:p w14:paraId="197433C6"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19F2F0E6" w14:textId="77777777" w:rsidR="00AC4ECE" w:rsidRPr="00B0072A"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lang w:val="en-US"/>
              </w:rPr>
            </w:pPr>
            <w:r w:rsidRPr="00B0072A">
              <w:rPr>
                <w:rFonts w:cs="Times New Roman"/>
                <w:sz w:val="20"/>
                <w:szCs w:val="20"/>
                <w:lang w:val="en-US"/>
              </w:rPr>
              <w:t>Years since most recent regime change, logged</w:t>
            </w:r>
          </w:p>
        </w:tc>
        <w:tc>
          <w:tcPr>
            <w:tcW w:w="2160" w:type="dxa"/>
            <w:vAlign w:val="center"/>
          </w:tcPr>
          <w:p w14:paraId="1810635A" w14:textId="77777777" w:rsidR="00AC4ECE" w:rsidRPr="00096517" w:rsidRDefault="00AC4ECE" w:rsidP="000702C8">
            <w:pPr>
              <w:spacing w:line="240" w:lineRule="auto"/>
              <w:jc w:val="cente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96517">
              <w:rPr>
                <w:rFonts w:cs="Times New Roman"/>
                <w:sz w:val="20"/>
                <w:szCs w:val="20"/>
              </w:rPr>
              <w:t xml:space="preserve">Marshall, </w:t>
            </w:r>
            <w:proofErr w:type="spellStart"/>
            <w:r w:rsidRPr="00096517">
              <w:rPr>
                <w:rFonts w:cs="Times New Roman"/>
                <w:sz w:val="20"/>
                <w:szCs w:val="20"/>
              </w:rPr>
              <w:t>Jaggers</w:t>
            </w:r>
            <w:proofErr w:type="spellEnd"/>
            <w:r w:rsidRPr="00096517">
              <w:rPr>
                <w:rFonts w:cs="Times New Roman"/>
                <w:sz w:val="20"/>
                <w:szCs w:val="20"/>
              </w:rPr>
              <w:t xml:space="preserve">, </w:t>
            </w:r>
            <w:proofErr w:type="spellStart"/>
            <w:r w:rsidRPr="00096517">
              <w:rPr>
                <w:rFonts w:cs="Times New Roman"/>
                <w:sz w:val="20"/>
                <w:szCs w:val="20"/>
              </w:rPr>
              <w:t>and</w:t>
            </w:r>
            <w:proofErr w:type="spellEnd"/>
            <w:r w:rsidRPr="00096517">
              <w:rPr>
                <w:rFonts w:cs="Times New Roman"/>
                <w:sz w:val="20"/>
                <w:szCs w:val="20"/>
              </w:rPr>
              <w:t xml:space="preserve"> </w:t>
            </w:r>
            <w:proofErr w:type="spellStart"/>
            <w:r w:rsidRPr="00096517">
              <w:rPr>
                <w:rFonts w:cs="Times New Roman"/>
                <w:sz w:val="20"/>
                <w:szCs w:val="20"/>
              </w:rPr>
              <w:t>Gurr</w:t>
            </w:r>
            <w:proofErr w:type="spellEnd"/>
            <w:r w:rsidRPr="00096517">
              <w:rPr>
                <w:rFonts w:cs="Times New Roman"/>
                <w:sz w:val="20"/>
                <w:szCs w:val="20"/>
              </w:rPr>
              <w:t xml:space="preserve"> (2013)</w:t>
            </w:r>
          </w:p>
        </w:tc>
      </w:tr>
      <w:tr w:rsidR="00AC4ECE" w:rsidRPr="00096517" w14:paraId="588F7CE9" w14:textId="77777777" w:rsidTr="00070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160D805" w14:textId="19B8E584" w:rsidR="00AC4ECE" w:rsidRPr="00096517" w:rsidRDefault="00AC4ECE" w:rsidP="000702C8">
            <w:pPr>
              <w:spacing w:line="240" w:lineRule="auto"/>
              <w:jc w:val="center"/>
              <w:rPr>
                <w:rFonts w:cs="Times New Roman"/>
                <w:sz w:val="20"/>
                <w:szCs w:val="20"/>
              </w:rPr>
            </w:pPr>
            <w:r w:rsidRPr="00096517">
              <w:rPr>
                <w:rFonts w:cs="Times New Roman"/>
                <w:sz w:val="20"/>
                <w:szCs w:val="20"/>
              </w:rPr>
              <w:t xml:space="preserve">Regime </w:t>
            </w:r>
            <w:proofErr w:type="spellStart"/>
            <w:r w:rsidRPr="00096517">
              <w:rPr>
                <w:rFonts w:cs="Times New Roman"/>
                <w:sz w:val="20"/>
                <w:szCs w:val="20"/>
              </w:rPr>
              <w:t>instability</w:t>
            </w:r>
            <w:proofErr w:type="spellEnd"/>
          </w:p>
        </w:tc>
        <w:tc>
          <w:tcPr>
            <w:tcW w:w="1526" w:type="dxa"/>
            <w:vAlign w:val="center"/>
          </w:tcPr>
          <w:p w14:paraId="6B4C0943"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w:t>
            </w:r>
          </w:p>
        </w:tc>
        <w:tc>
          <w:tcPr>
            <w:tcW w:w="2794" w:type="dxa"/>
            <w:vAlign w:val="center"/>
          </w:tcPr>
          <w:p w14:paraId="5F0C3A30" w14:textId="77777777" w:rsidR="00AC4ECE" w:rsidRPr="00B0072A"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lang w:val="en-US"/>
              </w:rPr>
            </w:pPr>
            <w:r w:rsidRPr="00B0072A">
              <w:rPr>
                <w:rFonts w:cs="Times New Roman"/>
                <w:sz w:val="20"/>
                <w:szCs w:val="20"/>
                <w:lang w:val="en-US"/>
              </w:rPr>
              <w:t>Count of coup activity in past five years, logged</w:t>
            </w:r>
          </w:p>
        </w:tc>
        <w:tc>
          <w:tcPr>
            <w:tcW w:w="2160" w:type="dxa"/>
            <w:vAlign w:val="center"/>
          </w:tcPr>
          <w:p w14:paraId="73211E2C" w14:textId="77777777" w:rsidR="00AC4ECE" w:rsidRPr="00096517" w:rsidRDefault="00AC4ECE" w:rsidP="000702C8">
            <w:pPr>
              <w:spacing w:line="240" w:lineRule="auto"/>
              <w:jc w:val="cente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96517">
              <w:rPr>
                <w:rFonts w:cs="Times New Roman"/>
                <w:sz w:val="20"/>
                <w:szCs w:val="20"/>
              </w:rPr>
              <w:t xml:space="preserve">Center for </w:t>
            </w:r>
            <w:proofErr w:type="spellStart"/>
            <w:r w:rsidRPr="00096517">
              <w:rPr>
                <w:rFonts w:cs="Times New Roman"/>
                <w:sz w:val="20"/>
                <w:szCs w:val="20"/>
              </w:rPr>
              <w:t>Systemic</w:t>
            </w:r>
            <w:proofErr w:type="spellEnd"/>
            <w:r w:rsidRPr="00096517">
              <w:rPr>
                <w:rFonts w:cs="Times New Roman"/>
                <w:sz w:val="20"/>
                <w:szCs w:val="20"/>
              </w:rPr>
              <w:t xml:space="preserve"> Peace</w:t>
            </w:r>
          </w:p>
        </w:tc>
      </w:tr>
    </w:tbl>
    <w:p w14:paraId="1C3CDF29" w14:textId="51528A11" w:rsidR="00E5792F" w:rsidRPr="00162E32" w:rsidRDefault="00162E32" w:rsidP="00162E32">
      <w:pPr>
        <w:spacing w:after="0"/>
        <w:rPr>
          <w:rFonts w:cs="Times New Roman"/>
          <w:bCs/>
          <w:sz w:val="20"/>
          <w:szCs w:val="20"/>
        </w:rPr>
      </w:pPr>
      <w:r w:rsidRPr="00162E32">
        <w:rPr>
          <w:rFonts w:cs="Times New Roman"/>
          <w:bCs/>
          <w:sz w:val="20"/>
          <w:szCs w:val="20"/>
        </w:rPr>
        <w:t>Fonte:</w:t>
      </w:r>
      <w:r w:rsidR="00043C00">
        <w:rPr>
          <w:rFonts w:cs="Times New Roman"/>
          <w:bCs/>
          <w:sz w:val="20"/>
          <w:szCs w:val="20"/>
        </w:rPr>
        <w:t xml:space="preserve"> </w:t>
      </w:r>
      <w:proofErr w:type="spellStart"/>
      <w:r w:rsidR="00043C00" w:rsidRPr="006B6804">
        <w:rPr>
          <w:rFonts w:cs="Times New Roman"/>
          <w:bCs/>
          <w:sz w:val="20"/>
          <w:szCs w:val="20"/>
        </w:rPr>
        <w:t>Chenoweth</w:t>
      </w:r>
      <w:proofErr w:type="spellEnd"/>
      <w:r w:rsidR="00043C00" w:rsidRPr="006B6804">
        <w:rPr>
          <w:rFonts w:cs="Times New Roman"/>
          <w:bCs/>
          <w:sz w:val="20"/>
          <w:szCs w:val="20"/>
        </w:rPr>
        <w:t xml:space="preserve"> e </w:t>
      </w:r>
      <w:proofErr w:type="spellStart"/>
      <w:r w:rsidR="00043C00" w:rsidRPr="006B6804">
        <w:rPr>
          <w:rFonts w:cs="Times New Roman"/>
          <w:bCs/>
          <w:sz w:val="20"/>
          <w:szCs w:val="20"/>
        </w:rPr>
        <w:t>Ulfelder</w:t>
      </w:r>
      <w:proofErr w:type="spellEnd"/>
      <w:r w:rsidR="00043C00" w:rsidRPr="006B6804">
        <w:rPr>
          <w:rFonts w:cs="Times New Roman"/>
          <w:bCs/>
          <w:sz w:val="20"/>
          <w:szCs w:val="20"/>
        </w:rPr>
        <w:t xml:space="preserve"> (2015)</w:t>
      </w:r>
      <w:r w:rsidR="00043C00">
        <w:rPr>
          <w:rStyle w:val="Refdenotaderodap"/>
          <w:rFonts w:cs="Times New Roman"/>
          <w:bCs/>
          <w:szCs w:val="24"/>
        </w:rPr>
        <w:footnoteReference w:id="13"/>
      </w:r>
      <w:r>
        <w:rPr>
          <w:rFonts w:cs="Times New Roman"/>
          <w:bCs/>
          <w:sz w:val="20"/>
          <w:szCs w:val="20"/>
        </w:rPr>
        <w:t xml:space="preserve"> </w:t>
      </w:r>
    </w:p>
    <w:p w14:paraId="6A2C38A7" w14:textId="537FDDDE" w:rsidR="004C3C49" w:rsidRDefault="00EC08CE" w:rsidP="00D204AD">
      <w:pPr>
        <w:pStyle w:val="PargrafodaLista"/>
        <w:ind w:left="0" w:firstLine="851"/>
        <w:rPr>
          <w:rFonts w:cs="Times New Roman"/>
          <w:bCs/>
          <w:szCs w:val="24"/>
        </w:rPr>
      </w:pPr>
      <w:r>
        <w:rPr>
          <w:rFonts w:cs="Times New Roman"/>
          <w:bCs/>
          <w:szCs w:val="24"/>
        </w:rPr>
        <w:t>Note que os efeitos de cada indicador em cada</w:t>
      </w:r>
      <w:r w:rsidR="00EF3EA9">
        <w:rPr>
          <w:rFonts w:cs="Times New Roman"/>
          <w:bCs/>
          <w:szCs w:val="24"/>
        </w:rPr>
        <w:t xml:space="preserve"> contexto</w:t>
      </w:r>
      <w:r>
        <w:rPr>
          <w:rFonts w:cs="Times New Roman"/>
          <w:bCs/>
          <w:szCs w:val="24"/>
        </w:rPr>
        <w:t xml:space="preserve"> podem </w:t>
      </w:r>
      <w:r w:rsidR="00807BFB">
        <w:rPr>
          <w:rFonts w:cs="Times New Roman"/>
          <w:bCs/>
          <w:szCs w:val="24"/>
        </w:rPr>
        <w:t>nos dar</w:t>
      </w:r>
      <w:r>
        <w:rPr>
          <w:rFonts w:cs="Times New Roman"/>
          <w:bCs/>
          <w:szCs w:val="24"/>
        </w:rPr>
        <w:t xml:space="preserve"> importantes considerações sobre o fenômeno da mobilização em massa. Além do que,</w:t>
      </w:r>
      <w:r w:rsidR="00EF3EA9">
        <w:rPr>
          <w:rFonts w:cs="Times New Roman"/>
          <w:bCs/>
          <w:szCs w:val="24"/>
        </w:rPr>
        <w:t xml:space="preserve"> determinados indicadores </w:t>
      </w:r>
      <w:r w:rsidR="00772BAE">
        <w:rPr>
          <w:rFonts w:cs="Times New Roman"/>
          <w:bCs/>
          <w:szCs w:val="24"/>
        </w:rPr>
        <w:t>apresentam impacto positivo e</w:t>
      </w:r>
      <w:r w:rsidR="0075376E">
        <w:rPr>
          <w:rFonts w:cs="Times New Roman"/>
          <w:bCs/>
          <w:szCs w:val="24"/>
        </w:rPr>
        <w:t>,</w:t>
      </w:r>
      <w:r w:rsidR="00FF715A">
        <w:rPr>
          <w:rFonts w:cs="Times New Roman"/>
          <w:bCs/>
          <w:szCs w:val="24"/>
        </w:rPr>
        <w:t xml:space="preserve"> ao mesmo tempo</w:t>
      </w:r>
      <w:r w:rsidR="0075376E">
        <w:rPr>
          <w:rFonts w:cs="Times New Roman"/>
          <w:bCs/>
          <w:szCs w:val="24"/>
        </w:rPr>
        <w:t>,</w:t>
      </w:r>
      <w:r w:rsidR="00772BAE">
        <w:rPr>
          <w:rFonts w:cs="Times New Roman"/>
          <w:bCs/>
          <w:szCs w:val="24"/>
        </w:rPr>
        <w:t xml:space="preserve"> negativo</w:t>
      </w:r>
      <w:r w:rsidR="000442B9">
        <w:rPr>
          <w:rFonts w:cs="Times New Roman"/>
          <w:bCs/>
          <w:szCs w:val="24"/>
        </w:rPr>
        <w:t xml:space="preserve"> </w:t>
      </w:r>
      <w:r w:rsidR="00772BAE">
        <w:rPr>
          <w:rFonts w:cs="Times New Roman"/>
          <w:bCs/>
          <w:szCs w:val="24"/>
        </w:rPr>
        <w:t>sobre os fenômenos de mobilização.</w:t>
      </w:r>
      <w:r w:rsidR="00F57977">
        <w:rPr>
          <w:rFonts w:cs="Times New Roman"/>
          <w:bCs/>
          <w:szCs w:val="24"/>
        </w:rPr>
        <w:t xml:space="preserve"> No entanto, ainda que o estudo dos autores </w:t>
      </w:r>
      <w:r w:rsidR="007E44FB">
        <w:rPr>
          <w:rFonts w:cs="Times New Roman"/>
          <w:bCs/>
          <w:szCs w:val="24"/>
        </w:rPr>
        <w:t>se utilize</w:t>
      </w:r>
      <w:r w:rsidR="00F57977">
        <w:rPr>
          <w:rFonts w:cs="Times New Roman"/>
          <w:bCs/>
          <w:szCs w:val="24"/>
        </w:rPr>
        <w:t xml:space="preserve"> de um </w:t>
      </w:r>
      <w:r w:rsidR="00D00EA6">
        <w:rPr>
          <w:rFonts w:cs="Times New Roman"/>
          <w:bCs/>
          <w:szCs w:val="24"/>
        </w:rPr>
        <w:t xml:space="preserve">modelo estatístico significativo de análise, nossa pretensão </w:t>
      </w:r>
      <w:del w:id="124" w:author="Christiane Jalles de Paula" w:date="2024-08-10T16:15:00Z" w16du:dateUtc="2024-08-10T19:15:00Z">
        <w:r w:rsidR="00D00EA6" w:rsidDel="008D221D">
          <w:rPr>
            <w:rFonts w:cs="Times New Roman"/>
            <w:bCs/>
            <w:szCs w:val="24"/>
          </w:rPr>
          <w:delText xml:space="preserve">será </w:delText>
        </w:r>
      </w:del>
      <w:ins w:id="125" w:author="Christiane Jalles de Paula" w:date="2024-08-10T16:15:00Z" w16du:dateUtc="2024-08-10T19:15:00Z">
        <w:r w:rsidR="008D221D">
          <w:rPr>
            <w:rFonts w:cs="Times New Roman"/>
            <w:bCs/>
            <w:szCs w:val="24"/>
          </w:rPr>
          <w:t>é de</w:t>
        </w:r>
        <w:r w:rsidR="008D221D">
          <w:rPr>
            <w:rFonts w:cs="Times New Roman"/>
            <w:bCs/>
            <w:szCs w:val="24"/>
          </w:rPr>
          <w:t xml:space="preserve"> </w:t>
        </w:r>
      </w:ins>
      <w:del w:id="126" w:author="Christiane Jalles de Paula" w:date="2024-08-10T16:15:00Z" w16du:dateUtc="2024-08-10T19:15:00Z">
        <w:r w:rsidR="00D00EA6" w:rsidDel="008D221D">
          <w:rPr>
            <w:rFonts w:cs="Times New Roman"/>
            <w:bCs/>
            <w:szCs w:val="24"/>
          </w:rPr>
          <w:delText>se</w:delText>
        </w:r>
      </w:del>
      <w:ins w:id="127" w:author="Christiane Jalles de Paula" w:date="2024-08-10T16:15:00Z" w16du:dateUtc="2024-08-10T19:15:00Z">
        <w:r w:rsidR="008D221D">
          <w:rPr>
            <w:rFonts w:cs="Times New Roman"/>
            <w:bCs/>
            <w:szCs w:val="24"/>
          </w:rPr>
          <w:t>nos</w:t>
        </w:r>
      </w:ins>
      <w:r w:rsidR="00D00EA6">
        <w:rPr>
          <w:rFonts w:cs="Times New Roman"/>
          <w:bCs/>
          <w:szCs w:val="24"/>
        </w:rPr>
        <w:t xml:space="preserve"> apoiar </w:t>
      </w:r>
      <w:r w:rsidR="007D7D0E">
        <w:rPr>
          <w:rFonts w:cs="Times New Roman"/>
          <w:bCs/>
          <w:szCs w:val="24"/>
        </w:rPr>
        <w:t>nos possíveis insights heurísticos que ess</w:t>
      </w:r>
      <w:r w:rsidR="00FF715A">
        <w:rPr>
          <w:rFonts w:cs="Times New Roman"/>
          <w:bCs/>
          <w:szCs w:val="24"/>
        </w:rPr>
        <w:t xml:space="preserve">e sumário </w:t>
      </w:r>
      <w:r w:rsidR="007D7D0E">
        <w:rPr>
          <w:rFonts w:cs="Times New Roman"/>
          <w:bCs/>
          <w:szCs w:val="24"/>
        </w:rPr>
        <w:t>nos</w:t>
      </w:r>
      <w:r w:rsidR="007823BB">
        <w:rPr>
          <w:rFonts w:cs="Times New Roman"/>
          <w:bCs/>
          <w:szCs w:val="24"/>
        </w:rPr>
        <w:t xml:space="preserve"> fornece. Assim, quero chamar a atenção para o fato de que além do modelo de oportunidades políticas ser importante para pensar o</w:t>
      </w:r>
      <w:r w:rsidR="00B56C12">
        <w:rPr>
          <w:rFonts w:cs="Times New Roman"/>
          <w:bCs/>
          <w:szCs w:val="24"/>
        </w:rPr>
        <w:t xml:space="preserve"> estudo aqui apresentado</w:t>
      </w:r>
      <w:r w:rsidR="007E44FB">
        <w:rPr>
          <w:rFonts w:cs="Times New Roman"/>
          <w:bCs/>
          <w:szCs w:val="24"/>
        </w:rPr>
        <w:t xml:space="preserve">, ele </w:t>
      </w:r>
      <w:r w:rsidR="004C3C49">
        <w:rPr>
          <w:rFonts w:cs="Times New Roman"/>
          <w:bCs/>
          <w:szCs w:val="24"/>
        </w:rPr>
        <w:t xml:space="preserve">não </w:t>
      </w:r>
      <w:r w:rsidR="00286F30">
        <w:rPr>
          <w:rFonts w:cs="Times New Roman"/>
          <w:bCs/>
          <w:szCs w:val="24"/>
        </w:rPr>
        <w:t>se esgota</w:t>
      </w:r>
      <w:r w:rsidR="004C3C49">
        <w:rPr>
          <w:rFonts w:cs="Times New Roman"/>
          <w:bCs/>
          <w:szCs w:val="24"/>
        </w:rPr>
        <w:t xml:space="preserve"> para compreender </w:t>
      </w:r>
      <w:r w:rsidR="00DF5840">
        <w:rPr>
          <w:rFonts w:cs="Times New Roman"/>
          <w:bCs/>
          <w:szCs w:val="24"/>
        </w:rPr>
        <w:t>todos os fenômenos de mobilização</w:t>
      </w:r>
      <w:r w:rsidR="004C3C49">
        <w:rPr>
          <w:rFonts w:cs="Times New Roman"/>
          <w:bCs/>
          <w:szCs w:val="24"/>
        </w:rPr>
        <w:t xml:space="preserve"> em sua totalidade</w:t>
      </w:r>
      <w:r w:rsidR="00286F30">
        <w:rPr>
          <w:rFonts w:cs="Times New Roman"/>
          <w:bCs/>
          <w:szCs w:val="24"/>
        </w:rPr>
        <w:t>.</w:t>
      </w:r>
      <w:r w:rsidR="00DF5840">
        <w:rPr>
          <w:rFonts w:cs="Times New Roman"/>
          <w:bCs/>
          <w:szCs w:val="24"/>
        </w:rPr>
        <w:t xml:space="preserve"> Cada momento possuí particularidades históricas e contingenciais que influenciam o decorrer dos fato</w:t>
      </w:r>
      <w:r w:rsidR="00AD2189">
        <w:rPr>
          <w:rFonts w:cs="Times New Roman"/>
          <w:bCs/>
          <w:szCs w:val="24"/>
        </w:rPr>
        <w:t>s</w:t>
      </w:r>
      <w:r w:rsidR="00DF5840">
        <w:rPr>
          <w:rFonts w:cs="Times New Roman"/>
          <w:bCs/>
          <w:szCs w:val="24"/>
        </w:rPr>
        <w:t>.</w:t>
      </w:r>
      <w:r w:rsidR="005F3E97">
        <w:rPr>
          <w:rFonts w:cs="Times New Roman"/>
          <w:bCs/>
          <w:szCs w:val="24"/>
        </w:rPr>
        <w:t xml:space="preserve"> Entretanto, tais indicadores podem nos fornecer pistas </w:t>
      </w:r>
      <w:r w:rsidR="00AD2189">
        <w:rPr>
          <w:rFonts w:cs="Times New Roman"/>
          <w:bCs/>
          <w:szCs w:val="24"/>
        </w:rPr>
        <w:t>dos motivos dessas mobilizações.</w:t>
      </w:r>
    </w:p>
    <w:p w14:paraId="171373AE" w14:textId="34BF3BC2" w:rsidR="00F02BEE" w:rsidRPr="00522B35" w:rsidRDefault="00C40B28" w:rsidP="00522B35">
      <w:pPr>
        <w:pStyle w:val="PargrafodaLista"/>
        <w:spacing w:after="0"/>
        <w:ind w:left="0" w:firstLine="851"/>
        <w:rPr>
          <w:rFonts w:cs="Times New Roman"/>
          <w:bCs/>
          <w:i/>
          <w:iCs/>
          <w:szCs w:val="24"/>
        </w:rPr>
      </w:pPr>
      <w:r>
        <w:rPr>
          <w:rFonts w:cs="Times New Roman"/>
          <w:bCs/>
          <w:szCs w:val="24"/>
        </w:rPr>
        <w:lastRenderedPageBreak/>
        <w:t xml:space="preserve">Neste sentido, quero chamar a atenção para </w:t>
      </w:r>
      <w:r w:rsidR="004A5BE8">
        <w:rPr>
          <w:rFonts w:cs="Times New Roman"/>
          <w:bCs/>
          <w:szCs w:val="24"/>
        </w:rPr>
        <w:t>determinadas condições sobre as quais os fenômenos aqui estudados venham a aparecer. Primeiramente,</w:t>
      </w:r>
      <w:r w:rsidR="00FD5528">
        <w:rPr>
          <w:rFonts w:cs="Times New Roman"/>
          <w:bCs/>
          <w:szCs w:val="24"/>
        </w:rPr>
        <w:t xml:space="preserve"> </w:t>
      </w:r>
      <w:r w:rsidR="009B0D8F">
        <w:rPr>
          <w:rFonts w:cs="Times New Roman"/>
          <w:bCs/>
          <w:szCs w:val="24"/>
        </w:rPr>
        <w:t>quero trabalhar com o</w:t>
      </w:r>
      <w:r w:rsidR="004A5BE8">
        <w:rPr>
          <w:rFonts w:cs="Times New Roman"/>
          <w:bCs/>
          <w:szCs w:val="24"/>
        </w:rPr>
        <w:t xml:space="preserve"> qu</w:t>
      </w:r>
      <w:r w:rsidR="00BE1AA5">
        <w:rPr>
          <w:rFonts w:cs="Times New Roman"/>
          <w:bCs/>
          <w:szCs w:val="24"/>
        </w:rPr>
        <w:t>e venho a</w:t>
      </w:r>
      <w:r w:rsidR="00FD5528">
        <w:rPr>
          <w:rFonts w:cs="Times New Roman"/>
          <w:bCs/>
          <w:szCs w:val="24"/>
        </w:rPr>
        <w:t xml:space="preserve"> </w:t>
      </w:r>
      <w:r w:rsidR="004A5BE8">
        <w:rPr>
          <w:rFonts w:cs="Times New Roman"/>
          <w:bCs/>
          <w:szCs w:val="24"/>
        </w:rPr>
        <w:t>cham</w:t>
      </w:r>
      <w:r w:rsidR="00FD5528">
        <w:rPr>
          <w:rFonts w:cs="Times New Roman"/>
          <w:bCs/>
          <w:szCs w:val="24"/>
        </w:rPr>
        <w:t>ar</w:t>
      </w:r>
      <w:r w:rsidR="004A5BE8">
        <w:rPr>
          <w:rFonts w:cs="Times New Roman"/>
          <w:bCs/>
          <w:szCs w:val="24"/>
        </w:rPr>
        <w:t xml:space="preserve"> de </w:t>
      </w:r>
      <w:commentRangeStart w:id="128"/>
      <w:commentRangeStart w:id="129"/>
      <w:r w:rsidR="00D5575D" w:rsidRPr="00665341">
        <w:rPr>
          <w:rFonts w:cs="Times New Roman"/>
          <w:bCs/>
          <w:i/>
          <w:iCs/>
          <w:szCs w:val="24"/>
        </w:rPr>
        <w:t>condições</w:t>
      </w:r>
      <w:r w:rsidR="00B035D4">
        <w:rPr>
          <w:rFonts w:cs="Times New Roman"/>
          <w:bCs/>
          <w:i/>
          <w:iCs/>
          <w:szCs w:val="24"/>
        </w:rPr>
        <w:t xml:space="preserve"> políticas</w:t>
      </w:r>
      <w:r w:rsidR="00D5575D" w:rsidRPr="00665341">
        <w:rPr>
          <w:rFonts w:cs="Times New Roman"/>
          <w:bCs/>
          <w:i/>
          <w:iCs/>
          <w:szCs w:val="24"/>
        </w:rPr>
        <w:t xml:space="preserve"> </w:t>
      </w:r>
      <w:r w:rsidR="009542B9">
        <w:rPr>
          <w:rFonts w:cs="Times New Roman"/>
          <w:bCs/>
          <w:i/>
          <w:iCs/>
          <w:szCs w:val="24"/>
        </w:rPr>
        <w:t>estru</w:t>
      </w:r>
      <w:r w:rsidR="00665341" w:rsidRPr="00665341">
        <w:rPr>
          <w:rFonts w:cs="Times New Roman"/>
          <w:bCs/>
          <w:i/>
          <w:iCs/>
          <w:szCs w:val="24"/>
        </w:rPr>
        <w:t>turais</w:t>
      </w:r>
      <w:r w:rsidR="00522B35">
        <w:rPr>
          <w:rFonts w:cs="Times New Roman"/>
          <w:bCs/>
          <w:i/>
          <w:iCs/>
          <w:szCs w:val="24"/>
        </w:rPr>
        <w:t xml:space="preserve"> e </w:t>
      </w:r>
      <w:r w:rsidR="00665341" w:rsidRPr="00665341">
        <w:rPr>
          <w:rFonts w:cs="Times New Roman"/>
          <w:bCs/>
          <w:i/>
          <w:iCs/>
          <w:szCs w:val="24"/>
        </w:rPr>
        <w:t>institucionais</w:t>
      </w:r>
      <w:commentRangeEnd w:id="128"/>
      <w:r w:rsidR="00FB0CBB">
        <w:rPr>
          <w:rStyle w:val="Refdecomentrio"/>
        </w:rPr>
        <w:commentReference w:id="128"/>
      </w:r>
      <w:commentRangeEnd w:id="129"/>
      <w:r w:rsidR="004C22FB">
        <w:rPr>
          <w:rStyle w:val="Refdecomentrio"/>
        </w:rPr>
        <w:commentReference w:id="129"/>
      </w:r>
      <w:r w:rsidR="00674725">
        <w:rPr>
          <w:rFonts w:cs="Times New Roman"/>
          <w:bCs/>
          <w:szCs w:val="24"/>
        </w:rPr>
        <w:t xml:space="preserve">, em que </w:t>
      </w:r>
      <w:r w:rsidR="00173CDC">
        <w:rPr>
          <w:rFonts w:cs="Times New Roman"/>
          <w:bCs/>
          <w:szCs w:val="24"/>
        </w:rPr>
        <w:t>podemos observar que esses</w:t>
      </w:r>
      <w:r w:rsidR="00E6618A">
        <w:rPr>
          <w:rFonts w:cs="Times New Roman"/>
          <w:bCs/>
          <w:szCs w:val="24"/>
        </w:rPr>
        <w:t xml:space="preserve"> momentos possuem certas</w:t>
      </w:r>
      <w:r w:rsidR="00173CDC">
        <w:rPr>
          <w:rFonts w:cs="Times New Roman"/>
          <w:bCs/>
          <w:szCs w:val="24"/>
        </w:rPr>
        <w:t xml:space="preserve"> </w:t>
      </w:r>
      <w:r w:rsidR="00500FE5" w:rsidRPr="00B035D4">
        <w:rPr>
          <w:rFonts w:cs="Times New Roman"/>
          <w:bCs/>
          <w:i/>
          <w:iCs/>
          <w:szCs w:val="24"/>
        </w:rPr>
        <w:t>estrutura</w:t>
      </w:r>
      <w:r w:rsidR="00E6618A" w:rsidRPr="00B035D4">
        <w:rPr>
          <w:rFonts w:cs="Times New Roman"/>
          <w:bCs/>
          <w:i/>
          <w:iCs/>
          <w:szCs w:val="24"/>
        </w:rPr>
        <w:t>s</w:t>
      </w:r>
      <w:r w:rsidR="00500FE5" w:rsidRPr="00B035D4">
        <w:rPr>
          <w:rFonts w:cs="Times New Roman"/>
          <w:bCs/>
          <w:i/>
          <w:iCs/>
          <w:szCs w:val="24"/>
        </w:rPr>
        <w:t xml:space="preserve"> de oportunidades</w:t>
      </w:r>
      <w:r w:rsidR="004C7A7E">
        <w:rPr>
          <w:rFonts w:cs="Times New Roman"/>
          <w:bCs/>
          <w:szCs w:val="24"/>
        </w:rPr>
        <w:t xml:space="preserve"> </w:t>
      </w:r>
      <w:r w:rsidR="00E6618A">
        <w:rPr>
          <w:rFonts w:cs="Times New Roman"/>
          <w:bCs/>
          <w:szCs w:val="24"/>
        </w:rPr>
        <w:t>na qual</w:t>
      </w:r>
      <w:r w:rsidR="00533F62">
        <w:rPr>
          <w:rFonts w:cs="Times New Roman"/>
          <w:bCs/>
          <w:szCs w:val="24"/>
        </w:rPr>
        <w:t xml:space="preserve"> </w:t>
      </w:r>
      <w:r w:rsidR="000101FA">
        <w:rPr>
          <w:rFonts w:cs="Times New Roman"/>
          <w:bCs/>
          <w:szCs w:val="24"/>
        </w:rPr>
        <w:t>constroem-se</w:t>
      </w:r>
      <w:r w:rsidR="00533F62">
        <w:rPr>
          <w:rFonts w:cs="Times New Roman"/>
          <w:bCs/>
          <w:szCs w:val="24"/>
        </w:rPr>
        <w:t xml:space="preserve"> </w:t>
      </w:r>
      <w:r w:rsidR="0068736F">
        <w:rPr>
          <w:rFonts w:cs="Times New Roman"/>
          <w:bCs/>
          <w:szCs w:val="24"/>
        </w:rPr>
        <w:t>processos de mudança estrutural, seja a nível institucional</w:t>
      </w:r>
      <w:r w:rsidR="005A5535">
        <w:rPr>
          <w:rFonts w:cs="Times New Roman"/>
          <w:bCs/>
          <w:szCs w:val="24"/>
        </w:rPr>
        <w:t xml:space="preserve"> do Estado, como a nível da sociedade, com certa atenção aos processos de mudança no ativismo social e nas formas de </w:t>
      </w:r>
      <w:r w:rsidR="001C7951">
        <w:rPr>
          <w:rFonts w:cs="Times New Roman"/>
          <w:bCs/>
          <w:szCs w:val="24"/>
        </w:rPr>
        <w:t>mobilização.</w:t>
      </w:r>
      <w:r w:rsidR="00CF614D">
        <w:rPr>
          <w:rFonts w:cs="Times New Roman"/>
          <w:bCs/>
          <w:szCs w:val="24"/>
        </w:rPr>
        <w:t xml:space="preserve"> Esses processos envolvem elementos de organização </w:t>
      </w:r>
      <w:r w:rsidR="002705A1">
        <w:rPr>
          <w:rFonts w:cs="Times New Roman"/>
          <w:bCs/>
          <w:szCs w:val="24"/>
        </w:rPr>
        <w:t xml:space="preserve">dos processos associativos, assim como fenômenos de democratização das relações Estado-sociedade, com </w:t>
      </w:r>
      <w:r w:rsidR="0049576B">
        <w:rPr>
          <w:rFonts w:cs="Times New Roman"/>
          <w:bCs/>
          <w:szCs w:val="24"/>
        </w:rPr>
        <w:t>suas respectivas controvérsias</w:t>
      </w:r>
      <w:r w:rsidR="002705A1">
        <w:rPr>
          <w:rFonts w:cs="Times New Roman"/>
          <w:bCs/>
          <w:szCs w:val="24"/>
        </w:rPr>
        <w:t>.</w:t>
      </w:r>
    </w:p>
    <w:p w14:paraId="77B6198E" w14:textId="07BACB7D" w:rsidR="0025445F" w:rsidRDefault="004C22FB" w:rsidP="00BA3D34">
      <w:pPr>
        <w:pStyle w:val="PargrafodaLista"/>
        <w:spacing w:after="0"/>
        <w:ind w:left="0" w:firstLine="851"/>
        <w:rPr>
          <w:rFonts w:cs="Times New Roman"/>
          <w:bCs/>
          <w:szCs w:val="24"/>
        </w:rPr>
      </w:pPr>
      <w:r>
        <w:rPr>
          <w:rFonts w:cs="Times New Roman"/>
          <w:bCs/>
          <w:szCs w:val="24"/>
        </w:rPr>
        <w:t>Em segundo lugar,</w:t>
      </w:r>
      <w:r w:rsidR="00061A77">
        <w:rPr>
          <w:rFonts w:cs="Times New Roman"/>
          <w:bCs/>
          <w:szCs w:val="24"/>
        </w:rPr>
        <w:t xml:space="preserve"> quero chamar a atenção para as </w:t>
      </w:r>
      <w:r w:rsidR="00264F1D" w:rsidRPr="00264F1D">
        <w:rPr>
          <w:rFonts w:cs="Times New Roman"/>
          <w:bCs/>
          <w:i/>
          <w:iCs/>
          <w:szCs w:val="24"/>
        </w:rPr>
        <w:t>condições discursivas</w:t>
      </w:r>
      <w:r w:rsidR="00264F1D">
        <w:rPr>
          <w:rFonts w:cs="Times New Roman"/>
          <w:bCs/>
          <w:szCs w:val="24"/>
        </w:rPr>
        <w:t xml:space="preserve"> de construção desses momentos</w:t>
      </w:r>
      <w:r w:rsidR="001B013C">
        <w:rPr>
          <w:rFonts w:cs="Times New Roman"/>
          <w:bCs/>
          <w:szCs w:val="24"/>
        </w:rPr>
        <w:t>. Faço alusão aqui ao termo</w:t>
      </w:r>
      <w:r w:rsidR="00264F1D">
        <w:rPr>
          <w:rFonts w:cs="Times New Roman"/>
          <w:bCs/>
          <w:szCs w:val="24"/>
        </w:rPr>
        <w:t xml:space="preserve"> </w:t>
      </w:r>
      <w:r w:rsidR="00061A77" w:rsidRPr="00264F1D">
        <w:rPr>
          <w:rFonts w:cs="Times New Roman"/>
          <w:bCs/>
          <w:i/>
          <w:iCs/>
          <w:szCs w:val="24"/>
        </w:rPr>
        <w:t>estrutura de oportunidades discursivas</w:t>
      </w:r>
      <w:r w:rsidR="007371BD">
        <w:rPr>
          <w:rFonts w:cs="Times New Roman"/>
          <w:bCs/>
          <w:szCs w:val="24"/>
        </w:rPr>
        <w:t xml:space="preserve"> como um </w:t>
      </w:r>
      <w:r w:rsidR="007371BD" w:rsidRPr="00AA413D">
        <w:rPr>
          <w:rFonts w:cs="Times New Roman"/>
          <w:bCs/>
          <w:i/>
          <w:iCs/>
          <w:szCs w:val="24"/>
        </w:rPr>
        <w:t xml:space="preserve">conjunto de </w:t>
      </w:r>
      <w:r w:rsidR="00AA413D" w:rsidRPr="00AA413D">
        <w:rPr>
          <w:rFonts w:cs="Times New Roman"/>
          <w:bCs/>
          <w:i/>
          <w:iCs/>
          <w:szCs w:val="24"/>
        </w:rPr>
        <w:t>estruturas discursivas</w:t>
      </w:r>
      <w:r w:rsidR="00AA413D">
        <w:rPr>
          <w:rFonts w:cs="Times New Roman"/>
          <w:bCs/>
          <w:szCs w:val="24"/>
        </w:rPr>
        <w:t xml:space="preserve"> que possibilitam </w:t>
      </w:r>
      <w:r w:rsidR="00E41A9F">
        <w:rPr>
          <w:rFonts w:cs="Times New Roman"/>
          <w:bCs/>
          <w:szCs w:val="24"/>
        </w:rPr>
        <w:t>a ação coletiva.</w:t>
      </w:r>
      <w:r w:rsidR="005734A6">
        <w:rPr>
          <w:rFonts w:cs="Times New Roman"/>
          <w:bCs/>
          <w:szCs w:val="24"/>
        </w:rPr>
        <w:t xml:space="preserve"> Não quero fazer alusão ao termo repertório, dado que sua representação</w:t>
      </w:r>
      <w:r w:rsidR="00963445">
        <w:rPr>
          <w:rFonts w:cs="Times New Roman"/>
          <w:bCs/>
          <w:szCs w:val="24"/>
        </w:rPr>
        <w:t xml:space="preserve"> conceitual requer um entendimento mais alargado dos processos políticos, tomados em sua </w:t>
      </w:r>
      <w:r w:rsidR="00B64779">
        <w:rPr>
          <w:rFonts w:cs="Times New Roman"/>
          <w:bCs/>
          <w:szCs w:val="24"/>
        </w:rPr>
        <w:t xml:space="preserve">amplitude temporal. </w:t>
      </w:r>
      <w:r w:rsidR="008B0117">
        <w:rPr>
          <w:rFonts w:cs="Times New Roman"/>
          <w:bCs/>
          <w:szCs w:val="24"/>
        </w:rPr>
        <w:t>E aqui nota-se uma certa importância posterior ao trabalhar a ideia de narrativa como elemento</w:t>
      </w:r>
      <w:r w:rsidR="00F54F88">
        <w:rPr>
          <w:rFonts w:cs="Times New Roman"/>
          <w:bCs/>
          <w:szCs w:val="24"/>
        </w:rPr>
        <w:t xml:space="preserve"> cultural na construção de uma estrutura de mobilização, dado que sob repertórios diferentes uma </w:t>
      </w:r>
      <w:r w:rsidR="00246CBC">
        <w:rPr>
          <w:rFonts w:cs="Times New Roman"/>
          <w:bCs/>
          <w:szCs w:val="24"/>
        </w:rPr>
        <w:t>mesma narrativa pode ganhar nuances específicas.</w:t>
      </w:r>
      <w:r w:rsidR="00A35B32">
        <w:rPr>
          <w:rFonts w:cs="Times New Roman"/>
          <w:bCs/>
          <w:szCs w:val="24"/>
        </w:rPr>
        <w:t xml:space="preserve"> Assim</w:t>
      </w:r>
      <w:r w:rsidR="0005657E">
        <w:rPr>
          <w:rFonts w:cs="Times New Roman"/>
          <w:bCs/>
          <w:szCs w:val="24"/>
        </w:rPr>
        <w:t xml:space="preserve">, </w:t>
      </w:r>
      <w:r w:rsidR="006B1374">
        <w:rPr>
          <w:rFonts w:cs="Times New Roman"/>
          <w:bCs/>
          <w:szCs w:val="24"/>
        </w:rPr>
        <w:t>as estruturas de oportunidades discursivas imprimem</w:t>
      </w:r>
      <w:r w:rsidR="00867B09">
        <w:rPr>
          <w:rFonts w:cs="Times New Roman"/>
          <w:bCs/>
          <w:szCs w:val="24"/>
        </w:rPr>
        <w:t xml:space="preserve"> um aspecto cultural à dinâmica das mobilizações</w:t>
      </w:r>
      <w:r w:rsidR="00E35D03">
        <w:rPr>
          <w:rFonts w:cs="Times New Roman"/>
          <w:bCs/>
          <w:szCs w:val="24"/>
        </w:rPr>
        <w:t xml:space="preserve">, dando atenção à </w:t>
      </w:r>
      <w:r w:rsidR="00867B09">
        <w:rPr>
          <w:rFonts w:cs="Times New Roman"/>
          <w:bCs/>
          <w:szCs w:val="24"/>
        </w:rPr>
        <w:t>agência</w:t>
      </w:r>
      <w:r w:rsidR="00E35D03">
        <w:rPr>
          <w:rFonts w:cs="Times New Roman"/>
          <w:bCs/>
          <w:szCs w:val="24"/>
        </w:rPr>
        <w:t xml:space="preserve"> coletiva</w:t>
      </w:r>
      <w:r w:rsidR="00867B09">
        <w:rPr>
          <w:rFonts w:cs="Times New Roman"/>
          <w:bCs/>
          <w:szCs w:val="24"/>
        </w:rPr>
        <w:t xml:space="preserve"> </w:t>
      </w:r>
      <w:r w:rsidR="00E35D03">
        <w:rPr>
          <w:rFonts w:cs="Times New Roman"/>
          <w:bCs/>
          <w:szCs w:val="24"/>
        </w:rPr>
        <w:t>n</w:t>
      </w:r>
      <w:r w:rsidR="00867B09">
        <w:rPr>
          <w:rFonts w:cs="Times New Roman"/>
          <w:bCs/>
          <w:szCs w:val="24"/>
        </w:rPr>
        <w:t xml:space="preserve">os processos </w:t>
      </w:r>
      <w:r w:rsidR="006B1374">
        <w:rPr>
          <w:rFonts w:cs="Times New Roman"/>
          <w:bCs/>
          <w:szCs w:val="24"/>
        </w:rPr>
        <w:t>de contestação pública.</w:t>
      </w:r>
      <w:r w:rsidR="00E35D03">
        <w:rPr>
          <w:rFonts w:cs="Times New Roman"/>
          <w:bCs/>
          <w:szCs w:val="24"/>
        </w:rPr>
        <w:t xml:space="preserve"> Ainda que essa determinação seja um tanto quanto nebulosa, quero atentar-me </w:t>
      </w:r>
      <w:r w:rsidR="00F33F76">
        <w:rPr>
          <w:rFonts w:cs="Times New Roman"/>
          <w:bCs/>
          <w:szCs w:val="24"/>
        </w:rPr>
        <w:t>para a importância da construção dos processos de criação de</w:t>
      </w:r>
      <w:r w:rsidR="00A35B32">
        <w:rPr>
          <w:rFonts w:cs="Times New Roman"/>
          <w:bCs/>
          <w:szCs w:val="24"/>
        </w:rPr>
        <w:t xml:space="preserve"> alguns</w:t>
      </w:r>
      <w:r w:rsidR="00F33F76">
        <w:rPr>
          <w:rFonts w:cs="Times New Roman"/>
          <w:bCs/>
          <w:szCs w:val="24"/>
        </w:rPr>
        <w:t xml:space="preserve"> quadros interpretativos (</w:t>
      </w:r>
      <w:r w:rsidR="00F33F76" w:rsidRPr="00F33F76">
        <w:rPr>
          <w:rFonts w:cs="Times New Roman"/>
          <w:bCs/>
          <w:i/>
          <w:iCs/>
          <w:szCs w:val="24"/>
        </w:rPr>
        <w:t>frames</w:t>
      </w:r>
      <w:r w:rsidR="00F33F76">
        <w:rPr>
          <w:rFonts w:cs="Times New Roman"/>
          <w:bCs/>
          <w:szCs w:val="24"/>
        </w:rPr>
        <w:t>)</w:t>
      </w:r>
      <w:r w:rsidR="00FE4E21">
        <w:rPr>
          <w:rFonts w:cs="Times New Roman"/>
          <w:bCs/>
          <w:szCs w:val="24"/>
        </w:rPr>
        <w:t xml:space="preserve"> nesses momentos.</w:t>
      </w:r>
    </w:p>
    <w:p w14:paraId="416230CB" w14:textId="743894D3" w:rsidR="00223888" w:rsidRDefault="00FE4E21" w:rsidP="00223888">
      <w:pPr>
        <w:pStyle w:val="PargrafodaLista"/>
        <w:spacing w:after="0"/>
        <w:ind w:left="0" w:firstLine="851"/>
        <w:rPr>
          <w:rFonts w:cs="Times New Roman"/>
          <w:bCs/>
          <w:szCs w:val="24"/>
        </w:rPr>
      </w:pPr>
      <w:r>
        <w:rPr>
          <w:rFonts w:cs="Times New Roman"/>
          <w:bCs/>
          <w:szCs w:val="24"/>
        </w:rPr>
        <w:t>Assi</w:t>
      </w:r>
      <w:r w:rsidR="0025445F">
        <w:rPr>
          <w:rFonts w:cs="Times New Roman"/>
          <w:bCs/>
          <w:szCs w:val="24"/>
        </w:rPr>
        <w:t>m</w:t>
      </w:r>
      <w:r>
        <w:rPr>
          <w:rFonts w:cs="Times New Roman"/>
          <w:bCs/>
          <w:szCs w:val="24"/>
        </w:rPr>
        <w:t xml:space="preserve">, </w:t>
      </w:r>
      <w:r w:rsidR="0025445F">
        <w:rPr>
          <w:rFonts w:cs="Times New Roman"/>
          <w:bCs/>
          <w:szCs w:val="24"/>
        </w:rPr>
        <w:t xml:space="preserve">no intuito de </w:t>
      </w:r>
      <w:r w:rsidR="002008F1">
        <w:rPr>
          <w:rFonts w:cs="Times New Roman"/>
          <w:bCs/>
          <w:szCs w:val="24"/>
        </w:rPr>
        <w:t>compreender essas conjunturas fluídas</w:t>
      </w:r>
      <w:r>
        <w:rPr>
          <w:rFonts w:cs="Times New Roman"/>
          <w:bCs/>
          <w:szCs w:val="24"/>
        </w:rPr>
        <w:t xml:space="preserve"> </w:t>
      </w:r>
      <w:r w:rsidR="002008F1">
        <w:rPr>
          <w:rFonts w:cs="Times New Roman"/>
          <w:bCs/>
          <w:szCs w:val="24"/>
        </w:rPr>
        <w:t xml:space="preserve">algumas perguntas se tornam prementes: sob </w:t>
      </w:r>
      <w:r w:rsidR="008C29A1">
        <w:rPr>
          <w:rFonts w:cs="Times New Roman"/>
          <w:bCs/>
          <w:szCs w:val="24"/>
        </w:rPr>
        <w:t>que</w:t>
      </w:r>
      <w:r w:rsidR="002008F1">
        <w:rPr>
          <w:rFonts w:cs="Times New Roman"/>
          <w:bCs/>
          <w:szCs w:val="24"/>
        </w:rPr>
        <w:t xml:space="preserve"> circunstâncias a ação coletiva irrompe</w:t>
      </w:r>
      <w:r w:rsidR="0044518C">
        <w:rPr>
          <w:rFonts w:cs="Times New Roman"/>
          <w:bCs/>
          <w:szCs w:val="24"/>
        </w:rPr>
        <w:t xml:space="preserve"> e quais as condições discursivas de sua manutenção? Entendo que </w:t>
      </w:r>
      <w:r w:rsidR="0090795A">
        <w:rPr>
          <w:rFonts w:cs="Times New Roman"/>
          <w:bCs/>
          <w:szCs w:val="24"/>
        </w:rPr>
        <w:t>o conjunto da estrutura de oportunidades políticas dá sustentação aos processos de contestação</w:t>
      </w:r>
      <w:r w:rsidR="00E73412">
        <w:rPr>
          <w:rFonts w:cs="Times New Roman"/>
          <w:bCs/>
          <w:szCs w:val="24"/>
        </w:rPr>
        <w:t xml:space="preserve"> na medida em que levamos em consideração questões estruturais de sua construção</w:t>
      </w:r>
      <w:r w:rsidR="00084FA8">
        <w:rPr>
          <w:rFonts w:cs="Times New Roman"/>
          <w:bCs/>
          <w:szCs w:val="24"/>
        </w:rPr>
        <w:t>.</w:t>
      </w:r>
      <w:r w:rsidR="00E73412">
        <w:rPr>
          <w:rFonts w:cs="Times New Roman"/>
          <w:bCs/>
          <w:szCs w:val="24"/>
        </w:rPr>
        <w:t xml:space="preserve"> </w:t>
      </w:r>
      <w:r w:rsidR="00084FA8">
        <w:rPr>
          <w:rFonts w:cs="Times New Roman"/>
          <w:bCs/>
          <w:szCs w:val="24"/>
        </w:rPr>
        <w:t>E</w:t>
      </w:r>
      <w:r w:rsidR="00E73412">
        <w:rPr>
          <w:rFonts w:cs="Times New Roman"/>
          <w:bCs/>
          <w:szCs w:val="24"/>
        </w:rPr>
        <w:t xml:space="preserve"> aqui </w:t>
      </w:r>
      <w:r w:rsidR="00C80581">
        <w:rPr>
          <w:rFonts w:cs="Times New Roman"/>
          <w:bCs/>
          <w:szCs w:val="24"/>
        </w:rPr>
        <w:t>a construção</w:t>
      </w:r>
      <w:r w:rsidR="00BA3EA4">
        <w:rPr>
          <w:rFonts w:cs="Times New Roman"/>
          <w:bCs/>
          <w:szCs w:val="24"/>
        </w:rPr>
        <w:t xml:space="preserve"> de</w:t>
      </w:r>
      <w:r w:rsidR="00E73412">
        <w:rPr>
          <w:rFonts w:cs="Times New Roman"/>
          <w:bCs/>
          <w:szCs w:val="24"/>
        </w:rPr>
        <w:t xml:space="preserve"> mecanismos </w:t>
      </w:r>
      <w:r w:rsidR="00C80581">
        <w:rPr>
          <w:rFonts w:cs="Times New Roman"/>
          <w:bCs/>
          <w:szCs w:val="24"/>
        </w:rPr>
        <w:t>sociais e institucionais são importantes na</w:t>
      </w:r>
      <w:r w:rsidR="006A285D">
        <w:rPr>
          <w:rFonts w:cs="Times New Roman"/>
          <w:bCs/>
          <w:szCs w:val="24"/>
        </w:rPr>
        <w:t xml:space="preserve"> configuração desses momentos. Por outro lado, esses momentos ganham força</w:t>
      </w:r>
      <w:r w:rsidR="0063695E">
        <w:rPr>
          <w:rFonts w:cs="Times New Roman"/>
          <w:bCs/>
          <w:szCs w:val="24"/>
        </w:rPr>
        <w:t xml:space="preserve"> e magnitude à medida em que </w:t>
      </w:r>
      <w:r w:rsidR="006935F8">
        <w:rPr>
          <w:rFonts w:cs="Times New Roman"/>
          <w:bCs/>
          <w:szCs w:val="24"/>
        </w:rPr>
        <w:t xml:space="preserve">os processos ocorrem em determinado momento conjuntural. Desta maneira, lançar mão de configurações estruturais na explicação desse fenômeno </w:t>
      </w:r>
      <w:del w:id="130" w:author="Christiane Jalles de Paula" w:date="2024-08-10T16:18:00Z" w16du:dateUtc="2024-08-10T19:18:00Z">
        <w:r w:rsidR="006935F8" w:rsidDel="00B5200C">
          <w:rPr>
            <w:rFonts w:cs="Times New Roman"/>
            <w:bCs/>
            <w:szCs w:val="24"/>
          </w:rPr>
          <w:delText>ser</w:delText>
        </w:r>
        <w:r w:rsidR="00BA3EA4" w:rsidDel="00B5200C">
          <w:rPr>
            <w:rFonts w:cs="Times New Roman"/>
            <w:bCs/>
            <w:szCs w:val="24"/>
          </w:rPr>
          <w:delText xml:space="preserve">á </w:delText>
        </w:r>
      </w:del>
      <w:ins w:id="131" w:author="Christiane Jalles de Paula" w:date="2024-08-10T16:18:00Z" w16du:dateUtc="2024-08-10T19:18:00Z">
        <w:r w:rsidR="00B5200C">
          <w:rPr>
            <w:rFonts w:cs="Times New Roman"/>
            <w:bCs/>
            <w:szCs w:val="24"/>
          </w:rPr>
          <w:t>é</w:t>
        </w:r>
        <w:r w:rsidR="00B5200C">
          <w:rPr>
            <w:rFonts w:cs="Times New Roman"/>
            <w:bCs/>
            <w:szCs w:val="24"/>
          </w:rPr>
          <w:t xml:space="preserve"> </w:t>
        </w:r>
      </w:ins>
      <w:r w:rsidR="00BA3EA4">
        <w:rPr>
          <w:rFonts w:cs="Times New Roman"/>
          <w:bCs/>
          <w:szCs w:val="24"/>
        </w:rPr>
        <w:t>nosso objetivo nesse capítulo</w:t>
      </w:r>
      <w:r w:rsidR="006935F8">
        <w:rPr>
          <w:rFonts w:cs="Times New Roman"/>
          <w:bCs/>
          <w:szCs w:val="24"/>
        </w:rPr>
        <w:t>, entendendo que</w:t>
      </w:r>
      <w:r w:rsidR="00FD3761">
        <w:rPr>
          <w:rFonts w:cs="Times New Roman"/>
          <w:bCs/>
          <w:szCs w:val="24"/>
        </w:rPr>
        <w:t xml:space="preserve"> as questões que envolvem a mobilização não se esgotam nessa compreensão, mas oferecem pistas de como </w:t>
      </w:r>
      <w:r w:rsidR="00CF47D1">
        <w:rPr>
          <w:rFonts w:cs="Times New Roman"/>
          <w:bCs/>
          <w:szCs w:val="24"/>
        </w:rPr>
        <w:t>interpretar determinado fenômeno.</w:t>
      </w:r>
    </w:p>
    <w:p w14:paraId="6202A8BD" w14:textId="77777777" w:rsidR="00223888" w:rsidRDefault="00223888">
      <w:pPr>
        <w:spacing w:line="259" w:lineRule="auto"/>
        <w:jc w:val="left"/>
        <w:rPr>
          <w:rFonts w:cs="Times New Roman"/>
          <w:bCs/>
          <w:szCs w:val="24"/>
        </w:rPr>
      </w:pPr>
      <w:r>
        <w:rPr>
          <w:rFonts w:cs="Times New Roman"/>
          <w:bCs/>
          <w:szCs w:val="24"/>
        </w:rPr>
        <w:br w:type="page"/>
      </w:r>
    </w:p>
    <w:p w14:paraId="3B32E9CF" w14:textId="00917AC1" w:rsidR="00223888" w:rsidRPr="00B55AC5" w:rsidRDefault="00833D8C" w:rsidP="00DC11BA">
      <w:pPr>
        <w:pStyle w:val="Ttulo2"/>
        <w:rPr>
          <w:rFonts w:cs="Times New Roman"/>
          <w:bCs/>
          <w:i/>
          <w:iCs/>
        </w:rPr>
      </w:pPr>
      <w:bookmarkStart w:id="132" w:name="_Toc173959617"/>
      <w:r>
        <w:rPr>
          <w:rFonts w:cs="Times New Roman"/>
          <w:bCs/>
          <w:i/>
          <w:iCs/>
        </w:rPr>
        <w:lastRenderedPageBreak/>
        <w:t xml:space="preserve">2.2 </w:t>
      </w:r>
      <w:r w:rsidR="00E5051A" w:rsidRPr="00B55AC5">
        <w:rPr>
          <w:rFonts w:cs="Times New Roman"/>
          <w:bCs/>
          <w:i/>
          <w:iCs/>
        </w:rPr>
        <w:t>Ciclo de oportunidades políticas</w:t>
      </w:r>
      <w:r w:rsidR="00A17714" w:rsidRPr="00B55AC5">
        <w:rPr>
          <w:rFonts w:cs="Times New Roman"/>
          <w:bCs/>
          <w:i/>
          <w:iCs/>
        </w:rPr>
        <w:t xml:space="preserve"> no Brasil</w:t>
      </w:r>
      <w:r w:rsidR="00D66E30" w:rsidRPr="00B55AC5">
        <w:rPr>
          <w:rFonts w:cs="Times New Roman"/>
          <w:bCs/>
          <w:i/>
          <w:iCs/>
        </w:rPr>
        <w:t xml:space="preserve"> (19</w:t>
      </w:r>
      <w:r w:rsidR="00FD426C">
        <w:rPr>
          <w:rFonts w:cs="Times New Roman"/>
          <w:bCs/>
          <w:i/>
          <w:iCs/>
        </w:rPr>
        <w:t>7</w:t>
      </w:r>
      <w:r w:rsidR="00D66E30" w:rsidRPr="00B55AC5">
        <w:rPr>
          <w:rFonts w:cs="Times New Roman"/>
          <w:bCs/>
          <w:i/>
          <w:iCs/>
        </w:rPr>
        <w:t>0-2015)</w:t>
      </w:r>
      <w:bookmarkEnd w:id="132"/>
    </w:p>
    <w:p w14:paraId="45B0C521" w14:textId="77777777" w:rsidR="00BE3559" w:rsidRDefault="00BE3559" w:rsidP="00D06057">
      <w:pPr>
        <w:pStyle w:val="PargrafodaLista"/>
        <w:spacing w:after="0"/>
        <w:ind w:left="0" w:firstLine="851"/>
        <w:rPr>
          <w:rFonts w:cs="Times New Roman"/>
          <w:bCs/>
          <w:szCs w:val="24"/>
        </w:rPr>
      </w:pPr>
    </w:p>
    <w:p w14:paraId="0E280A74" w14:textId="0F5172C9" w:rsidR="00D06057" w:rsidRDefault="00D06057" w:rsidP="00D06057">
      <w:pPr>
        <w:pStyle w:val="PargrafodaLista"/>
        <w:spacing w:after="0"/>
        <w:ind w:left="0" w:firstLine="851"/>
        <w:rPr>
          <w:rFonts w:cs="Times New Roman"/>
          <w:bCs/>
          <w:szCs w:val="24"/>
        </w:rPr>
      </w:pPr>
      <w:r>
        <w:rPr>
          <w:rFonts w:cs="Times New Roman"/>
          <w:bCs/>
          <w:szCs w:val="24"/>
        </w:rPr>
        <w:t>Antes de tudo, é preciso que levamos em consideração diversas questões que engendram estruturas de oportunidades políticas a cada um dos momentos aqui analisados. Algumas dessas estruturas ocorrem a longo prazo, outras podem ser momentâneas. Por conseguinte, alguns desses momentos podem possibilitar o surgimento de determinadas janelas de oportunidades. Entendemos, que no estudo das oportunidades políticas as questões as quais trabalhamos acima trazem grandes contribuições ao objeto ao nosso objeto de estudo. Entretanto, empreendemos também que devido ao caráter dinâmico dos processos aqui analisados temos que desviar os nossos olhos para questões que se apresentam no decorrer de determinado fenômeno. Neste sentido, há estruturas que se repetem ao longo de determinado, assim como houve estruturas de oportunidades políticas que permaneceram por um período relativamente grande sem se manifestar, ou que poderiam ser novas, de acordo com a</w:t>
      </w:r>
      <w:del w:id="133" w:author="Christiane Jalles de Paula" w:date="2024-08-10T16:19:00Z" w16du:dateUtc="2024-08-10T19:19:00Z">
        <w:r w:rsidDel="00B5200C">
          <w:rPr>
            <w:rFonts w:cs="Times New Roman"/>
            <w:bCs/>
            <w:szCs w:val="24"/>
          </w:rPr>
          <w:delText>o</w:delText>
        </w:r>
      </w:del>
      <w:r>
        <w:rPr>
          <w:rFonts w:cs="Times New Roman"/>
          <w:bCs/>
          <w:szCs w:val="24"/>
        </w:rPr>
        <w:t xml:space="preserve">s contingências dos momentos aqui analisados. </w:t>
      </w:r>
    </w:p>
    <w:p w14:paraId="4CA1F84F" w14:textId="3123E1EF" w:rsidR="00123556" w:rsidRDefault="00D06057" w:rsidP="001F5B65">
      <w:pPr>
        <w:pStyle w:val="PargrafodaLista"/>
        <w:spacing w:after="0"/>
        <w:ind w:left="0" w:firstLine="851"/>
        <w:rPr>
          <w:rFonts w:cs="Times New Roman"/>
          <w:bCs/>
          <w:szCs w:val="24"/>
        </w:rPr>
      </w:pPr>
      <w:commentRangeStart w:id="134"/>
      <w:commentRangeStart w:id="135"/>
      <w:r>
        <w:rPr>
          <w:rFonts w:cs="Times New Roman"/>
          <w:bCs/>
          <w:szCs w:val="24"/>
        </w:rPr>
        <w:t xml:space="preserve">Neste sentido, </w:t>
      </w:r>
      <w:r w:rsidR="006A3415">
        <w:rPr>
          <w:rFonts w:cs="Times New Roman"/>
          <w:bCs/>
          <w:szCs w:val="24"/>
        </w:rPr>
        <w:t xml:space="preserve">pretendemos trabalhar com algumas questões referentes às oportunidades políticas que foram geradas em torno </w:t>
      </w:r>
      <w:r w:rsidR="00901D1D">
        <w:rPr>
          <w:rFonts w:cs="Times New Roman"/>
          <w:bCs/>
          <w:szCs w:val="24"/>
        </w:rPr>
        <w:t xml:space="preserve">da dinâmica desses processos. Primeiramente, </w:t>
      </w:r>
      <w:r w:rsidR="009A5A16">
        <w:rPr>
          <w:rFonts w:cs="Times New Roman"/>
          <w:bCs/>
          <w:szCs w:val="24"/>
        </w:rPr>
        <w:t>focalizaremos na dinâmica da participação no Brasil ao longo d</w:t>
      </w:r>
      <w:r w:rsidR="00D17A03">
        <w:rPr>
          <w:rFonts w:cs="Times New Roman"/>
          <w:bCs/>
          <w:szCs w:val="24"/>
        </w:rPr>
        <w:t>os últimos anos, sobretudo evocando a centralidade d</w:t>
      </w:r>
      <w:r w:rsidR="00CB3519">
        <w:rPr>
          <w:rFonts w:cs="Times New Roman"/>
          <w:bCs/>
          <w:szCs w:val="24"/>
        </w:rPr>
        <w:t>as aberturas democráticas em torno da Constituição de 1988</w:t>
      </w:r>
      <w:r w:rsidR="00AA0DA1">
        <w:rPr>
          <w:rFonts w:cs="Times New Roman"/>
          <w:bCs/>
          <w:szCs w:val="24"/>
        </w:rPr>
        <w:t>.</w:t>
      </w:r>
      <w:r w:rsidR="00953C73">
        <w:rPr>
          <w:rFonts w:cs="Times New Roman"/>
          <w:bCs/>
          <w:szCs w:val="24"/>
        </w:rPr>
        <w:t xml:space="preserve"> </w:t>
      </w:r>
      <w:r w:rsidR="001C6326">
        <w:rPr>
          <w:rFonts w:cs="Times New Roman"/>
          <w:bCs/>
          <w:szCs w:val="24"/>
        </w:rPr>
        <w:t>Entendemos que n</w:t>
      </w:r>
      <w:r w:rsidR="006F2E74">
        <w:rPr>
          <w:rFonts w:cs="Times New Roman"/>
          <w:bCs/>
          <w:szCs w:val="24"/>
        </w:rPr>
        <w:t>estes momentos produziu-se uma estrutura de oportunidades políticas que transita entre</w:t>
      </w:r>
      <w:r w:rsidR="001C6326">
        <w:rPr>
          <w:rFonts w:cs="Times New Roman"/>
          <w:bCs/>
          <w:szCs w:val="24"/>
        </w:rPr>
        <w:t xml:space="preserve"> </w:t>
      </w:r>
      <w:r w:rsidR="00F05746">
        <w:rPr>
          <w:rFonts w:cs="Times New Roman"/>
          <w:bCs/>
          <w:szCs w:val="24"/>
        </w:rPr>
        <w:t>a</w:t>
      </w:r>
      <w:r w:rsidR="00134996">
        <w:rPr>
          <w:rFonts w:cs="Times New Roman"/>
          <w:bCs/>
          <w:szCs w:val="24"/>
        </w:rPr>
        <w:t xml:space="preserve"> participação</w:t>
      </w:r>
      <w:r w:rsidR="001C6326">
        <w:rPr>
          <w:rFonts w:cs="Times New Roman"/>
          <w:bCs/>
          <w:szCs w:val="24"/>
        </w:rPr>
        <w:t xml:space="preserve"> </w:t>
      </w:r>
      <w:r w:rsidR="00F05746">
        <w:rPr>
          <w:rFonts w:cs="Times New Roman"/>
          <w:bCs/>
          <w:szCs w:val="24"/>
        </w:rPr>
        <w:t>autônoma</w:t>
      </w:r>
      <w:r w:rsidR="001C6326">
        <w:rPr>
          <w:rFonts w:cs="Times New Roman"/>
          <w:bCs/>
          <w:szCs w:val="24"/>
        </w:rPr>
        <w:t xml:space="preserve"> </w:t>
      </w:r>
      <w:r w:rsidR="00F05746">
        <w:rPr>
          <w:rFonts w:cs="Times New Roman"/>
          <w:bCs/>
          <w:szCs w:val="24"/>
        </w:rPr>
        <w:t>e a</w:t>
      </w:r>
      <w:r w:rsidR="00485600">
        <w:rPr>
          <w:rFonts w:cs="Times New Roman"/>
          <w:bCs/>
          <w:szCs w:val="24"/>
        </w:rPr>
        <w:t xml:space="preserve"> institucionalização </w:t>
      </w:r>
      <w:r w:rsidR="00F05746">
        <w:rPr>
          <w:rFonts w:cs="Times New Roman"/>
          <w:bCs/>
          <w:szCs w:val="24"/>
        </w:rPr>
        <w:t>com</w:t>
      </w:r>
      <w:r w:rsidR="00485600">
        <w:rPr>
          <w:rFonts w:cs="Times New Roman"/>
          <w:bCs/>
          <w:szCs w:val="24"/>
        </w:rPr>
        <w:t xml:space="preserve"> consequente crise da participação no Brasil</w:t>
      </w:r>
      <w:r w:rsidR="00AA03C2">
        <w:rPr>
          <w:rFonts w:cs="Times New Roman"/>
          <w:bCs/>
          <w:szCs w:val="24"/>
        </w:rPr>
        <w:t xml:space="preserve">. Essa crise está ligada ao deslocamento da participação de setores mais tradicionais </w:t>
      </w:r>
      <w:r w:rsidR="00082E4E">
        <w:rPr>
          <w:rFonts w:cs="Times New Roman"/>
          <w:bCs/>
          <w:szCs w:val="24"/>
        </w:rPr>
        <w:t>na política contestatória brasileira, para a entrada de novos atores sociais</w:t>
      </w:r>
      <w:r w:rsidR="00FE5660">
        <w:rPr>
          <w:rFonts w:cs="Times New Roman"/>
          <w:bCs/>
          <w:szCs w:val="24"/>
        </w:rPr>
        <w:t>, tanto do campo da esquerda</w:t>
      </w:r>
      <w:r w:rsidR="00F05746">
        <w:rPr>
          <w:rFonts w:cs="Times New Roman"/>
          <w:bCs/>
          <w:szCs w:val="24"/>
        </w:rPr>
        <w:t>,</w:t>
      </w:r>
      <w:r w:rsidR="00FE5660">
        <w:rPr>
          <w:rFonts w:cs="Times New Roman"/>
          <w:bCs/>
          <w:szCs w:val="24"/>
        </w:rPr>
        <w:t xml:space="preserve"> quanto do campo da direita.</w:t>
      </w:r>
      <w:commentRangeEnd w:id="134"/>
      <w:r w:rsidR="00EB129B">
        <w:rPr>
          <w:rStyle w:val="Refdecomentrio"/>
        </w:rPr>
        <w:commentReference w:id="134"/>
      </w:r>
      <w:commentRangeEnd w:id="135"/>
      <w:r w:rsidR="00B5200C">
        <w:rPr>
          <w:rStyle w:val="Refdecomentrio"/>
        </w:rPr>
        <w:commentReference w:id="135"/>
      </w:r>
    </w:p>
    <w:p w14:paraId="33C0D782" w14:textId="07CB0174" w:rsidR="00D06057" w:rsidRDefault="00CB3519" w:rsidP="001F5B65">
      <w:pPr>
        <w:pStyle w:val="PargrafodaLista"/>
        <w:spacing w:after="0"/>
        <w:ind w:left="0" w:firstLine="851"/>
        <w:rPr>
          <w:rFonts w:cs="Times New Roman"/>
          <w:bCs/>
          <w:szCs w:val="24"/>
        </w:rPr>
      </w:pPr>
      <w:r>
        <w:rPr>
          <w:rFonts w:cs="Times New Roman"/>
          <w:bCs/>
          <w:szCs w:val="24"/>
        </w:rPr>
        <w:t xml:space="preserve">Em um segundo momento, </w:t>
      </w:r>
      <w:r w:rsidR="00A13348">
        <w:rPr>
          <w:rFonts w:cs="Times New Roman"/>
          <w:bCs/>
          <w:szCs w:val="24"/>
        </w:rPr>
        <w:t>serão trabalhadas as estruturas de oportunidades política</w:t>
      </w:r>
      <w:r w:rsidR="00782955">
        <w:rPr>
          <w:rFonts w:cs="Times New Roman"/>
          <w:bCs/>
          <w:szCs w:val="24"/>
        </w:rPr>
        <w:t xml:space="preserve"> a </w:t>
      </w:r>
      <w:r w:rsidR="00845178">
        <w:rPr>
          <w:rFonts w:cs="Times New Roman"/>
          <w:bCs/>
          <w:szCs w:val="24"/>
        </w:rPr>
        <w:t>partir do contexto político</w:t>
      </w:r>
      <w:r w:rsidR="007531A9">
        <w:rPr>
          <w:rFonts w:cs="Times New Roman"/>
          <w:bCs/>
          <w:szCs w:val="24"/>
        </w:rPr>
        <w:t xml:space="preserve"> no qual se inserem essas manifestações</w:t>
      </w:r>
      <w:r w:rsidR="000717BF">
        <w:rPr>
          <w:rFonts w:cs="Times New Roman"/>
          <w:bCs/>
          <w:szCs w:val="24"/>
        </w:rPr>
        <w:t>.</w:t>
      </w:r>
      <w:r w:rsidR="004D70FC">
        <w:rPr>
          <w:rFonts w:cs="Times New Roman"/>
          <w:bCs/>
          <w:szCs w:val="24"/>
        </w:rPr>
        <w:t xml:space="preserve"> Em 1992 as manifestações contra Collor</w:t>
      </w:r>
      <w:r w:rsidR="00E4248E">
        <w:rPr>
          <w:rFonts w:cs="Times New Roman"/>
          <w:bCs/>
          <w:szCs w:val="24"/>
        </w:rPr>
        <w:t xml:space="preserve"> correram em um contexto </w:t>
      </w:r>
      <w:r w:rsidR="00003B01">
        <w:rPr>
          <w:rFonts w:cs="Times New Roman"/>
          <w:bCs/>
          <w:szCs w:val="24"/>
        </w:rPr>
        <w:t>de</w:t>
      </w:r>
      <w:r w:rsidR="00E4248E">
        <w:rPr>
          <w:rFonts w:cs="Times New Roman"/>
          <w:bCs/>
          <w:szCs w:val="24"/>
        </w:rPr>
        <w:t xml:space="preserve"> redemocratização</w:t>
      </w:r>
      <w:r w:rsidR="00105FF4">
        <w:rPr>
          <w:rFonts w:cs="Times New Roman"/>
          <w:bCs/>
          <w:szCs w:val="24"/>
        </w:rPr>
        <w:t xml:space="preserve"> e isso imprimia certo valor no imaginário societal em torno d</w:t>
      </w:r>
      <w:r w:rsidR="00003B01">
        <w:rPr>
          <w:rFonts w:cs="Times New Roman"/>
          <w:bCs/>
          <w:szCs w:val="24"/>
        </w:rPr>
        <w:t>e diversas questões ligadas à ética na política</w:t>
      </w:r>
      <w:r w:rsidR="00E4248E">
        <w:rPr>
          <w:rFonts w:cs="Times New Roman"/>
          <w:bCs/>
          <w:szCs w:val="24"/>
        </w:rPr>
        <w:t>.</w:t>
      </w:r>
      <w:r w:rsidR="007531A9">
        <w:rPr>
          <w:rFonts w:cs="Times New Roman"/>
          <w:bCs/>
          <w:szCs w:val="24"/>
        </w:rPr>
        <w:t xml:space="preserve"> </w:t>
      </w:r>
      <w:r w:rsidR="000717BF">
        <w:rPr>
          <w:rFonts w:cs="Times New Roman"/>
          <w:bCs/>
          <w:szCs w:val="24"/>
        </w:rPr>
        <w:t>Sabemos que nos ciclos de 2013 e 2015 as manifestações ocorreram sob a presença de um mesmo partido no governo</w:t>
      </w:r>
      <w:r w:rsidR="00281AF4">
        <w:rPr>
          <w:rFonts w:cs="Times New Roman"/>
          <w:bCs/>
          <w:szCs w:val="24"/>
        </w:rPr>
        <w:t xml:space="preserve">. Isto é, as manifestações </w:t>
      </w:r>
      <w:r w:rsidR="00A07B33">
        <w:rPr>
          <w:rFonts w:cs="Times New Roman"/>
          <w:bCs/>
          <w:szCs w:val="24"/>
        </w:rPr>
        <w:t>tiveram como principal alvo o governo da presidente Dilma Rousseff.</w:t>
      </w:r>
      <w:r w:rsidR="000578F1">
        <w:rPr>
          <w:rFonts w:cs="Times New Roman"/>
          <w:bCs/>
          <w:szCs w:val="24"/>
        </w:rPr>
        <w:t xml:space="preserve"> </w:t>
      </w:r>
      <w:r w:rsidR="003228B6">
        <w:rPr>
          <w:rFonts w:cs="Times New Roman"/>
          <w:bCs/>
          <w:szCs w:val="24"/>
        </w:rPr>
        <w:t>No decorrer desses dois ciclos</w:t>
      </w:r>
      <w:r w:rsidR="00C0060D">
        <w:rPr>
          <w:rFonts w:cs="Times New Roman"/>
          <w:bCs/>
          <w:szCs w:val="24"/>
        </w:rPr>
        <w:t xml:space="preserve"> – </w:t>
      </w:r>
      <w:r w:rsidR="00BC48B4">
        <w:rPr>
          <w:rFonts w:cs="Times New Roman"/>
          <w:bCs/>
          <w:szCs w:val="24"/>
        </w:rPr>
        <w:t>2013</w:t>
      </w:r>
      <w:r w:rsidR="00C0060D">
        <w:rPr>
          <w:rFonts w:cs="Times New Roman"/>
          <w:bCs/>
          <w:szCs w:val="24"/>
        </w:rPr>
        <w:t xml:space="preserve"> </w:t>
      </w:r>
      <w:r w:rsidR="00BC48B4">
        <w:rPr>
          <w:rFonts w:cs="Times New Roman"/>
          <w:bCs/>
          <w:szCs w:val="24"/>
        </w:rPr>
        <w:t>e 2015</w:t>
      </w:r>
      <w:r w:rsidR="00C0060D">
        <w:rPr>
          <w:rFonts w:cs="Times New Roman"/>
          <w:bCs/>
          <w:szCs w:val="24"/>
        </w:rPr>
        <w:t xml:space="preserve"> –</w:t>
      </w:r>
      <w:r w:rsidR="003228B6">
        <w:rPr>
          <w:rFonts w:cs="Times New Roman"/>
          <w:bCs/>
          <w:szCs w:val="24"/>
        </w:rPr>
        <w:t xml:space="preserve"> há um momento de mobilização em torno das eleições de 2014 </w:t>
      </w:r>
      <w:r w:rsidR="00C0060D">
        <w:rPr>
          <w:rFonts w:cs="Times New Roman"/>
          <w:bCs/>
          <w:szCs w:val="24"/>
        </w:rPr>
        <w:t>com</w:t>
      </w:r>
      <w:r w:rsidR="001D1A4A">
        <w:rPr>
          <w:rFonts w:cs="Times New Roman"/>
          <w:bCs/>
          <w:szCs w:val="24"/>
        </w:rPr>
        <w:t xml:space="preserve"> a eleição de um congresso reconfigurado</w:t>
      </w:r>
      <w:r w:rsidR="00F767C7">
        <w:rPr>
          <w:rFonts w:cs="Times New Roman"/>
          <w:bCs/>
          <w:szCs w:val="24"/>
        </w:rPr>
        <w:t xml:space="preserve">, ainda que a coalizão vencedora </w:t>
      </w:r>
      <w:r w:rsidR="002C40F9">
        <w:rPr>
          <w:rFonts w:cs="Times New Roman"/>
          <w:bCs/>
          <w:szCs w:val="24"/>
        </w:rPr>
        <w:t>garantia certa governabilidade ao mandato da presidente Dilma Rousseff.</w:t>
      </w:r>
      <w:r w:rsidR="00123556">
        <w:rPr>
          <w:rFonts w:cs="Times New Roman"/>
          <w:bCs/>
          <w:szCs w:val="24"/>
        </w:rPr>
        <w:t xml:space="preserve"> </w:t>
      </w:r>
      <w:r w:rsidR="000A6615">
        <w:rPr>
          <w:rFonts w:cs="Times New Roman"/>
          <w:bCs/>
          <w:szCs w:val="24"/>
        </w:rPr>
        <w:t xml:space="preserve">Neste contexto, o desgaste temporal do </w:t>
      </w:r>
      <w:r w:rsidR="00FC1873">
        <w:rPr>
          <w:rFonts w:cs="Times New Roman"/>
          <w:bCs/>
          <w:szCs w:val="24"/>
        </w:rPr>
        <w:t>Partido dos Trabalhadores</w:t>
      </w:r>
      <w:ins w:id="136" w:author="Christiane Jalles de Paula" w:date="2024-08-10T16:21:00Z" w16du:dateUtc="2024-08-10T19:21:00Z">
        <w:r w:rsidR="00B5200C">
          <w:rPr>
            <w:rFonts w:cs="Times New Roman"/>
            <w:bCs/>
            <w:szCs w:val="24"/>
          </w:rPr>
          <w:t xml:space="preserve"> (PT)</w:t>
        </w:r>
      </w:ins>
      <w:r w:rsidR="00FC1873">
        <w:rPr>
          <w:rFonts w:cs="Times New Roman"/>
          <w:bCs/>
          <w:szCs w:val="24"/>
        </w:rPr>
        <w:t xml:space="preserve"> no governo, juntamente com </w:t>
      </w:r>
      <w:r w:rsidR="00FC1873">
        <w:rPr>
          <w:rFonts w:cs="Times New Roman"/>
          <w:bCs/>
          <w:szCs w:val="24"/>
        </w:rPr>
        <w:lastRenderedPageBreak/>
        <w:t xml:space="preserve">diversas questões ligadas </w:t>
      </w:r>
      <w:r w:rsidR="00282DF8">
        <w:rPr>
          <w:rFonts w:cs="Times New Roman"/>
          <w:bCs/>
          <w:szCs w:val="24"/>
        </w:rPr>
        <w:t>a acusações</w:t>
      </w:r>
      <w:r w:rsidR="00FC1873">
        <w:rPr>
          <w:rFonts w:cs="Times New Roman"/>
          <w:bCs/>
          <w:szCs w:val="24"/>
        </w:rPr>
        <w:t xml:space="preserve"> de </w:t>
      </w:r>
      <w:r w:rsidR="00282DF8">
        <w:rPr>
          <w:rFonts w:cs="Times New Roman"/>
          <w:bCs/>
          <w:szCs w:val="24"/>
        </w:rPr>
        <w:t>corrupção</w:t>
      </w:r>
      <w:r w:rsidR="00123556">
        <w:rPr>
          <w:rFonts w:cs="Times New Roman"/>
          <w:bCs/>
          <w:szCs w:val="24"/>
        </w:rPr>
        <w:t xml:space="preserve"> </w:t>
      </w:r>
      <w:r w:rsidR="00282DF8">
        <w:rPr>
          <w:rFonts w:cs="Times New Roman"/>
          <w:bCs/>
          <w:szCs w:val="24"/>
        </w:rPr>
        <w:t xml:space="preserve">possibilitou a construção de um imaginário </w:t>
      </w:r>
      <w:r w:rsidR="00EE55AA">
        <w:rPr>
          <w:rFonts w:cs="Times New Roman"/>
          <w:bCs/>
          <w:szCs w:val="24"/>
        </w:rPr>
        <w:t>contra o PT e, consequentemente, contra o governo de Dilma Rousseff.</w:t>
      </w:r>
    </w:p>
    <w:p w14:paraId="74D6C62E" w14:textId="62148877" w:rsidR="00EE55AA" w:rsidRDefault="00EE55AA" w:rsidP="001F5B65">
      <w:pPr>
        <w:pStyle w:val="PargrafodaLista"/>
        <w:spacing w:after="0"/>
        <w:ind w:left="0" w:firstLine="851"/>
        <w:rPr>
          <w:rFonts w:cs="Times New Roman"/>
          <w:bCs/>
          <w:szCs w:val="24"/>
        </w:rPr>
      </w:pPr>
      <w:r>
        <w:rPr>
          <w:rFonts w:cs="Times New Roman"/>
          <w:bCs/>
          <w:szCs w:val="24"/>
        </w:rPr>
        <w:t xml:space="preserve">Por fim, e </w:t>
      </w:r>
      <w:r w:rsidR="006A22CD">
        <w:rPr>
          <w:rFonts w:cs="Times New Roman"/>
          <w:bCs/>
          <w:szCs w:val="24"/>
        </w:rPr>
        <w:t xml:space="preserve">levando em consideração todo o contexto político de desenvolvimento desses ciclos, daremos </w:t>
      </w:r>
      <w:r w:rsidR="00561E5C">
        <w:rPr>
          <w:rFonts w:cs="Times New Roman"/>
          <w:bCs/>
          <w:szCs w:val="24"/>
        </w:rPr>
        <w:t>também</w:t>
      </w:r>
      <w:r w:rsidR="006A22CD">
        <w:rPr>
          <w:rFonts w:cs="Times New Roman"/>
          <w:bCs/>
          <w:szCs w:val="24"/>
        </w:rPr>
        <w:t xml:space="preserve"> atenção </w:t>
      </w:r>
      <w:r w:rsidR="00561E5C">
        <w:rPr>
          <w:rFonts w:cs="Times New Roman"/>
          <w:bCs/>
          <w:szCs w:val="24"/>
        </w:rPr>
        <w:t>à</w:t>
      </w:r>
      <w:r w:rsidR="006A22CD">
        <w:rPr>
          <w:rFonts w:cs="Times New Roman"/>
          <w:bCs/>
          <w:szCs w:val="24"/>
        </w:rPr>
        <w:t>s estruturas de oportunidades discursivas</w:t>
      </w:r>
      <w:r w:rsidR="004D011B">
        <w:rPr>
          <w:rFonts w:cs="Times New Roman"/>
          <w:bCs/>
          <w:szCs w:val="24"/>
        </w:rPr>
        <w:t xml:space="preserve">. A partir de processos de que se construíram na dinâmica desses momentos por meio da participação de setores ligados à mídia </w:t>
      </w:r>
      <w:r w:rsidR="005F3A6C">
        <w:rPr>
          <w:rFonts w:cs="Times New Roman"/>
          <w:bCs/>
          <w:szCs w:val="24"/>
        </w:rPr>
        <w:t>e veículos de comunicação. Entendemos que o papel desempenhado pelos meios de comunicação em massa, tanto quanto das redes sociais</w:t>
      </w:r>
      <w:r w:rsidR="000D0EFC">
        <w:rPr>
          <w:rFonts w:cs="Times New Roman"/>
          <w:bCs/>
          <w:szCs w:val="24"/>
        </w:rPr>
        <w:t xml:space="preserve"> enquanto um fenômeno recente na sociedade, imprimem um caráter de massa nesses processos ao </w:t>
      </w:r>
      <w:r w:rsidR="00BE3559">
        <w:rPr>
          <w:rFonts w:cs="Times New Roman"/>
          <w:bCs/>
          <w:szCs w:val="24"/>
        </w:rPr>
        <w:t>direcionar esforços para a centralidade de determinados temas para a população.</w:t>
      </w:r>
    </w:p>
    <w:p w14:paraId="47634D1B" w14:textId="7C0AA22A" w:rsidR="007F6DF3" w:rsidRDefault="003475C9" w:rsidP="001F5B65">
      <w:pPr>
        <w:pStyle w:val="PargrafodaLista"/>
        <w:spacing w:after="0"/>
        <w:ind w:left="0" w:firstLine="851"/>
        <w:rPr>
          <w:rFonts w:cs="Times New Roman"/>
          <w:bCs/>
          <w:szCs w:val="24"/>
        </w:rPr>
      </w:pPr>
      <w:commentRangeStart w:id="137"/>
      <w:r>
        <w:rPr>
          <w:rFonts w:cs="Times New Roman"/>
          <w:bCs/>
          <w:szCs w:val="24"/>
        </w:rPr>
        <w:t>Por fim, argumentamos que a dinâmica de construção de</w:t>
      </w:r>
      <w:r w:rsidR="008E0A0F">
        <w:rPr>
          <w:rFonts w:cs="Times New Roman"/>
          <w:bCs/>
          <w:szCs w:val="24"/>
        </w:rPr>
        <w:t xml:space="preserve"> uma estrutura de</w:t>
      </w:r>
      <w:r>
        <w:rPr>
          <w:rFonts w:cs="Times New Roman"/>
          <w:bCs/>
          <w:szCs w:val="24"/>
        </w:rPr>
        <w:t xml:space="preserve"> oportunidades </w:t>
      </w:r>
      <w:r w:rsidR="008E0A0F">
        <w:rPr>
          <w:rFonts w:cs="Times New Roman"/>
          <w:bCs/>
          <w:szCs w:val="24"/>
        </w:rPr>
        <w:t xml:space="preserve">políticas se faz a partir </w:t>
      </w:r>
      <w:r w:rsidR="00BC6A4D">
        <w:rPr>
          <w:rFonts w:cs="Times New Roman"/>
          <w:bCs/>
          <w:szCs w:val="24"/>
        </w:rPr>
        <w:t>de três categorias</w:t>
      </w:r>
      <w:r w:rsidR="008E0A0F">
        <w:rPr>
          <w:rFonts w:cs="Times New Roman"/>
          <w:bCs/>
          <w:szCs w:val="24"/>
        </w:rPr>
        <w:t xml:space="preserve"> que se sustenta</w:t>
      </w:r>
      <w:r w:rsidR="00BC6A4D">
        <w:rPr>
          <w:rFonts w:cs="Times New Roman"/>
          <w:bCs/>
          <w:szCs w:val="24"/>
        </w:rPr>
        <w:t>m</w:t>
      </w:r>
      <w:r w:rsidR="008E0A0F">
        <w:rPr>
          <w:rFonts w:cs="Times New Roman"/>
          <w:bCs/>
          <w:szCs w:val="24"/>
        </w:rPr>
        <w:t xml:space="preserve"> em torno desses ciclos. </w:t>
      </w:r>
      <w:r w:rsidR="00BC6A4D">
        <w:rPr>
          <w:rFonts w:cs="Times New Roman"/>
          <w:bCs/>
          <w:szCs w:val="24"/>
        </w:rPr>
        <w:t>Essas categorias, a saber, remetem:</w:t>
      </w:r>
      <w:r w:rsidR="006762F9">
        <w:rPr>
          <w:rFonts w:cs="Times New Roman"/>
          <w:bCs/>
          <w:szCs w:val="24"/>
        </w:rPr>
        <w:t xml:space="preserve"> 1)</w:t>
      </w:r>
      <w:r w:rsidR="00BC6A4D">
        <w:rPr>
          <w:rFonts w:cs="Times New Roman"/>
          <w:bCs/>
          <w:szCs w:val="24"/>
        </w:rPr>
        <w:t xml:space="preserve"> ao campo da participação social juntamente com os mecanismos de abertur</w:t>
      </w:r>
      <w:r w:rsidR="006762F9">
        <w:rPr>
          <w:rFonts w:cs="Times New Roman"/>
          <w:bCs/>
          <w:szCs w:val="24"/>
        </w:rPr>
        <w:t xml:space="preserve">a democrática; </w:t>
      </w:r>
      <w:ins w:id="138" w:author="Christiane Jalles de Paula" w:date="2024-08-10T16:22:00Z" w16du:dateUtc="2024-08-10T19:22:00Z">
        <w:r w:rsidR="00B5200C">
          <w:rPr>
            <w:rFonts w:cs="Times New Roman"/>
            <w:bCs/>
            <w:szCs w:val="24"/>
          </w:rPr>
          <w:t xml:space="preserve">2) </w:t>
        </w:r>
      </w:ins>
      <w:r w:rsidR="006762F9">
        <w:rPr>
          <w:rFonts w:cs="Times New Roman"/>
          <w:bCs/>
          <w:szCs w:val="24"/>
        </w:rPr>
        <w:t>ao campo político</w:t>
      </w:r>
      <w:r w:rsidR="001667FC">
        <w:rPr>
          <w:rFonts w:cs="Times New Roman"/>
          <w:bCs/>
          <w:szCs w:val="24"/>
        </w:rPr>
        <w:t xml:space="preserve"> que define as articulações do sistema político</w:t>
      </w:r>
      <w:r w:rsidR="005E5445">
        <w:rPr>
          <w:rFonts w:cs="Times New Roman"/>
          <w:bCs/>
          <w:szCs w:val="24"/>
        </w:rPr>
        <w:t>-institucional e sua capacidade de engendrar processos de abertura ou fechamento institucional</w:t>
      </w:r>
      <w:r w:rsidR="000937EA">
        <w:rPr>
          <w:rFonts w:cs="Times New Roman"/>
          <w:bCs/>
          <w:szCs w:val="24"/>
        </w:rPr>
        <w:t xml:space="preserve">; e 3) ao campo do discurso </w:t>
      </w:r>
      <w:r w:rsidR="00D079E7">
        <w:rPr>
          <w:rFonts w:cs="Times New Roman"/>
          <w:bCs/>
          <w:szCs w:val="24"/>
        </w:rPr>
        <w:t xml:space="preserve">que define as orientações </w:t>
      </w:r>
      <w:r w:rsidR="006D7866">
        <w:rPr>
          <w:rFonts w:cs="Times New Roman"/>
          <w:bCs/>
          <w:szCs w:val="24"/>
        </w:rPr>
        <w:t xml:space="preserve">e os impactos que serão gerados </w:t>
      </w:r>
      <w:r w:rsidR="00B44533">
        <w:rPr>
          <w:rFonts w:cs="Times New Roman"/>
          <w:bCs/>
          <w:szCs w:val="24"/>
        </w:rPr>
        <w:t>nas narrativas evocadas em cada momento</w:t>
      </w:r>
      <w:r w:rsidR="00BE68ED">
        <w:rPr>
          <w:rFonts w:cs="Times New Roman"/>
          <w:bCs/>
          <w:szCs w:val="24"/>
        </w:rPr>
        <w:t xml:space="preserve">. Está certo que </w:t>
      </w:r>
      <w:r w:rsidR="006D7866">
        <w:rPr>
          <w:rFonts w:cs="Times New Roman"/>
          <w:bCs/>
          <w:szCs w:val="24"/>
        </w:rPr>
        <w:t>as ações em cada um desses campos estruturais vão</w:t>
      </w:r>
      <w:r w:rsidR="00EF0C57">
        <w:rPr>
          <w:rFonts w:cs="Times New Roman"/>
          <w:bCs/>
          <w:szCs w:val="24"/>
        </w:rPr>
        <w:t xml:space="preserve"> depender do conjunto de interações possíveis entre sistema político e sociedade. No entanto, </w:t>
      </w:r>
      <w:r w:rsidR="006D7866">
        <w:rPr>
          <w:rFonts w:cs="Times New Roman"/>
          <w:bCs/>
          <w:szCs w:val="24"/>
        </w:rPr>
        <w:t>nossa compreensão parte do pressuposto de que e</w:t>
      </w:r>
      <w:r w:rsidR="007F6DF3">
        <w:rPr>
          <w:rFonts w:cs="Times New Roman"/>
          <w:bCs/>
          <w:szCs w:val="24"/>
        </w:rPr>
        <w:t>ssas três estruturas acionadas durante determinado contexto produzem ciclos de protestos em grande</w:t>
      </w:r>
      <w:r w:rsidR="00D079E7">
        <w:rPr>
          <w:rFonts w:cs="Times New Roman"/>
          <w:bCs/>
          <w:szCs w:val="24"/>
        </w:rPr>
        <w:t xml:space="preserve"> escala</w:t>
      </w:r>
      <w:r w:rsidR="007F6DF3">
        <w:rPr>
          <w:rFonts w:cs="Times New Roman"/>
          <w:bCs/>
          <w:szCs w:val="24"/>
        </w:rPr>
        <w:t>.</w:t>
      </w:r>
      <w:r w:rsidR="00B44533">
        <w:rPr>
          <w:rFonts w:cs="Times New Roman"/>
          <w:bCs/>
          <w:szCs w:val="24"/>
        </w:rPr>
        <w:t xml:space="preserve"> </w:t>
      </w:r>
      <w:commentRangeEnd w:id="137"/>
      <w:r w:rsidR="0004533F">
        <w:rPr>
          <w:rStyle w:val="Refdecomentrio"/>
        </w:rPr>
        <w:commentReference w:id="137"/>
      </w:r>
    </w:p>
    <w:p w14:paraId="3977D17C" w14:textId="44AC5524" w:rsidR="00DD3323" w:rsidRDefault="00DD3323">
      <w:pPr>
        <w:spacing w:line="259" w:lineRule="auto"/>
        <w:jc w:val="left"/>
        <w:rPr>
          <w:rFonts w:cs="Times New Roman"/>
          <w:bCs/>
          <w:szCs w:val="24"/>
        </w:rPr>
      </w:pPr>
      <w:r>
        <w:rPr>
          <w:rFonts w:cs="Times New Roman"/>
          <w:bCs/>
          <w:szCs w:val="24"/>
        </w:rPr>
        <w:br w:type="page"/>
      </w:r>
    </w:p>
    <w:p w14:paraId="224B30C7" w14:textId="77777777" w:rsidR="00DD3323" w:rsidRDefault="00DD3323" w:rsidP="001F5B65">
      <w:pPr>
        <w:pStyle w:val="PargrafodaLista"/>
        <w:spacing w:after="0"/>
        <w:ind w:left="0" w:firstLine="851"/>
        <w:rPr>
          <w:rFonts w:cs="Times New Roman"/>
          <w:bCs/>
          <w:szCs w:val="24"/>
        </w:rPr>
      </w:pPr>
    </w:p>
    <w:p w14:paraId="641009FB" w14:textId="77777777" w:rsidR="00BE3559" w:rsidRDefault="00BE3559" w:rsidP="00BE3559">
      <w:pPr>
        <w:spacing w:after="0"/>
        <w:rPr>
          <w:rFonts w:cs="Times New Roman"/>
          <w:bCs/>
          <w:szCs w:val="24"/>
        </w:rPr>
      </w:pPr>
    </w:p>
    <w:p w14:paraId="2DD025BA" w14:textId="3BBC76FC" w:rsidR="004A045F" w:rsidRDefault="00833D8C" w:rsidP="004A045F">
      <w:pPr>
        <w:pStyle w:val="Ttulo3"/>
        <w:rPr>
          <w:rFonts w:ascii="Times New Roman" w:hAnsi="Times New Roman" w:cs="Times New Roman"/>
          <w:bCs/>
          <w:i/>
          <w:iCs/>
          <w:color w:val="auto"/>
        </w:rPr>
      </w:pPr>
      <w:bookmarkStart w:id="139" w:name="_Toc173959618"/>
      <w:r>
        <w:rPr>
          <w:rFonts w:ascii="Times New Roman" w:hAnsi="Times New Roman" w:cs="Times New Roman"/>
          <w:bCs/>
          <w:i/>
          <w:iCs/>
          <w:color w:val="auto"/>
        </w:rPr>
        <w:t xml:space="preserve">2.2.1 </w:t>
      </w:r>
      <w:r w:rsidR="00A84E5B">
        <w:rPr>
          <w:rFonts w:ascii="Times New Roman" w:hAnsi="Times New Roman" w:cs="Times New Roman"/>
          <w:bCs/>
          <w:i/>
          <w:iCs/>
          <w:color w:val="auto"/>
        </w:rPr>
        <w:t>Depois da transição:</w:t>
      </w:r>
      <w:r w:rsidR="0034229D">
        <w:rPr>
          <w:rFonts w:ascii="Times New Roman" w:hAnsi="Times New Roman" w:cs="Times New Roman"/>
          <w:bCs/>
          <w:i/>
          <w:iCs/>
          <w:color w:val="auto"/>
        </w:rPr>
        <w:t xml:space="preserve"> o</w:t>
      </w:r>
      <w:r w:rsidR="001A551D">
        <w:rPr>
          <w:rFonts w:ascii="Times New Roman" w:hAnsi="Times New Roman" w:cs="Times New Roman"/>
          <w:bCs/>
          <w:i/>
          <w:iCs/>
          <w:color w:val="auto"/>
        </w:rPr>
        <w:t>portunidades políticas</w:t>
      </w:r>
      <w:r w:rsidR="00964FCA">
        <w:rPr>
          <w:rFonts w:ascii="Times New Roman" w:hAnsi="Times New Roman" w:cs="Times New Roman"/>
          <w:bCs/>
          <w:i/>
          <w:iCs/>
          <w:color w:val="auto"/>
        </w:rPr>
        <w:t xml:space="preserve"> e discursivas </w:t>
      </w:r>
      <w:r w:rsidR="009B77CA">
        <w:rPr>
          <w:rFonts w:ascii="Times New Roman" w:hAnsi="Times New Roman" w:cs="Times New Roman"/>
          <w:bCs/>
          <w:i/>
          <w:iCs/>
          <w:color w:val="auto"/>
        </w:rPr>
        <w:t>no Fora Collor</w:t>
      </w:r>
      <w:bookmarkEnd w:id="139"/>
    </w:p>
    <w:p w14:paraId="66292D7E" w14:textId="77777777" w:rsidR="00882A54" w:rsidRDefault="00882A54" w:rsidP="00882A54"/>
    <w:p w14:paraId="5EBDC830" w14:textId="57D5F98F" w:rsidR="00560EFD" w:rsidRDefault="00D21312" w:rsidP="00882A54">
      <w:pPr>
        <w:ind w:firstLine="851"/>
      </w:pPr>
      <w:r>
        <w:t xml:space="preserve">Uma das questões que chama a atenção sobre as oportunidades políticas nesses momentos gira em torno do fato de que </w:t>
      </w:r>
      <w:r w:rsidR="00FC2A98">
        <w:t>o acúmulo de condições estruturais de mudança social implica</w:t>
      </w:r>
      <w:r w:rsidR="007A27D2">
        <w:t xml:space="preserve"> na transformação desses momentos em espaços de disputa. </w:t>
      </w:r>
      <w:r w:rsidR="00354700">
        <w:t xml:space="preserve">Isto é, </w:t>
      </w:r>
      <w:r w:rsidR="00D028E5">
        <w:t>sistemas sociais e políticos em processos</w:t>
      </w:r>
      <w:r w:rsidR="00B85CB2">
        <w:t xml:space="preserve"> de mudança acabam moldando o desenvolvimento da sociedade e, consequentemente, </w:t>
      </w:r>
      <w:r w:rsidR="0050281D">
        <w:t>moldam as oportunidades e restrições para a ação individual e coletiva (</w:t>
      </w:r>
      <w:proofErr w:type="spellStart"/>
      <w:r w:rsidR="0050281D">
        <w:t>Tilly</w:t>
      </w:r>
      <w:proofErr w:type="spellEnd"/>
      <w:r w:rsidR="0050281D">
        <w:t>, 19</w:t>
      </w:r>
      <w:r w:rsidR="005928A6">
        <w:t xml:space="preserve">84). Neste sentido, </w:t>
      </w:r>
      <w:r w:rsidR="00812B37">
        <w:t xml:space="preserve">entendemos que </w:t>
      </w:r>
      <w:r w:rsidR="00B16B64">
        <w:t>a</w:t>
      </w:r>
      <w:r w:rsidR="00812B37">
        <w:t xml:space="preserve"> mobilização em manifestações de massa leva em consideração a ampliação dos espaços de disputa proveniente</w:t>
      </w:r>
      <w:r w:rsidR="00AA786E">
        <w:t>,</w:t>
      </w:r>
      <w:r w:rsidR="00812B37">
        <w:t xml:space="preserve"> </w:t>
      </w:r>
      <w:r w:rsidR="001850D6">
        <w:t>também</w:t>
      </w:r>
      <w:r w:rsidR="00AA786E">
        <w:t>,</w:t>
      </w:r>
      <w:r w:rsidR="001850D6">
        <w:t xml:space="preserve"> </w:t>
      </w:r>
      <w:r w:rsidR="00812B37">
        <w:t>de processos de desenvolvimento</w:t>
      </w:r>
      <w:r w:rsidR="00C53DAD">
        <w:t xml:space="preserve"> social que são anteriores</w:t>
      </w:r>
      <w:r w:rsidR="00591C6B">
        <w:t xml:space="preserve">, mas que abrem o campo de ações em </w:t>
      </w:r>
      <w:r w:rsidR="00591C6B" w:rsidRPr="00964FCA">
        <w:rPr>
          <w:i/>
          <w:iCs/>
        </w:rPr>
        <w:t>momentos conjunturais</w:t>
      </w:r>
      <w:r w:rsidR="00636496" w:rsidRPr="00964FCA">
        <w:rPr>
          <w:i/>
          <w:iCs/>
        </w:rPr>
        <w:t xml:space="preserve"> </w:t>
      </w:r>
      <w:r w:rsidR="00964FCA" w:rsidRPr="00964FCA">
        <w:rPr>
          <w:i/>
          <w:iCs/>
        </w:rPr>
        <w:t>fluídos</w:t>
      </w:r>
      <w:r w:rsidR="00B16B64">
        <w:t>.</w:t>
      </w:r>
      <w:r w:rsidR="00AB7A4B">
        <w:t xml:space="preserve"> Quando olhamos para o caso do Fora Collor, um conjunto de condições de desenvolvimento </w:t>
      </w:r>
      <w:r w:rsidR="00A95343">
        <w:t xml:space="preserve">social e </w:t>
      </w:r>
      <w:r w:rsidR="00AA786E">
        <w:t xml:space="preserve">crescimento </w:t>
      </w:r>
      <w:r w:rsidR="00A95343">
        <w:t xml:space="preserve">econômico </w:t>
      </w:r>
      <w:r w:rsidR="00055193">
        <w:t>criaram um ambiente</w:t>
      </w:r>
      <w:r w:rsidR="00560EFD">
        <w:t xml:space="preserve"> em</w:t>
      </w:r>
      <w:r w:rsidR="00055193">
        <w:t xml:space="preserve"> que a disputa em torno dos elementos de manutenção dos direitos sociais em uma ordem constitucional se fazia como elemento importante </w:t>
      </w:r>
      <w:r w:rsidR="00D8334C">
        <w:t>de não retrocesso ao passado ditatorial.</w:t>
      </w:r>
    </w:p>
    <w:p w14:paraId="534936B5" w14:textId="5E78502D" w:rsidR="00D21312" w:rsidRDefault="00AB7985" w:rsidP="00882A54">
      <w:pPr>
        <w:ind w:firstLine="851"/>
      </w:pPr>
      <w:r>
        <w:t>Em segundo lugar</w:t>
      </w:r>
      <w:r w:rsidR="00D8334C">
        <w:t xml:space="preserve">, </w:t>
      </w:r>
      <w:r w:rsidR="000B515B">
        <w:t>as manifestações contra o governo Dilma em junho de 2013 apareceriam</w:t>
      </w:r>
      <w:r>
        <w:t xml:space="preserve"> </w:t>
      </w:r>
      <w:r w:rsidR="00244D83">
        <w:t>como tentativas de resguardar conquistas sociais, ainda qu</w:t>
      </w:r>
      <w:r w:rsidR="00560EFD">
        <w:t xml:space="preserve">e isso significasse uma crítica aos diversos problemas ocasionados pelas relações entre poder público, crescimento econômico e desenvolvimento social. </w:t>
      </w:r>
      <w:r w:rsidR="00D8639E">
        <w:t>Ao desenvolver elementos críticos às situações e à chegada de determinados grupos políticos à</w:t>
      </w:r>
      <w:r w:rsidR="008D49C6">
        <w:t xml:space="preserve"> esfera pública, o espaço de debate se alargaria em torno das disputas sobre a orientação do processo político</w:t>
      </w:r>
      <w:r w:rsidR="00C63174">
        <w:t>. Isso se desenvolveria a partir da entrada de novos grupos sociais</w:t>
      </w:r>
      <w:r w:rsidR="007B5261">
        <w:t xml:space="preserve"> com perfis relativamente diferentes, sobretudo no final das manifestações de junho de 2013 e, consequentemente, </w:t>
      </w:r>
      <w:r w:rsidR="000B515B">
        <w:t xml:space="preserve">nas mobilizações pelo </w:t>
      </w:r>
      <w:r w:rsidR="000B515B">
        <w:rPr>
          <w:i/>
          <w:iCs/>
        </w:rPr>
        <w:t>impeachment</w:t>
      </w:r>
      <w:r w:rsidR="000B515B">
        <w:t xml:space="preserve"> de Dilma Rousseff.</w:t>
      </w:r>
    </w:p>
    <w:p w14:paraId="70298ECA" w14:textId="0BF9056B" w:rsidR="0065139F" w:rsidRDefault="00EF2D40" w:rsidP="001E5C39">
      <w:pPr>
        <w:ind w:firstLine="851"/>
      </w:pPr>
      <w:r>
        <w:t>De acordo com Luna e Klein (201</w:t>
      </w:r>
      <w:r w:rsidR="00E05867">
        <w:t>4</w:t>
      </w:r>
      <w:r w:rsidR="0071236B">
        <w:t>a</w:t>
      </w:r>
      <w:r w:rsidR="00980994">
        <w:t>, p. 67-68</w:t>
      </w:r>
      <w:r w:rsidR="00E05867">
        <w:t xml:space="preserve">) </w:t>
      </w:r>
      <w:r w:rsidR="009E7FEB">
        <w:t>medidas ado</w:t>
      </w:r>
      <w:r w:rsidR="00B735F0">
        <w:t>t</w:t>
      </w:r>
      <w:r w:rsidR="009E7FEB">
        <w:t xml:space="preserve">adas </w:t>
      </w:r>
      <w:r w:rsidR="00FE535B">
        <w:t xml:space="preserve">ainda </w:t>
      </w:r>
      <w:r w:rsidR="009E7FEB">
        <w:t>dura</w:t>
      </w:r>
      <w:r w:rsidR="00FE535B">
        <w:t>n</w:t>
      </w:r>
      <w:r w:rsidR="009E7FEB">
        <w:t>te o período de Getúlio Vargas</w:t>
      </w:r>
      <w:r w:rsidR="00FE535B">
        <w:t xml:space="preserve"> tiveram consequências marcantes e duradouras na sociedade </w:t>
      </w:r>
      <w:r w:rsidR="000009DA">
        <w:t>brasileira</w:t>
      </w:r>
      <w:r w:rsidR="00FE535B">
        <w:t>. Os governos que o sucederam aprofundaram muitas de suas políticas, mas enfrentaram reivindicações das novas classes médias urbanas e a radicalização dos movimentos operários</w:t>
      </w:r>
      <w:r w:rsidR="000009DA">
        <w:t xml:space="preserve">. Consequentemente, </w:t>
      </w:r>
      <w:r w:rsidR="004D3E0B">
        <w:t xml:space="preserve">a ditadura militar, além de apresentar uma fase de profundas mudanças sociais </w:t>
      </w:r>
      <w:r w:rsidR="00FE3B1D">
        <w:t xml:space="preserve">– </w:t>
      </w:r>
      <w:r w:rsidR="004D3E0B">
        <w:t>com</w:t>
      </w:r>
      <w:r w:rsidR="00FE3B1D">
        <w:t xml:space="preserve"> </w:t>
      </w:r>
      <w:r w:rsidR="004D3E0B">
        <w:t xml:space="preserve">rápida industrialização e urbanização </w:t>
      </w:r>
      <w:r w:rsidR="008C20F0">
        <w:t>–</w:t>
      </w:r>
      <w:r w:rsidR="00FE3B1D">
        <w:t xml:space="preserve"> </w:t>
      </w:r>
      <w:r w:rsidR="008C20F0">
        <w:t>provocou um intenso processo de mobilidade social da história brasileira, com o surgimento de uma elite industrial e gerencial</w:t>
      </w:r>
      <w:r w:rsidR="00CD6B25">
        <w:t xml:space="preserve">, </w:t>
      </w:r>
      <w:r w:rsidR="00CD6B25">
        <w:lastRenderedPageBreak/>
        <w:t>um cenário de intensas migrações e com rápido e desordenado</w:t>
      </w:r>
      <w:r w:rsidR="00BE67D9">
        <w:t xml:space="preserve"> crescimento das regiões metropolitanas.</w:t>
      </w:r>
      <w:r w:rsidR="0065139F">
        <w:t xml:space="preserve"> </w:t>
      </w:r>
      <w:r w:rsidR="00EC5128">
        <w:t>A</w:t>
      </w:r>
      <w:r w:rsidR="00A7222F">
        <w:t xml:space="preserve"> transformação do Brasil em uma sociedade predominantemente </w:t>
      </w:r>
      <w:r w:rsidR="00CF7DF0">
        <w:t>urbana, com oportunidades surgidas nos centros urbano</w:t>
      </w:r>
      <w:r w:rsidR="0034360C">
        <w:t>s, em decorrência</w:t>
      </w:r>
      <w:r w:rsidR="00012687">
        <w:t xml:space="preserve"> do fenômeno clássico de atração e expulsão da população do campo</w:t>
      </w:r>
      <w:r w:rsidR="00F96D38">
        <w:t>,</w:t>
      </w:r>
      <w:r w:rsidR="0034360C">
        <w:t xml:space="preserve"> ampliava também as desigualdades sociais</w:t>
      </w:r>
      <w:r w:rsidR="00AD1158">
        <w:t xml:space="preserve"> e </w:t>
      </w:r>
      <w:r w:rsidR="00CF7DF0">
        <w:t>representou outra característica fundamental</w:t>
      </w:r>
      <w:r w:rsidR="00AD1158">
        <w:t xml:space="preserve"> do período militar que</w:t>
      </w:r>
      <w:r w:rsidR="00A90CEA">
        <w:t xml:space="preserve"> se manifestou seus impactos sociais na estrutura de oportunidades políticas</w:t>
      </w:r>
      <w:r w:rsidR="00E2738B">
        <w:t xml:space="preserve"> que conduziram ao processo de abertura democrática junto do o movimento das Diretas Já! e</w:t>
      </w:r>
      <w:r w:rsidR="00A90CEA">
        <w:t xml:space="preserve"> </w:t>
      </w:r>
      <w:r w:rsidR="001E0EAA">
        <w:t xml:space="preserve">o processo constituinte de </w:t>
      </w:r>
      <w:del w:id="140" w:author="Christiane Jalles de Paula" w:date="2024-08-10T16:23:00Z" w16du:dateUtc="2024-08-10T19:23:00Z">
        <w:r w:rsidR="001E0EAA" w:rsidDel="00B5200C">
          <w:delText>1988</w:delText>
        </w:r>
      </w:del>
      <w:ins w:id="141" w:author="Christiane Jalles de Paula" w:date="2024-08-10T16:23:00Z" w16du:dateUtc="2024-08-10T19:23:00Z">
        <w:r w:rsidR="00B5200C">
          <w:t>198</w:t>
        </w:r>
        <w:r w:rsidR="00B5200C">
          <w:t>7-1988</w:t>
        </w:r>
      </w:ins>
      <w:r w:rsidR="00D70812">
        <w:t>.</w:t>
      </w:r>
    </w:p>
    <w:p w14:paraId="06A8594E" w14:textId="09E44ADE" w:rsidR="00232A3D" w:rsidRDefault="00CA09EB" w:rsidP="00797AF4">
      <w:pPr>
        <w:ind w:firstLine="851"/>
      </w:pPr>
      <w:r>
        <w:t>Decerto</w:t>
      </w:r>
      <w:r w:rsidR="00E223DB">
        <w:t>, os governos</w:t>
      </w:r>
      <w:r w:rsidR="00805F36">
        <w:t xml:space="preserve"> militares, pela necessidade de melhorar a qualidade da mão de obra</w:t>
      </w:r>
      <w:r w:rsidR="00D70812">
        <w:t>,</w:t>
      </w:r>
      <w:r w:rsidR="00805F36">
        <w:t xml:space="preserve"> e como forma de obter o apoio da classe média emergente, promoveram</w:t>
      </w:r>
      <w:r w:rsidR="007030DE">
        <w:t xml:space="preserve"> também um</w:t>
      </w:r>
      <w:r w:rsidR="00805F36">
        <w:t xml:space="preserve"> forte aumento na oferta de educação primária e secundária</w:t>
      </w:r>
      <w:r w:rsidR="00B87CFE">
        <w:t>, e expandiram o ensino técnico e tecnológico de forma significativa</w:t>
      </w:r>
      <w:r w:rsidR="006D237E">
        <w:t>, ainda que com suas contradições</w:t>
      </w:r>
      <w:r w:rsidR="006D237E">
        <w:rPr>
          <w:rStyle w:val="Refdenotaderodap"/>
        </w:rPr>
        <w:footnoteReference w:id="14"/>
      </w:r>
      <w:r w:rsidR="006D237E">
        <w:t>.</w:t>
      </w:r>
      <w:r w:rsidR="005C0C74">
        <w:t xml:space="preserve"> </w:t>
      </w:r>
      <w:r>
        <w:t>P</w:t>
      </w:r>
      <w:r w:rsidR="00AD08A0">
        <w:t>odemos observar que o</w:t>
      </w:r>
      <w:r w:rsidR="00393D5F">
        <w:t>correram</w:t>
      </w:r>
      <w:r w:rsidR="00FD1EF0">
        <w:t xml:space="preserve"> transformações dramáticas na estrutura demográfica da população brasileira</w:t>
      </w:r>
      <w:r w:rsidR="00A85D36">
        <w:t xml:space="preserve"> </w:t>
      </w:r>
      <w:r w:rsidR="003E24A2">
        <w:t xml:space="preserve">com consequências na mobilidade social. </w:t>
      </w:r>
      <w:r w:rsidR="002A28ED">
        <w:t>O aumento da escolaridade exerceu profundo impacto sobre a alfabetização</w:t>
      </w:r>
      <w:r w:rsidR="00FB2B3A">
        <w:rPr>
          <w:rStyle w:val="Refdenotaderodap"/>
        </w:rPr>
        <w:footnoteReference w:id="15"/>
      </w:r>
      <w:r w:rsidR="00871B00">
        <w:t xml:space="preserve"> e </w:t>
      </w:r>
      <w:r w:rsidR="00B92979">
        <w:t>a ampliação do ensino secundário e superior</w:t>
      </w:r>
      <w:r w:rsidR="00C073DD">
        <w:t xml:space="preserve"> ganhou nuances a serem destacadas</w:t>
      </w:r>
      <w:r w:rsidR="001447A5">
        <w:t>,</w:t>
      </w:r>
      <w:r w:rsidR="00C073DD">
        <w:t xml:space="preserve"> </w:t>
      </w:r>
      <w:r w:rsidR="001447A5">
        <w:t>c</w:t>
      </w:r>
      <w:r w:rsidR="00C073DD">
        <w:t>omo aumento do percentual de crianças de 5-9 anos de idade que frequentavam a escola primária, de 73% em 1960 para 89% em 1968. Em 1985 aproximadamente 79% das crianças de 5-14 anos estavam matriculadas na escola primária.</w:t>
      </w:r>
      <w:r w:rsidR="00122406" w:rsidRPr="00122406">
        <w:t xml:space="preserve"> </w:t>
      </w:r>
      <w:r w:rsidR="00122406">
        <w:t xml:space="preserve">Os 3 milhões de estudantes do ensino secundário representavam mais de 22% de todos os estudantes de 15-19 anos, contra 12% em 1972. </w:t>
      </w:r>
      <w:r w:rsidR="00C073DD">
        <w:t>Entre 1963-1984 o número de professores do ensino secundário duplicou, passando de cerca de 121 mil para 215 mil, e as matrículas aumentaram de 1,7 milhão para 3 milhões. Ainda que em 1963, 60% dos alunos desse nível de ensino est</w:t>
      </w:r>
      <w:r w:rsidR="00602EF9">
        <w:t>ivesse</w:t>
      </w:r>
      <w:r w:rsidR="00C073DD">
        <w:t>m matriculados em escolas secundárias privadas, em 1984 a situação se alterara radicalmente, pois 65% das matrículas no ensino secundário ocorreram nas escolas públicas</w:t>
      </w:r>
      <w:r w:rsidR="00D22297">
        <w:t xml:space="preserve"> (Luna </w:t>
      </w:r>
      <w:r w:rsidR="00BB2850">
        <w:t>&amp;</w:t>
      </w:r>
      <w:r w:rsidR="00D22297">
        <w:t xml:space="preserve"> Klein, 2014</w:t>
      </w:r>
      <w:r w:rsidR="0071236B">
        <w:t>a</w:t>
      </w:r>
      <w:r w:rsidR="00D22297">
        <w:t>, p.</w:t>
      </w:r>
      <w:r w:rsidR="001A3C79">
        <w:t>69)</w:t>
      </w:r>
      <w:r w:rsidR="00C073DD">
        <w:t>.</w:t>
      </w:r>
      <w:r w:rsidR="00857360">
        <w:t xml:space="preserve"> </w:t>
      </w:r>
      <w:r w:rsidR="00FC09BA">
        <w:t>E</w:t>
      </w:r>
      <w:r w:rsidR="00857360">
        <w:t xml:space="preserve">ssa expansão </w:t>
      </w:r>
      <w:r w:rsidR="00AF3A99">
        <w:t>se torna</w:t>
      </w:r>
      <w:r w:rsidR="00857360">
        <w:t xml:space="preserve"> importante</w:t>
      </w:r>
      <w:r w:rsidR="00AF3A99">
        <w:t xml:space="preserve"> no quadro geral</w:t>
      </w:r>
      <w:r w:rsidR="00857360">
        <w:t xml:space="preserve"> </w:t>
      </w:r>
      <w:r w:rsidR="00AF3A99">
        <w:t>d</w:t>
      </w:r>
      <w:r w:rsidR="00857360">
        <w:t xml:space="preserve">a configuração do ativismo estudantil </w:t>
      </w:r>
      <w:r w:rsidR="00595F31">
        <w:t>mobilizado anos depois pelos movimentos secundaristas</w:t>
      </w:r>
      <w:r w:rsidR="001A3C79">
        <w:t xml:space="preserve"> no período Collor</w:t>
      </w:r>
      <w:r w:rsidR="00FC09BA">
        <w:t>.</w:t>
      </w:r>
    </w:p>
    <w:p w14:paraId="3231AB40" w14:textId="0854DA85" w:rsidR="00797AF4" w:rsidRDefault="004B4A49" w:rsidP="00797AF4">
      <w:pPr>
        <w:ind w:firstLine="851"/>
      </w:pPr>
      <w:r>
        <w:t xml:space="preserve">Concomitantemente, os investimentos </w:t>
      </w:r>
      <w:r w:rsidR="00EC6D4B">
        <w:t xml:space="preserve">em ciência e tecnologia </w:t>
      </w:r>
      <w:r w:rsidR="0010572B">
        <w:t>foram</w:t>
      </w:r>
      <w:r w:rsidR="00EC6D4B">
        <w:t xml:space="preserve"> relevante</w:t>
      </w:r>
      <w:r w:rsidR="0010572B">
        <w:t>s</w:t>
      </w:r>
      <w:r w:rsidR="00EC6D4B">
        <w:t xml:space="preserve"> na </w:t>
      </w:r>
      <w:r w:rsidR="0010572B">
        <w:t>configuração</w:t>
      </w:r>
      <w:r w:rsidR="00EC6D4B">
        <w:t xml:space="preserve"> da estrutura universitária brasileira. </w:t>
      </w:r>
      <w:r w:rsidR="00AE47CB">
        <w:t xml:space="preserve">O Fundo de Desenvolvimento Tecnológico </w:t>
      </w:r>
      <w:r w:rsidR="00AE47CB">
        <w:lastRenderedPageBreak/>
        <w:t>(</w:t>
      </w:r>
      <w:proofErr w:type="spellStart"/>
      <w:r w:rsidR="00AE47CB">
        <w:t>Funtec</w:t>
      </w:r>
      <w:proofErr w:type="spellEnd"/>
      <w:r w:rsidR="00AE47CB">
        <w:t>) em 1964</w:t>
      </w:r>
      <w:r w:rsidR="00CF21BC">
        <w:t>;</w:t>
      </w:r>
      <w:r w:rsidR="00AE47CB">
        <w:t xml:space="preserve"> a</w:t>
      </w:r>
      <w:r w:rsidR="00C86458">
        <w:t xml:space="preserve"> implementação da indústria </w:t>
      </w:r>
      <w:r w:rsidR="00AE47CB">
        <w:t>aeroespacial</w:t>
      </w:r>
      <w:r w:rsidR="00462E1D">
        <w:t xml:space="preserve"> e de computadores</w:t>
      </w:r>
      <w:r w:rsidR="008473E6">
        <w:t>;</w:t>
      </w:r>
      <w:r w:rsidR="00AE47CB">
        <w:t xml:space="preserve"> a </w:t>
      </w:r>
      <w:r w:rsidR="0093498A">
        <w:t xml:space="preserve">ampla </w:t>
      </w:r>
      <w:r w:rsidR="00AE47CB">
        <w:t>reforma universitária de 1968</w:t>
      </w:r>
      <w:r w:rsidR="000621C7">
        <w:rPr>
          <w:rStyle w:val="Refdenotaderodap"/>
        </w:rPr>
        <w:footnoteReference w:id="16"/>
      </w:r>
      <w:r w:rsidR="0093498A">
        <w:t xml:space="preserve"> e a estrutura de formação em três níveis (graduação, mestrado e doutorado)</w:t>
      </w:r>
      <w:r w:rsidR="008473E6">
        <w:t>;</w:t>
      </w:r>
      <w:r w:rsidR="00AE47CB">
        <w:t xml:space="preserve"> </w:t>
      </w:r>
      <w:r w:rsidR="00A349B5">
        <w:t>a</w:t>
      </w:r>
      <w:r w:rsidR="006A70B6">
        <w:t xml:space="preserve"> criação</w:t>
      </w:r>
      <w:r w:rsidR="00A712B3">
        <w:t>, pelo governo de São Paulo,</w:t>
      </w:r>
      <w:r w:rsidR="006A70B6">
        <w:t xml:space="preserve"> da Universidade de Campinas</w:t>
      </w:r>
      <w:r w:rsidR="00A349B5">
        <w:t xml:space="preserve"> (Unicamp)</w:t>
      </w:r>
      <w:r w:rsidR="008473E6">
        <w:t>;</w:t>
      </w:r>
      <w:r w:rsidR="00C7725D">
        <w:t xml:space="preserve"> </w:t>
      </w:r>
      <w:r w:rsidR="00E667BF">
        <w:t xml:space="preserve">o surgimento da </w:t>
      </w:r>
      <w:r w:rsidR="00C7725D">
        <w:t>Universidade Federal de Minas Gerais</w:t>
      </w:r>
      <w:r w:rsidR="000065D2">
        <w:t xml:space="preserve"> (UFMG)</w:t>
      </w:r>
      <w:r w:rsidR="00C7725D">
        <w:t xml:space="preserve"> e da </w:t>
      </w:r>
      <w:r w:rsidR="00E667BF">
        <w:t>U</w:t>
      </w:r>
      <w:r w:rsidR="00C7725D">
        <w:t>niversidade de Brasília</w:t>
      </w:r>
      <w:r w:rsidR="00E667BF">
        <w:t xml:space="preserve"> (UnB)</w:t>
      </w:r>
      <w:r w:rsidR="00C7725D">
        <w:t>,</w:t>
      </w:r>
      <w:r w:rsidR="00A349B5">
        <w:t xml:space="preserve"> a expansão do Conselho Nacional de Pesquisas</w:t>
      </w:r>
      <w:r w:rsidR="00CF462F">
        <w:t xml:space="preserve"> em Conselho Nacional de Desenvolvimento Científico e Tecnológico (</w:t>
      </w:r>
      <w:proofErr w:type="spellStart"/>
      <w:r w:rsidR="00CF462F">
        <w:t>CnPq</w:t>
      </w:r>
      <w:proofErr w:type="spellEnd"/>
      <w:r w:rsidR="00CF462F">
        <w:t>)</w:t>
      </w:r>
      <w:r w:rsidR="00C5736A">
        <w:t xml:space="preserve">, </w:t>
      </w:r>
      <w:r w:rsidR="000065D2">
        <w:t>além do fortalecimento dos centros de pesquisa</w:t>
      </w:r>
      <w:r w:rsidR="00462E1D">
        <w:t xml:space="preserve"> mostra</w:t>
      </w:r>
      <w:r w:rsidR="0084340C">
        <w:t>ra</w:t>
      </w:r>
      <w:r w:rsidR="00462E1D">
        <w:t>m também, a expansão lenta, mas persistente do ensino universitário.</w:t>
      </w:r>
    </w:p>
    <w:p w14:paraId="57B789AA" w14:textId="02F10364" w:rsidR="00AA4B27" w:rsidRDefault="00EB6775" w:rsidP="00797AF4">
      <w:pPr>
        <w:ind w:firstLine="851"/>
      </w:pPr>
      <w:r>
        <w:t>Está certo que a relação entre governo e comunidade científica nem sempre foi pacífica no período militar</w:t>
      </w:r>
      <w:r w:rsidR="0083102B">
        <w:t>. Muito cientistas foram perseguidos, aposentados compulsoriamente e exilados. Sobretudo quando falamos às perseguições agressivas às áreas das ciências humanas</w:t>
      </w:r>
      <w:r w:rsidR="00951992">
        <w:t>.</w:t>
      </w:r>
      <w:r w:rsidR="00C44C79">
        <w:t xml:space="preserve"> Paradoxalmente, </w:t>
      </w:r>
      <w:r w:rsidR="00907980">
        <w:t xml:space="preserve">o poder autoritário construído para expurgar as esquerdas e manter a ordem social, foi utilizado </w:t>
      </w:r>
      <w:r w:rsidR="006761F2">
        <w:t>para alavancar os projetos modernizadores, removendo obstáculos e impondo caminhos</w:t>
      </w:r>
      <w:r w:rsidR="005D3B5A">
        <w:t xml:space="preserve"> escolhidos pelos núcleos tecnocratas da política e da sociedade (Motta, 2014, p. </w:t>
      </w:r>
      <w:r w:rsidR="003438C3">
        <w:t>49).</w:t>
      </w:r>
      <w:r w:rsidR="003E7CBD">
        <w:t xml:space="preserve"> Esse movimento se conectava à necessidade de</w:t>
      </w:r>
      <w:r w:rsidR="00B12993">
        <w:t xml:space="preserve"> angariar esforços para a consolidação do crescimento econômico</w:t>
      </w:r>
      <w:r w:rsidR="008576CB">
        <w:t xml:space="preserve"> na tentativa político-ideológica </w:t>
      </w:r>
      <w:r w:rsidR="00B65B85">
        <w:t>de expurgar</w:t>
      </w:r>
      <w:r w:rsidR="00C63418">
        <w:t xml:space="preserve"> </w:t>
      </w:r>
      <w:r w:rsidR="00634D2C">
        <w:t>a coligação de forças entre esquerda e</w:t>
      </w:r>
      <w:r w:rsidR="00F71BB3">
        <w:t xml:space="preserve"> alguns</w:t>
      </w:r>
      <w:r w:rsidR="00634D2C">
        <w:t xml:space="preserve"> grupos nacionalistas que surgiram com propostas de reformas estruturais</w:t>
      </w:r>
      <w:r w:rsidR="003E61BF">
        <w:t xml:space="preserve"> </w:t>
      </w:r>
      <w:r w:rsidR="008D240C">
        <w:t>no</w:t>
      </w:r>
      <w:r w:rsidR="00B65B85">
        <w:t xml:space="preserve"> período pré-1964</w:t>
      </w:r>
      <w:r w:rsidR="008D240C">
        <w:t>.</w:t>
      </w:r>
    </w:p>
    <w:p w14:paraId="03562261" w14:textId="18805F38" w:rsidR="00F62CAF" w:rsidRDefault="000E07CE" w:rsidP="0078043C">
      <w:pPr>
        <w:ind w:firstLine="851"/>
      </w:pPr>
      <w:r>
        <w:t>A</w:t>
      </w:r>
      <w:r w:rsidR="007A3C49">
        <w:t xml:space="preserve"> construção</w:t>
      </w:r>
      <w:r w:rsidR="00F15303">
        <w:t>, em termos ideológicos e estruturais,</w:t>
      </w:r>
      <w:r w:rsidR="007A3C49">
        <w:t xml:space="preserve"> de uma sólida base industrial </w:t>
      </w:r>
      <w:r w:rsidR="00410FD6">
        <w:t>como núcleo essencial da política de governo durante a ditadura</w:t>
      </w:r>
      <w:r w:rsidR="00C5009D">
        <w:t xml:space="preserve"> </w:t>
      </w:r>
      <w:r w:rsidR="00410FD6">
        <w:t>também</w:t>
      </w:r>
      <w:r w:rsidR="00503050">
        <w:t xml:space="preserve"> pode ser </w:t>
      </w:r>
      <w:r w:rsidR="00FB126E">
        <w:t>elencada</w:t>
      </w:r>
      <w:r w:rsidR="00503050">
        <w:t xml:space="preserve"> enquanto um</w:t>
      </w:r>
      <w:r w:rsidR="00C5009D">
        <w:t xml:space="preserve"> importante instrumento de compreensão das oportunidades políticas surgidas </w:t>
      </w:r>
      <w:r w:rsidR="00091E99">
        <w:t xml:space="preserve">a partir da mudança social. A reorganização do mercado financeiro e de capitais, </w:t>
      </w:r>
      <w:r w:rsidR="00243BBE">
        <w:t>a formação de fundos compulsórios de poupança, a manipulação de amplo conjunto de incentivos e subsídios, estímulo à produção agrícola</w:t>
      </w:r>
      <w:r w:rsidR="0060503C">
        <w:t>, controle de preços e arrocho salarial representavam meios amplamente utilizados para fortalecer o crescimento da indústria</w:t>
      </w:r>
      <w:r w:rsidR="00B31D16">
        <w:t>.</w:t>
      </w:r>
      <w:r w:rsidR="00296EB9">
        <w:t xml:space="preserve"> Isso dava impulso ao projeto modernizador autoritário</w:t>
      </w:r>
      <w:r w:rsidR="0085373F">
        <w:t>.</w:t>
      </w:r>
      <w:r w:rsidR="00091E79">
        <w:t xml:space="preserve"> </w:t>
      </w:r>
      <w:r w:rsidR="0085373F">
        <w:t>O</w:t>
      </w:r>
      <w:r w:rsidR="00091E79">
        <w:t xml:space="preserve"> regime </w:t>
      </w:r>
      <w:r w:rsidR="0085373F">
        <w:t>necessitava</w:t>
      </w:r>
      <w:r w:rsidR="00091E79">
        <w:t xml:space="preserve"> de legitimidade política</w:t>
      </w:r>
      <w:r w:rsidR="007225D2">
        <w:t xml:space="preserve"> e a única forma de obtê-la era pelo crescimento econômico,</w:t>
      </w:r>
      <w:r w:rsidR="005D7538">
        <w:t xml:space="preserve"> ainda que esse crescimento se fizesse às custas da não </w:t>
      </w:r>
      <w:r w:rsidR="005D7538">
        <w:lastRenderedPageBreak/>
        <w:t>distribuição de renda.</w:t>
      </w:r>
      <w:r w:rsidR="00B31D16">
        <w:t xml:space="preserve"> </w:t>
      </w:r>
      <w:r w:rsidR="006A299B">
        <w:t>A consequência dessas ações propiciou</w:t>
      </w:r>
      <w:r w:rsidR="00B31D16">
        <w:t xml:space="preserve"> o crescimento rápido </w:t>
      </w:r>
      <w:r w:rsidR="006A299B">
        <w:t>com</w:t>
      </w:r>
      <w:r w:rsidR="003A6F9C">
        <w:t xml:space="preserve"> certa</w:t>
      </w:r>
      <w:r w:rsidR="00703F28">
        <w:t xml:space="preserve"> alteração na estrutura econômica </w:t>
      </w:r>
      <w:r w:rsidR="006A299B">
        <w:t>e</w:t>
      </w:r>
      <w:r w:rsidR="00703F28">
        <w:t xml:space="preserve"> profundas consequências sobre a mobilidade social</w:t>
      </w:r>
      <w:r w:rsidR="0060036C">
        <w:t>. Ao mesmo tempo</w:t>
      </w:r>
      <w:r w:rsidR="003A6F9C">
        <w:t>,</w:t>
      </w:r>
      <w:r w:rsidR="00BB0817">
        <w:t xml:space="preserve"> </w:t>
      </w:r>
      <w:r w:rsidR="0060036C">
        <w:t>am</w:t>
      </w:r>
      <w:r w:rsidR="00BB0817">
        <w:t>pliava as desigualdades sociais</w:t>
      </w:r>
      <w:r w:rsidR="00CD7831">
        <w:t xml:space="preserve"> e intensificava as disparidades regionais</w:t>
      </w:r>
      <w:r w:rsidR="00013745">
        <w:t xml:space="preserve"> com o discurso de que o elevado grau de desigualdade na distribuição de renda era fenômeno transitório</w:t>
      </w:r>
      <w:r w:rsidR="00BB2850">
        <w:t>, causado pelo processo de crescimento (Luna &amp; Klein, 2014, p. 81)</w:t>
      </w:r>
      <w:r w:rsidR="00F62CAF">
        <w:t>.</w:t>
      </w:r>
    </w:p>
    <w:p w14:paraId="113D1CF7" w14:textId="46EEC007" w:rsidR="00291DF2" w:rsidRPr="00F0752E" w:rsidRDefault="00B97FD4" w:rsidP="00175F38">
      <w:pPr>
        <w:ind w:firstLine="851"/>
      </w:pPr>
      <w:r>
        <w:t>Nesse inte</w:t>
      </w:r>
      <w:r w:rsidR="004C2A38">
        <w:t xml:space="preserve">rim, </w:t>
      </w:r>
      <w:r w:rsidR="001B5689">
        <w:t xml:space="preserve">o </w:t>
      </w:r>
      <w:r w:rsidR="007225D2">
        <w:t>B</w:t>
      </w:r>
      <w:r w:rsidR="001B5689">
        <w:t xml:space="preserve">rasil apresentou </w:t>
      </w:r>
      <w:r w:rsidR="0041084D">
        <w:t xml:space="preserve">as maiores taxas de crescimento populacional de sua </w:t>
      </w:r>
      <w:r w:rsidR="00220613">
        <w:t>história</w:t>
      </w:r>
      <w:r w:rsidR="005B021F">
        <w:rPr>
          <w:rStyle w:val="Refdenotaderodap"/>
        </w:rPr>
        <w:footnoteReference w:id="17"/>
      </w:r>
      <w:r w:rsidR="00220613">
        <w:t xml:space="preserve">. A estrutura demográfica sofreu as consequências do rápido crescimento econômico </w:t>
      </w:r>
      <w:r w:rsidR="00AC6F74">
        <w:t xml:space="preserve">na mobilidade social. </w:t>
      </w:r>
      <w:r w:rsidR="000F26B4">
        <w:t xml:space="preserve">O período ficou conhecimento como </w:t>
      </w:r>
      <w:r w:rsidR="00291DF2">
        <w:t>“</w:t>
      </w:r>
      <w:r w:rsidR="000F26B4">
        <w:t>milagre econômico</w:t>
      </w:r>
      <w:r w:rsidR="00291DF2">
        <w:t>”</w:t>
      </w:r>
      <w:r w:rsidR="000F26B4">
        <w:t xml:space="preserve">, mas </w:t>
      </w:r>
      <w:r w:rsidR="00195469">
        <w:t>às custas de sua ocorrência na fase mais autoritária do regime.</w:t>
      </w:r>
      <w:r w:rsidR="008F2C5E">
        <w:t xml:space="preserve"> A fórmula muito conhecida “de fazer o bolo crescer para distribuir”</w:t>
      </w:r>
      <w:r w:rsidR="00F9454A">
        <w:t xml:space="preserve"> se encontrava em um contexto adverso</w:t>
      </w:r>
      <w:r w:rsidR="00316B77">
        <w:t>: uma política de crescimento e modernização</w:t>
      </w:r>
      <w:r w:rsidR="004A0885">
        <w:t xml:space="preserve"> </w:t>
      </w:r>
      <w:r w:rsidR="004A0885">
        <w:rPr>
          <w:i/>
          <w:iCs/>
        </w:rPr>
        <w:t>versus</w:t>
      </w:r>
      <w:r w:rsidR="004A0885">
        <w:t xml:space="preserve"> a dependência econômica contextual </w:t>
      </w:r>
      <w:r w:rsidR="00783469">
        <w:t xml:space="preserve">e as decorrentes vulnerabilidades </w:t>
      </w:r>
      <w:r w:rsidR="00673960">
        <w:t>a possíveis alterações no cenário internacional.</w:t>
      </w:r>
      <w:r w:rsidR="00F759B6">
        <w:t xml:space="preserve"> </w:t>
      </w:r>
      <w:r w:rsidR="001958D3">
        <w:t xml:space="preserve">Neste sentido, a opção brasileira por manter o elevado nível da sua atividade econômica </w:t>
      </w:r>
      <w:r w:rsidR="008B755B">
        <w:t>produziu forte déficit nas transações correntes, financiado por recursos externos ainda abundantes</w:t>
      </w:r>
      <w:r w:rsidR="00F921DA">
        <w:t>. A dívida externa se multiplicou por quatro durante esse período e as taxas internacionais de juros subiram</w:t>
      </w:r>
      <w:r w:rsidR="00D05657">
        <w:t xml:space="preserve"> pelos anos seguintes afetando a maior parte da dívida externa brasileira que se baseava nos juros flutuantes</w:t>
      </w:r>
      <w:r w:rsidR="00D05657">
        <w:rPr>
          <w:rStyle w:val="Refdenotaderodap"/>
        </w:rPr>
        <w:footnoteReference w:id="18"/>
      </w:r>
      <w:r w:rsidR="0076773F">
        <w:t>.</w:t>
      </w:r>
    </w:p>
    <w:p w14:paraId="5B5BCE81" w14:textId="3D553697" w:rsidR="009D35F5" w:rsidRDefault="003D45D3" w:rsidP="00F60020">
      <w:pPr>
        <w:ind w:firstLine="851"/>
      </w:pPr>
      <w:r>
        <w:t>A construção de uma relação</w:t>
      </w:r>
      <w:r w:rsidR="004708D2">
        <w:t xml:space="preserve"> complexa entre esses dois vetores criou</w:t>
      </w:r>
      <w:r w:rsidR="004B3C7E">
        <w:t xml:space="preserve"> distorções na economia</w:t>
      </w:r>
      <w:r w:rsidR="009B160D">
        <w:t xml:space="preserve"> em virtude de uma política econômica</w:t>
      </w:r>
      <w:r w:rsidR="006017CC">
        <w:t xml:space="preserve"> que visava</w:t>
      </w:r>
      <w:r w:rsidR="009B160D">
        <w:t xml:space="preserve"> </w:t>
      </w:r>
      <w:r w:rsidR="00251BD6">
        <w:t>o aumento da oferta interna de insumos básicos reduzindo</w:t>
      </w:r>
      <w:r w:rsidR="006017CC">
        <w:t xml:space="preserve"> a dependência das </w:t>
      </w:r>
      <w:r w:rsidR="0033070D">
        <w:t>importações</w:t>
      </w:r>
      <w:r w:rsidR="00E305CA">
        <w:t>.</w:t>
      </w:r>
      <w:r w:rsidR="005F2033">
        <w:t xml:space="preserve"> </w:t>
      </w:r>
      <w:r w:rsidR="00E52BB4">
        <w:t>Consequentemente, a</w:t>
      </w:r>
      <w:r w:rsidR="005F2033">
        <w:t xml:space="preserve"> abundância de capital externo proveniente da reciclagem de recursos gerados pelos países exportadores de petróleo possibilitava seguir</w:t>
      </w:r>
      <w:r w:rsidR="003F07B0">
        <w:t xml:space="preserve"> caminho pelo endividamento externo</w:t>
      </w:r>
      <w:r w:rsidR="00904012">
        <w:t>.</w:t>
      </w:r>
      <w:r w:rsidR="00E52BB4">
        <w:t xml:space="preserve"> </w:t>
      </w:r>
      <w:r w:rsidR="007F2198">
        <w:t xml:space="preserve">Esse cenário produziria um </w:t>
      </w:r>
      <w:r w:rsidR="007F2198">
        <w:lastRenderedPageBreak/>
        <w:t xml:space="preserve">crescimento em termos de sociedade, mas com um conjunto de problemas sociais, políticos e econômicos </w:t>
      </w:r>
      <w:r w:rsidR="007D00DF">
        <w:t>que tentariam ser remediados no decorrer dos anos seguintes.</w:t>
      </w:r>
    </w:p>
    <w:p w14:paraId="071F0C74" w14:textId="77777777" w:rsidR="00703F92" w:rsidRDefault="00FD547F" w:rsidP="00703F92">
      <w:pPr>
        <w:ind w:firstLine="851"/>
      </w:pPr>
      <w:r>
        <w:t>Com efeito, as profundas mudanças ocasionadas na área da educação, da demografia</w:t>
      </w:r>
      <w:r w:rsidR="00946948">
        <w:t>, d</w:t>
      </w:r>
      <w:r w:rsidR="009759CA">
        <w:t>a</w:t>
      </w:r>
      <w:r w:rsidR="00946948">
        <w:t xml:space="preserve"> mobilidade</w:t>
      </w:r>
      <w:r w:rsidR="002A72EB">
        <w:t xml:space="preserve"> social e geográfica</w:t>
      </w:r>
      <w:r w:rsidR="00946948">
        <w:t>, juntamente com as mudanças institucionais, em particular na esfera econômica</w:t>
      </w:r>
      <w:r w:rsidR="00C76159">
        <w:t xml:space="preserve">, </w:t>
      </w:r>
      <w:r w:rsidR="0078557F">
        <w:t xml:space="preserve">que </w:t>
      </w:r>
      <w:r w:rsidR="00C76159">
        <w:t>tiveram expressiva atuação na aceleração das transformações sociais que já ocorriam</w:t>
      </w:r>
      <w:r w:rsidR="00946948">
        <w:t xml:space="preserve"> </w:t>
      </w:r>
      <w:r w:rsidR="00553743">
        <w:t>dentro da</w:t>
      </w:r>
      <w:r w:rsidR="00C76159">
        <w:t xml:space="preserve"> sociedade brasileira</w:t>
      </w:r>
      <w:r w:rsidR="003C6C86">
        <w:t xml:space="preserve">. </w:t>
      </w:r>
      <w:r w:rsidR="00301D8D">
        <w:t xml:space="preserve">Entretanto, </w:t>
      </w:r>
      <w:r w:rsidR="001E185B">
        <w:t>no final dos anos 1980</w:t>
      </w:r>
      <w:r w:rsidR="00327575">
        <w:t xml:space="preserve"> o impacto</w:t>
      </w:r>
      <w:r w:rsidR="00F911D0">
        <w:t xml:space="preserve"> </w:t>
      </w:r>
      <w:r w:rsidR="00327575">
        <w:t>d</w:t>
      </w:r>
      <w:r w:rsidR="00F911D0">
        <w:t xml:space="preserve">a crise da </w:t>
      </w:r>
      <w:r w:rsidR="00327575">
        <w:t>d</w:t>
      </w:r>
      <w:r w:rsidR="00F911D0">
        <w:t>ívida externa</w:t>
      </w:r>
      <w:r w:rsidR="00F769A2">
        <w:t xml:space="preserve"> que afetaria grande parte dos países latino</w:t>
      </w:r>
      <w:r w:rsidR="004327F5">
        <w:t>-</w:t>
      </w:r>
      <w:r w:rsidR="00F769A2">
        <w:t>americanos</w:t>
      </w:r>
      <w:r w:rsidR="004327F5">
        <w:t>, o governo se viu na necessidade de tomar medidas drásticas n</w:t>
      </w:r>
      <w:r w:rsidR="005509AF">
        <w:t>a absorção interna, com medidas recessivas executada por meio de po</w:t>
      </w:r>
      <w:r w:rsidR="00676033">
        <w:t>l</w:t>
      </w:r>
      <w:r w:rsidR="005509AF">
        <w:t>ítica monetária restritiva</w:t>
      </w:r>
      <w:r w:rsidR="00F62097">
        <w:t xml:space="preserve"> (</w:t>
      </w:r>
      <w:r w:rsidR="00676033">
        <w:t>control</w:t>
      </w:r>
      <w:r w:rsidR="00F62097">
        <w:t>e</w:t>
      </w:r>
      <w:r w:rsidR="00676033">
        <w:t xml:space="preserve"> </w:t>
      </w:r>
      <w:r w:rsidR="00F62097">
        <w:t>d</w:t>
      </w:r>
      <w:r w:rsidR="00676033">
        <w:t>a expansão do crédito,</w:t>
      </w:r>
      <w:r w:rsidR="00F840B1">
        <w:t xml:space="preserve"> em especial para o setor público</w:t>
      </w:r>
      <w:r w:rsidR="00F62097">
        <w:t>,</w:t>
      </w:r>
      <w:r w:rsidR="00F840B1">
        <w:t xml:space="preserve"> aument</w:t>
      </w:r>
      <w:r w:rsidR="00F62097">
        <w:t>o</w:t>
      </w:r>
      <w:r w:rsidR="00F840B1">
        <w:t xml:space="preserve"> </w:t>
      </w:r>
      <w:r w:rsidR="00F62097">
        <w:t>d</w:t>
      </w:r>
      <w:r w:rsidR="00F840B1">
        <w:t>a taxa de juros</w:t>
      </w:r>
      <w:r w:rsidR="00F62097">
        <w:t xml:space="preserve">), além de </w:t>
      </w:r>
      <w:r w:rsidR="001E77E4">
        <w:t>corte nos gastos públicos e diminuição da demanda de consumo, pelo controle dos salários e aumento da tributação sobre rend</w:t>
      </w:r>
      <w:r w:rsidR="00975501">
        <w:t>a.</w:t>
      </w:r>
    </w:p>
    <w:p w14:paraId="221FFDF6" w14:textId="2087D21F" w:rsidR="00CE0CFA" w:rsidRDefault="001250DC" w:rsidP="00703F92">
      <w:pPr>
        <w:ind w:firstLine="851"/>
      </w:pPr>
      <w:r>
        <w:t>Ao final dos anos 1980 o cenário brasileiro era marcado por</w:t>
      </w:r>
      <w:r w:rsidR="004C0148">
        <w:t xml:space="preserve"> uma crise que extrapolava o âmbito econômico. </w:t>
      </w:r>
      <w:r w:rsidR="00E4346B">
        <w:t>O novo governo democrático</w:t>
      </w:r>
      <w:r w:rsidR="003363A6">
        <w:t xml:space="preserve"> que assumiria o </w:t>
      </w:r>
      <w:del w:id="142" w:author="Christiane Jalles de Paula" w:date="2024-08-10T16:24:00Z" w16du:dateUtc="2024-08-10T19:24:00Z">
        <w:r w:rsidR="003363A6" w:rsidDel="00B5200C">
          <w:delText xml:space="preserve">brasil </w:delText>
        </w:r>
      </w:del>
      <w:ins w:id="143" w:author="Christiane Jalles de Paula" w:date="2024-08-10T16:24:00Z" w16du:dateUtc="2024-08-10T19:24:00Z">
        <w:r w:rsidR="00B5200C">
          <w:t>B</w:t>
        </w:r>
        <w:r w:rsidR="00B5200C">
          <w:t xml:space="preserve">rasil </w:t>
        </w:r>
      </w:ins>
      <w:r w:rsidR="003363A6">
        <w:t xml:space="preserve">em março de 1985 encontraria </w:t>
      </w:r>
      <w:r w:rsidR="003B4F8D">
        <w:t>um país endividado</w:t>
      </w:r>
      <w:r w:rsidR="00685800">
        <w:t>, enfrentando problemas externos e assolado por uma infla</w:t>
      </w:r>
      <w:r w:rsidR="00B310AE">
        <w:t>ção galopante.</w:t>
      </w:r>
      <w:r w:rsidR="009E702C">
        <w:t xml:space="preserve"> Além do mais, a instabilidade política</w:t>
      </w:r>
      <w:r w:rsidR="00E24536">
        <w:t xml:space="preserve"> condicionada por uma situação econômica muito restritiva – com médio de crescimento inferior ao da década anterior</w:t>
      </w:r>
      <w:r w:rsidR="00E85BF2">
        <w:t>,</w:t>
      </w:r>
      <w:r w:rsidR="00E24536">
        <w:t xml:space="preserve"> estagnação da renda </w:t>
      </w:r>
      <w:r w:rsidR="00E24536" w:rsidRPr="00E24536">
        <w:rPr>
          <w:i/>
          <w:iCs/>
        </w:rPr>
        <w:t>per</w:t>
      </w:r>
      <w:r w:rsidR="00E24536">
        <w:rPr>
          <w:i/>
          <w:iCs/>
        </w:rPr>
        <w:t xml:space="preserve"> </w:t>
      </w:r>
      <w:r w:rsidR="00E24536" w:rsidRPr="00E24536">
        <w:rPr>
          <w:i/>
          <w:iCs/>
        </w:rPr>
        <w:t>capta</w:t>
      </w:r>
      <w:r w:rsidR="008F19AB">
        <w:t xml:space="preserve">, descontrole monetário crescente e aumento acentuado na desigualdade de renda – </w:t>
      </w:r>
      <w:r w:rsidR="003D3212">
        <w:t xml:space="preserve">contribuiria para frustrar as iniciativas transformadoras </w:t>
      </w:r>
      <w:r w:rsidR="00123FB3">
        <w:t xml:space="preserve">do movimento pela redemocratização. Consequentemente, o processo constituinte passaria a ser </w:t>
      </w:r>
      <w:r w:rsidR="00486D48">
        <w:t>o campo de disputa das diversas polarizações políticas surgidas no período de redemocratização.</w:t>
      </w:r>
    </w:p>
    <w:p w14:paraId="79C433EC" w14:textId="620767F2" w:rsidR="005531E8" w:rsidRDefault="00CE0CFA" w:rsidP="005B4F15">
      <w:pPr>
        <w:ind w:firstLine="851"/>
      </w:pPr>
      <w:r>
        <w:t>De acordo com</w:t>
      </w:r>
      <w:r w:rsidR="007C3C18">
        <w:t xml:space="preserve"> Sallum Jr (2015, p. 62</w:t>
      </w:r>
      <w:r w:rsidR="00113DCA">
        <w:t>),</w:t>
      </w:r>
      <w:r w:rsidR="00A46ED4">
        <w:t xml:space="preserve"> na Assembleia Constituinte surgiram polarizações </w:t>
      </w:r>
      <w:r w:rsidR="005839C5">
        <w:t xml:space="preserve">ideológicas que fixaram o mapa dos dilemas políticos que as forças sociais e partidárias </w:t>
      </w:r>
      <w:r w:rsidR="00EC5354">
        <w:t>enfrentaram</w:t>
      </w:r>
      <w:r w:rsidR="005839C5">
        <w:t xml:space="preserve"> no fim dos anos 1980</w:t>
      </w:r>
      <w:r w:rsidR="00CF3C20">
        <w:rPr>
          <w:rStyle w:val="Refdenotaderodap"/>
        </w:rPr>
        <w:footnoteReference w:id="19"/>
      </w:r>
      <w:r w:rsidR="005839C5">
        <w:t>. De um la</w:t>
      </w:r>
      <w:r w:rsidR="006A3D91">
        <w:t xml:space="preserve">do, </w:t>
      </w:r>
      <w:r w:rsidR="007D0CD6">
        <w:t xml:space="preserve">as elites empresariais sintonizadas </w:t>
      </w:r>
      <w:r w:rsidR="007D0CD6">
        <w:lastRenderedPageBreak/>
        <w:t>às tendências liberais dominantes, juntamente com a imprensa</w:t>
      </w:r>
      <w:r w:rsidR="00DC65A8">
        <w:t>,</w:t>
      </w:r>
      <w:r w:rsidR="00B207A8">
        <w:t xml:space="preserve"> o centrão</w:t>
      </w:r>
      <w:r w:rsidR="00F56358">
        <w:t xml:space="preserve"> e </w:t>
      </w:r>
      <w:r w:rsidR="00DC65A8">
        <w:t xml:space="preserve">os </w:t>
      </w:r>
      <w:r w:rsidR="00F56358">
        <w:t>liberal-conservadores</w:t>
      </w:r>
      <w:r w:rsidR="00EC5354">
        <w:t>,</w:t>
      </w:r>
      <w:r w:rsidR="00A51964">
        <w:t xml:space="preserve"> organizavam-se em torno de </w:t>
      </w:r>
      <w:r w:rsidR="00A51964" w:rsidRPr="00EC5354">
        <w:rPr>
          <w:i/>
          <w:iCs/>
        </w:rPr>
        <w:t>vertentes de inflexão neoliberal</w:t>
      </w:r>
      <w:r w:rsidR="00F56358">
        <w:t>.</w:t>
      </w:r>
      <w:r w:rsidR="00DC65A8">
        <w:t xml:space="preserve"> Eram favoráveis a uma democracia representativa controlada</w:t>
      </w:r>
      <w:r w:rsidR="000C1026">
        <w:t xml:space="preserve"> que desse mais pe</w:t>
      </w:r>
      <w:r w:rsidR="00A546EC">
        <w:t>s</w:t>
      </w:r>
      <w:r w:rsidR="000C1026">
        <w:t>o ao Poder Executivo dentro do Estado</w:t>
      </w:r>
      <w:r w:rsidR="003711A9">
        <w:t>, que este tivesse maior capacidade de controlar</w:t>
      </w:r>
      <w:r w:rsidR="00BA2D28">
        <w:t xml:space="preserve"> certos “desvios” surgidos na sociedade</w:t>
      </w:r>
      <w:r w:rsidR="009A3900">
        <w:t xml:space="preserve"> e no qual a participação popular fosse restrita fora dos períodos eleitorais. </w:t>
      </w:r>
      <w:r w:rsidR="005531E8">
        <w:t xml:space="preserve">No polo oposto, os partidos de esquerda buscavam </w:t>
      </w:r>
      <w:r w:rsidR="000B4D4F">
        <w:t xml:space="preserve">no plano </w:t>
      </w:r>
      <w:r w:rsidR="004E1F63">
        <w:t>socioeconômico exacerbar</w:t>
      </w:r>
      <w:r w:rsidR="00DD0933">
        <w:t xml:space="preserve"> o estatal e o nacional do antigo desenvolvimentismo</w:t>
      </w:r>
      <w:r w:rsidR="0079454A">
        <w:t xml:space="preserve"> e ter como objetivo crescimento econômico associado à distribuição de renda. No plano político, orientavam-se por uma democracia representativa, com componentes significativos de participação popular</w:t>
      </w:r>
      <w:r w:rsidR="004E1F63">
        <w:t>, e para a igualdade substantiva.</w:t>
      </w:r>
      <w:r w:rsidR="00900B6F">
        <w:t xml:space="preserve"> Essas polarizações seriam o terreno em que as forças sociais e partidárias se </w:t>
      </w:r>
      <w:r w:rsidR="00180E25">
        <w:t>enfrentariam</w:t>
      </w:r>
      <w:r w:rsidR="00900B6F">
        <w:t xml:space="preserve"> no processo eleitoral</w:t>
      </w:r>
      <w:r w:rsidR="00180E25">
        <w:t xml:space="preserve"> que elegeria em 1989 Fernando Collor de Melo.</w:t>
      </w:r>
    </w:p>
    <w:p w14:paraId="6D3ECAB2" w14:textId="35E0B693" w:rsidR="005B4F15" w:rsidRDefault="004F2F8A" w:rsidP="005B4F15">
      <w:pPr>
        <w:ind w:firstLine="851"/>
      </w:pPr>
      <w:r>
        <w:t xml:space="preserve">Com efeito, </w:t>
      </w:r>
      <w:r w:rsidR="006B6AAD">
        <w:t xml:space="preserve">o conjunto de mudanças sociais, </w:t>
      </w:r>
      <w:r w:rsidR="00044F51">
        <w:t>assim como suas consequências</w:t>
      </w:r>
      <w:r w:rsidR="006B6AAD">
        <w:t xml:space="preserve">, ocorridas durante o </w:t>
      </w:r>
      <w:r w:rsidR="00044F51">
        <w:t>período militar, trariam elementos importantes para pensar a questão das oportunidades políticas</w:t>
      </w:r>
      <w:r w:rsidR="001B4308">
        <w:t xml:space="preserve"> que se desenvolveram nas manifestações pelo</w:t>
      </w:r>
      <w:r w:rsidR="00044F51">
        <w:t xml:space="preserve"> </w:t>
      </w:r>
      <w:r w:rsidR="001B4308" w:rsidRPr="001B4308">
        <w:rPr>
          <w:i/>
          <w:iCs/>
        </w:rPr>
        <w:t>impeachment</w:t>
      </w:r>
      <w:r w:rsidR="001B4308">
        <w:t xml:space="preserve"> de Collor. A campanha das Diretas Já </w:t>
      </w:r>
      <w:r w:rsidR="00196500">
        <w:t>e o processo constituinte seriam elementos importantes para compreender parte dessas mudanças, mas não esgotariam as relações de força</w:t>
      </w:r>
      <w:r w:rsidR="00E77E5A">
        <w:t xml:space="preserve">s na sociedade brasileira. Neste sentido, ainda que </w:t>
      </w:r>
      <w:r w:rsidR="0084226F">
        <w:t>esses dois momentos importantes na política brasileira encampassem os anseios de mudança político-institucional</w:t>
      </w:r>
      <w:r w:rsidR="00F3699E">
        <w:t>, os dilemas econômicos</w:t>
      </w:r>
      <w:r w:rsidR="00E81751">
        <w:t xml:space="preserve"> e suas consequências sociais</w:t>
      </w:r>
      <w:r w:rsidR="00F3699E">
        <w:t xml:space="preserve"> </w:t>
      </w:r>
      <w:r w:rsidR="00E81751">
        <w:t>haviam sido parcialmente resolvidos e acabariam ganhando peso político</w:t>
      </w:r>
      <w:r w:rsidR="00734443">
        <w:t xml:space="preserve"> no período posterior à Assembleia Constituinte.</w:t>
      </w:r>
    </w:p>
    <w:p w14:paraId="5D718499" w14:textId="77777777" w:rsidR="000B323A" w:rsidRDefault="002667C5" w:rsidP="00E93386">
      <w:pPr>
        <w:ind w:firstLine="851"/>
      </w:pPr>
      <w:r>
        <w:t>Embora</w:t>
      </w:r>
      <w:r w:rsidR="00A17A31">
        <w:t xml:space="preserve"> as eleições de 1989 significassem a efetivação</w:t>
      </w:r>
      <w:r w:rsidR="0042071D">
        <w:t xml:space="preserve"> dos valores democráticos que a Constituição de 1988 consagrara, </w:t>
      </w:r>
      <w:r w:rsidR="001965B8">
        <w:t>ela foi uma eleição crítica no que tange às disputas pelo poder e os</w:t>
      </w:r>
      <w:r w:rsidR="00097FE6">
        <w:t xml:space="preserve"> seus efeitos</w:t>
      </w:r>
      <w:r w:rsidR="00CF5C8F">
        <w:t xml:space="preserve">. Primeiro, porque </w:t>
      </w:r>
      <w:r w:rsidR="001A2929">
        <w:t>a Constituição de 1988 passaria a ser objeto de crítica</w:t>
      </w:r>
      <w:r w:rsidR="00D054C6">
        <w:t>, sobretudo naquilo que contrariava o</w:t>
      </w:r>
      <w:r w:rsidR="00FF0DEA">
        <w:t xml:space="preserve"> chamado</w:t>
      </w:r>
      <w:r w:rsidR="00D054C6">
        <w:t xml:space="preserve"> reformismo liberal por parte do empresariado</w:t>
      </w:r>
      <w:r w:rsidR="00A41618">
        <w:t xml:space="preserve">. </w:t>
      </w:r>
      <w:r w:rsidR="00927ECA">
        <w:t>Em segundo lugar, ela passaria a ser uma trincheira das forças de esquerda</w:t>
      </w:r>
      <w:r w:rsidR="00D87414">
        <w:t xml:space="preserve">, pelo menos </w:t>
      </w:r>
      <w:r w:rsidR="00C87070">
        <w:t>no plano econômico-social.</w:t>
      </w:r>
      <w:r w:rsidR="007A2F16">
        <w:t xml:space="preserve"> </w:t>
      </w:r>
      <w:r w:rsidR="007C5AF1">
        <w:t>Neste sentido,</w:t>
      </w:r>
      <w:r w:rsidR="003852EE">
        <w:t xml:space="preserve"> a Carta </w:t>
      </w:r>
      <w:r w:rsidR="00715A9B">
        <w:t xml:space="preserve">Magna </w:t>
      </w:r>
      <w:r w:rsidR="00167B6C" w:rsidRPr="00167B6C">
        <w:t>se transformou em uma arena para as forças de esquerda, pelo menos no âmbito econômico-social.</w:t>
      </w:r>
      <w:r w:rsidR="006F3121">
        <w:t xml:space="preserve"> A capacidade de articulação ou desarticulação dos seus elementos legais</w:t>
      </w:r>
      <w:r w:rsidR="00FC78FA">
        <w:t xml:space="preserve"> possibilitaria pender a balança a favor das forças políticas em disputa. Isso é, </w:t>
      </w:r>
      <w:r w:rsidR="005F59D4">
        <w:t xml:space="preserve">em um primeiro momento, </w:t>
      </w:r>
      <w:r w:rsidR="007C5AF1">
        <w:t xml:space="preserve">as eleições de 1989 </w:t>
      </w:r>
      <w:r w:rsidR="007065E7">
        <w:t xml:space="preserve">manifestaria </w:t>
      </w:r>
      <w:r w:rsidR="00107AD5">
        <w:t>a</w:t>
      </w:r>
      <w:r w:rsidR="003E2E9A">
        <w:t>s</w:t>
      </w:r>
      <w:r w:rsidR="007065E7">
        <w:t xml:space="preserve"> </w:t>
      </w:r>
      <w:r w:rsidR="007065E7">
        <w:lastRenderedPageBreak/>
        <w:t xml:space="preserve">questões referentes ao </w:t>
      </w:r>
      <w:r w:rsidR="003E2E9A">
        <w:t>quadro institu</w:t>
      </w:r>
      <w:r w:rsidR="00107AD5">
        <w:t>cional da disputa partidária</w:t>
      </w:r>
      <w:r w:rsidR="00383DC1">
        <w:t>.</w:t>
      </w:r>
      <w:r w:rsidR="005F59D4">
        <w:t xml:space="preserve"> </w:t>
      </w:r>
      <w:r w:rsidR="004F6191">
        <w:t>Subsequentemente</w:t>
      </w:r>
      <w:r w:rsidR="005F59D4">
        <w:t xml:space="preserve">, após </w:t>
      </w:r>
      <w:r w:rsidR="00EE5D6E">
        <w:t xml:space="preserve">a posse de Collor, ela </w:t>
      </w:r>
      <w:r w:rsidR="00276618">
        <w:t xml:space="preserve">funcionaria como </w:t>
      </w:r>
      <w:r w:rsidR="00881A48">
        <w:t>um campo de ação</w:t>
      </w:r>
      <w:r w:rsidR="00276618">
        <w:t xml:space="preserve"> dos principais partidos de esquerda </w:t>
      </w:r>
      <w:r w:rsidR="002369AA">
        <w:t>com o intuito de assegurar determinados direitos</w:t>
      </w:r>
      <w:r w:rsidR="004D6EA5">
        <w:t xml:space="preserve"> </w:t>
      </w:r>
      <w:r w:rsidR="002369AA">
        <w:t xml:space="preserve">e </w:t>
      </w:r>
      <w:r w:rsidR="004D6EA5">
        <w:t xml:space="preserve">dar início </w:t>
      </w:r>
      <w:r w:rsidR="002071B4">
        <w:t>ao</w:t>
      </w:r>
      <w:r w:rsidR="004D6EA5">
        <w:t xml:space="preserve"> processo de deslegitimação do</w:t>
      </w:r>
      <w:r w:rsidR="00455181">
        <w:t xml:space="preserve"> governo eleito.</w:t>
      </w:r>
    </w:p>
    <w:p w14:paraId="527781C8" w14:textId="6367D166" w:rsidR="00383DC1" w:rsidRDefault="002369AA" w:rsidP="00E93386">
      <w:pPr>
        <w:ind w:firstLine="851"/>
      </w:pPr>
      <w:r>
        <w:t>Para Sallum Jr.</w:t>
      </w:r>
      <w:r w:rsidR="00E63343">
        <w:t xml:space="preserve"> (2015, p. 65),</w:t>
      </w:r>
      <w:r>
        <w:t xml:space="preserve"> isso se dava</w:t>
      </w:r>
      <w:r w:rsidR="00EE22A3">
        <w:t xml:space="preserve"> devido à crise do sistema partidário</w:t>
      </w:r>
      <w:r w:rsidR="00651D1F">
        <w:t xml:space="preserve"> na Nova </w:t>
      </w:r>
      <w:r w:rsidR="007A1420">
        <w:t>República</w:t>
      </w:r>
      <w:r w:rsidR="00651D1F">
        <w:t xml:space="preserve"> a partir da perda da capacidade dos partidos políticos </w:t>
      </w:r>
      <w:r w:rsidR="00FB2129">
        <w:t xml:space="preserve">proporcionarem à sociedade e aos eleitores um </w:t>
      </w:r>
      <w:r w:rsidR="00FB2129" w:rsidRPr="00E15A30">
        <w:rPr>
          <w:i/>
          <w:iCs/>
        </w:rPr>
        <w:t>sistema reciprocamente orientado de opções políticas</w:t>
      </w:r>
      <w:r w:rsidR="007A1420">
        <w:rPr>
          <w:rStyle w:val="Refdenotaderodap"/>
          <w:i/>
          <w:iCs/>
        </w:rPr>
        <w:footnoteReference w:id="20"/>
      </w:r>
      <w:r w:rsidR="00E63343">
        <w:t>.</w:t>
      </w:r>
      <w:r w:rsidR="000B323A">
        <w:t xml:space="preserve"> </w:t>
      </w:r>
      <w:r w:rsidR="006231F1">
        <w:t>Ademais, a disputa político-institucional desempenhou um papel crucial neste processo. Durante o governo Collor, essa disputa tornou-se evidente, com conflitos intensos entre o Executivo e o Legislativo, além da fragmentação e falta de coesão entre os partidos</w:t>
      </w:r>
      <w:r w:rsidR="00FE7D3D">
        <w:rPr>
          <w:rStyle w:val="Refdenotaderodap"/>
        </w:rPr>
        <w:footnoteReference w:id="21"/>
      </w:r>
      <w:r w:rsidR="006231F1">
        <w:t>. O enfraquecimento do apoio parlamentar a Collor, culminando em seu impeachment, exemplifica como a instabilidade e a competição entre as instituições políticas contribuíram significativamente para a crise do governo e do próprio sistema partidário da época. Esse contexto de embates institucionais não só expôs as fragilidades dos mecanismos de governabilidade, mas também aprofundou a desconfiança pública nas instituições democráticas.</w:t>
      </w:r>
    </w:p>
    <w:p w14:paraId="26A1968D" w14:textId="515F904F" w:rsidR="00CC5E57" w:rsidRDefault="00FE6680" w:rsidP="00B53D44">
      <w:pPr>
        <w:ind w:firstLine="851"/>
      </w:pPr>
      <w:r>
        <w:t xml:space="preserve">Neste </w:t>
      </w:r>
      <w:r w:rsidR="00415BEF">
        <w:t>cenário</w:t>
      </w:r>
      <w:r>
        <w:t>, o quadro interpretativo</w:t>
      </w:r>
      <w:r w:rsidR="00B96A58">
        <w:t xml:space="preserve"> durante e após as</w:t>
      </w:r>
      <w:r w:rsidR="00290117">
        <w:t xml:space="preserve"> eleições de 1989 se organizaria </w:t>
      </w:r>
      <w:r w:rsidR="00D42AC1">
        <w:t>a partir de algu</w:t>
      </w:r>
      <w:r w:rsidR="003318C1">
        <w:t>mas controvérsias. A</w:t>
      </w:r>
      <w:r w:rsidR="00D42AC1">
        <w:t xml:space="preserve"> primeir</w:t>
      </w:r>
      <w:r w:rsidR="003318C1">
        <w:t>a</w:t>
      </w:r>
      <w:r w:rsidR="00D42AC1">
        <w:t xml:space="preserve"> del</w:t>
      </w:r>
      <w:r w:rsidR="003318C1">
        <w:t>a</w:t>
      </w:r>
      <w:r w:rsidR="00D42AC1">
        <w:t>s</w:t>
      </w:r>
      <w:r w:rsidR="001140E6">
        <w:t xml:space="preserve"> vinha do fato de que Collor contava com um apoio muito grande da imprensa, sobretudo na construção do marketing político durante sua campanha. </w:t>
      </w:r>
      <w:r w:rsidR="00496395">
        <w:t xml:space="preserve">Os meios de comunicação em massa, a televisão </w:t>
      </w:r>
      <w:r w:rsidR="0006576D">
        <w:t>e a TV Globo atuaram de forma</w:t>
      </w:r>
      <w:r w:rsidR="000F17ED">
        <w:t xml:space="preserve"> contundente, inclinando-se ao </w:t>
      </w:r>
      <w:r w:rsidR="000F17ED" w:rsidRPr="00DC2723">
        <w:rPr>
          <w:i/>
          <w:iCs/>
        </w:rPr>
        <w:t>reformismo liberal</w:t>
      </w:r>
      <w:r w:rsidR="00DC2723">
        <w:rPr>
          <w:rStyle w:val="Refdenotaderodap"/>
          <w:i/>
          <w:iCs/>
        </w:rPr>
        <w:footnoteReference w:id="22"/>
      </w:r>
      <w:r w:rsidR="000E114E">
        <w:t>,</w:t>
      </w:r>
      <w:r w:rsidR="00364985">
        <w:t xml:space="preserve"> sintonizado com os setores empresariais</w:t>
      </w:r>
      <w:r w:rsidR="00EA036D">
        <w:t>.</w:t>
      </w:r>
      <w:r w:rsidR="00642BF2">
        <w:t xml:space="preserve"> Isso se constitu</w:t>
      </w:r>
      <w:r w:rsidR="00C9129E">
        <w:t>iri</w:t>
      </w:r>
      <w:r w:rsidR="00642BF2">
        <w:t>a</w:t>
      </w:r>
      <w:r w:rsidR="00C9129E">
        <w:t xml:space="preserve"> em</w:t>
      </w:r>
      <w:r w:rsidR="00642BF2">
        <w:t xml:space="preserve"> um ator coletivo importante nesse momento</w:t>
      </w:r>
      <w:r w:rsidR="008967BA">
        <w:t>,</w:t>
      </w:r>
      <w:r w:rsidR="00642BF2">
        <w:t xml:space="preserve"> e que iria se repetir, posteriormente, nas disputas do quadro interpretativo de junho de 2013</w:t>
      </w:r>
      <w:r w:rsidR="00024233">
        <w:t>. O fato notório é que</w:t>
      </w:r>
      <w:r w:rsidR="0073438E">
        <w:t xml:space="preserve"> Collor passou a contar com um farto espaço na mídia</w:t>
      </w:r>
      <w:r w:rsidR="00D15DF8">
        <w:t xml:space="preserve"> </w:t>
      </w:r>
      <w:r w:rsidR="004222E6">
        <w:t xml:space="preserve">e uma verdadeira adesão editorial </w:t>
      </w:r>
      <w:r w:rsidR="00D54568">
        <w:t xml:space="preserve">dos principais órgão </w:t>
      </w:r>
      <w:commentRangeStart w:id="144"/>
      <w:commentRangeStart w:id="145"/>
      <w:r w:rsidR="00D54568">
        <w:t>de imprensa</w:t>
      </w:r>
      <w:commentRangeEnd w:id="144"/>
      <w:r w:rsidR="007F65C3">
        <w:rPr>
          <w:rStyle w:val="Refdecomentrio"/>
        </w:rPr>
        <w:commentReference w:id="144"/>
      </w:r>
      <w:commentRangeEnd w:id="145"/>
      <w:r w:rsidR="00263D09">
        <w:rPr>
          <w:rStyle w:val="Refdecomentrio"/>
        </w:rPr>
        <w:commentReference w:id="145"/>
      </w:r>
      <w:r w:rsidR="00081A17">
        <w:rPr>
          <w:rStyle w:val="Refdenotaderodap"/>
        </w:rPr>
        <w:footnoteReference w:id="23"/>
      </w:r>
      <w:r w:rsidR="00D54568">
        <w:t xml:space="preserve">. Esse marketing político </w:t>
      </w:r>
      <w:r w:rsidR="00F937B9">
        <w:t>reiterava</w:t>
      </w:r>
      <w:r w:rsidR="009826CB">
        <w:t xml:space="preserve"> a construção da imagem de </w:t>
      </w:r>
      <w:r w:rsidR="009826CB">
        <w:lastRenderedPageBreak/>
        <w:t>um “político jovem”, com capacidade de decidir</w:t>
      </w:r>
      <w:r w:rsidR="001E3094">
        <w:t xml:space="preserve"> e, sobretudo, que fosse visto como o “caçador de marajás”, responsável por expurgar da política brasileira todos os problemas relacionados às práticas clientelistas</w:t>
      </w:r>
      <w:r w:rsidR="00E76FDA">
        <w:t>.</w:t>
      </w:r>
    </w:p>
    <w:p w14:paraId="79BA1755" w14:textId="5D58DEF7" w:rsidR="00AE4215" w:rsidRDefault="00617632" w:rsidP="005A0076">
      <w:pPr>
        <w:ind w:firstLine="851"/>
      </w:pPr>
      <w:r>
        <w:t>Em segundo lugar, as polarizações entre as forças políticas que emergiram durante o período da Constituinte persistiram mesmo após a eleição de Collor. Essas polarizações, de certa forma, se consolidavam em agrupamentos centrados nas questões relativas à participação política direta, aos mecanismos de participação e à introdução, ou não, de restrições à propriedade privada. Nesse contexto, o fato de as relações entre Estado e mercado terem sido objeto de intensa controvérsia nas eleições presidenciais de 1989 destacava um evento significativo na construção de um pacto de dominação, entendido como uma relação consentida de poder entre forças sociopolíticas (Sallum Jr, 2015, p. 64). A Constituição organizava a transição política, contudo, as eleições de 1989 e os primeiros anos do governo Collor problematizavam-se na tentativa de estabilização e na prática do presidencialismo plebiscitário.</w:t>
      </w:r>
    </w:p>
    <w:p w14:paraId="33FA56D9" w14:textId="7A67B7B3" w:rsidR="0066342C" w:rsidRDefault="00A2646D" w:rsidP="005A0076">
      <w:pPr>
        <w:ind w:firstLine="851"/>
      </w:pPr>
      <w:r>
        <w:t xml:space="preserve">De certa maneira, </w:t>
      </w:r>
      <w:r w:rsidR="00393F4A">
        <w:t>ao</w:t>
      </w:r>
      <w:r w:rsidR="00885D8B">
        <w:t xml:space="preserve"> posicionar-se em favor da redução do tamanho e da intervenção do estado no domínio econômico para dar mais liberdade à iniciativa privada, Collor</w:t>
      </w:r>
      <w:r w:rsidR="00970AFC">
        <w:t xml:space="preserve"> </w:t>
      </w:r>
      <w:r w:rsidR="00FA4D44">
        <w:t xml:space="preserve">contou com apoio </w:t>
      </w:r>
      <w:r w:rsidR="0057464B">
        <w:t>de boa parte dos partidos políticos do C</w:t>
      </w:r>
      <w:r w:rsidR="00162F2B">
        <w:t>entrão</w:t>
      </w:r>
      <w:r w:rsidR="005E048A">
        <w:t>, mas esse apoio advinha de sua capacidade, também, de costurar as forças políticas em torno de um consenso</w:t>
      </w:r>
      <w:r w:rsidR="00595C0E">
        <w:t xml:space="preserve"> em suas decisões. Neste sentido, </w:t>
      </w:r>
      <w:r w:rsidR="00B85DD2">
        <w:t xml:space="preserve">ainda que </w:t>
      </w:r>
      <w:r w:rsidR="00FF7B68">
        <w:t>sua eleição tenha sido marcada pelo caráter de um</w:t>
      </w:r>
      <w:r w:rsidR="0034314C">
        <w:t>a intensa peça de marketing político</w:t>
      </w:r>
      <w:r w:rsidR="00E52B52">
        <w:t xml:space="preserve"> –</w:t>
      </w:r>
      <w:r w:rsidR="0034314C">
        <w:t xml:space="preserve"> e isso tenha se </w:t>
      </w:r>
      <w:r w:rsidR="0021310F">
        <w:t>estendido</w:t>
      </w:r>
      <w:r w:rsidR="0034314C">
        <w:t xml:space="preserve"> durante o começo do seu governo, reiterando</w:t>
      </w:r>
      <w:r w:rsidR="00917135">
        <w:t xml:space="preserve"> as qualidades da pessoa do presidente</w:t>
      </w:r>
      <w:r w:rsidR="00E52B52">
        <w:t xml:space="preserve"> –</w:t>
      </w:r>
      <w:r w:rsidR="00917135">
        <w:t xml:space="preserve"> o preenchimento dos cargos</w:t>
      </w:r>
      <w:r w:rsidR="005246F0">
        <w:t>,</w:t>
      </w:r>
      <w:r w:rsidR="00917135">
        <w:t xml:space="preserve"> como objeto de consultas e </w:t>
      </w:r>
      <w:r w:rsidR="00917135">
        <w:lastRenderedPageBreak/>
        <w:t>não como negociações</w:t>
      </w:r>
      <w:r w:rsidR="005246F0">
        <w:t>,</w:t>
      </w:r>
      <w:r w:rsidR="00E52B52">
        <w:t xml:space="preserve"> causaria </w:t>
      </w:r>
      <w:r w:rsidR="00D013F4">
        <w:t>problemas do ponto de vista político institucional a partir de um pendor autocrático e voluntarista do presidente</w:t>
      </w:r>
      <w:r w:rsidR="00F2406A">
        <w:t>.</w:t>
      </w:r>
    </w:p>
    <w:p w14:paraId="156ECBD7" w14:textId="1D208228" w:rsidR="00702B2D" w:rsidRDefault="00F44929" w:rsidP="00A71398">
      <w:pPr>
        <w:ind w:firstLine="851"/>
      </w:pPr>
      <w:r>
        <w:t xml:space="preserve">Com efeito, podemos elencar </w:t>
      </w:r>
      <w:r w:rsidR="00921EDC">
        <w:t>algumas</w:t>
      </w:r>
      <w:r w:rsidR="00BE336C">
        <w:t xml:space="preserve"> condições</w:t>
      </w:r>
      <w:r>
        <w:t xml:space="preserve"> nas quais colocaria o governo Collor</w:t>
      </w:r>
      <w:r w:rsidR="00F82C5C">
        <w:t xml:space="preserve"> </w:t>
      </w:r>
      <w:r w:rsidR="003C6A53">
        <w:t>alvo de mobilizações</w:t>
      </w:r>
      <w:r w:rsidR="00F82C5C">
        <w:t>. A p</w:t>
      </w:r>
      <w:r w:rsidR="00D432E8">
        <w:t xml:space="preserve">rimeira delas é o contexto de crise econômica que se arrastara desde a década de 1980 </w:t>
      </w:r>
      <w:r w:rsidR="00BF7431">
        <w:t>e a consequente disparada da inflação</w:t>
      </w:r>
      <w:r w:rsidR="00BF7431">
        <w:rPr>
          <w:rStyle w:val="Refdenotaderodap"/>
        </w:rPr>
        <w:footnoteReference w:id="24"/>
      </w:r>
      <w:r w:rsidR="0035606F">
        <w:t>, a qual o governo tentou controlar propondo</w:t>
      </w:r>
      <w:r w:rsidR="00F061AE">
        <w:t xml:space="preserve"> </w:t>
      </w:r>
      <w:r w:rsidR="00F80729">
        <w:t>alguns planos de ação. O Plano Collor I</w:t>
      </w:r>
      <w:r w:rsidR="00ED0562">
        <w:t xml:space="preserve"> (Plano Brasil Novo</w:t>
      </w:r>
      <w:r w:rsidR="00BC2859">
        <w:t xml:space="preserve"> de 1990</w:t>
      </w:r>
      <w:r w:rsidR="00ED0562">
        <w:t>)</w:t>
      </w:r>
      <w:r w:rsidR="00514162">
        <w:t>,</w:t>
      </w:r>
      <w:r w:rsidR="00CD0573">
        <w:t xml:space="preserve"> que focava no ajuste fiscal do Estado e tinha</w:t>
      </w:r>
      <w:r w:rsidR="00C8088D">
        <w:t xml:space="preserve"> </w:t>
      </w:r>
      <w:r w:rsidR="00CD0573">
        <w:t>como núcleo a reforma monetária</w:t>
      </w:r>
      <w:r w:rsidR="00A71398">
        <w:t xml:space="preserve">. Esse primeiro plano </w:t>
      </w:r>
      <w:r w:rsidR="00514162">
        <w:t>procurou contornar os efeitos da crise, mas foi visto, do ponto de vista político-institucional a partir do seu pendor autocrático e voluntarista, adotando medida provisória e a verticalidade da relação executivo-legislativo</w:t>
      </w:r>
      <w:r w:rsidR="004D3F48">
        <w:t>.</w:t>
      </w:r>
      <w:r w:rsidR="00D27A20">
        <w:t xml:space="preserve"> </w:t>
      </w:r>
      <w:del w:id="146" w:author="Christiane Jalles de Paula" w:date="2024-08-10T16:28:00Z" w16du:dateUtc="2024-08-10T19:28:00Z">
        <w:r w:rsidR="00D27A20" w:rsidDel="00263D09">
          <w:delText>O Judiciário</w:delText>
        </w:r>
        <w:r w:rsidR="00B4157D" w:rsidDel="00263D09">
          <w:delText xml:space="preserve"> na figura da</w:delText>
        </w:r>
      </w:del>
      <w:ins w:id="147" w:author="Christiane Jalles de Paula" w:date="2024-08-10T16:28:00Z" w16du:dateUtc="2024-08-10T19:28:00Z">
        <w:r w:rsidR="00263D09">
          <w:t>A</w:t>
        </w:r>
      </w:ins>
      <w:r w:rsidR="00B4157D">
        <w:t xml:space="preserve"> Procuradoria Geral da República (PGR)</w:t>
      </w:r>
      <w:r w:rsidR="00D27A20">
        <w:t xml:space="preserve"> interpretou tal empreitada inconstitucional e o </w:t>
      </w:r>
      <w:del w:id="148" w:author="Christiane Jalles de Paula" w:date="2024-08-10T16:28:00Z" w16du:dateUtc="2024-08-10T19:28:00Z">
        <w:r w:rsidR="00D27A20" w:rsidDel="00263D09">
          <w:delText xml:space="preserve">congresso </w:delText>
        </w:r>
      </w:del>
      <w:ins w:id="149" w:author="Christiane Jalles de Paula" w:date="2024-08-10T16:28:00Z" w16du:dateUtc="2024-08-10T19:28:00Z">
        <w:r w:rsidR="00263D09">
          <w:t>C</w:t>
        </w:r>
        <w:r w:rsidR="00263D09">
          <w:t xml:space="preserve">ongresso </w:t>
        </w:r>
      </w:ins>
      <w:r w:rsidR="00D27A20">
        <w:t>viu-se em uma situação de rejeição do “pacote”</w:t>
      </w:r>
      <w:r w:rsidR="0053414C">
        <w:t xml:space="preserve"> devido aos seus efeitos e, sobretudo, como uma forma de retaliar a atuação do presidente que não havia</w:t>
      </w:r>
      <w:r w:rsidR="00356D00">
        <w:t xml:space="preserve"> dado espaço à participação dos partidos na montagem dos ministérios. </w:t>
      </w:r>
      <w:r w:rsidR="004D787D">
        <w:t>Aos poucos o Governo Collor iria perdendo também sua base parlamentar</w:t>
      </w:r>
      <w:r w:rsidR="00702B2D">
        <w:t>.</w:t>
      </w:r>
    </w:p>
    <w:p w14:paraId="69A25B47" w14:textId="53F489A3" w:rsidR="00D76800" w:rsidDel="00263D09" w:rsidRDefault="00465D16" w:rsidP="0018336D">
      <w:pPr>
        <w:ind w:firstLine="851"/>
        <w:rPr>
          <w:del w:id="150" w:author="Christiane Jalles de Paula" w:date="2024-08-10T16:30:00Z" w16du:dateUtc="2024-08-10T19:30:00Z"/>
        </w:rPr>
      </w:pPr>
      <w:r>
        <w:t>O Plano Collor II</w:t>
      </w:r>
      <w:r w:rsidR="00D55805">
        <w:t xml:space="preserve"> (janeiro de 1991)</w:t>
      </w:r>
      <w:r w:rsidR="006C0B11">
        <w:t>, por sua vez, foi uma nova tentativa do governo Collor em dar resposta à crise</w:t>
      </w:r>
      <w:r w:rsidR="00D55805">
        <w:t xml:space="preserve">. No entanto, </w:t>
      </w:r>
      <w:r w:rsidR="000C54B2">
        <w:t xml:space="preserve">este plano contou com pouco apoio no </w:t>
      </w:r>
      <w:r w:rsidR="00BE20F0">
        <w:t>congresso</w:t>
      </w:r>
      <w:r w:rsidR="006458EA">
        <w:t xml:space="preserve"> e</w:t>
      </w:r>
      <w:r w:rsidR="000C54B2">
        <w:t xml:space="preserve"> teve grande rejeição pelos setores empresariais</w:t>
      </w:r>
      <w:r w:rsidR="0074141F">
        <w:t>. R</w:t>
      </w:r>
      <w:r w:rsidR="005D1517">
        <w:t>ejeição também pelas centrais sindicais que organizaram greves</w:t>
      </w:r>
      <w:r w:rsidR="0074141F">
        <w:t xml:space="preserve"> </w:t>
      </w:r>
      <w:r w:rsidR="005D1517">
        <w:t>e ampla</w:t>
      </w:r>
      <w:r w:rsidR="00BE20F0">
        <w:t xml:space="preserve"> insatisfação na sociedade</w:t>
      </w:r>
      <w:r w:rsidR="00387CE1">
        <w:rPr>
          <w:rStyle w:val="Refdenotaderodap"/>
        </w:rPr>
        <w:footnoteReference w:id="25"/>
      </w:r>
      <w:r w:rsidR="00BE20F0">
        <w:t>.</w:t>
      </w:r>
      <w:r w:rsidR="0018336D">
        <w:t xml:space="preserve">Consequentemente, a instabilidade política e econômica se agravou, levando a um aumento das críticas ao governo e à sua capacidade de implementar reformas eficazes. Enquanto muitos encaravam a crise como uma crise de governo, refletindo uma gestão ineficaz </w:t>
      </w:r>
      <w:r w:rsidR="00D76800">
        <w:t>e voluntarista</w:t>
      </w:r>
      <w:r w:rsidR="0018336D">
        <w:t xml:space="preserve">, o governo persistia em apresentar a situação como uma crise sistêmica, argumentando que os problemas eram estruturais e demandavam medidas duras e impopulares. Essa divergência no entendimento da crise exacerbava ainda mais a desconfiança na </w:t>
      </w:r>
      <w:r w:rsidR="000A60A7">
        <w:t>administração</w:t>
      </w:r>
      <w:r w:rsidR="0018336D">
        <w:t xml:space="preserve"> Collor. A falta de consenso e os </w:t>
      </w:r>
      <w:r w:rsidR="0018336D">
        <w:lastRenderedPageBreak/>
        <w:t>impactos negativos do</w:t>
      </w:r>
      <w:r w:rsidR="00D76800">
        <w:t>s</w:t>
      </w:r>
      <w:r w:rsidR="0018336D">
        <w:t xml:space="preserve"> </w:t>
      </w:r>
      <w:r w:rsidR="00D76800">
        <w:t>P</w:t>
      </w:r>
      <w:r w:rsidR="0018336D">
        <w:t>lano</w:t>
      </w:r>
      <w:r w:rsidR="00D76800">
        <w:t>s</w:t>
      </w:r>
      <w:r w:rsidR="0018336D">
        <w:t xml:space="preserve"> contribuíram para o enfraquecimento da popularidade do Presidente Fernando Collor e reforçaram a oposição ao seu governo</w:t>
      </w:r>
      <w:r w:rsidR="00D76800">
        <w:t>.</w:t>
      </w:r>
      <w:ins w:id="151" w:author="Christiane Jalles de Paula" w:date="2024-08-10T16:30:00Z" w16du:dateUtc="2024-08-10T19:30:00Z">
        <w:r w:rsidR="00263D09">
          <w:t xml:space="preserve"> </w:t>
        </w:r>
      </w:ins>
    </w:p>
    <w:p w14:paraId="321C423C" w14:textId="7704077B" w:rsidR="00A22B37" w:rsidRDefault="00CD767F" w:rsidP="0018336D">
      <w:pPr>
        <w:ind w:firstLine="851"/>
      </w:pPr>
      <w:r>
        <w:t xml:space="preserve">A segunda condição diz respeito </w:t>
      </w:r>
      <w:r w:rsidR="00FF66D0">
        <w:t>a</w:t>
      </w:r>
      <w:r w:rsidR="00921EDC">
        <w:t>os aspectos marcantes do período</w:t>
      </w:r>
      <w:r>
        <w:t xml:space="preserve"> </w:t>
      </w:r>
      <w:r w:rsidR="005B5408">
        <w:t>com</w:t>
      </w:r>
      <w:r w:rsidR="00504739">
        <w:t xml:space="preserve"> uma</w:t>
      </w:r>
      <w:r w:rsidR="00921EDC">
        <w:t xml:space="preserve"> sucessão de escândalos político-administrativos</w:t>
      </w:r>
      <w:r w:rsidR="00F403DC">
        <w:rPr>
          <w:rStyle w:val="Refdenotaderodap"/>
        </w:rPr>
        <w:footnoteReference w:id="26"/>
      </w:r>
      <w:r w:rsidR="00921EDC">
        <w:t xml:space="preserve">. Esses escândalos não apenas colocaram em questão a integridade do governo, mas também influenciaram diretamente a percepção pública e a confiança nas instituições políticas. </w:t>
      </w:r>
      <w:r w:rsidR="00E21FB3" w:rsidRPr="00E21FB3">
        <w:t>Além d</w:t>
      </w:r>
      <w:r w:rsidR="0001158B">
        <w:t>isso</w:t>
      </w:r>
      <w:r w:rsidR="00E21FB3" w:rsidRPr="00E21FB3">
        <w:t>, a combinação destes episódios</w:t>
      </w:r>
      <w:r w:rsidR="0001158B">
        <w:t xml:space="preserve"> ocasionou</w:t>
      </w:r>
      <w:r w:rsidR="00E21FB3" w:rsidRPr="00E21FB3">
        <w:t xml:space="preserve"> uma percepção generalizada de que a corrupção era uma prática de governo, resultando</w:t>
      </w:r>
      <w:r w:rsidR="0001158B">
        <w:t xml:space="preserve"> também</w:t>
      </w:r>
      <w:r w:rsidR="00E21FB3" w:rsidRPr="00E21FB3">
        <w:t xml:space="preserve"> em uma desagregação parlamentar em torno do apoio ao governo.</w:t>
      </w:r>
    </w:p>
    <w:p w14:paraId="13F3CA50" w14:textId="6E0E9B63" w:rsidR="00111E81" w:rsidRDefault="00B70B27" w:rsidP="0018336D">
      <w:pPr>
        <w:ind w:firstLine="851"/>
      </w:pPr>
      <w:del w:id="153" w:author="Christiane Jalles de Paula" w:date="2024-08-10T16:29:00Z" w16du:dateUtc="2024-08-10T19:29:00Z">
        <w:r w:rsidDel="00263D09">
          <w:delText>Essa</w:delText>
        </w:r>
        <w:r w:rsidR="00E21FB3" w:rsidRPr="00E21FB3" w:rsidDel="00263D09">
          <w:delText xml:space="preserve"> </w:delText>
        </w:r>
      </w:del>
      <w:ins w:id="154" w:author="Christiane Jalles de Paula" w:date="2024-08-10T16:29:00Z" w16du:dateUtc="2024-08-10T19:29:00Z">
        <w:r w:rsidR="00263D09">
          <w:t>A</w:t>
        </w:r>
        <w:r w:rsidR="00263D09" w:rsidRPr="00E21FB3">
          <w:t xml:space="preserve"> </w:t>
        </w:r>
      </w:ins>
      <w:r w:rsidR="00E21FB3" w:rsidRPr="00E21FB3">
        <w:t>crise ministerial refleti</w:t>
      </w:r>
      <w:r w:rsidR="00A22B37">
        <w:t>u</w:t>
      </w:r>
      <w:r w:rsidR="00E21FB3" w:rsidRPr="00E21FB3">
        <w:t xml:space="preserve"> a </w:t>
      </w:r>
      <w:r w:rsidR="00A22B37">
        <w:t>dificuldade</w:t>
      </w:r>
      <w:r w:rsidR="00E21FB3" w:rsidRPr="00E21FB3">
        <w:t xml:space="preserve"> de Collor em manter um apoio consistente no Congresso, principalmente devido à sua tendência de formar maiorias </w:t>
      </w:r>
      <w:r w:rsidR="00E21FB3" w:rsidRPr="00A05436">
        <w:rPr>
          <w:i/>
          <w:iCs/>
        </w:rPr>
        <w:t>ad hoc</w:t>
      </w:r>
      <w:r w:rsidR="00E21FB3" w:rsidRPr="00E21FB3">
        <w:t>, sem uma coalizão estável e coesa.</w:t>
      </w:r>
      <w:r w:rsidR="004F1DC6">
        <w:t xml:space="preserve"> </w:t>
      </w:r>
      <w:r w:rsidR="000A3F42">
        <w:t>Nos termos de Rodrigues (200, p. 138), estava aberta</w:t>
      </w:r>
      <w:r w:rsidR="004C4653">
        <w:t xml:space="preserve">, na verdade, uma </w:t>
      </w:r>
      <w:r w:rsidR="004C4653" w:rsidRPr="00C50841">
        <w:rPr>
          <w:i/>
          <w:iCs/>
        </w:rPr>
        <w:t>crise de legitimação</w:t>
      </w:r>
      <w:r w:rsidR="004C4653">
        <w:t>, pois dada a uma aposta feita em torno de um</w:t>
      </w:r>
      <w:r w:rsidR="002C6FCD">
        <w:t>a</w:t>
      </w:r>
      <w:r w:rsidR="004C4653">
        <w:t xml:space="preserve"> </w:t>
      </w:r>
      <w:r w:rsidR="004C4653" w:rsidRPr="00A05436">
        <w:rPr>
          <w:i/>
          <w:iCs/>
        </w:rPr>
        <w:t>lógica da eficácia</w:t>
      </w:r>
      <w:r>
        <w:t xml:space="preserve"> –</w:t>
      </w:r>
      <w:r w:rsidR="004C4653">
        <w:t xml:space="preserve"> sobretudo</w:t>
      </w:r>
      <w:r>
        <w:t xml:space="preserve"> </w:t>
      </w:r>
      <w:r w:rsidR="004C4653">
        <w:t>por meio de insulamento</w:t>
      </w:r>
      <w:r w:rsidR="002C6FCD">
        <w:t xml:space="preserve"> presidencial </w:t>
      </w:r>
      <w:r w:rsidR="006B008A">
        <w:t xml:space="preserve">e com uma concentração de poderes em torno da tecnocracia </w:t>
      </w:r>
      <w:r w:rsidR="006B008A">
        <w:lastRenderedPageBreak/>
        <w:t>do Ministério da Economia para dar respostas</w:t>
      </w:r>
      <w:r w:rsidR="00AD6EE2">
        <w:t xml:space="preserve"> à situação de </w:t>
      </w:r>
      <w:r w:rsidR="00C46852">
        <w:t>“</w:t>
      </w:r>
      <w:r w:rsidR="00AD6EE2">
        <w:t>emergência econômica</w:t>
      </w:r>
      <w:r w:rsidR="00C46852">
        <w:t>”</w:t>
      </w:r>
      <w:r w:rsidR="00B04638">
        <w:t>.</w:t>
      </w:r>
      <w:r w:rsidR="00AD6EE2">
        <w:t xml:space="preserve"> </w:t>
      </w:r>
      <w:r w:rsidR="00B04638">
        <w:t>O</w:t>
      </w:r>
      <w:r w:rsidR="00C46852">
        <w:t xml:space="preserve"> descompasso do poder foi desaguando naturalmente na figura</w:t>
      </w:r>
      <w:r w:rsidR="0020218B">
        <w:t xml:space="preserve"> do presidente</w:t>
      </w:r>
      <w:r w:rsidR="00910B74">
        <w:t xml:space="preserve">. </w:t>
      </w:r>
      <w:r w:rsidR="00120DA1">
        <w:t>Isso ficou nítido</w:t>
      </w:r>
      <w:r w:rsidR="00D5557F">
        <w:t xml:space="preserve"> ao</w:t>
      </w:r>
      <w:r w:rsidR="00910B74">
        <w:t xml:space="preserve"> transferir de forma desvelada e definitiva</w:t>
      </w:r>
      <w:r w:rsidR="00D5557F">
        <w:t xml:space="preserve"> o centro do poder político para o Ministério da Economia.</w:t>
      </w:r>
    </w:p>
    <w:p w14:paraId="1C0FAD61" w14:textId="60A42387" w:rsidR="00E21FB3" w:rsidRDefault="00F1528F" w:rsidP="0018336D">
      <w:pPr>
        <w:ind w:firstLine="851"/>
      </w:pPr>
      <w:r>
        <w:t>A centralidade nas atribuições assumidas pelo Ministério da Economia dirimia</w:t>
      </w:r>
      <w:r w:rsidR="00A6732B">
        <w:t xml:space="preserve"> as demais atribuições de outros ministérios</w:t>
      </w:r>
      <w:r w:rsidR="00F84B9A">
        <w:t>. As queixas e comportamentos</w:t>
      </w:r>
      <w:r w:rsidR="00F438B0">
        <w:t xml:space="preserve"> dirigidas ao gabinete presidencial pediam, a partir de ministros e secretários, </w:t>
      </w:r>
      <w:r w:rsidR="00342A36">
        <w:t>o retorno das atribuições e controle sobre suas próprias pastas</w:t>
      </w:r>
      <w:r w:rsidR="005B7E76">
        <w:t>.</w:t>
      </w:r>
      <w:r w:rsidR="00B41BFC">
        <w:t xml:space="preserve"> </w:t>
      </w:r>
      <w:r w:rsidR="005B7E76">
        <w:t>E</w:t>
      </w:r>
      <w:r w:rsidR="00B41BFC">
        <w:t xml:space="preserve"> isso tinha reflexo sobre os distintos grupos de aliados políticos que estavam n</w:t>
      </w:r>
      <w:r w:rsidR="00B16780">
        <w:t xml:space="preserve">a base de indicações destes postos. Consequentemente, os ministros de fora da área econômica </w:t>
      </w:r>
      <w:r w:rsidR="0028691F">
        <w:t>acabavam comportando-se mais como lobistas que como dirigentes</w:t>
      </w:r>
      <w:r w:rsidR="004E6D55">
        <w:t xml:space="preserve">. O resultado foi uma </w:t>
      </w:r>
      <w:r w:rsidR="004E6D55" w:rsidRPr="00111E81">
        <w:t>desagregação política do núcleo do poder</w:t>
      </w:r>
      <w:r w:rsidR="004E6D55">
        <w:t>.</w:t>
      </w:r>
    </w:p>
    <w:p w14:paraId="06096AC7" w14:textId="7A5EAC0E" w:rsidR="004E6D55" w:rsidRDefault="00A5066C" w:rsidP="0018336D">
      <w:pPr>
        <w:ind w:firstLine="851"/>
      </w:pPr>
      <w:r>
        <w:t>Constitui</w:t>
      </w:r>
      <w:r w:rsidR="005B7E76">
        <w:t>u</w:t>
      </w:r>
      <w:r>
        <w:t>-se</w:t>
      </w:r>
      <w:r w:rsidR="00E1669E">
        <w:t>, contudo,</w:t>
      </w:r>
      <w:r>
        <w:t xml:space="preserve"> um contexto</w:t>
      </w:r>
      <w:r w:rsidR="00850031">
        <w:t xml:space="preserve"> no qual tentou-se até articular no Congresso um</w:t>
      </w:r>
      <w:r w:rsidR="00D6016A">
        <w:t xml:space="preserve"> “movimento pela governabilidade” </w:t>
      </w:r>
      <w:r w:rsidR="00BD2D03">
        <w:t>que não contara com os setores oposicionistas, mas que era, na verdade, uma senha reivindicativa</w:t>
      </w:r>
      <w:r w:rsidR="00E21096">
        <w:t xml:space="preserve"> por maior poder, influência e prestígio políticos por parte de uma base aliada clientelista</w:t>
      </w:r>
      <w:r w:rsidR="00A31BF7">
        <w:t>. Como afirma Rodrigues (2000, p. 140), foi</w:t>
      </w:r>
      <w:r w:rsidR="00551A79">
        <w:t xml:space="preserve"> um movimento que se desenhava sem nenhuma contrapartida ou movimentação social propriamente dita</w:t>
      </w:r>
      <w:r w:rsidR="007F5614">
        <w:t xml:space="preserve">. Era uma tentativa de ocupar espaços políticos </w:t>
      </w:r>
      <w:r w:rsidR="00B87F9A">
        <w:t>em um governo já sem</w:t>
      </w:r>
      <w:r w:rsidR="008C1E42">
        <w:t xml:space="preserve"> folego para articular com os grupos de pressão mais poderosos da sociedade. </w:t>
      </w:r>
      <w:r w:rsidR="00402C01">
        <w:t>Esse mesmo movimento viria tentar articular uma saída</w:t>
      </w:r>
      <w:r w:rsidR="003E79F6">
        <w:t xml:space="preserve"> de antecipação</w:t>
      </w:r>
      <w:r w:rsidR="00402C01">
        <w:t xml:space="preserve"> </w:t>
      </w:r>
      <w:r w:rsidR="003E79F6">
        <w:t>do parlamentarismo</w:t>
      </w:r>
      <w:r w:rsidR="007163EE">
        <w:t xml:space="preserve"> como um antídoto para </w:t>
      </w:r>
      <w:r w:rsidR="00E5155A">
        <w:t>os baixos índices</w:t>
      </w:r>
      <w:r w:rsidR="007163EE">
        <w:t xml:space="preserve"> de popularidade</w:t>
      </w:r>
      <w:r w:rsidR="0085784C">
        <w:t xml:space="preserve"> e para tentar apagar a imagem de corrupção desenfreada</w:t>
      </w:r>
      <w:r w:rsidR="00504625">
        <w:t>.</w:t>
      </w:r>
    </w:p>
    <w:p w14:paraId="3FA5E2CB" w14:textId="77777777" w:rsidR="00904206" w:rsidRDefault="00367279" w:rsidP="00DB5EEF">
      <w:pPr>
        <w:ind w:firstLine="851"/>
      </w:pPr>
      <w:r>
        <w:t xml:space="preserve">Decerto, </w:t>
      </w:r>
      <w:r w:rsidR="0079415D">
        <w:t xml:space="preserve">a atmosfera de desmoralização pública era o caráter de uma </w:t>
      </w:r>
      <w:r w:rsidR="0079415D" w:rsidRPr="000468A3">
        <w:rPr>
          <w:i/>
          <w:iCs/>
        </w:rPr>
        <w:t>crise de gover</w:t>
      </w:r>
      <w:r w:rsidR="000468A3" w:rsidRPr="000468A3">
        <w:rPr>
          <w:i/>
          <w:iCs/>
        </w:rPr>
        <w:t>nabilidade</w:t>
      </w:r>
      <w:r w:rsidR="00324391">
        <w:t xml:space="preserve"> que, do ponto de vista dos atores,</w:t>
      </w:r>
      <w:r w:rsidR="00480D81">
        <w:t xml:space="preserve"> apresentavam-se atitudes </w:t>
      </w:r>
      <w:r w:rsidR="003160B8">
        <w:t>distintas de</w:t>
      </w:r>
      <w:r w:rsidR="0000282D">
        <w:t xml:space="preserve"> frente ao governo. Por parte das forças que se declaravam</w:t>
      </w:r>
      <w:r w:rsidR="00ED79F5">
        <w:t xml:space="preserve"> na oposição</w:t>
      </w:r>
      <w:r w:rsidR="003160B8">
        <w:t xml:space="preserve"> (PT e CUT)</w:t>
      </w:r>
      <w:r w:rsidR="00ED79F5">
        <w:t>, elas se resumiam numa mobilização social contra o governo Collor</w:t>
      </w:r>
      <w:r w:rsidR="00C50FA4">
        <w:t xml:space="preserve"> que se esbarrava nas greves e nas formas de pressão</w:t>
      </w:r>
      <w:r w:rsidR="00F16CB2">
        <w:t xml:space="preserve"> frente ao quadro econômico recessivo. Por outro lado</w:t>
      </w:r>
      <w:r w:rsidR="00235660">
        <w:t xml:space="preserve">, </w:t>
      </w:r>
      <w:r w:rsidR="00D27825">
        <w:t xml:space="preserve">para </w:t>
      </w:r>
      <w:r w:rsidR="001A44DC">
        <w:t>partidos como o PSDB e PDT</w:t>
      </w:r>
      <w:r w:rsidR="00F16CB2">
        <w:t xml:space="preserve">, o isolamento político </w:t>
      </w:r>
      <w:r w:rsidR="002E0275">
        <w:t>e o desgaste precoce do governo abriam campo</w:t>
      </w:r>
      <w:r w:rsidR="00C555E5">
        <w:t xml:space="preserve"> para aumentar</w:t>
      </w:r>
      <w:r w:rsidR="000435BD">
        <w:t xml:space="preserve"> a influência e as vantagens administrativas </w:t>
      </w:r>
      <w:r w:rsidR="00A24A56">
        <w:t xml:space="preserve">com vistas a obter apoio popular na alegação de uma </w:t>
      </w:r>
      <w:r w:rsidR="00A24A56" w:rsidRPr="00A24A56">
        <w:rPr>
          <w:i/>
          <w:iCs/>
        </w:rPr>
        <w:t>crise institucional</w:t>
      </w:r>
      <w:r w:rsidR="00940ADE">
        <w:t xml:space="preserve"> em torno do </w:t>
      </w:r>
      <w:r w:rsidR="00D21018">
        <w:t>presidencialismo</w:t>
      </w:r>
      <w:r w:rsidR="00A24A56">
        <w:t xml:space="preserve"> que procurava antecipar o quadro</w:t>
      </w:r>
      <w:r w:rsidR="00940ADE">
        <w:t xml:space="preserve"> do plebiscito de 1993</w:t>
      </w:r>
      <w:r w:rsidR="00CD6694">
        <w:rPr>
          <w:rStyle w:val="Refdenotaderodap"/>
        </w:rPr>
        <w:footnoteReference w:id="27"/>
      </w:r>
      <w:r w:rsidR="00CD6694">
        <w:t>.</w:t>
      </w:r>
    </w:p>
    <w:p w14:paraId="1B732A30" w14:textId="7AC9B7A1" w:rsidR="00D560D7" w:rsidRDefault="00B95C4E" w:rsidP="00F51D03">
      <w:pPr>
        <w:ind w:firstLine="851"/>
      </w:pPr>
      <w:r>
        <w:lastRenderedPageBreak/>
        <w:t xml:space="preserve">Concomitantemente, </w:t>
      </w:r>
      <w:r w:rsidR="00FE38B9">
        <w:t>por parte da sociedade</w:t>
      </w:r>
      <w:r w:rsidR="00310E2E">
        <w:t>,</w:t>
      </w:r>
      <w:r w:rsidR="00FE38B9">
        <w:t xml:space="preserve"> </w:t>
      </w:r>
      <w:r w:rsidR="00593929">
        <w:t xml:space="preserve">os índices de avaliação do governo foram ganhando contornos críticos. </w:t>
      </w:r>
      <w:r w:rsidR="000E1EF5">
        <w:t xml:space="preserve">No agregado, a avaliação do governo Collor desde a </w:t>
      </w:r>
      <w:r w:rsidR="005D13B0">
        <w:t>expectativa</w:t>
      </w:r>
      <w:r w:rsidR="005062C4">
        <w:t xml:space="preserve"> </w:t>
      </w:r>
      <w:r w:rsidR="00421BDA">
        <w:t xml:space="preserve">positiva (ótimo/bom) </w:t>
      </w:r>
      <w:r w:rsidR="005062C4">
        <w:t>antes da posse</w:t>
      </w:r>
      <w:r w:rsidR="004E6F24">
        <w:t xml:space="preserve"> (71%)</w:t>
      </w:r>
      <w:r w:rsidR="005062C4">
        <w:t xml:space="preserve"> </w:t>
      </w:r>
      <w:r w:rsidR="00435B69">
        <w:t>até</w:t>
      </w:r>
      <w:r w:rsidR="00D62D12">
        <w:t xml:space="preserve"> dois anos e meio de governo</w:t>
      </w:r>
      <w:r w:rsidR="004E6F24">
        <w:t xml:space="preserve"> (</w:t>
      </w:r>
      <w:r w:rsidR="00421BDA">
        <w:t>9%)</w:t>
      </w:r>
      <w:r w:rsidR="0014707A">
        <w:t xml:space="preserve"> sofreu</w:t>
      </w:r>
      <w:r w:rsidR="002A1EA4">
        <w:t xml:space="preserve"> um</w:t>
      </w:r>
      <w:r w:rsidR="00105E9B">
        <w:t>a queda</w:t>
      </w:r>
      <w:r w:rsidR="0090202B">
        <w:t xml:space="preserve"> substantiva </w:t>
      </w:r>
      <w:r w:rsidR="004F0DB4">
        <w:t>(</w:t>
      </w:r>
      <w:r w:rsidR="006E43FF">
        <w:t>62%)</w:t>
      </w:r>
      <w:r w:rsidR="00D632D7">
        <w:t xml:space="preserve"> (Figura</w:t>
      </w:r>
      <w:r w:rsidR="00FE7B0F">
        <w:t xml:space="preserve"> 2)</w:t>
      </w:r>
      <w:r w:rsidR="006E43FF">
        <w:t xml:space="preserve">. </w:t>
      </w:r>
      <w:r w:rsidR="00D560D7">
        <w:t>Os sinais</w:t>
      </w:r>
      <w:r w:rsidR="00BD6338">
        <w:t xml:space="preserve"> ficavam claros</w:t>
      </w:r>
      <w:r w:rsidR="00FB0E68">
        <w:t xml:space="preserve"> sobre a insatisfação e até rejeição social ao governo e ao presidente.</w:t>
      </w:r>
      <w:r w:rsidR="003D6206">
        <w:t xml:space="preserve"> </w:t>
      </w:r>
      <w:r w:rsidR="00960AB7">
        <w:t>À medida que essa crise de governabilidade extrapolava os limites da política institucional</w:t>
      </w:r>
      <w:r w:rsidR="00662E78">
        <w:t xml:space="preserve">, a sociedade ia definindo </w:t>
      </w:r>
      <w:r w:rsidR="00DB1438">
        <w:t xml:space="preserve">sua opinião em relação ao governo. Ainda que no período inicial do governo o gráfico mostrasse índices de definição </w:t>
      </w:r>
      <w:r w:rsidR="00565C6C">
        <w:t xml:space="preserve">de aprovação bastante altos e positivos, </w:t>
      </w:r>
      <w:r w:rsidR="00D76591">
        <w:t>após um ano de governo esse índice se reverte devido aos diversos problemas ocasionados pelas tomadas de decisão a respeito das</w:t>
      </w:r>
      <w:r w:rsidR="00765FC4">
        <w:t xml:space="preserve"> matérias de regulação econômica e das atuações do presidente em relação </w:t>
      </w:r>
      <w:del w:id="155" w:author="Christiane Jalles de Paula" w:date="2024-08-10T16:31:00Z" w16du:dateUtc="2024-08-10T19:31:00Z">
        <w:r w:rsidR="00765FC4" w:rsidDel="00263D09">
          <w:delText>á</w:delText>
        </w:r>
      </w:del>
      <w:ins w:id="156" w:author="Christiane Jalles de Paula" w:date="2024-08-10T16:31:00Z" w16du:dateUtc="2024-08-10T19:31:00Z">
        <w:r w:rsidR="00263D09">
          <w:t>à</w:t>
        </w:r>
      </w:ins>
      <w:r w:rsidR="00765FC4">
        <w:t xml:space="preserve"> classe política e sua base aliada. </w:t>
      </w:r>
      <w:r w:rsidR="00872B0B">
        <w:t>Neste sentido, por mais que o governo tentasse contornar os efeitos dessa crise, ela já se encontrava, na metade de 1992, deflagrada</w:t>
      </w:r>
      <w:r w:rsidR="00F5600D">
        <w:t>. Mesmo que alguns atores, sobretudo políticos, não insistissem</w:t>
      </w:r>
      <w:r w:rsidR="00363A79">
        <w:t xml:space="preserve"> na articulação de um movimento </w:t>
      </w:r>
      <w:proofErr w:type="spellStart"/>
      <w:r w:rsidR="00363A79">
        <w:t>pró-impeachment</w:t>
      </w:r>
      <w:proofErr w:type="spellEnd"/>
      <w:r w:rsidR="00363A79">
        <w:t>, em termos societais.</w:t>
      </w:r>
    </w:p>
    <w:p w14:paraId="4B843A6F" w14:textId="07EF9B70" w:rsidR="00A27506" w:rsidRPr="00A27506" w:rsidRDefault="00A27506" w:rsidP="00A27506">
      <w:pPr>
        <w:pStyle w:val="Legenda"/>
        <w:keepNext/>
        <w:jc w:val="center"/>
        <w:rPr>
          <w:b/>
          <w:bCs/>
          <w:i w:val="0"/>
          <w:iCs w:val="0"/>
        </w:rPr>
      </w:pPr>
      <w:r w:rsidRPr="00A27506">
        <w:rPr>
          <w:b/>
          <w:bCs/>
          <w:i w:val="0"/>
          <w:iCs w:val="0"/>
        </w:rPr>
        <w:lastRenderedPageBreak/>
        <w:t xml:space="preserve">Figura </w:t>
      </w:r>
      <w:r w:rsidR="00C404D4">
        <w:rPr>
          <w:b/>
          <w:bCs/>
          <w:i w:val="0"/>
          <w:iCs w:val="0"/>
        </w:rPr>
        <w:fldChar w:fldCharType="begin"/>
      </w:r>
      <w:r w:rsidR="00C404D4">
        <w:rPr>
          <w:b/>
          <w:bCs/>
          <w:i w:val="0"/>
          <w:iCs w:val="0"/>
        </w:rPr>
        <w:instrText xml:space="preserve"> SEQ Figura \* ARABIC </w:instrText>
      </w:r>
      <w:r w:rsidR="00C404D4">
        <w:rPr>
          <w:b/>
          <w:bCs/>
          <w:i w:val="0"/>
          <w:iCs w:val="0"/>
        </w:rPr>
        <w:fldChar w:fldCharType="separate"/>
      </w:r>
      <w:r w:rsidR="006E3A9E">
        <w:rPr>
          <w:b/>
          <w:bCs/>
          <w:i w:val="0"/>
          <w:iCs w:val="0"/>
          <w:noProof/>
        </w:rPr>
        <w:t>1</w:t>
      </w:r>
      <w:r w:rsidR="00C404D4">
        <w:rPr>
          <w:b/>
          <w:bCs/>
          <w:i w:val="0"/>
          <w:iCs w:val="0"/>
        </w:rPr>
        <w:fldChar w:fldCharType="end"/>
      </w:r>
      <w:r w:rsidRPr="00A27506">
        <w:rPr>
          <w:b/>
          <w:bCs/>
          <w:i w:val="0"/>
          <w:iCs w:val="0"/>
        </w:rPr>
        <w:t xml:space="preserve"> - Avaliação governo Collor 1992</w:t>
      </w:r>
      <w:r>
        <w:rPr>
          <w:rStyle w:val="Refdenotaderodap"/>
          <w:b/>
          <w:bCs/>
          <w:i w:val="0"/>
          <w:iCs w:val="0"/>
        </w:rPr>
        <w:footnoteReference w:id="28"/>
      </w:r>
    </w:p>
    <w:p w14:paraId="205AD8AE" w14:textId="1A7E4979" w:rsidR="00F51D03" w:rsidRDefault="00A27506" w:rsidP="00D41E10">
      <w:pPr>
        <w:ind w:firstLine="851"/>
        <w:jc w:val="center"/>
      </w:pPr>
      <w:r w:rsidRPr="00A27506">
        <w:rPr>
          <w:noProof/>
        </w:rPr>
        <w:drawing>
          <wp:inline distT="0" distB="0" distL="0" distR="0" wp14:anchorId="3B08E708" wp14:editId="02BD24A3">
            <wp:extent cx="4923130" cy="3297242"/>
            <wp:effectExtent l="0" t="0" r="0" b="0"/>
            <wp:docPr id="711522988"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22988" name="Imagem 1" descr="Gráfico, Gráfico de linhas&#10;&#10;Descrição gerada automaticamente"/>
                    <pic:cNvPicPr/>
                  </pic:nvPicPr>
                  <pic:blipFill rotWithShape="1">
                    <a:blip r:embed="rId13"/>
                    <a:srcRect l="10542" t="9623" r="3980"/>
                    <a:stretch/>
                  </pic:blipFill>
                  <pic:spPr bwMode="auto">
                    <a:xfrm>
                      <a:off x="0" y="0"/>
                      <a:ext cx="4923635" cy="3297580"/>
                    </a:xfrm>
                    <a:prstGeom prst="rect">
                      <a:avLst/>
                    </a:prstGeom>
                    <a:ln>
                      <a:noFill/>
                    </a:ln>
                    <a:extLst>
                      <a:ext uri="{53640926-AAD7-44D8-BBD7-CCE9431645EC}">
                        <a14:shadowObscured xmlns:a14="http://schemas.microsoft.com/office/drawing/2010/main"/>
                      </a:ext>
                    </a:extLst>
                  </pic:spPr>
                </pic:pic>
              </a:graphicData>
            </a:graphic>
          </wp:inline>
        </w:drawing>
      </w:r>
    </w:p>
    <w:p w14:paraId="3E85787F" w14:textId="69AB7EE6" w:rsidR="00D560D7" w:rsidRDefault="00D560D7" w:rsidP="00D560D7">
      <w:pPr>
        <w:ind w:firstLine="851"/>
      </w:pPr>
      <w:r>
        <w:t xml:space="preserve">Na sociedade crescia um movimento de opinião pública de rejeição a Collor e a seu governo em meio a uma situação de indefinição sobre os rumos da política. Como afirma Sallum Jr. (2015, p. 266), este movimento de opinião pública começou a ganhar evidência mesmo antes que se formasse uma coalizão de centro-esquerda ou qualquer mobilização significativa </w:t>
      </w:r>
      <w:proofErr w:type="spellStart"/>
      <w:r>
        <w:t>pró-impeachment</w:t>
      </w:r>
      <w:proofErr w:type="spellEnd"/>
      <w:r>
        <w:t>. Decerto, a tradução da rejeição à presidência em manifestações de protesto de massa não dependeria apenas das oportunidades e da decisão política da coalizão partidária, tanto quanto das outras organizações que mobilizaram ativistas e simpatizantes. Era preciso, sobretudo, que coexistissem, em um movimento societal, estruturas de mobilização e um quadro cultural que interpretasse a situação de forma crítica, propondo uma relação de</w:t>
      </w:r>
      <w:r w:rsidR="00FD1E20">
        <w:t>de conflito entre sociedade e governo.</w:t>
      </w:r>
    </w:p>
    <w:p w14:paraId="5C13F30D" w14:textId="6AD30C5D" w:rsidR="002F78D6" w:rsidRDefault="002F78D6" w:rsidP="00D560D7">
      <w:pPr>
        <w:ind w:firstLine="851"/>
        <w:rPr>
          <w:rFonts w:eastAsia="Calibri" w:cs="FreeSans;Times New Roman"/>
          <w:b/>
          <w:bCs/>
          <w:szCs w:val="24"/>
          <w:lang w:eastAsia="zh-CN"/>
        </w:rPr>
      </w:pPr>
      <w:r>
        <w:t xml:space="preserve">Esse grande movimento de opinião contra o governo foi muito bem acentuado entre as camadas médias do que entre as populares. Ainda que esse movimento ganhasse respaldo no conjunto da sociedade como um todo, era perceptível que a atuação dos grupos de classe média era mais crítica ao governo Collor do que as classes populares. Como observa Sallum Jr. (2015, p. 268), as camadas médias da sociedade foram mais reticentes ao governo Collor e esse índice de definição se manteve durante o começo do governo e ganhou contornos de avaliação </w:t>
      </w:r>
      <w:r>
        <w:lastRenderedPageBreak/>
        <w:t>negativa ao longo do processo de mobilização pelo impeachment</w:t>
      </w:r>
      <w:r>
        <w:rPr>
          <w:rStyle w:val="Refdenotaderodap"/>
        </w:rPr>
        <w:footnoteReference w:id="29"/>
      </w:r>
      <w:r>
        <w:t>. As classes populares tiveram um índice de avaliação negativa menor no período de março de 1990 até novembro 92. Em termos comparativos, os números eram bastante compatíveis com os resultados eleitorais de 1989, onde a inclinação em favor da candidatura de Lula tinha mais aderência nas camadas médias, enquanto a de Collor nas camadas populares.</w:t>
      </w:r>
    </w:p>
    <w:p w14:paraId="64A90D98" w14:textId="1437FE9A" w:rsidR="006C1E64" w:rsidRDefault="003E73C4" w:rsidP="006C1E64">
      <w:pPr>
        <w:ind w:firstLine="851"/>
      </w:pPr>
      <w:r>
        <w:t>Com efeito, podemos</w:t>
      </w:r>
      <w:r w:rsidRPr="00C50831">
        <w:t xml:space="preserve"> </w:t>
      </w:r>
      <w:r>
        <w:t xml:space="preserve">observar que a </w:t>
      </w:r>
      <w:r w:rsidRPr="00C50831">
        <w:t>crise de governabilidade durante o governo Collor demonstrou como diferentes atores políticos e sociais reagem distintamente a cenários de desmoralização pública e recessão econômica.</w:t>
      </w:r>
      <w:r>
        <w:t xml:space="preserve"> Essas respostas distintas ilustram como eventos precipitantes, como uma crise governamental, podem atuar como gatilhos sociocognitivos para diferentes formas de ação coletiva. Enquanto uns </w:t>
      </w:r>
      <w:r w:rsidR="006D1828">
        <w:t>procuraram utilizar</w:t>
      </w:r>
      <w:r>
        <w:t xml:space="preserve"> a mobilização direta e a contestação, outros v</w:t>
      </w:r>
      <w:r w:rsidR="006D1828">
        <w:t>ira</w:t>
      </w:r>
      <w:r>
        <w:t>m na crise uma oportunidade estratégica para fortalecer sua posição política e influenciar o cenário futuro. Assim, tais eventos não apenas desencadeiam ações imediatas, mas também molda</w:t>
      </w:r>
      <w:r w:rsidR="00F92B7D">
        <w:t>ra</w:t>
      </w:r>
      <w:r>
        <w:t>m as estratégias de longo prazo dos diversos atores envolvidos.</w:t>
      </w:r>
    </w:p>
    <w:p w14:paraId="2E65C940" w14:textId="777FE415" w:rsidR="005524B9" w:rsidRDefault="00F92B7D" w:rsidP="00DB5EEF">
      <w:pPr>
        <w:ind w:firstLine="851"/>
      </w:pPr>
      <w:r>
        <w:t>Neste sentido, o</w:t>
      </w:r>
      <w:r w:rsidR="006C1E64">
        <w:t xml:space="preserve"> acúmulo de problemas relacionados à </w:t>
      </w:r>
      <w:r w:rsidR="004749A5">
        <w:t xml:space="preserve">crise de governabilidade com certa abertura </w:t>
      </w:r>
      <w:r w:rsidR="001B59A0">
        <w:t>nos canais de poder</w:t>
      </w:r>
      <w:r w:rsidR="009F7D1D">
        <w:t xml:space="preserve"> </w:t>
      </w:r>
      <w:r w:rsidR="002D055E">
        <w:t>possibilitou a formação de</w:t>
      </w:r>
      <w:r w:rsidR="00900672">
        <w:t xml:space="preserve"> </w:t>
      </w:r>
      <w:r>
        <w:t xml:space="preserve">uma coalizão </w:t>
      </w:r>
      <w:r w:rsidR="00075379">
        <w:t xml:space="preserve">que </w:t>
      </w:r>
      <w:r w:rsidR="00724363">
        <w:t>se apresentou</w:t>
      </w:r>
      <w:r w:rsidR="00075379">
        <w:t xml:space="preserve"> como agente</w:t>
      </w:r>
      <w:r w:rsidR="001A7A58">
        <w:t xml:space="preserve"> de um movimento social</w:t>
      </w:r>
      <w:r w:rsidR="00885C4A">
        <w:t xml:space="preserve"> de “purificação do Estado” </w:t>
      </w:r>
      <w:r w:rsidR="00EB68FA">
        <w:t>que foi importante para o avanço e massificação do movimento.</w:t>
      </w:r>
      <w:r w:rsidR="009F7D1D">
        <w:t xml:space="preserve"> </w:t>
      </w:r>
      <w:r w:rsidR="007D23BF">
        <w:t xml:space="preserve">Desta maneira, </w:t>
      </w:r>
      <w:r w:rsidR="00525413">
        <w:t xml:space="preserve">podemos observar que </w:t>
      </w:r>
      <w:r w:rsidR="007D23BF">
        <w:t xml:space="preserve">temos aqui elementos importantes para poder pensar </w:t>
      </w:r>
      <w:r w:rsidR="009E17C2">
        <w:t xml:space="preserve">as oportunidades políticas explorada pelos atores durante </w:t>
      </w:r>
      <w:r w:rsidR="00040E4D">
        <w:t>o processo de impeachment. Sobretudo na construção da</w:t>
      </w:r>
      <w:r w:rsidR="00743F24">
        <w:t xml:space="preserve"> estrutura de mobilização em torno do </w:t>
      </w:r>
      <w:r w:rsidR="00743F24" w:rsidRPr="00743F24">
        <w:rPr>
          <w:i/>
          <w:iCs/>
        </w:rPr>
        <w:t>impeachment</w:t>
      </w:r>
      <w:r w:rsidR="00743F24">
        <w:t xml:space="preserve">. </w:t>
      </w:r>
      <w:r w:rsidR="00711F98">
        <w:t>Como afirma</w:t>
      </w:r>
      <w:r w:rsidR="000022EE">
        <w:t xml:space="preserve"> Sallum Jr (2015, p. 263)</w:t>
      </w:r>
      <w:r w:rsidR="004176B4">
        <w:t xml:space="preserve">, o movimento a favor do </w:t>
      </w:r>
      <w:r w:rsidR="004176B4" w:rsidRPr="004176B4">
        <w:rPr>
          <w:i/>
          <w:iCs/>
        </w:rPr>
        <w:t>impeachment</w:t>
      </w:r>
      <w:r w:rsidR="004176B4">
        <w:t xml:space="preserve"> </w:t>
      </w:r>
      <w:r w:rsidR="00875A09">
        <w:t>não teve raízes nas elites proprietárias</w:t>
      </w:r>
      <w:r w:rsidR="001F1054">
        <w:t xml:space="preserve"> e no empresariado, de forma geral. Muito menos na base da pirâmide social. </w:t>
      </w:r>
      <w:r w:rsidR="006D3397">
        <w:t xml:space="preserve">As conexões com as faces </w:t>
      </w:r>
      <w:r w:rsidR="006D3397" w:rsidRPr="00667B1F">
        <w:rPr>
          <w:i/>
          <w:iCs/>
        </w:rPr>
        <w:t>político</w:t>
      </w:r>
      <w:r w:rsidR="007B1D12" w:rsidRPr="00667B1F">
        <w:rPr>
          <w:i/>
          <w:iCs/>
        </w:rPr>
        <w:t>-institucional</w:t>
      </w:r>
      <w:r w:rsidR="00667B1F">
        <w:t xml:space="preserve"> e </w:t>
      </w:r>
      <w:r w:rsidR="00667B1F" w:rsidRPr="00667B1F">
        <w:rPr>
          <w:i/>
          <w:iCs/>
        </w:rPr>
        <w:t>societária</w:t>
      </w:r>
      <w:r w:rsidR="00667B1F">
        <w:t xml:space="preserve"> do movimento </w:t>
      </w:r>
      <w:r w:rsidR="004F4ABB">
        <w:t>foram estabelecidas</w:t>
      </w:r>
      <w:r w:rsidR="005D0FAF">
        <w:t xml:space="preserve">, de um lado, por lideranças do PT, do </w:t>
      </w:r>
      <w:ins w:id="163" w:author="Christiane Jalles de Paula" w:date="2024-08-10T16:32:00Z" w16du:dateUtc="2024-08-10T19:32:00Z">
        <w:r w:rsidR="00263D09">
          <w:t>Partido Comunista do Brasil (</w:t>
        </w:r>
      </w:ins>
      <w:r w:rsidR="005D0FAF">
        <w:t>PC do B</w:t>
      </w:r>
      <w:ins w:id="164" w:author="Christiane Jalles de Paula" w:date="2024-08-10T16:32:00Z" w16du:dateUtc="2024-08-10T19:32:00Z">
        <w:r w:rsidR="00263D09">
          <w:t>)</w:t>
        </w:r>
      </w:ins>
      <w:r w:rsidR="005D0FAF">
        <w:t xml:space="preserve"> e outros partidos de esquerda que tinham</w:t>
      </w:r>
      <w:r w:rsidR="00607CD6">
        <w:t xml:space="preserve"> relação quase orgânica com</w:t>
      </w:r>
      <w:r w:rsidR="003F3F06">
        <w:t xml:space="preserve"> boa parte das organizações sindicais</w:t>
      </w:r>
      <w:r w:rsidR="00FC0E29">
        <w:t>, com</w:t>
      </w:r>
      <w:r w:rsidR="00BA5367">
        <w:t xml:space="preserve"> movimento estudantil e com capacidade de mobilização </w:t>
      </w:r>
      <w:r w:rsidR="005D7487">
        <w:t>em massa, além de vínculos com os meios de comunicação.</w:t>
      </w:r>
    </w:p>
    <w:p w14:paraId="09ADA295" w14:textId="77777777" w:rsidR="00487917" w:rsidRDefault="00487917">
      <w:pPr>
        <w:spacing w:line="259" w:lineRule="auto"/>
        <w:jc w:val="left"/>
      </w:pPr>
      <w:r>
        <w:br w:type="page"/>
      </w:r>
    </w:p>
    <w:p w14:paraId="42DD3332" w14:textId="53A2CC8A" w:rsidR="00804311" w:rsidRPr="00796F1A" w:rsidRDefault="00833D8C" w:rsidP="00804311">
      <w:pPr>
        <w:pStyle w:val="Ttulo3"/>
        <w:rPr>
          <w:rFonts w:ascii="Times New Roman" w:hAnsi="Times New Roman" w:cs="Times New Roman"/>
          <w:bCs/>
          <w:i/>
          <w:iCs/>
          <w:color w:val="auto"/>
        </w:rPr>
      </w:pPr>
      <w:bookmarkStart w:id="165" w:name="_Toc173959619"/>
      <w:r>
        <w:rPr>
          <w:rFonts w:ascii="Times New Roman" w:hAnsi="Times New Roman" w:cs="Times New Roman"/>
          <w:bCs/>
          <w:i/>
          <w:iCs/>
          <w:color w:val="auto"/>
        </w:rPr>
        <w:lastRenderedPageBreak/>
        <w:t xml:space="preserve">2.2.2 </w:t>
      </w:r>
      <w:r w:rsidR="00804311">
        <w:rPr>
          <w:rFonts w:ascii="Times New Roman" w:hAnsi="Times New Roman" w:cs="Times New Roman"/>
          <w:bCs/>
          <w:i/>
          <w:iCs/>
          <w:color w:val="auto"/>
        </w:rPr>
        <w:t>A</w:t>
      </w:r>
      <w:r w:rsidR="00804311" w:rsidRPr="00796F1A">
        <w:rPr>
          <w:rFonts w:ascii="Times New Roman" w:hAnsi="Times New Roman" w:cs="Times New Roman"/>
          <w:bCs/>
          <w:i/>
          <w:iCs/>
          <w:color w:val="auto"/>
        </w:rPr>
        <w:t>bertura das franquias democráticas e a participação social no Brasil</w:t>
      </w:r>
      <w:bookmarkEnd w:id="165"/>
    </w:p>
    <w:p w14:paraId="3B01DAF5" w14:textId="77777777" w:rsidR="00804311" w:rsidRPr="00796F1A" w:rsidRDefault="00804311" w:rsidP="00804311"/>
    <w:p w14:paraId="5139C205" w14:textId="4E59458E" w:rsidR="00804311" w:rsidRDefault="00804311" w:rsidP="00804311">
      <w:pPr>
        <w:pStyle w:val="PargrafodaLista"/>
        <w:spacing w:after="0"/>
        <w:ind w:left="0" w:firstLine="851"/>
        <w:rPr>
          <w:rFonts w:cs="Times New Roman"/>
          <w:bCs/>
          <w:szCs w:val="24"/>
        </w:rPr>
      </w:pPr>
      <w:r>
        <w:rPr>
          <w:rFonts w:cs="Times New Roman"/>
          <w:bCs/>
          <w:szCs w:val="24"/>
        </w:rPr>
        <w:t xml:space="preserve">Como observou Rodrigues (2001), existiram dois grandes ciclos de mobilização política no Brasil durante o século XX que influenciaram a mudança institucional de diversas maneiras. Esses ciclos, destaca o autor, estão demarcados pelas diferenças nos móveis da ação dos estratos sociais mobilizados e pelas diferenças nas estruturas de oportunidades e limitações conferidas pelos regimes políticos sob os quais se manifestaram (2001, p. 33). </w:t>
      </w:r>
      <w:r w:rsidRPr="0035579F">
        <w:rPr>
          <w:rFonts w:cs="Times New Roman"/>
          <w:bCs/>
          <w:szCs w:val="24"/>
        </w:rPr>
        <w:t xml:space="preserve">O autor </w:t>
      </w:r>
      <w:r>
        <w:rPr>
          <w:rFonts w:cs="Times New Roman"/>
          <w:bCs/>
          <w:szCs w:val="24"/>
        </w:rPr>
        <w:t>aponta</w:t>
      </w:r>
      <w:r w:rsidRPr="0035579F">
        <w:rPr>
          <w:rFonts w:cs="Times New Roman"/>
          <w:bCs/>
          <w:szCs w:val="24"/>
        </w:rPr>
        <w:t xml:space="preserve"> dois grandes ciclos de mobilização e mudança institucional em nossa história republicana</w:t>
      </w:r>
      <w:r>
        <w:rPr>
          <w:rFonts w:cs="Times New Roman"/>
          <w:bCs/>
          <w:szCs w:val="24"/>
        </w:rPr>
        <w:t>, os quais convencionou a chamar de</w:t>
      </w:r>
      <w:r w:rsidRPr="0035579F">
        <w:rPr>
          <w:rFonts w:cs="Times New Roman"/>
          <w:bCs/>
          <w:szCs w:val="24"/>
        </w:rPr>
        <w:t xml:space="preserve"> </w:t>
      </w:r>
      <w:r w:rsidRPr="005D1FF4">
        <w:rPr>
          <w:rFonts w:cs="Times New Roman"/>
          <w:bCs/>
          <w:i/>
          <w:iCs/>
          <w:szCs w:val="24"/>
        </w:rPr>
        <w:t>ciclo de entrada</w:t>
      </w:r>
      <w:r w:rsidRPr="0035579F">
        <w:rPr>
          <w:rFonts w:cs="Times New Roman"/>
          <w:bCs/>
          <w:szCs w:val="24"/>
        </w:rPr>
        <w:t xml:space="preserve"> e o </w:t>
      </w:r>
      <w:r w:rsidRPr="005D1FF4">
        <w:rPr>
          <w:rFonts w:cs="Times New Roman"/>
          <w:bCs/>
          <w:i/>
          <w:iCs/>
          <w:szCs w:val="24"/>
        </w:rPr>
        <w:t>ciclo de saída</w:t>
      </w:r>
      <w:r w:rsidRPr="005D1FF4">
        <w:rPr>
          <w:rFonts w:cs="Times New Roman"/>
          <w:bCs/>
          <w:szCs w:val="24"/>
        </w:rPr>
        <w:t>.</w:t>
      </w:r>
      <w:r w:rsidRPr="0035579F">
        <w:rPr>
          <w:rFonts w:cs="Times New Roman"/>
          <w:bCs/>
          <w:szCs w:val="24"/>
        </w:rPr>
        <w:t xml:space="preserve"> O ciclo de entrada abrange</w:t>
      </w:r>
      <w:r>
        <w:rPr>
          <w:rFonts w:cs="Times New Roman"/>
          <w:bCs/>
          <w:szCs w:val="24"/>
        </w:rPr>
        <w:t>u</w:t>
      </w:r>
      <w:r w:rsidRPr="0035579F">
        <w:rPr>
          <w:rFonts w:cs="Times New Roman"/>
          <w:bCs/>
          <w:szCs w:val="24"/>
        </w:rPr>
        <w:t xml:space="preserve"> o processo de incorporação das massas urbanas à participação política, desde os anos 30, passando pela ativação populista, até o golpe de 1964</w:t>
      </w:r>
      <w:r>
        <w:rPr>
          <w:rFonts w:cs="Times New Roman"/>
          <w:bCs/>
          <w:szCs w:val="24"/>
        </w:rPr>
        <w:t xml:space="preserve">. </w:t>
      </w:r>
      <w:r w:rsidRPr="0035579F">
        <w:rPr>
          <w:rFonts w:cs="Times New Roman"/>
          <w:bCs/>
          <w:szCs w:val="24"/>
        </w:rPr>
        <w:t xml:space="preserve">Já o ciclo de saída </w:t>
      </w:r>
      <w:r>
        <w:rPr>
          <w:rFonts w:cs="Times New Roman"/>
          <w:bCs/>
          <w:szCs w:val="24"/>
        </w:rPr>
        <w:t>diz respeito</w:t>
      </w:r>
      <w:r w:rsidRPr="0035579F">
        <w:rPr>
          <w:rFonts w:cs="Times New Roman"/>
          <w:bCs/>
          <w:szCs w:val="24"/>
        </w:rPr>
        <w:t xml:space="preserve"> ao "renascimento" da sociedade civil possibilitad</w:t>
      </w:r>
      <w:r>
        <w:rPr>
          <w:rFonts w:cs="Times New Roman"/>
          <w:bCs/>
          <w:szCs w:val="24"/>
        </w:rPr>
        <w:t>o</w:t>
      </w:r>
      <w:r w:rsidRPr="0035579F">
        <w:rPr>
          <w:rFonts w:cs="Times New Roman"/>
          <w:bCs/>
          <w:szCs w:val="24"/>
        </w:rPr>
        <w:t xml:space="preserve"> pela eclosão dos "novos movimentos sociais" no bojo da transição de regime desde a década de </w:t>
      </w:r>
      <w:ins w:id="166" w:author="Christiane Jalles de Paula" w:date="2024-08-10T16:34:00Z" w16du:dateUtc="2024-08-10T19:34:00Z">
        <w:r w:rsidR="00263D09">
          <w:rPr>
            <w:rFonts w:cs="Times New Roman"/>
            <w:bCs/>
            <w:szCs w:val="24"/>
          </w:rPr>
          <w:t>19</w:t>
        </w:r>
      </w:ins>
      <w:r w:rsidRPr="0035579F">
        <w:rPr>
          <w:rFonts w:cs="Times New Roman"/>
          <w:bCs/>
          <w:szCs w:val="24"/>
        </w:rPr>
        <w:t>70</w:t>
      </w:r>
      <w:r>
        <w:rPr>
          <w:rFonts w:cs="Times New Roman"/>
          <w:bCs/>
          <w:szCs w:val="24"/>
        </w:rPr>
        <w:t xml:space="preserve"> e</w:t>
      </w:r>
      <w:r w:rsidRPr="0035579F">
        <w:rPr>
          <w:rFonts w:cs="Times New Roman"/>
          <w:bCs/>
          <w:szCs w:val="24"/>
        </w:rPr>
        <w:t xml:space="preserve"> que chega até a conjuntura da década de 1990</w:t>
      </w:r>
      <w:r>
        <w:rPr>
          <w:rFonts w:cs="Times New Roman"/>
          <w:bCs/>
          <w:szCs w:val="24"/>
        </w:rPr>
        <w:t xml:space="preserve"> (2001, p. 34)</w:t>
      </w:r>
      <w:r w:rsidRPr="0035579F">
        <w:rPr>
          <w:rFonts w:cs="Times New Roman"/>
          <w:bCs/>
          <w:szCs w:val="24"/>
        </w:rPr>
        <w:t>.</w:t>
      </w:r>
      <w:r>
        <w:rPr>
          <w:rFonts w:cs="Times New Roman"/>
          <w:bCs/>
          <w:szCs w:val="24"/>
        </w:rPr>
        <w:t xml:space="preserve"> Para o autor, estes</w:t>
      </w:r>
      <w:r w:rsidRPr="00890332">
        <w:rPr>
          <w:rFonts w:cs="Times New Roman"/>
          <w:bCs/>
          <w:szCs w:val="24"/>
        </w:rPr>
        <w:t xml:space="preserve"> ciclos de mobilização política desempenharam um papel fundamental na configuração das mudanças institucionais no Brasil, influenciando a participação da cidadania mobilizada e a institucionalidade política, desde a entrada no regime autoritário de 1964 até a transição para a democracia e os desafios enfrentados na década de 1990</w:t>
      </w:r>
      <w:r>
        <w:rPr>
          <w:rFonts w:cs="Times New Roman"/>
          <w:bCs/>
          <w:szCs w:val="24"/>
        </w:rPr>
        <w:t>.</w:t>
      </w:r>
    </w:p>
    <w:p w14:paraId="2FD50B91"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De acordo com Rodrigues, as características de cada um desses ciclos são marcadas por alguns fatores. No ciclo de entrada, </w:t>
      </w:r>
      <w:r w:rsidRPr="00B47457">
        <w:rPr>
          <w:rFonts w:cs="Times New Roman"/>
          <w:bCs/>
          <w:szCs w:val="24"/>
        </w:rPr>
        <w:t>a mobilização</w:t>
      </w:r>
      <w:r>
        <w:rPr>
          <w:rFonts w:cs="Times New Roman"/>
          <w:bCs/>
          <w:szCs w:val="24"/>
        </w:rPr>
        <w:t xml:space="preserve"> foi h</w:t>
      </w:r>
      <w:r w:rsidRPr="00B47457">
        <w:rPr>
          <w:rFonts w:cs="Times New Roman"/>
          <w:bCs/>
          <w:szCs w:val="24"/>
        </w:rPr>
        <w:t>eterônom</w:t>
      </w:r>
      <w:r>
        <w:rPr>
          <w:rFonts w:cs="Times New Roman"/>
          <w:bCs/>
          <w:szCs w:val="24"/>
        </w:rPr>
        <w:t>a</w:t>
      </w:r>
      <w:r w:rsidRPr="00B47457">
        <w:rPr>
          <w:rFonts w:cs="Times New Roman"/>
          <w:bCs/>
          <w:szCs w:val="24"/>
        </w:rPr>
        <w:t xml:space="preserve">, </w:t>
      </w:r>
      <w:r>
        <w:rPr>
          <w:rFonts w:cs="Times New Roman"/>
          <w:bCs/>
          <w:szCs w:val="24"/>
        </w:rPr>
        <w:t>pois</w:t>
      </w:r>
      <w:r w:rsidRPr="00B47457">
        <w:rPr>
          <w:rFonts w:cs="Times New Roman"/>
          <w:bCs/>
          <w:szCs w:val="24"/>
        </w:rPr>
        <w:t xml:space="preserve"> o processo de mobilização</w:t>
      </w:r>
      <w:r>
        <w:rPr>
          <w:rFonts w:cs="Times New Roman"/>
          <w:bCs/>
          <w:szCs w:val="24"/>
        </w:rPr>
        <w:t xml:space="preserve">, </w:t>
      </w:r>
      <w:r w:rsidRPr="00B47457">
        <w:rPr>
          <w:rFonts w:cs="Times New Roman"/>
          <w:bCs/>
          <w:szCs w:val="24"/>
        </w:rPr>
        <w:t>do ponto de vista dos móveis da ação política dos atores mobilizados</w:t>
      </w:r>
      <w:r>
        <w:rPr>
          <w:rFonts w:cs="Times New Roman"/>
          <w:bCs/>
          <w:szCs w:val="24"/>
        </w:rPr>
        <w:t xml:space="preserve">, ocorreu </w:t>
      </w:r>
      <w:r w:rsidRPr="008B5D00">
        <w:rPr>
          <w:rFonts w:cs="Times New Roman"/>
          <w:bCs/>
          <w:szCs w:val="24"/>
        </w:rPr>
        <w:t>durante a incorporação desses novos atores urbanos, por via da prática populista e do corporativismo de Estado</w:t>
      </w:r>
      <w:r>
        <w:rPr>
          <w:rFonts w:cs="Times New Roman"/>
          <w:bCs/>
          <w:szCs w:val="24"/>
        </w:rPr>
        <w:t>. Sua</w:t>
      </w:r>
      <w:r w:rsidRPr="00B47457">
        <w:rPr>
          <w:rFonts w:cs="Times New Roman"/>
          <w:bCs/>
          <w:szCs w:val="24"/>
        </w:rPr>
        <w:t xml:space="preserve"> </w:t>
      </w:r>
      <w:r>
        <w:rPr>
          <w:rFonts w:cs="Times New Roman"/>
          <w:bCs/>
          <w:szCs w:val="24"/>
        </w:rPr>
        <w:t>r</w:t>
      </w:r>
      <w:r w:rsidRPr="00B47457">
        <w:rPr>
          <w:rFonts w:cs="Times New Roman"/>
          <w:bCs/>
          <w:szCs w:val="24"/>
        </w:rPr>
        <w:t>esultante institucional</w:t>
      </w:r>
      <w:r>
        <w:rPr>
          <w:rFonts w:cs="Times New Roman"/>
          <w:bCs/>
          <w:szCs w:val="24"/>
        </w:rPr>
        <w:t xml:space="preserve"> se deu em um processo em que houve </w:t>
      </w:r>
      <w:r w:rsidRPr="00B47457">
        <w:rPr>
          <w:rFonts w:cs="Times New Roman"/>
          <w:bCs/>
          <w:szCs w:val="24"/>
        </w:rPr>
        <w:t>a reciclagem das tecnologias estatais de contenção, e não uma reforma que institucionalizasse uma competição política ampliada</w:t>
      </w:r>
      <w:r>
        <w:rPr>
          <w:rFonts w:cs="Times New Roman"/>
          <w:bCs/>
          <w:szCs w:val="24"/>
        </w:rPr>
        <w:t xml:space="preserve"> (Rodrigues, 2001, p. 34). Por sua vez, o ciclo e saída foi caracterizado</w:t>
      </w:r>
      <w:r w:rsidRPr="009D5E48">
        <w:rPr>
          <w:rFonts w:cs="Times New Roman"/>
          <w:bCs/>
          <w:szCs w:val="24"/>
        </w:rPr>
        <w:t xml:space="preserve"> </w:t>
      </w:r>
      <w:r>
        <w:rPr>
          <w:rFonts w:cs="Times New Roman"/>
          <w:bCs/>
          <w:szCs w:val="24"/>
        </w:rPr>
        <w:t>pel</w:t>
      </w:r>
      <w:r w:rsidRPr="009D5E48">
        <w:rPr>
          <w:rFonts w:cs="Times New Roman"/>
          <w:bCs/>
          <w:szCs w:val="24"/>
        </w:rPr>
        <w:t>a mobilização</w:t>
      </w:r>
      <w:r>
        <w:rPr>
          <w:rFonts w:cs="Times New Roman"/>
          <w:bCs/>
          <w:szCs w:val="24"/>
        </w:rPr>
        <w:t xml:space="preserve"> de forma a</w:t>
      </w:r>
      <w:r w:rsidRPr="009D5E48">
        <w:rPr>
          <w:rFonts w:cs="Times New Roman"/>
          <w:bCs/>
          <w:szCs w:val="24"/>
        </w:rPr>
        <w:t>utônoma</w:t>
      </w:r>
      <w:r>
        <w:rPr>
          <w:rFonts w:cs="Times New Roman"/>
          <w:bCs/>
          <w:szCs w:val="24"/>
        </w:rPr>
        <w:t>.</w:t>
      </w:r>
      <w:r w:rsidRPr="009D5E48">
        <w:rPr>
          <w:rFonts w:cs="Times New Roman"/>
          <w:bCs/>
          <w:szCs w:val="24"/>
        </w:rPr>
        <w:t xml:space="preserve"> </w:t>
      </w:r>
      <w:r>
        <w:rPr>
          <w:rFonts w:cs="Times New Roman"/>
          <w:bCs/>
          <w:szCs w:val="24"/>
        </w:rPr>
        <w:t xml:space="preserve">Neste ciclo houve </w:t>
      </w:r>
      <w:r w:rsidRPr="009D5E48">
        <w:rPr>
          <w:rFonts w:cs="Times New Roman"/>
          <w:bCs/>
          <w:szCs w:val="24"/>
        </w:rPr>
        <w:t>uma ativação política dos setores sociais organizados.</w:t>
      </w:r>
      <w:r>
        <w:rPr>
          <w:rFonts w:cs="Times New Roman"/>
          <w:bCs/>
          <w:szCs w:val="24"/>
        </w:rPr>
        <w:t xml:space="preserve"> Sua resultante </w:t>
      </w:r>
      <w:r w:rsidRPr="009D5E48">
        <w:rPr>
          <w:rFonts w:cs="Times New Roman"/>
          <w:bCs/>
          <w:szCs w:val="24"/>
        </w:rPr>
        <w:t>institucional</w:t>
      </w:r>
      <w:r>
        <w:rPr>
          <w:rFonts w:cs="Times New Roman"/>
          <w:bCs/>
          <w:szCs w:val="24"/>
        </w:rPr>
        <w:t xml:space="preserve"> foi a</w:t>
      </w:r>
      <w:r w:rsidRPr="009D5E48">
        <w:rPr>
          <w:rFonts w:cs="Times New Roman"/>
          <w:bCs/>
          <w:szCs w:val="24"/>
        </w:rPr>
        <w:t xml:space="preserve"> </w:t>
      </w:r>
      <w:r>
        <w:rPr>
          <w:rFonts w:cs="Times New Roman"/>
          <w:bCs/>
          <w:szCs w:val="24"/>
        </w:rPr>
        <w:t>l</w:t>
      </w:r>
      <w:r w:rsidRPr="009D5E48">
        <w:rPr>
          <w:rFonts w:cs="Times New Roman"/>
          <w:bCs/>
          <w:szCs w:val="24"/>
        </w:rPr>
        <w:t xml:space="preserve">iberalização, </w:t>
      </w:r>
      <w:r>
        <w:rPr>
          <w:rFonts w:cs="Times New Roman"/>
          <w:bCs/>
          <w:szCs w:val="24"/>
        </w:rPr>
        <w:t xml:space="preserve">onde </w:t>
      </w:r>
      <w:r w:rsidRPr="009D5E48">
        <w:rPr>
          <w:rFonts w:cs="Times New Roman"/>
          <w:bCs/>
          <w:szCs w:val="24"/>
        </w:rPr>
        <w:t>os resultados institucionais d</w:t>
      </w:r>
      <w:r>
        <w:rPr>
          <w:rFonts w:cs="Times New Roman"/>
          <w:bCs/>
          <w:szCs w:val="24"/>
        </w:rPr>
        <w:t xml:space="preserve">este mesmo ciclo </w:t>
      </w:r>
      <w:r w:rsidRPr="009D5E48">
        <w:rPr>
          <w:rFonts w:cs="Times New Roman"/>
          <w:bCs/>
          <w:szCs w:val="24"/>
        </w:rPr>
        <w:t>materializaram-se nas conquistas democráticas paulatinamente obtidas durante a transição, a partir de 1974, estendendo-se ao processo constituinte de 1987-88</w:t>
      </w:r>
      <w:r>
        <w:rPr>
          <w:rFonts w:cs="Times New Roman"/>
          <w:bCs/>
          <w:szCs w:val="24"/>
        </w:rPr>
        <w:t>.</w:t>
      </w:r>
    </w:p>
    <w:p w14:paraId="1B2973AC"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Para Rodrigues, essa nova ordem institucional da participação da cidadania mobilizada e da institucionalidade política foi impactada pela tensão institucional decorrentes do período da transição e a crise da participação política na década de 1990. De acordo com o autor, ainda </w:t>
      </w:r>
      <w:r>
        <w:rPr>
          <w:rFonts w:cs="Times New Roman"/>
          <w:bCs/>
          <w:szCs w:val="24"/>
        </w:rPr>
        <w:lastRenderedPageBreak/>
        <w:t xml:space="preserve">que a </w:t>
      </w:r>
      <w:r w:rsidRPr="005F0442">
        <w:rPr>
          <w:rFonts w:cs="Times New Roman"/>
          <w:bCs/>
          <w:szCs w:val="24"/>
        </w:rPr>
        <w:t>década de 1990 fo</w:t>
      </w:r>
      <w:r>
        <w:rPr>
          <w:rFonts w:cs="Times New Roman"/>
          <w:bCs/>
          <w:szCs w:val="24"/>
        </w:rPr>
        <w:t>sse</w:t>
      </w:r>
      <w:r w:rsidRPr="005F0442">
        <w:rPr>
          <w:rFonts w:cs="Times New Roman"/>
          <w:bCs/>
          <w:szCs w:val="24"/>
        </w:rPr>
        <w:t xml:space="preserve"> marcada por uma série de mudanças políticas, econômicas e sociais, incluindo a consolidação da democracia, a abertura econômica, a globalização e a emergência de novos movimentos sociais</w:t>
      </w:r>
      <w:r>
        <w:rPr>
          <w:rFonts w:cs="Times New Roman"/>
          <w:bCs/>
          <w:szCs w:val="24"/>
        </w:rPr>
        <w:t xml:space="preserve">, </w:t>
      </w:r>
      <w:r w:rsidRPr="005F0442">
        <w:rPr>
          <w:rFonts w:cs="Times New Roman"/>
          <w:bCs/>
          <w:szCs w:val="24"/>
        </w:rPr>
        <w:t>essas mudanças também geraram tensões e desafios para a participação da cidadania mobilizada e a institucionalidade política. Por um lado, a nova ordem institucional estabelecida pela Constituição de 1988 ampliou os canais de participação política e fortaleceu a sociedade civil. Por outro lado, a crise de participação política, caracterizada pela descrença na política e pelos baixos índices de participação eleitoral, bloqueou a completude do ciclo de mobilização e mudança institucional</w:t>
      </w:r>
      <w:r>
        <w:rPr>
          <w:rFonts w:cs="Times New Roman"/>
          <w:bCs/>
          <w:szCs w:val="24"/>
        </w:rPr>
        <w:t xml:space="preserve"> (Rodrigues, 2001, p. 40).</w:t>
      </w:r>
    </w:p>
    <w:p w14:paraId="20475797"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De acordo com Sallum Jr. (2015, p.26), em 1985, durante o período Sarney, deu-se início a um processo de instituição de um conjunto de leis que passariam a favorecer a democracia. Isso promoveu um arranjo político no qual vários segmentos sociais puderam lutar por seus interesses e ideias com grande liberdade. Para o autor, na década de 1970, houve um vigoroso processo de </w:t>
      </w:r>
      <w:r w:rsidRPr="00807BEF">
        <w:rPr>
          <w:rFonts w:cs="Times New Roman"/>
          <w:bCs/>
          <w:i/>
          <w:iCs/>
          <w:szCs w:val="24"/>
        </w:rPr>
        <w:t>liberalização política</w:t>
      </w:r>
      <w:r>
        <w:rPr>
          <w:rFonts w:cs="Times New Roman"/>
          <w:bCs/>
          <w:szCs w:val="24"/>
        </w:rPr>
        <w:t>, cujos limites que haviam sido fixados no governo Ernesto Geisel em 1973-74, o qual tinha pretensões de um regime de democracia restrita para conter as demandas das classes médias e populares. Essas passaram a ser veiculadas por vários tipos de atores coletivos e, principalmente, pelo partido que cumpria as funções de oposição política aos governos militares, o MDB. Nesse contexto, coadunaram-se outros três processos importantes: o aparecimento de classes populares urbanas autônomas, novas associações civis e o novo sindicalismo. Os efeitos dessa dinâmica possibilitaram a mobilização ampla das classes médias e das massas populares pelos partidos de oposição a favor das Diretas Já, fortalecendo, social e politicamente, a ideia de que não havia democracia sem a participação popular e de que não haveria participação popular sem a liberdade plena de associação para manifestar demandas coletivas (Sallum Jr, 2015, p. 23).</w:t>
      </w:r>
    </w:p>
    <w:p w14:paraId="6BF807FB" w14:textId="77777777" w:rsidR="00804311" w:rsidRPr="00713110" w:rsidRDefault="00804311" w:rsidP="00804311">
      <w:pPr>
        <w:pStyle w:val="PargrafodaLista"/>
        <w:spacing w:after="0"/>
        <w:ind w:left="0" w:firstLine="851"/>
        <w:rPr>
          <w:rFonts w:cs="Times New Roman"/>
          <w:bCs/>
          <w:szCs w:val="24"/>
        </w:rPr>
      </w:pPr>
      <w:r>
        <w:rPr>
          <w:rFonts w:cs="Times New Roman"/>
          <w:bCs/>
          <w:szCs w:val="24"/>
        </w:rPr>
        <w:t>Esse contexto abriria uma janela de oportunidades em disputa no decorrer do processo constituinte até as eleições 1989. Nesse ínterim, as dinâmicas de disputa social e política seriam orientadas na esfera pública pelas seguintes situações: a) de um lado, o processo de participação social e a configuração de mecanismos de participação política na constituição de 1988; b) de outro, os elementos das disputas político-sociais em torno das orientações e narrativas na esfera pública.</w:t>
      </w:r>
    </w:p>
    <w:p w14:paraId="25571701" w14:textId="77777777" w:rsidR="00804311" w:rsidRDefault="00804311" w:rsidP="00804311">
      <w:pPr>
        <w:pStyle w:val="PargrafodaLista"/>
        <w:spacing w:after="0"/>
        <w:ind w:left="0" w:firstLine="851"/>
        <w:rPr>
          <w:rFonts w:cs="Times New Roman"/>
          <w:bCs/>
          <w:szCs w:val="24"/>
        </w:rPr>
      </w:pPr>
      <w:r w:rsidRPr="78201CAA">
        <w:rPr>
          <w:rFonts w:cs="Times New Roman"/>
        </w:rPr>
        <w:t xml:space="preserve">De certa maneira, a constatação, um tanto quanto pessimista de Rodrigues, sobre os baixos índices de participação eleitoral tem certo respaldo na forma de enxergar o processo </w:t>
      </w:r>
      <w:r w:rsidRPr="78201CAA">
        <w:rPr>
          <w:rFonts w:cs="Times New Roman"/>
        </w:rPr>
        <w:lastRenderedPageBreak/>
        <w:t>democrático no Brasil, e aqui evocamos uma tradição sobre este fenômeno para poder falar das “versões pessimistas”</w:t>
      </w:r>
      <w:r w:rsidRPr="78201CAA">
        <w:rPr>
          <w:rStyle w:val="Refdenotaderodap"/>
          <w:rFonts w:cs="Times New Roman"/>
        </w:rPr>
        <w:footnoteReference w:id="30"/>
      </w:r>
      <w:r w:rsidRPr="78201CAA">
        <w:rPr>
          <w:rFonts w:cs="Times New Roman"/>
        </w:rPr>
        <w:t xml:space="preserve"> a respeito do nosso processo histórico de democratização.</w:t>
      </w:r>
    </w:p>
    <w:p w14:paraId="191A4DB8" w14:textId="77777777" w:rsidR="00804311" w:rsidRDefault="00804311" w:rsidP="00804311">
      <w:pPr>
        <w:pStyle w:val="PargrafodaLista"/>
        <w:spacing w:after="0"/>
        <w:ind w:left="0" w:firstLine="851"/>
        <w:rPr>
          <w:rFonts w:cs="Times New Roman"/>
          <w:bCs/>
          <w:szCs w:val="24"/>
        </w:rPr>
      </w:pPr>
      <w:r>
        <w:rPr>
          <w:rFonts w:cs="Times New Roman"/>
          <w:bCs/>
          <w:szCs w:val="24"/>
        </w:rPr>
        <w:t>Com efeito, é preciso atentar para o fato de que as tensões decorrentes da relação entre institucionalidade e sociedade civil foi um ponto importante na configuração de oportunidades políticas para os momentos aqui destacados. Primeiramente, pelo fato de que a abertura das franquias democráticas, como aponta Sallum Jr. (2015), foi um catalisador da organização dos setores sociais na luta pelos direitos que começa lá na Campanha das Diretas Já e que reverbera, sobretudo no Fora Collor e em junho de 2013. Em segundo lugar, a abertura das franquias democráticas não operou somente do ponto de vista da entrada de novos atores da sociedade civil organizada na cena política. Dispositivos incorporados ao texto constitucional passaram a configurar formas de expansão dessas franquias no que tange à abertura de outras oportunidades políticas. A Emenda Constitucional nº 25 de 1985 que concedia o direito de voto aos analfabetos na sociedade brasileira foi um desses dispositivos, embora os considerassem inelegíveis para cargos públicos.</w:t>
      </w:r>
    </w:p>
    <w:p w14:paraId="212442D8" w14:textId="77777777" w:rsidR="00804311" w:rsidRPr="005567AE" w:rsidRDefault="00804311" w:rsidP="00804311">
      <w:pPr>
        <w:pStyle w:val="PargrafodaLista"/>
        <w:spacing w:before="240" w:after="0"/>
        <w:ind w:left="0" w:firstLine="851"/>
        <w:rPr>
          <w:rFonts w:cs="Times New Roman"/>
          <w:bCs/>
          <w:szCs w:val="24"/>
        </w:rPr>
      </w:pPr>
      <w:r w:rsidRPr="78201CAA">
        <w:rPr>
          <w:rFonts w:cs="Times New Roman"/>
        </w:rPr>
        <w:t xml:space="preserve">Adiante, a Constituição de 1988 confirmaria o direito de sufrágio para os analfabetos, mas com a facultatividade tanto do alistamento quanto do sufrágio destes </w:t>
      </w:r>
      <w:commentRangeStart w:id="167"/>
      <w:r w:rsidRPr="78201CAA">
        <w:rPr>
          <w:rFonts w:cs="Times New Roman"/>
        </w:rPr>
        <w:t>(NICOLAU, 2002, p. 263).</w:t>
      </w:r>
      <w:commentRangeEnd w:id="167"/>
      <w:r>
        <w:rPr>
          <w:rStyle w:val="Refdecomentrio"/>
        </w:rPr>
        <w:commentReference w:id="167"/>
      </w:r>
      <w:r w:rsidRPr="78201CAA">
        <w:rPr>
          <w:rFonts w:cs="Times New Roman"/>
        </w:rPr>
        <w:t xml:space="preserve"> Esse processo engendraria, posteriormente, o contexto conjuntural no qual se produziria as eleições de 1989 a partir de um “caráter de massa” (Rodrigues, 2000, p. 31). Neste processo as disputas ganhariam, também, elementos discursivos importantes para compreender o Fora Collor. Aqui, a narrativa articulada pelos manifestantes sobre a ética na política se fez presente, sobretudo, relacionando-se à construção do processo político, ainda nas eleições de 1989, a partir de um sentimento difuso na sociedade que enxergava naquela eleição a possibilidade de diminuir os efeitos do clientelismo na política. Essa narrativa voltaria a estar presente nas manifestações do Fora Collor a partir de uma </w:t>
      </w:r>
      <w:r w:rsidRPr="78201CAA">
        <w:rPr>
          <w:rFonts w:cs="Times New Roman"/>
          <w:i/>
          <w:iCs/>
        </w:rPr>
        <w:t xml:space="preserve">estética da </w:t>
      </w:r>
      <w:proofErr w:type="spellStart"/>
      <w:r w:rsidRPr="78201CAA">
        <w:rPr>
          <w:rFonts w:cs="Times New Roman"/>
          <w:i/>
          <w:iCs/>
        </w:rPr>
        <w:t>mostrabilidade</w:t>
      </w:r>
      <w:proofErr w:type="spellEnd"/>
      <w:r w:rsidRPr="78201CAA">
        <w:rPr>
          <w:rStyle w:val="Refdenotaderodap"/>
          <w:rFonts w:cs="Times New Roman"/>
          <w:i/>
          <w:iCs/>
        </w:rPr>
        <w:footnoteReference w:id="31"/>
      </w:r>
      <w:r w:rsidRPr="78201CAA">
        <w:rPr>
          <w:rFonts w:cs="Times New Roman"/>
        </w:rPr>
        <w:t>.</w:t>
      </w:r>
    </w:p>
    <w:p w14:paraId="07251863" w14:textId="77777777" w:rsidR="00804311" w:rsidRDefault="00804311" w:rsidP="00804311">
      <w:pPr>
        <w:pStyle w:val="PargrafodaLista"/>
        <w:spacing w:after="0"/>
        <w:ind w:left="0" w:firstLine="851"/>
        <w:rPr>
          <w:rFonts w:cs="Times New Roman"/>
          <w:bCs/>
          <w:szCs w:val="24"/>
        </w:rPr>
      </w:pPr>
      <w:r>
        <w:rPr>
          <w:rFonts w:cs="Times New Roman"/>
          <w:bCs/>
          <w:szCs w:val="24"/>
        </w:rPr>
        <w:lastRenderedPageBreak/>
        <w:t xml:space="preserve">No entanto, a Constituição de 1988 ao abrir as franquias democráticas, criou uma estrutura de oportunidades políticas a partir da participação social. Leonardo </w:t>
      </w:r>
      <w:proofErr w:type="spellStart"/>
      <w:r>
        <w:rPr>
          <w:rFonts w:cs="Times New Roman"/>
          <w:bCs/>
          <w:szCs w:val="24"/>
        </w:rPr>
        <w:t>Avritzer</w:t>
      </w:r>
      <w:proofErr w:type="spellEnd"/>
      <w:r>
        <w:rPr>
          <w:rFonts w:cs="Times New Roman"/>
          <w:bCs/>
          <w:szCs w:val="24"/>
        </w:rPr>
        <w:t xml:space="preserve"> (2016, p. 49), ao tratar sobre a segmentação da participação social no Brasil (1990-2013), identificou três componentes importantes da participação social neste período. Ainda no processo constituinte, a elaboração de emendas populares recebeu uma ampla mobilização de movimentos sociais desencadeando uma campanha visando obter assinaturas para as muitas propostas ligadas às políticas públicas. Esse seria o primeiro componente na construção de oportunidades políticas que, ainda no período Collor se fez presente sobretudo em relação às críticas dirigidas ao governo referentes às questões da crise econômica e seus impactos nas políticas públicas. Neste contexto, a participação de importantes movimentos e atores da sociedade civil à época possibilitou a criação de instituições participativas nas áreas de saúde, planejamento urbano, meio ambiente e assistência, entre outras. Esse conjunto de oportunidades configurou uma estrutura de mobilização que se fez presente na campanha pela Ética na Política com suas respectivas narrativas nas manifestações do Fora Collor.</w:t>
      </w:r>
    </w:p>
    <w:p w14:paraId="35253F1E" w14:textId="15768A51" w:rsidR="00804311" w:rsidRDefault="00804311" w:rsidP="00804311">
      <w:pPr>
        <w:pStyle w:val="PargrafodaLista"/>
        <w:spacing w:after="0"/>
        <w:ind w:left="0" w:firstLine="851"/>
        <w:rPr>
          <w:rFonts w:cs="Times New Roman"/>
          <w:bCs/>
          <w:szCs w:val="24"/>
        </w:rPr>
      </w:pPr>
      <w:r w:rsidRPr="78201CAA">
        <w:rPr>
          <w:rFonts w:cs="Times New Roman"/>
        </w:rPr>
        <w:t>O segundo componente o autor advoga a favor da sinergia desenvolvida pelo Partido dos Trabalhadores em suas vitórias eleitorais a nível local nos anos 1990, cuja atuação desencadeou um envolvimento popular intenso, sobretudo a respeito da criação do Orçamento Participativo (OP) em suas gestões que, até o ano de 2008, contava com pelo menos 201 cidades que tinham algum tipo de OP (</w:t>
      </w:r>
      <w:proofErr w:type="spellStart"/>
      <w:r w:rsidRPr="78201CAA">
        <w:rPr>
          <w:rFonts w:cs="Times New Roman"/>
        </w:rPr>
        <w:t>Avritzer</w:t>
      </w:r>
      <w:proofErr w:type="spellEnd"/>
      <w:r w:rsidRPr="78201CAA">
        <w:rPr>
          <w:rFonts w:cs="Times New Roman"/>
        </w:rPr>
        <w:t xml:space="preserve">, 2016, p. 50). Por conseguinte, fruto das políticas adotadas pelo próprio PT no seio do desenvolvimento de mecanismos de participação da sociedade civil nas questões públicas a nível nacional, o terceiro componente, como advoga </w:t>
      </w:r>
      <w:proofErr w:type="spellStart"/>
      <w:r w:rsidRPr="78201CAA">
        <w:rPr>
          <w:rFonts w:cs="Times New Roman"/>
        </w:rPr>
        <w:t>Avritzer</w:t>
      </w:r>
      <w:proofErr w:type="spellEnd"/>
      <w:r w:rsidRPr="78201CAA">
        <w:rPr>
          <w:rFonts w:cs="Times New Roman"/>
        </w:rPr>
        <w:t xml:space="preserve">, viria </w:t>
      </w:r>
      <w:del w:id="168" w:author="Christiane Jalles de Paula" w:date="2024-08-10T16:36:00Z" w16du:dateUtc="2024-08-10T19:36:00Z">
        <w:r w:rsidRPr="78201CAA" w:rsidDel="00127A3D">
          <w:rPr>
            <w:rFonts w:cs="Times New Roman"/>
          </w:rPr>
          <w:delText xml:space="preserve">   </w:delText>
        </w:r>
      </w:del>
      <w:r w:rsidRPr="78201CAA">
        <w:rPr>
          <w:rFonts w:cs="Times New Roman"/>
        </w:rPr>
        <w:t>também da adoção de uma orientação genericamente participativa que implicou na expansão dos conselhos nacionais, fóruns e conferências nacionais</w:t>
      </w:r>
      <w:r w:rsidRPr="78201CAA">
        <w:rPr>
          <w:rStyle w:val="Refdenotaderodap"/>
          <w:rFonts w:cs="Times New Roman"/>
        </w:rPr>
        <w:footnoteReference w:id="32"/>
      </w:r>
      <w:r w:rsidRPr="78201CAA">
        <w:rPr>
          <w:rFonts w:cs="Times New Roman"/>
        </w:rPr>
        <w:t xml:space="preserve">. </w:t>
      </w:r>
      <w:del w:id="169" w:author="Christiane Jalles de Paula" w:date="2024-08-10T16:36:00Z" w16du:dateUtc="2024-08-10T19:36:00Z">
        <w:r w:rsidRPr="78201CAA" w:rsidDel="00127A3D">
          <w:rPr>
            <w:rFonts w:cs="Times New Roman"/>
          </w:rPr>
          <w:delText>Esse</w:delText>
        </w:r>
      </w:del>
    </w:p>
    <w:p w14:paraId="70F341BB"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No entanto, como o próprio autor argumenta, a incorporação da participação na tentativa de construir políticas de Estado durante os governos do PT gerou limites no que tange a sua segmentação. Isto é, referente a um conjunto de setores que não foram completamente incluídos na participação ou que passaram a ter agendas paralelas aos processos participativos. Neste período, algumas áreas do governo federal, especialmente àquelas ligadas às políticas sociais, tornaram-se fortemente participativas, mas com grandes diferenciações internas </w:t>
      </w:r>
      <w:r>
        <w:rPr>
          <w:rFonts w:cs="Times New Roman"/>
          <w:bCs/>
          <w:szCs w:val="24"/>
        </w:rPr>
        <w:lastRenderedPageBreak/>
        <w:t>(</w:t>
      </w:r>
      <w:proofErr w:type="spellStart"/>
      <w:r>
        <w:rPr>
          <w:rFonts w:cs="Times New Roman"/>
          <w:bCs/>
          <w:szCs w:val="24"/>
        </w:rPr>
        <w:t>Avritzer</w:t>
      </w:r>
      <w:proofErr w:type="spellEnd"/>
      <w:r>
        <w:rPr>
          <w:rFonts w:cs="Times New Roman"/>
          <w:bCs/>
          <w:szCs w:val="24"/>
        </w:rPr>
        <w:t xml:space="preserve"> 2016, p. 59). De fato, uma parte relevante de movimentos sociais ligados às políticas sociais marcaram presença nas políticas participativas, sobretudo os movimentos e lideranças que tiveram presentes na construção das mobilizações em torno da constituinte, nas campanhas pelo Sistema Único de Saúde (SUS), como também nas mobilizações contra o governo de Collor. Entretanto, os limites dessa participação possibilitaram o surgimento de uma janela de oportunidades para a reivindicação de setores externos aos programas de políticas públicas nacionais.</w:t>
      </w:r>
    </w:p>
    <w:p w14:paraId="3F2D88FC" w14:textId="74975DED" w:rsidR="00804311" w:rsidRDefault="00804311" w:rsidP="00804311">
      <w:pPr>
        <w:pStyle w:val="PargrafodaLista"/>
        <w:spacing w:after="0"/>
        <w:ind w:left="0" w:firstLine="851"/>
        <w:rPr>
          <w:rFonts w:cs="Times New Roman"/>
          <w:bCs/>
          <w:szCs w:val="24"/>
        </w:rPr>
      </w:pPr>
      <w:del w:id="170" w:author="Christiane Jalles de Paula" w:date="2024-08-10T16:39:00Z" w16du:dateUtc="2024-08-10T19:39:00Z">
        <w:r w:rsidDel="005C43CD">
          <w:rPr>
            <w:rFonts w:cs="Times New Roman"/>
            <w:bCs/>
            <w:szCs w:val="24"/>
          </w:rPr>
          <w:delText>Com efeito</w:delText>
        </w:r>
      </w:del>
      <w:ins w:id="171" w:author="Christiane Jalles de Paula" w:date="2024-08-10T16:39:00Z" w16du:dateUtc="2024-08-10T19:39:00Z">
        <w:r w:rsidR="005C43CD">
          <w:rPr>
            <w:rFonts w:cs="Times New Roman"/>
            <w:bCs/>
            <w:szCs w:val="24"/>
          </w:rPr>
          <w:t>Consequentemente</w:t>
        </w:r>
      </w:ins>
      <w:r>
        <w:rPr>
          <w:rFonts w:cs="Times New Roman"/>
          <w:bCs/>
          <w:szCs w:val="24"/>
        </w:rPr>
        <w:t xml:space="preserve">, viria a ocorrer uma mudança nas áreas temáticas nas quais aconteciam a participação. Essa </w:t>
      </w:r>
      <w:del w:id="172" w:author="Christiane Jalles de Paula" w:date="2024-08-10T16:38:00Z" w16du:dateUtc="2024-08-10T19:38:00Z">
        <w:r w:rsidDel="005C43CD">
          <w:rPr>
            <w:rFonts w:cs="Times New Roman"/>
            <w:bCs/>
            <w:szCs w:val="24"/>
          </w:rPr>
          <w:delText>mudança</w:delText>
        </w:r>
      </w:del>
      <w:ins w:id="173" w:author="Christiane Jalles de Paula" w:date="2024-08-10T16:38:00Z" w16du:dateUtc="2024-08-10T19:38:00Z">
        <w:r w:rsidR="005C43CD">
          <w:rPr>
            <w:rFonts w:cs="Times New Roman"/>
            <w:bCs/>
            <w:szCs w:val="24"/>
          </w:rPr>
          <w:t>alteração</w:t>
        </w:r>
      </w:ins>
      <w:r>
        <w:rPr>
          <w:rFonts w:cs="Times New Roman"/>
          <w:bCs/>
          <w:szCs w:val="24"/>
        </w:rPr>
        <w:t xml:space="preserve"> apontava para os limites da continuação da participação nos moldes do período pós-Constituição de 1988 com um declínio das áreas clássicas de participação em favor de novas áreas, tais como direitos humanos, cultura e políticas públicas. Dentro dessa janela, formariam os principais coletivos e movimentos sociais que construíram a estrutura de mobilização durante junho de 2013. Neste sentido, quando olhamos para junho de 2013 podemos observar uma estrutura de oportunidades políticas que extrapola o âmbito da participação, com demandas que viriam compor um quadro de mobilização em torno de temas relacionados principalmente às pautas dos direitos humanos, à questão da mulher e, sobretudo, aos problemas de infraestrutura relacionados à vida nas cidades.</w:t>
      </w:r>
    </w:p>
    <w:p w14:paraId="50ED14AC" w14:textId="29CC3BDF" w:rsidR="00804311" w:rsidRDefault="00804311" w:rsidP="00804311">
      <w:pPr>
        <w:pStyle w:val="PargrafodaLista"/>
        <w:spacing w:after="0"/>
        <w:ind w:left="0" w:firstLine="851"/>
        <w:rPr>
          <w:rFonts w:cs="Times New Roman"/>
          <w:bCs/>
          <w:szCs w:val="24"/>
        </w:rPr>
      </w:pPr>
      <w:r>
        <w:rPr>
          <w:rFonts w:cs="Times New Roman"/>
          <w:bCs/>
          <w:szCs w:val="24"/>
        </w:rPr>
        <w:t xml:space="preserve">Com efeito, não podemos dizer que houvera uma crise da participação política. O que se observou no momento de junho de 2013 foi um deslocamento dos temas da participação e a dificuldade de encontrar uma resposta institucional concreta. Ainda que as políticas de fomento à participação fossem uma questão chave durante os governos do PT, o que observamos foi um deslocamento dos temas referentes a essa participação em instância institucional. Neste sentido, a </w:t>
      </w:r>
      <w:del w:id="174" w:author="Christiane Jalles de Paula" w:date="2024-08-10T16:38:00Z" w16du:dateUtc="2024-08-10T19:38:00Z">
        <w:r w:rsidDel="005C43CD">
          <w:rPr>
            <w:rFonts w:cs="Times New Roman"/>
            <w:bCs/>
            <w:szCs w:val="24"/>
          </w:rPr>
          <w:delText xml:space="preserve">constituição </w:delText>
        </w:r>
      </w:del>
      <w:ins w:id="175" w:author="Christiane Jalles de Paula" w:date="2024-08-10T16:38:00Z" w16du:dateUtc="2024-08-10T19:38:00Z">
        <w:r w:rsidR="005C43CD">
          <w:rPr>
            <w:rFonts w:cs="Times New Roman"/>
            <w:bCs/>
            <w:szCs w:val="24"/>
          </w:rPr>
          <w:t>C</w:t>
        </w:r>
        <w:r w:rsidR="005C43CD">
          <w:rPr>
            <w:rFonts w:cs="Times New Roman"/>
            <w:bCs/>
            <w:szCs w:val="24"/>
          </w:rPr>
          <w:t xml:space="preserve">onstituição </w:t>
        </w:r>
      </w:ins>
      <w:r>
        <w:rPr>
          <w:rFonts w:cs="Times New Roman"/>
          <w:bCs/>
          <w:szCs w:val="24"/>
        </w:rPr>
        <w:t>de 1988 forneceu elementos importantes para a construção de uma estrutura de oportunidades políticas que chega em 2013 com um dilema a ser resolvido: aprofundar as formas de participação via inclusão da participação, ou dar respostas institucionais sobre a crise instaurada em torno do partido no poder e as próprias dificuldades de contorná-la.</w:t>
      </w:r>
    </w:p>
    <w:p w14:paraId="323EDE41" w14:textId="43918FA1" w:rsidR="00804311" w:rsidRDefault="00804311" w:rsidP="00804311">
      <w:pPr>
        <w:pStyle w:val="PargrafodaLista"/>
        <w:spacing w:after="0"/>
        <w:ind w:left="0" w:firstLine="851"/>
        <w:rPr>
          <w:rFonts w:cs="Times New Roman"/>
          <w:bCs/>
          <w:szCs w:val="24"/>
        </w:rPr>
      </w:pPr>
      <w:commentRangeStart w:id="176"/>
      <w:r>
        <w:rPr>
          <w:rFonts w:cs="Times New Roman"/>
          <w:bCs/>
          <w:szCs w:val="24"/>
        </w:rPr>
        <w:t>Se o raciocínio de Rodrigues está correto</w:t>
      </w:r>
      <w:commentRangeEnd w:id="176"/>
      <w:r w:rsidR="005C43CD">
        <w:rPr>
          <w:rStyle w:val="Refdecomentrio"/>
        </w:rPr>
        <w:commentReference w:id="176"/>
      </w:r>
      <w:r>
        <w:rPr>
          <w:rFonts w:cs="Times New Roman"/>
          <w:bCs/>
          <w:szCs w:val="24"/>
        </w:rPr>
        <w:t xml:space="preserve">, podemos argumentar que o desenvolvimento desse ciclo de oportunidades políticas possibilitou resultados nos quais a mobilização foi decorrente de um arranjo institucional capaz de desenvolver a participação de forma autônoma. Esse arranjo forneceu repertórios diferenciados na ação de movimentos sociais, sobretudo na estrutura do Estado. As formas de participação conjugaram diferentes maneiras pelas quais os movimentos sociais confrontam e conflituam com o Estado, e estabelecem relações de institucionalização. Do ponto de vista analítico a ampliação desses repertórios se deu a partir </w:t>
      </w:r>
      <w:r>
        <w:rPr>
          <w:rFonts w:cs="Times New Roman"/>
          <w:bCs/>
          <w:szCs w:val="24"/>
        </w:rPr>
        <w:lastRenderedPageBreak/>
        <w:t>da inclusão de interações cooperativas ou colaborativas entre movimentos socais e atores institucionais em torno da produção de políticas públicas (Lavalle</w:t>
      </w:r>
      <w:del w:id="177" w:author="Christiane Jalles de Paula" w:date="2024-08-10T16:42:00Z" w16du:dateUtc="2024-08-10T19:42:00Z">
        <w:r w:rsidDel="005C43CD">
          <w:rPr>
            <w:rFonts w:cs="Times New Roman"/>
            <w:bCs/>
            <w:szCs w:val="24"/>
          </w:rPr>
          <w:delText>,</w:delText>
        </w:r>
      </w:del>
      <w:r>
        <w:rPr>
          <w:rFonts w:cs="Times New Roman"/>
          <w:bCs/>
          <w:szCs w:val="24"/>
        </w:rPr>
        <w:t xml:space="preserve"> </w:t>
      </w:r>
      <w:r>
        <w:rPr>
          <w:rFonts w:cs="Times New Roman"/>
          <w:bCs/>
          <w:i/>
          <w:iCs/>
          <w:szCs w:val="24"/>
        </w:rPr>
        <w:t>et al.</w:t>
      </w:r>
      <w:ins w:id="178" w:author="Christiane Jalles de Paula" w:date="2024-08-10T16:42:00Z" w16du:dateUtc="2024-08-10T19:42:00Z">
        <w:r w:rsidR="005C43CD">
          <w:rPr>
            <w:rFonts w:cs="Times New Roman"/>
            <w:bCs/>
            <w:i/>
            <w:iCs/>
            <w:szCs w:val="24"/>
          </w:rPr>
          <w:t>,</w:t>
        </w:r>
      </w:ins>
      <w:r>
        <w:rPr>
          <w:rFonts w:cs="Times New Roman"/>
          <w:bCs/>
          <w:szCs w:val="24"/>
        </w:rPr>
        <w:t xml:space="preserve"> </w:t>
      </w:r>
      <w:del w:id="179" w:author="Christiane Jalles de Paula" w:date="2024-08-10T16:41:00Z" w16du:dateUtc="2024-08-10T19:41:00Z">
        <w:r w:rsidDel="005C43CD">
          <w:rPr>
            <w:rFonts w:cs="Times New Roman"/>
            <w:bCs/>
            <w:szCs w:val="24"/>
          </w:rPr>
          <w:delText>2018;  )</w:delText>
        </w:r>
      </w:del>
      <w:ins w:id="180" w:author="Christiane Jalles de Paula" w:date="2024-08-10T16:41:00Z" w16du:dateUtc="2024-08-10T19:41:00Z">
        <w:r w:rsidR="005C43CD">
          <w:rPr>
            <w:rFonts w:cs="Times New Roman"/>
            <w:bCs/>
            <w:szCs w:val="24"/>
          </w:rPr>
          <w:t>2018)</w:t>
        </w:r>
      </w:ins>
      <w:r>
        <w:rPr>
          <w:rFonts w:cs="Times New Roman"/>
          <w:bCs/>
          <w:szCs w:val="24"/>
        </w:rPr>
        <w:t xml:space="preserve">. </w:t>
      </w:r>
      <w:del w:id="181" w:author="Christiane Jalles de Paula" w:date="2024-08-10T16:42:00Z" w16du:dateUtc="2024-08-10T19:42:00Z">
        <w:r w:rsidDel="005C43CD">
          <w:rPr>
            <w:rFonts w:cs="Times New Roman"/>
            <w:bCs/>
            <w:szCs w:val="24"/>
          </w:rPr>
          <w:delText xml:space="preserve">O conjunto de estudos de </w:delText>
        </w:r>
      </w:del>
    </w:p>
    <w:p w14:paraId="30E1404D"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Neste sentido, é possível dizer que a abertura das franquias democráticas e a construção de arranjos institucionais em torno da constituição de 1988 possibilitou a formação de agendas políticas que passaram não só a ocupar a dinâmica do Estado e da execução de políticas públicas, como também promoveu a ampliação dessas agendas no sentido de extrapolar os limites da democracia. Com efeito, houve políticas de aprofundamento democrático em termos da diversidade de temas que passariam a ser importantemente debatidos nas manifestações de junho de 2013. No entanto, ainda que esses limites fossem extrapolados em junho de 2013, promovendo reivindicações em torno do </w:t>
      </w:r>
      <w:commentRangeStart w:id="182"/>
      <w:r>
        <w:rPr>
          <w:rFonts w:cs="Times New Roman"/>
          <w:bCs/>
          <w:szCs w:val="24"/>
        </w:rPr>
        <w:t>aprofundamento da democracia</w:t>
      </w:r>
      <w:commentRangeEnd w:id="182"/>
      <w:r>
        <w:rPr>
          <w:rStyle w:val="Refdecomentrio"/>
        </w:rPr>
        <w:commentReference w:id="182"/>
      </w:r>
      <w:r>
        <w:rPr>
          <w:rFonts w:cs="Times New Roman"/>
          <w:bCs/>
          <w:szCs w:val="24"/>
        </w:rPr>
        <w:t>, esse mesmo ciclo abriu uma janela de oportunidade que foi importante para o aparecimento de grupos que se mobilizavam em torno de pautas ligadas aos temas relacionados à direita.</w:t>
      </w:r>
    </w:p>
    <w:p w14:paraId="4C6C97E6" w14:textId="77777777" w:rsidR="00804311" w:rsidRDefault="00804311" w:rsidP="00804311">
      <w:pPr>
        <w:pStyle w:val="PargrafodaLista"/>
        <w:spacing w:after="0"/>
        <w:ind w:left="0" w:firstLine="851"/>
      </w:pPr>
      <w:r>
        <w:rPr>
          <w:rFonts w:cs="Times New Roman"/>
          <w:bCs/>
          <w:szCs w:val="24"/>
        </w:rPr>
        <w:t xml:space="preserve">De acordo com </w:t>
      </w:r>
      <w:proofErr w:type="spellStart"/>
      <w:r>
        <w:rPr>
          <w:rFonts w:cs="Times New Roman"/>
          <w:bCs/>
          <w:szCs w:val="24"/>
        </w:rPr>
        <w:t>Gohn</w:t>
      </w:r>
      <w:proofErr w:type="spellEnd"/>
      <w:r>
        <w:rPr>
          <w:rFonts w:cs="Times New Roman"/>
          <w:bCs/>
          <w:szCs w:val="24"/>
        </w:rPr>
        <w:t xml:space="preserve"> (2022, p. 192), vale notar durante todo esse período a importância das conquistas inscritas em leis como um fato que incidiu nas estruturas de organização da sociedade brasileira. Essas conquistas passaram a ser base para mudanças estruturais mais profundas. </w:t>
      </w:r>
      <w:r>
        <w:t>Entram, no interim dessas conquistas, as leis relativas aos afro-brasileiros, comunidades quilombolas, leis de criminalização do racismo, sobre cotas afrodescendentes e cotas para mulheres nas eleições, Lei Maria da Penha, PEC das domésticas, criminalização do feminicídio; Estatuto da criança, do idoso, do indígena, terras indígenas; reconhecimento de direitos dos casais homoafetivos como o casamento, herança, etc.; leis para as camadas populares no setor da habitação (como o Estatuto da Cidade), no setor rural com políticas de assentamento rural, regularização de áreas ocupadas, escolas para assentamentos etc.; além da eleição e participação de diversos movimentos do campo progressista nas diferentes esferas de poder, como secretarias, ministérios, conselhos, fóruns, etc. com ganhos expressivos nas áreas da saúde e assistência social.</w:t>
      </w:r>
    </w:p>
    <w:p w14:paraId="7D0C28CB" w14:textId="77777777" w:rsidR="00804311" w:rsidRDefault="00804311" w:rsidP="00804311">
      <w:pPr>
        <w:pStyle w:val="PargrafodaLista"/>
        <w:spacing w:after="0"/>
        <w:ind w:left="0" w:firstLine="851"/>
        <w:rPr>
          <w:rFonts w:cs="Times New Roman"/>
          <w:bCs/>
          <w:szCs w:val="24"/>
        </w:rPr>
      </w:pPr>
      <w:r w:rsidRPr="78201CAA">
        <w:rPr>
          <w:rFonts w:cs="Times New Roman"/>
        </w:rPr>
        <w:t xml:space="preserve">Nesse cenário, ao longo da década de 1990 e, posteriormente, nas décadas de 2000 e parte da década de 2010, diversos setores da sociedade conquistaram um conjunto expressivo de direitos legais adotando estratégias de mobilização e busca de acesso ao Estado, sobretudo na construção de políticas públicas. Como argumentam Tatagiba, </w:t>
      </w:r>
      <w:proofErr w:type="spellStart"/>
      <w:r w:rsidRPr="78201CAA">
        <w:rPr>
          <w:rFonts w:cs="Times New Roman"/>
        </w:rPr>
        <w:t>Abers</w:t>
      </w:r>
      <w:proofErr w:type="spellEnd"/>
      <w:r w:rsidRPr="78201CAA">
        <w:rPr>
          <w:rFonts w:cs="Times New Roman"/>
        </w:rPr>
        <w:t xml:space="preserve"> e Silva (2018) no ínterim desse processo, movimentos sociais atuaram como subsistemas a partir da construção de políticas públicas, participando na medida em que propunham e experimentavam modelos alternativos que desafiaram modelos concorrentes ou dominantes. Nessas experiências, a disputa entre modelos de políticas públicas implicou conflito sobre as próprias instituições, </w:t>
      </w:r>
      <w:r w:rsidRPr="78201CAA">
        <w:rPr>
          <w:rFonts w:cs="Times New Roman"/>
        </w:rPr>
        <w:lastRenderedPageBreak/>
        <w:t>aproximando os movimentos sociais e burocracia pública por meio de estratégias de confronto e cooperação</w:t>
      </w:r>
      <w:r w:rsidRPr="78201CAA">
        <w:rPr>
          <w:rStyle w:val="Refdenotaderodap"/>
          <w:rFonts w:cs="Times New Roman"/>
        </w:rPr>
        <w:footnoteReference w:id="33"/>
      </w:r>
      <w:r w:rsidRPr="78201CAA">
        <w:rPr>
          <w:rFonts w:cs="Times New Roman"/>
        </w:rPr>
        <w:t>.</w:t>
      </w:r>
    </w:p>
    <w:p w14:paraId="5685F692" w14:textId="77777777" w:rsidR="00804311" w:rsidRDefault="00804311" w:rsidP="00804311">
      <w:pPr>
        <w:pStyle w:val="PargrafodaLista"/>
        <w:spacing w:after="0"/>
        <w:ind w:left="0" w:firstLine="851"/>
        <w:rPr>
          <w:rFonts w:cs="Times New Roman"/>
          <w:bCs/>
          <w:szCs w:val="24"/>
        </w:rPr>
      </w:pPr>
      <w:r w:rsidRPr="78201CAA">
        <w:rPr>
          <w:rFonts w:cs="Times New Roman"/>
        </w:rPr>
        <w:t xml:space="preserve">De acordo com os autores (Tatagiba, </w:t>
      </w:r>
      <w:r w:rsidRPr="78201CAA">
        <w:rPr>
          <w:rFonts w:cs="Times New Roman"/>
          <w:i/>
          <w:iCs/>
        </w:rPr>
        <w:t>et al.,</w:t>
      </w:r>
      <w:r w:rsidRPr="78201CAA">
        <w:rPr>
          <w:rFonts w:cs="Times New Roman"/>
        </w:rPr>
        <w:t xml:space="preserve"> 2018, p. 129), os movimentos sociais atuaram através de ações nas quais puderam construir redes </w:t>
      </w:r>
      <w:proofErr w:type="spellStart"/>
      <w:r w:rsidRPr="78201CAA">
        <w:rPr>
          <w:rFonts w:cs="Times New Roman"/>
        </w:rPr>
        <w:t>movimentalistas</w:t>
      </w:r>
      <w:proofErr w:type="spellEnd"/>
      <w:r w:rsidRPr="78201CAA">
        <w:rPr>
          <w:rFonts w:cs="Times New Roman"/>
        </w:rPr>
        <w:t xml:space="preserve"> que promoveram experimentações </w:t>
      </w:r>
      <w:proofErr w:type="spellStart"/>
      <w:r w:rsidRPr="78201CAA">
        <w:rPr>
          <w:rFonts w:cs="Times New Roman"/>
        </w:rPr>
        <w:t>socioestatais</w:t>
      </w:r>
      <w:proofErr w:type="spellEnd"/>
      <w:r w:rsidRPr="78201CAA">
        <w:rPr>
          <w:rFonts w:cs="Times New Roman"/>
        </w:rPr>
        <w:t xml:space="preserve"> e fecundaram a imaginação política com novos enquadramentos e soluções para problemas sociais. A busca por protagonismo dos grupos sociais subalternos se traduziu em modelos que defendiam a participação da sociedade na formulação e implementação das políticas. No entanto, os movimentos enfrentaram desafios para encontrar seu lugar nos subsistemas, com diferentes graus de acesso e influência em cada caso</w:t>
      </w:r>
      <w:r w:rsidRPr="78201CAA">
        <w:rPr>
          <w:rStyle w:val="Refdenotaderodap"/>
          <w:rFonts w:cs="Times New Roman"/>
        </w:rPr>
        <w:footnoteReference w:id="34"/>
      </w:r>
      <w:r w:rsidRPr="78201CAA">
        <w:rPr>
          <w:rFonts w:cs="Times New Roman"/>
        </w:rPr>
        <w:t>.</w:t>
      </w:r>
    </w:p>
    <w:p w14:paraId="6C511E92" w14:textId="77777777" w:rsidR="00804311" w:rsidRDefault="00804311" w:rsidP="00804311">
      <w:pPr>
        <w:pStyle w:val="PargrafodaLista"/>
        <w:spacing w:after="0"/>
        <w:ind w:left="0" w:firstLine="851"/>
        <w:rPr>
          <w:rFonts w:cs="Times New Roman"/>
          <w:bCs/>
          <w:szCs w:val="24"/>
        </w:rPr>
      </w:pPr>
      <w:r>
        <w:rPr>
          <w:rFonts w:cs="Times New Roman"/>
          <w:bCs/>
          <w:szCs w:val="24"/>
        </w:rPr>
        <w:t>De fato, o</w:t>
      </w:r>
      <w:r w:rsidRPr="00FC29A2">
        <w:rPr>
          <w:rFonts w:cs="Times New Roman"/>
          <w:bCs/>
          <w:szCs w:val="24"/>
        </w:rPr>
        <w:t xml:space="preserve"> início do ciclo</w:t>
      </w:r>
      <w:r>
        <w:rPr>
          <w:rFonts w:cs="Times New Roman"/>
          <w:bCs/>
          <w:szCs w:val="24"/>
        </w:rPr>
        <w:t xml:space="preserve"> de governança</w:t>
      </w:r>
      <w:r w:rsidRPr="00FC29A2">
        <w:rPr>
          <w:rFonts w:cs="Times New Roman"/>
          <w:bCs/>
          <w:szCs w:val="24"/>
        </w:rPr>
        <w:t xml:space="preserve"> petista</w:t>
      </w:r>
      <w:r>
        <w:rPr>
          <w:rFonts w:cs="Times New Roman"/>
          <w:bCs/>
          <w:szCs w:val="24"/>
        </w:rPr>
        <w:t xml:space="preserve"> a partir de 2003</w:t>
      </w:r>
      <w:r w:rsidRPr="00FC29A2">
        <w:rPr>
          <w:rFonts w:cs="Times New Roman"/>
          <w:bCs/>
          <w:szCs w:val="24"/>
        </w:rPr>
        <w:t xml:space="preserve"> </w:t>
      </w:r>
      <w:r>
        <w:rPr>
          <w:rFonts w:cs="Times New Roman"/>
          <w:bCs/>
          <w:szCs w:val="24"/>
        </w:rPr>
        <w:t>abrira</w:t>
      </w:r>
      <w:r w:rsidRPr="00FC29A2">
        <w:rPr>
          <w:rFonts w:cs="Times New Roman"/>
          <w:bCs/>
          <w:szCs w:val="24"/>
        </w:rPr>
        <w:t xml:space="preserve"> oportunidades</w:t>
      </w:r>
      <w:r>
        <w:rPr>
          <w:rFonts w:cs="Times New Roman"/>
          <w:bCs/>
          <w:szCs w:val="24"/>
        </w:rPr>
        <w:t xml:space="preserve"> </w:t>
      </w:r>
      <w:r w:rsidRPr="00FC29A2">
        <w:rPr>
          <w:rFonts w:cs="Times New Roman"/>
          <w:bCs/>
          <w:szCs w:val="24"/>
        </w:rPr>
        <w:t>para a experimentação na arena nacional</w:t>
      </w:r>
      <w:r>
        <w:rPr>
          <w:rFonts w:cs="Times New Roman"/>
          <w:bCs/>
          <w:szCs w:val="24"/>
        </w:rPr>
        <w:t xml:space="preserve"> a partir de uma</w:t>
      </w:r>
      <w:r w:rsidRPr="00FC29A2">
        <w:rPr>
          <w:rFonts w:cs="Times New Roman"/>
          <w:bCs/>
          <w:szCs w:val="24"/>
        </w:rPr>
        <w:t xml:space="preserve"> intensificação do trânsito de</w:t>
      </w:r>
      <w:r>
        <w:rPr>
          <w:rFonts w:cs="Times New Roman"/>
          <w:bCs/>
          <w:szCs w:val="24"/>
        </w:rPr>
        <w:t xml:space="preserve"> </w:t>
      </w:r>
      <w:r w:rsidRPr="00FC29A2">
        <w:rPr>
          <w:rFonts w:cs="Times New Roman"/>
          <w:bCs/>
          <w:szCs w:val="24"/>
        </w:rPr>
        <w:t>militantes para dentro do Estado e a abertura de novos espaços de participação</w:t>
      </w:r>
      <w:r>
        <w:rPr>
          <w:rFonts w:cs="Times New Roman"/>
          <w:bCs/>
          <w:szCs w:val="24"/>
        </w:rPr>
        <w:t>.</w:t>
      </w:r>
      <w:r w:rsidRPr="00FC29A2">
        <w:rPr>
          <w:rFonts w:cs="Times New Roman"/>
          <w:bCs/>
          <w:szCs w:val="24"/>
        </w:rPr>
        <w:t xml:space="preserve"> </w:t>
      </w:r>
      <w:r>
        <w:rPr>
          <w:rFonts w:cs="Times New Roman"/>
          <w:bCs/>
          <w:szCs w:val="24"/>
        </w:rPr>
        <w:t>Isso</w:t>
      </w:r>
      <w:r w:rsidRPr="00FC29A2">
        <w:rPr>
          <w:rFonts w:cs="Times New Roman"/>
          <w:bCs/>
          <w:szCs w:val="24"/>
        </w:rPr>
        <w:t xml:space="preserve"> favoreceu a localização dos modelos alternativos</w:t>
      </w:r>
      <w:r>
        <w:rPr>
          <w:rFonts w:cs="Times New Roman"/>
          <w:bCs/>
          <w:szCs w:val="24"/>
        </w:rPr>
        <w:t xml:space="preserve"> de mobilização</w:t>
      </w:r>
      <w:r w:rsidRPr="00FC29A2">
        <w:rPr>
          <w:rFonts w:cs="Times New Roman"/>
          <w:bCs/>
          <w:szCs w:val="24"/>
        </w:rPr>
        <w:t xml:space="preserve"> nos subsistemas no</w:t>
      </w:r>
      <w:r>
        <w:rPr>
          <w:rFonts w:cs="Times New Roman"/>
          <w:bCs/>
          <w:szCs w:val="24"/>
        </w:rPr>
        <w:t xml:space="preserve"> </w:t>
      </w:r>
      <w:r w:rsidRPr="00FC29A2">
        <w:rPr>
          <w:rFonts w:cs="Times New Roman"/>
          <w:bCs/>
          <w:szCs w:val="24"/>
        </w:rPr>
        <w:t>plano federal.</w:t>
      </w:r>
      <w:r>
        <w:rPr>
          <w:rFonts w:cs="Times New Roman"/>
          <w:bCs/>
          <w:szCs w:val="24"/>
        </w:rPr>
        <w:t xml:space="preserve"> No entanto, as características do regime e do modelo de desenvolvimento condicionaram essa localização gerando determinados desafios. A adoção de políticas </w:t>
      </w:r>
      <w:proofErr w:type="spellStart"/>
      <w:r>
        <w:rPr>
          <w:rFonts w:cs="Times New Roman"/>
          <w:bCs/>
          <w:szCs w:val="24"/>
        </w:rPr>
        <w:t>neodesenvolvimentistas</w:t>
      </w:r>
      <w:proofErr w:type="spellEnd"/>
      <w:r>
        <w:rPr>
          <w:rFonts w:cs="Times New Roman"/>
          <w:bCs/>
          <w:szCs w:val="24"/>
        </w:rPr>
        <w:t xml:space="preserve">, especialmente a partir de 2007 com o lançamento do Programa de Aceleração do Crescimento (PAC), foram importantes nesse contexto de mudança de oportunidades. De acordo com os autores (Tatagiba </w:t>
      </w:r>
      <w:r>
        <w:rPr>
          <w:rFonts w:cs="Times New Roman"/>
          <w:bCs/>
          <w:i/>
          <w:iCs/>
          <w:szCs w:val="24"/>
        </w:rPr>
        <w:t>et al.</w:t>
      </w:r>
      <w:r>
        <w:rPr>
          <w:rFonts w:cs="Times New Roman"/>
          <w:bCs/>
          <w:szCs w:val="24"/>
        </w:rPr>
        <w:t>, 2018, p. 131), o</w:t>
      </w:r>
      <w:r w:rsidRPr="003B6A81">
        <w:rPr>
          <w:rFonts w:cs="Times New Roman"/>
          <w:bCs/>
          <w:szCs w:val="24"/>
        </w:rPr>
        <w:t xml:space="preserve"> modelo dominante de política de desenvolvimento operou como um obstáculo à implementação dos modelos alternativos</w:t>
      </w:r>
      <w:r>
        <w:rPr>
          <w:rFonts w:cs="Times New Roman"/>
          <w:bCs/>
          <w:szCs w:val="24"/>
        </w:rPr>
        <w:t xml:space="preserve">, pois o arranjo do </w:t>
      </w:r>
      <w:r>
        <w:rPr>
          <w:rFonts w:cs="Times New Roman"/>
          <w:bCs/>
          <w:szCs w:val="24"/>
        </w:rPr>
        <w:lastRenderedPageBreak/>
        <w:t xml:space="preserve">Estado-mercado no modelo </w:t>
      </w:r>
      <w:proofErr w:type="spellStart"/>
      <w:r>
        <w:rPr>
          <w:rFonts w:cs="Times New Roman"/>
          <w:bCs/>
          <w:szCs w:val="24"/>
        </w:rPr>
        <w:t>neodesenvolvimentista</w:t>
      </w:r>
      <w:proofErr w:type="spellEnd"/>
      <w:r>
        <w:rPr>
          <w:rFonts w:cs="Times New Roman"/>
          <w:bCs/>
          <w:szCs w:val="24"/>
        </w:rPr>
        <w:t xml:space="preserve"> manteve os movimentos em posição periférica e reduziu a possibilidade de efetivamente disputar os modelos alternativos de políticas públicas.</w:t>
      </w:r>
    </w:p>
    <w:p w14:paraId="7F0EB794"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Com efeito, o conjunto dessas ações caminhava juntamente com uma retórica administrativa de redução do lugar simbólico do Estado na promoção de políticas públicas e sociais. Uma retórica contraditória na qual, ao mesmo tempo em que atraía os setores da sociedade civil para o Estado dando a eles espaços para a participação e construção de políticas públicas, se desdobrava a atender as dinâmicas de desenvolvimento (capitaneadas pelo próprio Estado) a fim de responder aos anseios do mercado. Nesta contradição incidia a dificuldade de contornar os diversos problemas advindos de uma prática predatória de crescimento econômico </w:t>
      </w:r>
      <w:r>
        <w:rPr>
          <w:rFonts w:cs="Times New Roman"/>
          <w:bCs/>
          <w:i/>
          <w:iCs/>
          <w:szCs w:val="24"/>
        </w:rPr>
        <w:t>versus</w:t>
      </w:r>
      <w:r>
        <w:rPr>
          <w:rFonts w:cs="Times New Roman"/>
          <w:bCs/>
          <w:szCs w:val="24"/>
        </w:rPr>
        <w:t xml:space="preserve"> construção de políticas públicas, sociais, ambientais, </w:t>
      </w:r>
      <w:proofErr w:type="gramStart"/>
      <w:r>
        <w:rPr>
          <w:rFonts w:cs="Times New Roman"/>
          <w:bCs/>
          <w:szCs w:val="24"/>
        </w:rPr>
        <w:t>urbanas, etc.</w:t>
      </w:r>
      <w:proofErr w:type="gramEnd"/>
    </w:p>
    <w:p w14:paraId="72A5A25F"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Decerto, ao valorizar a sociedade civil como caminho preferencial da mudança constituíram-se outros vetores que transferiram as esperanças de um mundo melhor do Estado para a “sociedade organizada”. De acordo com Alonso (2023, p. 73-74), emergiram no decorrer dos governos petistas grupos sociais de estratos altos em escolaridade ou renda que adotaram a crença da auto-organização e da linguagem do empoderamento dos cidadãos, ávidos por planejar, decidir, implementar, gerir, transformar o país </w:t>
      </w:r>
      <w:proofErr w:type="spellStart"/>
      <w:r w:rsidRPr="007E64DA">
        <w:rPr>
          <w:rFonts w:cs="Times New Roman"/>
          <w:bCs/>
          <w:i/>
          <w:iCs/>
          <w:szCs w:val="24"/>
        </w:rPr>
        <w:t>from</w:t>
      </w:r>
      <w:proofErr w:type="spellEnd"/>
      <w:r w:rsidRPr="007E64DA">
        <w:rPr>
          <w:rFonts w:cs="Times New Roman"/>
          <w:bCs/>
          <w:i/>
          <w:iCs/>
          <w:szCs w:val="24"/>
        </w:rPr>
        <w:t xml:space="preserve"> </w:t>
      </w:r>
      <w:proofErr w:type="spellStart"/>
      <w:r w:rsidRPr="007E64DA">
        <w:rPr>
          <w:rFonts w:cs="Times New Roman"/>
          <w:bCs/>
          <w:i/>
          <w:iCs/>
          <w:szCs w:val="24"/>
        </w:rPr>
        <w:t>below</w:t>
      </w:r>
      <w:proofErr w:type="spellEnd"/>
      <w:r>
        <w:rPr>
          <w:rFonts w:cs="Times New Roman"/>
          <w:bCs/>
          <w:i/>
          <w:iCs/>
          <w:szCs w:val="24"/>
        </w:rPr>
        <w:t>.</w:t>
      </w:r>
      <w:r>
        <w:rPr>
          <w:rFonts w:cs="Times New Roman"/>
          <w:bCs/>
          <w:szCs w:val="24"/>
        </w:rPr>
        <w:t xml:space="preserve"> Essa retórica da sociedade organizada como um agente de mudança positiva foi se difundindo por conexões diversas em “redes cívicas”, nas quais membros das mesmas comunidades morais construíram círculos sociais em laços concretos de relacionamento, como parentesco, amizade, trabalho, vizinhança. Ocorre aí uma união ou coordenação de pessoas de estilos de vida semelhantes que passaram a compartilhar experiências e apreciações estéticas, emocionais e morais, as quais valorizavam a troca e a parceria. Um conjunto de pessoas que se enveredavam em atividades paraestatais que se consideravam apolíticos ou até antipolíticos.</w:t>
      </w:r>
    </w:p>
    <w:p w14:paraId="57530F38"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De acordo com Alonso (2023, p. 73-77) em alguns casos a “retórica da sociedade organizada” ganhou nuances práticas a partir de vínculos afetivos entre membros de comunidades morais voltados para a ação pública não estatal. As redes cívicas se configuraram como um engajamento político, sem vínculo necessário com movimentos sociais ou partidos, mas dedicadas a resolver problemas coletivos por meio da ação direta. Nomenclaturas como “cooperativas”, “empreendimentos” e “coletivos” passaram a surgir pelo país formando, de um lado, </w:t>
      </w:r>
      <w:r w:rsidRPr="00090A03">
        <w:rPr>
          <w:rFonts w:cs="Times New Roman"/>
          <w:bCs/>
          <w:i/>
          <w:iCs/>
          <w:szCs w:val="24"/>
        </w:rPr>
        <w:t>redes solidárias</w:t>
      </w:r>
      <w:r>
        <w:rPr>
          <w:rFonts w:cs="Times New Roman"/>
          <w:bCs/>
          <w:szCs w:val="24"/>
        </w:rPr>
        <w:t xml:space="preserve">, as quais tinham como características técnicas de organização e autoconstrução comunitárias, com ações focalizadas voltadas para a produção compartilhada e a troca comunitária, cujo proselitismo misturava ações convencionais, como marchas, e outras de feição cultural, de convívio que lembravam, em certa medida, os movimentos de base da </w:t>
      </w:r>
      <w:r>
        <w:rPr>
          <w:rFonts w:cs="Times New Roman"/>
          <w:bCs/>
          <w:szCs w:val="24"/>
        </w:rPr>
        <w:lastRenderedPageBreak/>
        <w:t xml:space="preserve">década de 1960, só que com uma outra roupagem. Nestas mesmas redes cívicas formaram-se os coletivos autonomistas com forma organizacional </w:t>
      </w:r>
      <w:proofErr w:type="spellStart"/>
      <w:r>
        <w:rPr>
          <w:rFonts w:cs="Times New Roman"/>
          <w:bCs/>
          <w:szCs w:val="24"/>
        </w:rPr>
        <w:t>autogestionada</w:t>
      </w:r>
      <w:proofErr w:type="spellEnd"/>
      <w:r>
        <w:rPr>
          <w:rFonts w:cs="Times New Roman"/>
          <w:bCs/>
          <w:szCs w:val="24"/>
        </w:rPr>
        <w:t xml:space="preserve">, horizontal e </w:t>
      </w:r>
      <w:proofErr w:type="spellStart"/>
      <w:r>
        <w:rPr>
          <w:rFonts w:cs="Times New Roman"/>
          <w:bCs/>
          <w:szCs w:val="24"/>
        </w:rPr>
        <w:t>antihierárquica</w:t>
      </w:r>
      <w:proofErr w:type="spellEnd"/>
      <w:r>
        <w:rPr>
          <w:rFonts w:cs="Times New Roman"/>
          <w:bCs/>
          <w:szCs w:val="24"/>
        </w:rPr>
        <w:t xml:space="preserve"> distanciando-se tanto dos partidos quanto do “centralismo” dos movimentos socialistas.</w:t>
      </w:r>
    </w:p>
    <w:p w14:paraId="287BC929" w14:textId="2A72890B" w:rsidR="00804311" w:rsidDel="005C43CD" w:rsidRDefault="00804311" w:rsidP="00804311">
      <w:pPr>
        <w:pStyle w:val="PargrafodaLista"/>
        <w:spacing w:after="0"/>
        <w:ind w:left="0" w:firstLine="851"/>
        <w:rPr>
          <w:del w:id="183" w:author="Christiane Jalles de Paula" w:date="2024-08-10T16:45:00Z" w16du:dateUtc="2024-08-10T19:45:00Z"/>
          <w:rFonts w:cs="Times New Roman"/>
          <w:bCs/>
          <w:szCs w:val="24"/>
        </w:rPr>
      </w:pPr>
      <w:r>
        <w:rPr>
          <w:rFonts w:cs="Times New Roman"/>
          <w:bCs/>
          <w:szCs w:val="24"/>
        </w:rPr>
        <w:t xml:space="preserve">De outro lado, formaram-se </w:t>
      </w:r>
      <w:r w:rsidRPr="00730CAC">
        <w:rPr>
          <w:rFonts w:cs="Times New Roman"/>
          <w:bCs/>
          <w:i/>
          <w:iCs/>
          <w:szCs w:val="24"/>
        </w:rPr>
        <w:t>redes empreendedoras</w:t>
      </w:r>
      <w:r>
        <w:rPr>
          <w:rFonts w:cs="Times New Roman"/>
          <w:bCs/>
          <w:szCs w:val="24"/>
        </w:rPr>
        <w:t xml:space="preserve">, cuja ideia de auto-organização da sociedade se traduzia à primazia de diagnósticos voltados ao proselitismo </w:t>
      </w:r>
      <w:proofErr w:type="spellStart"/>
      <w:r>
        <w:rPr>
          <w:rFonts w:cs="Times New Roman"/>
          <w:bCs/>
          <w:szCs w:val="24"/>
        </w:rPr>
        <w:t>empreendedorista</w:t>
      </w:r>
      <w:proofErr w:type="spellEnd"/>
      <w:r>
        <w:rPr>
          <w:rFonts w:cs="Times New Roman"/>
          <w:bCs/>
          <w:szCs w:val="24"/>
        </w:rPr>
        <w:t xml:space="preserve">. Essas </w:t>
      </w:r>
      <w:r w:rsidRPr="00665B07">
        <w:rPr>
          <w:rFonts w:cs="Times New Roman"/>
          <w:bCs/>
          <w:i/>
          <w:iCs/>
          <w:szCs w:val="24"/>
        </w:rPr>
        <w:t xml:space="preserve">redes empreendedoras </w:t>
      </w:r>
      <w:r>
        <w:rPr>
          <w:rFonts w:cs="Times New Roman"/>
          <w:bCs/>
          <w:szCs w:val="24"/>
        </w:rPr>
        <w:t xml:space="preserve">se construíram a partir de uma narrativa presente sobretudo nos </w:t>
      </w:r>
      <w:proofErr w:type="spellStart"/>
      <w:r w:rsidRPr="00524F53">
        <w:rPr>
          <w:rFonts w:cs="Times New Roman"/>
          <w:bCs/>
          <w:i/>
          <w:iCs/>
          <w:szCs w:val="24"/>
        </w:rPr>
        <w:t>best</w:t>
      </w:r>
      <w:proofErr w:type="spellEnd"/>
      <w:r w:rsidRPr="00524F53">
        <w:rPr>
          <w:rFonts w:cs="Times New Roman"/>
          <w:bCs/>
          <w:i/>
          <w:iCs/>
          <w:szCs w:val="24"/>
        </w:rPr>
        <w:t xml:space="preserve"> </w:t>
      </w:r>
      <w:proofErr w:type="spellStart"/>
      <w:r w:rsidRPr="00524F53">
        <w:rPr>
          <w:rFonts w:cs="Times New Roman"/>
          <w:bCs/>
          <w:i/>
          <w:iCs/>
          <w:szCs w:val="24"/>
        </w:rPr>
        <w:t>sellers</w:t>
      </w:r>
      <w:proofErr w:type="spellEnd"/>
      <w:r>
        <w:rPr>
          <w:rFonts w:cs="Times New Roman"/>
          <w:bCs/>
          <w:i/>
          <w:iCs/>
          <w:szCs w:val="24"/>
        </w:rPr>
        <w:t xml:space="preserve"> </w:t>
      </w:r>
      <w:r>
        <w:rPr>
          <w:rFonts w:cs="Times New Roman"/>
          <w:bCs/>
          <w:szCs w:val="24"/>
        </w:rPr>
        <w:t xml:space="preserve">de autoajuda e empreendedorismo fomentando uma retórica entre jovens empresários que compartilhavam insumos, espaços e tecnologia. Um civismo que se baseou no auto interesse e em um estilo de vida e visão de mundo que traziam palavras presentes nos livros de autoajuda como “protagonismo”, “inovação” e “autorrealização”. De princípio, foram redes empreendedoras as quais nasceram visando negócios, mas acabaram virando espaços políticos. Em sua face política, vigorou as narrativas da ineficiência e da corrupção que se dirigiam ao governo de esquerda com o seu “Estado mastodôntico” (Alonso, 2023, p. 79). De certa maneira, a formação dessa rede cívica tem respaldo em um tipo de racionalidade </w:t>
      </w:r>
      <w:del w:id="184" w:author="Christiane Jalles de Paula" w:date="2024-08-10T16:44:00Z" w16du:dateUtc="2024-08-10T19:44:00Z">
        <w:r w:rsidDel="005C43CD">
          <w:rPr>
            <w:rFonts w:cs="Times New Roman"/>
            <w:bCs/>
            <w:szCs w:val="24"/>
          </w:rPr>
          <w:delText xml:space="preserve">neoliberal </w:delText>
        </w:r>
      </w:del>
      <w:r>
        <w:rPr>
          <w:rFonts w:cs="Times New Roman"/>
          <w:bCs/>
          <w:szCs w:val="24"/>
        </w:rPr>
        <w:t xml:space="preserve">que é característica do neoliberalismo contemporâneo e cuja definição opera enquanto um conjunto de práticas, discursos e dispositivos que determinam um novo modo de governo dos homens segundo o princípio universal da concorrência (Dardot &amp; Laval, 2016, p. 17). Certamente, essa racionalidade não é geralmente em todos os aspectos da vida social, mas opera como um tipo de </w:t>
      </w:r>
      <w:proofErr w:type="spellStart"/>
      <w:r>
        <w:rPr>
          <w:rFonts w:cs="Times New Roman"/>
          <w:bCs/>
          <w:szCs w:val="24"/>
        </w:rPr>
        <w:t>governamentalidade</w:t>
      </w:r>
      <w:proofErr w:type="spellEnd"/>
      <w:r>
        <w:rPr>
          <w:rFonts w:cs="Times New Roman"/>
          <w:bCs/>
          <w:szCs w:val="24"/>
        </w:rPr>
        <w:t xml:space="preserve"> (Foucault, 2024) que engendra processos simbólicos de compreensão e atuação no mundo.</w:t>
      </w:r>
      <w:ins w:id="185" w:author="Christiane Jalles de Paula" w:date="2024-08-10T16:45:00Z" w16du:dateUtc="2024-08-10T19:45:00Z">
        <w:r w:rsidR="005C43CD">
          <w:rPr>
            <w:rFonts w:cs="Times New Roman"/>
            <w:bCs/>
            <w:szCs w:val="24"/>
          </w:rPr>
          <w:t xml:space="preserve"> </w:t>
        </w:r>
      </w:ins>
    </w:p>
    <w:p w14:paraId="2FE1005D" w14:textId="77777777" w:rsidR="00804311" w:rsidRPr="00665B07" w:rsidRDefault="00804311" w:rsidP="00804311">
      <w:pPr>
        <w:pStyle w:val="PargrafodaLista"/>
        <w:spacing w:after="0"/>
        <w:ind w:left="0" w:firstLine="851"/>
        <w:rPr>
          <w:rFonts w:cs="Times New Roman"/>
          <w:bCs/>
          <w:szCs w:val="24"/>
        </w:rPr>
      </w:pPr>
      <w:r>
        <w:rPr>
          <w:rFonts w:cs="Times New Roman"/>
          <w:bCs/>
          <w:szCs w:val="24"/>
        </w:rPr>
        <w:t>A narrativa contra a corrupção e a ideia de autorrealização individual ocupou-se de ganhar o debate público e influenciar outros grupos que compartilhavam dos mesmos sentimentos morais. A versão evangélica conciliava o lucro nos negócios com a exaltação da família em contraposto ao Estado e a versão agrária encampava um estilo de vida mais urbano do que rural atrelado à tecnologia e técnicas de planejamento, sempre atentos aos mercados (Alonso 2023, p. 83-86).</w:t>
      </w:r>
    </w:p>
    <w:p w14:paraId="65D7BAC9"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Apesar de diferentes em seus modelos de orientação política, o surgimento e atuação dessas redes cívicas possibilitou a criação de oportunidades políticas ao expressarem-se como comunidades morais que viviam fora e longe dos partidos. Ao articular narrativas e discursos que criticavam as ações do Estado, elas fomentaram o debate público em torno dos diversos rumos das políticas governamentais. Essas oportunidades levaram a conquistas e sustentaram identidades coletivas em torno de direitos específicos, fortalecendo a democracia e o Estado de Direito. No entanto, como aponta </w:t>
      </w:r>
      <w:proofErr w:type="spellStart"/>
      <w:r>
        <w:rPr>
          <w:rFonts w:cs="Times New Roman"/>
          <w:bCs/>
          <w:szCs w:val="24"/>
        </w:rPr>
        <w:t>Gohn</w:t>
      </w:r>
      <w:proofErr w:type="spellEnd"/>
      <w:r>
        <w:rPr>
          <w:rFonts w:cs="Times New Roman"/>
          <w:bCs/>
          <w:szCs w:val="24"/>
        </w:rPr>
        <w:t xml:space="preserve"> (2022, p. 233), o fato é que durante esse período ocorre </w:t>
      </w:r>
      <w:r>
        <w:rPr>
          <w:rFonts w:cs="Times New Roman"/>
          <w:bCs/>
          <w:szCs w:val="24"/>
        </w:rPr>
        <w:lastRenderedPageBreak/>
        <w:t>um deslocamento social da participação das conquistas via pressão popular para um processo institucional capitaneado por grupos e indivíduos das camadas médias da sociedade.</w:t>
      </w:r>
    </w:p>
    <w:p w14:paraId="2025AA68" w14:textId="77777777" w:rsidR="00804311" w:rsidRDefault="00804311" w:rsidP="00804311">
      <w:pPr>
        <w:pStyle w:val="PargrafodaLista"/>
        <w:spacing w:after="0"/>
        <w:ind w:left="0" w:firstLine="851"/>
        <w:rPr>
          <w:rFonts w:cs="Times New Roman"/>
          <w:bCs/>
          <w:szCs w:val="24"/>
        </w:rPr>
      </w:pPr>
      <w:r>
        <w:rPr>
          <w:rFonts w:cs="Times New Roman"/>
          <w:bCs/>
          <w:szCs w:val="24"/>
        </w:rPr>
        <w:t>É possível dizer que neste contexto de deslocamento social da participação formam-se duas estruturas de oportunidades políticas. A primeira em torno do ativismo de grupos progressistas que transborda os limites da política institucional reivindicando maiores atenções do Estado, sobretudo do governo, na questão dos direitos. Neste novo contexto, ocorre uma reconfiguração do associativismo civil, com a alteração das formas de organização, que passaram a ser menos de militância focada em um determinado grupo para uma pluralidade de atuação em ativismos, que muitas vezes não querem ser confundidos com militantes, partidos ou mesmo movimentos sociais. Isto é, um descentramento da forma de movimento para outras formas, como coletivos, ou organizações civis com uma pluralidade de tendências político-ideológicas (</w:t>
      </w:r>
      <w:proofErr w:type="spellStart"/>
      <w:r>
        <w:rPr>
          <w:rFonts w:cs="Times New Roman"/>
          <w:bCs/>
          <w:szCs w:val="24"/>
        </w:rPr>
        <w:t>Gohn</w:t>
      </w:r>
      <w:proofErr w:type="spellEnd"/>
      <w:r>
        <w:rPr>
          <w:rFonts w:cs="Times New Roman"/>
          <w:bCs/>
          <w:szCs w:val="24"/>
        </w:rPr>
        <w:t xml:space="preserve">, 2022, p. 252). Em termos contextuais esse mesmo ativismo sofreu grande influência das mudanças operadas na sociedade e na política brasileira antes e depois de junho de 2013, como a onda global de contestação da Primavera Árabe contra o autoritarismo no oriente médio, passando pelos protestos contra as políticas neoliberais na Grécia, Espanha, Portugal etc.; o movimento norte-americano </w:t>
      </w:r>
      <w:proofErr w:type="spellStart"/>
      <w:r>
        <w:rPr>
          <w:rFonts w:cs="Times New Roman"/>
          <w:bCs/>
          <w:szCs w:val="24"/>
        </w:rPr>
        <w:t>Occuppy</w:t>
      </w:r>
      <w:proofErr w:type="spellEnd"/>
      <w:r>
        <w:rPr>
          <w:rFonts w:cs="Times New Roman"/>
          <w:bCs/>
          <w:szCs w:val="24"/>
        </w:rPr>
        <w:t xml:space="preserve"> Wall Street e seu apoio em diferentes partes do mundo.</w:t>
      </w:r>
    </w:p>
    <w:p w14:paraId="60071525" w14:textId="77777777" w:rsidR="00804311" w:rsidRDefault="00804311" w:rsidP="00804311">
      <w:pPr>
        <w:pStyle w:val="PargrafodaLista"/>
        <w:spacing w:after="0"/>
        <w:ind w:left="0" w:firstLine="851"/>
        <w:rPr>
          <w:rFonts w:cs="Times New Roman"/>
          <w:bCs/>
          <w:szCs w:val="24"/>
        </w:rPr>
      </w:pPr>
      <w:r>
        <w:rPr>
          <w:rFonts w:cs="Times New Roman"/>
          <w:bCs/>
          <w:szCs w:val="24"/>
        </w:rPr>
        <w:t>Nesse deslocamento foi perceptível observar outra estrutura de oportunidade política em torno da participação social que reemerge a partir de junho de 2013, onde o evento passa a ser interpretado enquanto uma janela de oportunidades políticas. O elemento primordial para compreender essa mudança foi o fato de que todo esse contexto promoveu a criação de agendas transversais com certa alteração da dinâmica das forças políticas. Em termos abrangentes, ainda que a participação social tivesse avançado no plano institucional, a consciência social do avanço dos direitos não penetrou na sociedade como um todo. Formas tradicionais de conservadorismos que sempre estiveram presentes no imaginário social foram reativadas em um contexto no qual a aproximação das pessoas comuns com a política foi acompanhada pelo rechaço público da relação entre partidos políticos, o Estado e o poder econômico (Vianna, 2016).</w:t>
      </w:r>
    </w:p>
    <w:p w14:paraId="0AC32395"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Neste mesmo contexto, o ciclo de protestos de 2013 esbarraria em um processo de modernização da sociedade brasileira em diversos níveis, principalmente com a chegada de uma camada ampla da população em um mercado de consumo de bens e serviços, a qual também demandaria direitos historicamente negados. Um contexto marcado pela reverberação, em solo brasileiro, dos efeitos globais da crise do capitalismo neoliberal, inaugurado em 2008, </w:t>
      </w:r>
      <w:r>
        <w:rPr>
          <w:rFonts w:cs="Times New Roman"/>
          <w:bCs/>
          <w:szCs w:val="24"/>
        </w:rPr>
        <w:lastRenderedPageBreak/>
        <w:t>operado a partir de um modelo de não rompimento (Boito, 2012), assim também com a promoção de um reformismo fraco, sem confronto com o capital (Singer, 2012).</w:t>
      </w:r>
    </w:p>
    <w:p w14:paraId="7B38B742"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Neste contexto paradoxal, de uma política macroeconômica neoliberal com ampliação do papel do Estado como indutor do desenvolvimento e a adoção de medidas de distribuição de renda e proteção social – com certa permeabilidade do Estado a movimentos sociais e sindicais – não ficou muito bem-vista por setores da burguesia nacional. Com efeito, enquanto os grupos de camadas médias avançavam em ativismo institucional, a militância na sociedade especialmente entre os mais pobres, permaneceu circunscrita a certos grupos temáticos, como observou </w:t>
      </w:r>
      <w:proofErr w:type="spellStart"/>
      <w:r>
        <w:rPr>
          <w:rFonts w:cs="Times New Roman"/>
          <w:bCs/>
          <w:szCs w:val="24"/>
        </w:rPr>
        <w:t>Gohn</w:t>
      </w:r>
      <w:proofErr w:type="spellEnd"/>
      <w:r>
        <w:rPr>
          <w:rFonts w:cs="Times New Roman"/>
          <w:bCs/>
          <w:szCs w:val="24"/>
        </w:rPr>
        <w:t xml:space="preserve"> (2022, p. 231). A grande maioria dessa camada da população ficou sob um processo marginal, que seria ativado em épocas eleitorais ou determinados momentos de disputa política local ou nacional.</w:t>
      </w:r>
    </w:p>
    <w:p w14:paraId="49DB5EA7"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A tendência à acomodação de interesses conflitantes deu lugar para o descontentamento com diversos aspectos da política governamental. Tanto de setores populares, quanto por setores da burguesia e das classes médias, que passaram a expressar a sua insatisfação diante das políticas sociais e da intervenção do Estado na economia. Isso se somou a um </w:t>
      </w:r>
      <w:proofErr w:type="spellStart"/>
      <w:r>
        <w:rPr>
          <w:rFonts w:cs="Times New Roman"/>
          <w:bCs/>
          <w:szCs w:val="24"/>
        </w:rPr>
        <w:t>antipartidarismo</w:t>
      </w:r>
      <w:proofErr w:type="spellEnd"/>
      <w:r>
        <w:rPr>
          <w:rFonts w:cs="Times New Roman"/>
          <w:bCs/>
          <w:szCs w:val="24"/>
        </w:rPr>
        <w:t xml:space="preserve"> reativo (Telles, 2016, 115) como produto do</w:t>
      </w:r>
      <w:r>
        <w:rPr>
          <w:rFonts w:cs="Times New Roman"/>
          <w:bCs/>
          <w:i/>
          <w:iCs/>
          <w:szCs w:val="24"/>
        </w:rPr>
        <w:t xml:space="preserve"> gap</w:t>
      </w:r>
      <w:r>
        <w:rPr>
          <w:rFonts w:cs="Times New Roman"/>
          <w:bCs/>
          <w:szCs w:val="24"/>
        </w:rPr>
        <w:t xml:space="preserve"> entre as inconsistências das promessas dos partidos e a alta expectativa que os cidadãos têm sobre a eficácia das instituições e das elites políticas.</w:t>
      </w:r>
    </w:p>
    <w:p w14:paraId="7FCB1A49" w14:textId="77777777" w:rsidR="00804311" w:rsidRDefault="00804311" w:rsidP="00804311">
      <w:pPr>
        <w:pStyle w:val="PargrafodaLista"/>
        <w:spacing w:after="0"/>
        <w:ind w:left="0" w:firstLine="851"/>
        <w:rPr>
          <w:rFonts w:cs="Times New Roman"/>
          <w:bCs/>
          <w:szCs w:val="24"/>
        </w:rPr>
      </w:pPr>
      <w:r>
        <w:rPr>
          <w:rFonts w:cs="Times New Roman"/>
          <w:bCs/>
          <w:szCs w:val="24"/>
        </w:rPr>
        <w:t xml:space="preserve">Neste sentido, os protestos de 2013 apresentam a emergência das contradições do lulismo (Singer e Loureiro, 2016) contribuindo para produzir e aprofundar a crise do governo Dilma Rousseff. Essa crise potencializou os descontentamentos com o governo fomentando novos protestos à direita a partir de um contexto particular de associação entre antipetismo e luta contra a corrupção (Tatagiba </w:t>
      </w:r>
      <w:r w:rsidRPr="00EC2ABA">
        <w:rPr>
          <w:rFonts w:cs="Times New Roman"/>
          <w:bCs/>
          <w:i/>
          <w:iCs/>
          <w:szCs w:val="24"/>
        </w:rPr>
        <w:t>et al</w:t>
      </w:r>
      <w:r>
        <w:rPr>
          <w:rFonts w:cs="Times New Roman"/>
          <w:bCs/>
          <w:szCs w:val="24"/>
        </w:rPr>
        <w:t>., 2015).</w:t>
      </w:r>
    </w:p>
    <w:p w14:paraId="2DBC58C2" w14:textId="77777777" w:rsidR="00804311" w:rsidRDefault="00804311" w:rsidP="00804311">
      <w:pPr>
        <w:spacing w:line="259" w:lineRule="auto"/>
        <w:jc w:val="left"/>
        <w:rPr>
          <w:rFonts w:cs="Times New Roman"/>
          <w:bCs/>
          <w:szCs w:val="24"/>
        </w:rPr>
      </w:pPr>
      <w:r>
        <w:rPr>
          <w:rFonts w:cs="Times New Roman"/>
          <w:bCs/>
          <w:szCs w:val="24"/>
        </w:rPr>
        <w:br w:type="page"/>
      </w:r>
    </w:p>
    <w:p w14:paraId="2DA5D63B" w14:textId="77777777" w:rsidR="00804311" w:rsidRDefault="00804311" w:rsidP="00804311">
      <w:pPr>
        <w:pStyle w:val="PargrafodaLista"/>
        <w:spacing w:after="0"/>
        <w:ind w:left="0" w:firstLine="851"/>
        <w:rPr>
          <w:rFonts w:cs="Times New Roman"/>
          <w:bCs/>
          <w:szCs w:val="24"/>
        </w:rPr>
      </w:pPr>
    </w:p>
    <w:p w14:paraId="4E186169" w14:textId="77777777" w:rsidR="00804311" w:rsidRDefault="00804311" w:rsidP="00804311">
      <w:pPr>
        <w:pStyle w:val="PargrafodaLista"/>
        <w:spacing w:after="0"/>
        <w:ind w:left="0" w:firstLine="851"/>
        <w:rPr>
          <w:rFonts w:cs="Times New Roman"/>
          <w:bCs/>
          <w:szCs w:val="24"/>
        </w:rPr>
      </w:pPr>
    </w:p>
    <w:p w14:paraId="49F2AF28" w14:textId="1C130B66" w:rsidR="00882A54" w:rsidRDefault="00833D8C" w:rsidP="00CA26ED">
      <w:pPr>
        <w:pStyle w:val="Ttulo3"/>
        <w:rPr>
          <w:rFonts w:ascii="Times New Roman" w:hAnsi="Times New Roman" w:cs="Times New Roman"/>
          <w:i/>
          <w:color w:val="auto"/>
        </w:rPr>
      </w:pPr>
      <w:bookmarkStart w:id="186" w:name="_Toc173959620"/>
      <w:r>
        <w:rPr>
          <w:rFonts w:ascii="Times New Roman" w:hAnsi="Times New Roman" w:cs="Times New Roman"/>
          <w:i/>
          <w:iCs/>
          <w:color w:val="auto"/>
        </w:rPr>
        <w:t xml:space="preserve">2.2.3 </w:t>
      </w:r>
      <w:r w:rsidR="00385E07">
        <w:rPr>
          <w:rFonts w:ascii="Times New Roman" w:hAnsi="Times New Roman" w:cs="Times New Roman"/>
          <w:i/>
          <w:iCs/>
          <w:color w:val="auto"/>
        </w:rPr>
        <w:t xml:space="preserve">Lula </w:t>
      </w:r>
      <w:r w:rsidR="004D11FC">
        <w:rPr>
          <w:rFonts w:ascii="Times New Roman" w:hAnsi="Times New Roman" w:cs="Times New Roman"/>
          <w:i/>
          <w:iCs/>
          <w:color w:val="auto"/>
        </w:rPr>
        <w:t>e Dilma: mudança social e oportunidades políticas</w:t>
      </w:r>
      <w:bookmarkEnd w:id="186"/>
    </w:p>
    <w:p w14:paraId="03CBD80D" w14:textId="77777777" w:rsidR="00CA26ED" w:rsidRDefault="00CA26ED" w:rsidP="00CA26ED">
      <w:pPr>
        <w:ind w:firstLine="851"/>
      </w:pPr>
    </w:p>
    <w:p w14:paraId="59FCE3E4" w14:textId="305610C5" w:rsidR="00853149" w:rsidRDefault="005F0A39" w:rsidP="00327272">
      <w:pPr>
        <w:ind w:firstLine="851"/>
      </w:pPr>
      <w:r>
        <w:t xml:space="preserve">Se no caso Collor elencamos um conjunto de fatores que possibilitaram o surgimento de oportunidades políticas </w:t>
      </w:r>
      <w:r w:rsidR="00816CA6">
        <w:t xml:space="preserve">que </w:t>
      </w:r>
      <w:r w:rsidR="00507BF6">
        <w:t>deram condições às</w:t>
      </w:r>
      <w:r w:rsidR="000C5656">
        <w:t xml:space="preserve"> mobilizações</w:t>
      </w:r>
      <w:r w:rsidR="00804EF0">
        <w:t>, n</w:t>
      </w:r>
      <w:r w:rsidR="000C5656">
        <w:t xml:space="preserve">o que se refere </w:t>
      </w:r>
      <w:r w:rsidR="00853149">
        <w:t>ao governo de Dilma Rousseff</w:t>
      </w:r>
      <w:del w:id="187" w:author="Christiane Jalles de Paula" w:date="2024-08-10T16:49:00Z" w16du:dateUtc="2024-08-10T19:49:00Z">
        <w:r w:rsidR="00804EF0" w:rsidDel="00AB44FA">
          <w:delText>,</w:delText>
        </w:r>
      </w:del>
      <w:r w:rsidR="00804EF0">
        <w:t xml:space="preserve"> essas oportunidades ganharam dois escopos muito diferenciados. </w:t>
      </w:r>
      <w:r w:rsidR="00327272">
        <w:t>Decerto,</w:t>
      </w:r>
      <w:r w:rsidR="00A5017F">
        <w:t xml:space="preserve"> quando olhamos para o processo de impeachment de Dilma Rousseff</w:t>
      </w:r>
      <w:r w:rsidR="00327272">
        <w:t xml:space="preserve"> o núcleo central da disputa política </w:t>
      </w:r>
      <w:r w:rsidR="002D6660">
        <w:t xml:space="preserve">apresentou </w:t>
      </w:r>
      <w:r w:rsidR="005C48D0">
        <w:t>algumas similaridades</w:t>
      </w:r>
      <w:r w:rsidR="002D6660">
        <w:t xml:space="preserve"> com o que ocorrera no caso Collor. </w:t>
      </w:r>
      <w:r w:rsidR="00954626">
        <w:t>Os escândalos de corrupção e a alimentação de um sentimento de ódio pela política foram características marcantes</w:t>
      </w:r>
      <w:r w:rsidR="00221F0D">
        <w:t xml:space="preserve"> do processo de impeachment de Dilma. Ainda que as acusações de corrupção não decaíssem prioritariamente na figura da presidente</w:t>
      </w:r>
      <w:r w:rsidR="00F3071E">
        <w:t>, o endereçamento das críticas estava dirigido fortemente ao governo do PT</w:t>
      </w:r>
      <w:r w:rsidR="00B247F1">
        <w:t xml:space="preserve"> que</w:t>
      </w:r>
      <w:r w:rsidR="00625BF5">
        <w:t>, após as eleições de 2014,</w:t>
      </w:r>
      <w:r w:rsidR="00B247F1">
        <w:t xml:space="preserve"> </w:t>
      </w:r>
      <w:r w:rsidR="00645ACB">
        <w:t>permaneceria</w:t>
      </w:r>
      <w:r w:rsidR="00B87CFF">
        <w:t xml:space="preserve"> no poder por mais </w:t>
      </w:r>
      <w:r w:rsidR="00763935">
        <w:t>um mandato</w:t>
      </w:r>
      <w:r w:rsidR="00B87CFF">
        <w:t>. No entanto, o que deflagra a crise dos governos do PT</w:t>
      </w:r>
      <w:r w:rsidR="00AB7593">
        <w:t>, ou melhor, o que coloca o governo de Dilma Rousseff na encruzilhada política e fornece</w:t>
      </w:r>
      <w:r w:rsidR="00426E54">
        <w:t xml:space="preserve"> elementos para a atuação </w:t>
      </w:r>
      <w:r w:rsidR="00AA5B0E">
        <w:t xml:space="preserve">dos atores sociais em um ambiente de </w:t>
      </w:r>
      <w:r w:rsidR="00AA5B0E" w:rsidRPr="00AB44FA">
        <w:rPr>
          <w:i/>
          <w:iCs/>
          <w:rPrChange w:id="188" w:author="Christiane Jalles de Paula" w:date="2024-08-10T16:49:00Z" w16du:dateUtc="2024-08-10T19:49:00Z">
            <w:rPr/>
          </w:rPrChange>
        </w:rPr>
        <w:t>conjuntura fluída</w:t>
      </w:r>
      <w:r w:rsidR="00AA5B0E">
        <w:t xml:space="preserve"> não é </w:t>
      </w:r>
      <w:r w:rsidR="00964857">
        <w:t xml:space="preserve">um caso isolado de corrupção e desempenho governamental. </w:t>
      </w:r>
      <w:r w:rsidR="00650AC4">
        <w:t>As controvérsias do processo político em torno do governo da presidente Dilma Rousseff ganham</w:t>
      </w:r>
      <w:r w:rsidR="00C7268C">
        <w:t xml:space="preserve"> contornos ímpares de acordo com um conjunto de transformações </w:t>
      </w:r>
      <w:r w:rsidR="00853149">
        <w:t>na sociedade e na política brasileira</w:t>
      </w:r>
      <w:r w:rsidR="00C7268C">
        <w:t xml:space="preserve"> que</w:t>
      </w:r>
      <w:r w:rsidR="00853149">
        <w:t xml:space="preserve"> se fez presente a partir de uma característica relevante</w:t>
      </w:r>
      <w:r w:rsidR="009B7D7F">
        <w:t xml:space="preserve"> nos últimos tempos</w:t>
      </w:r>
      <w:r w:rsidR="000757AC">
        <w:t>:</w:t>
      </w:r>
      <w:r w:rsidR="009B7D7F">
        <w:t xml:space="preserve"> </w:t>
      </w:r>
      <w:r w:rsidR="007A3736">
        <w:t>o lulismo.</w:t>
      </w:r>
    </w:p>
    <w:p w14:paraId="501B4773" w14:textId="25BB7CBA" w:rsidR="00DA01EF" w:rsidRDefault="00DA01EF" w:rsidP="00DA01EF">
      <w:pPr>
        <w:ind w:firstLine="851"/>
      </w:pPr>
      <w:r>
        <w:t>Na primeira década do século XXI, o Brasil vivenciou um período de transformações profundas sob a liderança dos governos de Luiz Inácio Lula da Silva e Dilma Rousseff. Este período foi marcado por uma série de reformas e políticas que visavam a inclusão social, o crescimento econômico e o fortalecimento da democracia. Essas mudanças estruturais tiveram impactos significativos na sociedade brasileira, promovendo melhorias nos indicadores sociais e econômicos, além de redefinir a posição do Brasil no cenário internacional.</w:t>
      </w:r>
    </w:p>
    <w:p w14:paraId="0E5A0795" w14:textId="69E7F0CF" w:rsidR="00BC1D1E" w:rsidRDefault="00E5676B" w:rsidP="000C56BA">
      <w:pPr>
        <w:ind w:firstLine="851"/>
      </w:pPr>
      <w:r>
        <w:t>No âmbito interno, a política econômica dos governos Lula e Dilma foi central para a recuperação e o crescimento do país. Barbosa (2013) destaca</w:t>
      </w:r>
      <w:r w:rsidR="008424DA">
        <w:t xml:space="preserve"> que</w:t>
      </w:r>
      <w:r>
        <w:t xml:space="preserve"> a implementação de políticas voltadas para a estabilização macroeconômica, com controle da inflação e redução da vulnerabilidade externa</w:t>
      </w:r>
      <w:r w:rsidR="008424DA">
        <w:t xml:space="preserve"> foram importantes na construção de um ambiente de crescimento econômico positivo para o Brasil</w:t>
      </w:r>
      <w:r>
        <w:t>.</w:t>
      </w:r>
      <w:r w:rsidR="00DE2336">
        <w:t xml:space="preserve"> </w:t>
      </w:r>
      <w:r w:rsidR="00715C9C">
        <w:t>Do lado monetário esse ajuste elevou a taxa Selic para combater o aumento da inflação e a depreciação do câmbio</w:t>
      </w:r>
      <w:r w:rsidR="00351BCB">
        <w:t>.</w:t>
      </w:r>
      <w:r w:rsidR="00715C9C">
        <w:t xml:space="preserve"> </w:t>
      </w:r>
      <w:r w:rsidR="00351BCB">
        <w:t>D</w:t>
      </w:r>
      <w:r w:rsidR="00715C9C">
        <w:t>o lado fiscal</w:t>
      </w:r>
      <w:r w:rsidR="0055551B">
        <w:t>,</w:t>
      </w:r>
      <w:r w:rsidR="00034388">
        <w:t xml:space="preserve"> </w:t>
      </w:r>
      <w:r w:rsidR="00FB2C7E">
        <w:t xml:space="preserve">no período de 2003 </w:t>
      </w:r>
      <w:r w:rsidR="00FB2C7E">
        <w:lastRenderedPageBreak/>
        <w:t>a 2005</w:t>
      </w:r>
      <w:r w:rsidR="0055551B">
        <w:t xml:space="preserve"> o governo</w:t>
      </w:r>
      <w:r w:rsidR="00FB2C7E">
        <w:t xml:space="preserve"> Lula</w:t>
      </w:r>
      <w:r w:rsidR="0055551B">
        <w:t xml:space="preserve"> elevou sua meta de resultado primário para conter o crescimento da dívida públic</w:t>
      </w:r>
      <w:r w:rsidR="00F44BB9">
        <w:t>o</w:t>
      </w:r>
      <w:r w:rsidR="0055551B">
        <w:t xml:space="preserve"> e diminuir o risco de insolvência do país</w:t>
      </w:r>
      <w:r w:rsidR="00594FA4">
        <w:t xml:space="preserve"> (Barbosa, 2013, p. </w:t>
      </w:r>
      <w:r w:rsidR="00132723">
        <w:t>95)</w:t>
      </w:r>
      <w:r w:rsidR="00191298">
        <w:t xml:space="preserve">. </w:t>
      </w:r>
      <w:r w:rsidR="00034388">
        <w:t>Essa primeira empreitada permitiu, a partir de 2006</w:t>
      </w:r>
      <w:r w:rsidR="00FB2C7E">
        <w:t>, uma política macroeconômica expansionista</w:t>
      </w:r>
      <w:r w:rsidR="00EB43FB">
        <w:t xml:space="preserve"> monetária e fiscal com o Programa de Aceleração do Crescimento (PA</w:t>
      </w:r>
      <w:r w:rsidR="0019327A">
        <w:t>C)</w:t>
      </w:r>
      <w:r w:rsidR="00B936AD">
        <w:rPr>
          <w:rStyle w:val="Refdenotaderodap"/>
        </w:rPr>
        <w:footnoteReference w:id="35"/>
      </w:r>
      <w:r w:rsidR="00E41F25">
        <w:t>.</w:t>
      </w:r>
      <w:r w:rsidR="00DF382E">
        <w:t xml:space="preserve"> Isso não só como política </w:t>
      </w:r>
      <w:r w:rsidR="00ED2E5D">
        <w:t>orientada</w:t>
      </w:r>
      <w:r w:rsidR="0019327A">
        <w:t xml:space="preserve"> que abarcava diversos setores sociais</w:t>
      </w:r>
      <w:r w:rsidR="00ED2E5D">
        <w:t>,</w:t>
      </w:r>
      <w:r w:rsidR="00DF382E">
        <w:t xml:space="preserve"> mas também aproveitando </w:t>
      </w:r>
      <w:r w:rsidR="009C64F8">
        <w:t>o chamado boom das comodities</w:t>
      </w:r>
      <w:r w:rsidR="009C64F8">
        <w:rPr>
          <w:rStyle w:val="Refdenotaderodap"/>
        </w:rPr>
        <w:footnoteReference w:id="36"/>
      </w:r>
      <w:r w:rsidR="00C64C19">
        <w:t>.</w:t>
      </w:r>
      <w:r>
        <w:t xml:space="preserve"> A valorização do salário-mínimo</w:t>
      </w:r>
      <w:r w:rsidR="000D666D">
        <w:t xml:space="preserve"> também</w:t>
      </w:r>
      <w:r>
        <w:t xml:space="preserve"> foi uma medida crucial que promoveu uma elevação do poder de compra das classes </w:t>
      </w:r>
      <w:r w:rsidR="005E4CA4">
        <w:t>populares</w:t>
      </w:r>
      <w:r>
        <w:t xml:space="preserve">, contribuindo significativamente para a redução da pobreza. </w:t>
      </w:r>
      <w:r w:rsidR="000D666D">
        <w:t>Por outro lado, a</w:t>
      </w:r>
      <w:r>
        <w:t xml:space="preserve"> ampliação do crédito para </w:t>
      </w:r>
      <w:r>
        <w:lastRenderedPageBreak/>
        <w:t>pessoas físicas e empresas também desempenhou um papel fundamental, estimulando o consumo e os investimentos.</w:t>
      </w:r>
    </w:p>
    <w:p w14:paraId="313BA0B8" w14:textId="5493EFCA" w:rsidR="000C56BA" w:rsidRDefault="00B34C45" w:rsidP="000C56BA">
      <w:pPr>
        <w:ind w:firstLine="851"/>
      </w:pPr>
      <w:r>
        <w:t>Outro ponto relevante foram os</w:t>
      </w:r>
      <w:r w:rsidR="00E5676B">
        <w:t xml:space="preserve"> investimentos públicos em infraestrutura, educação, saúde e programas sociais</w:t>
      </w:r>
      <w:r w:rsidR="00E9594C">
        <w:t xml:space="preserve"> que</w:t>
      </w:r>
      <w:r w:rsidR="00E5676B">
        <w:t xml:space="preserve"> aumentaram significativamente, impulsionando o crescimento econômico e melhorando as condições de vida da população.</w:t>
      </w:r>
      <w:r w:rsidR="00CC4831">
        <w:t xml:space="preserve"> Entretanto, como observou</w:t>
      </w:r>
      <w:r w:rsidR="00E5676B">
        <w:t xml:space="preserve"> Jorge Mattoso (2013), </w:t>
      </w:r>
      <w:r w:rsidR="007A47B7">
        <w:t>além dos ganhos</w:t>
      </w:r>
      <w:r w:rsidR="00D52792">
        <w:t xml:space="preserve"> observados na sociedade brasileira, ainda existiam</w:t>
      </w:r>
      <w:r w:rsidR="00E5676B">
        <w:t xml:space="preserve"> desafios enfrentados na transição de um modelo neoliberal para um modelo de desenvolvimento</w:t>
      </w:r>
      <w:r w:rsidR="00D52792">
        <w:t xml:space="preserve"> mais</w:t>
      </w:r>
      <w:r w:rsidR="00E5676B">
        <w:t xml:space="preserve"> inclusivo. </w:t>
      </w:r>
      <w:r w:rsidR="007F2E7B">
        <w:t>O autor destac</w:t>
      </w:r>
      <w:r w:rsidR="00FB788B">
        <w:t>a</w:t>
      </w:r>
      <w:r w:rsidR="007F2E7B">
        <w:t>, por exemplo,</w:t>
      </w:r>
      <w:r w:rsidR="00E5676B">
        <w:t xml:space="preserve"> a importância dos programas de transferência de renda, como o Bolsa Família, que ajudaram a dinamizar a economia e reduzir a desigualdade</w:t>
      </w:r>
      <w:r w:rsidR="009334E4">
        <w:t xml:space="preserve">, mas não </w:t>
      </w:r>
      <w:r w:rsidR="00DE7F57">
        <w:t xml:space="preserve">atacaram </w:t>
      </w:r>
      <w:r w:rsidR="00B67C1B">
        <w:t>de forma profunda e estrutural</w:t>
      </w:r>
      <w:r w:rsidR="00DE7F57">
        <w:t xml:space="preserve"> </w:t>
      </w:r>
      <w:r w:rsidR="00705AA1">
        <w:t>a raiz dos problemas sociais.</w:t>
      </w:r>
      <w:r w:rsidR="00B67C1B">
        <w:t xml:space="preserve"> O Brasil continuaria mantendo um padrão de </w:t>
      </w:r>
      <w:r w:rsidR="00A52FFB">
        <w:t>desigualdade que se apresentava sob diversas facetas</w:t>
      </w:r>
      <w:r w:rsidR="000C56BA">
        <w:t>.</w:t>
      </w:r>
    </w:p>
    <w:p w14:paraId="17327C50" w14:textId="3E242D23" w:rsidR="00DA01EF" w:rsidRDefault="00DA01EF" w:rsidP="00DA01EF">
      <w:pPr>
        <w:ind w:firstLine="851"/>
      </w:pPr>
      <w:r>
        <w:t xml:space="preserve">A política externa brasileira </w:t>
      </w:r>
      <w:r w:rsidR="00C66ADE">
        <w:t xml:space="preserve">também </w:t>
      </w:r>
      <w:r>
        <w:t>passou por uma reorientação significativa, centrada n</w:t>
      </w:r>
      <w:r w:rsidR="005270AF">
        <w:t>a</w:t>
      </w:r>
      <w:r>
        <w:t xml:space="preserve"> </w:t>
      </w:r>
      <w:r w:rsidR="005270AF">
        <w:t>ideia</w:t>
      </w:r>
      <w:r>
        <w:t xml:space="preserve"> de "entorno estratégico". </w:t>
      </w:r>
      <w:r w:rsidR="005270AF">
        <w:t>De acordo com</w:t>
      </w:r>
      <w:r>
        <w:t xml:space="preserve"> Fiori (2013),</w:t>
      </w:r>
      <w:r w:rsidR="005270AF">
        <w:t xml:space="preserve"> essa ideia visou</w:t>
      </w:r>
      <w:r>
        <w:t xml:space="preserve"> inclui</w:t>
      </w:r>
      <w:r w:rsidR="00606D7D">
        <w:t>r</w:t>
      </w:r>
      <w:r>
        <w:t xml:space="preserve"> a América do Sul, a África Subsaariana, a Antártida e a Bacia do Atlântico Sul</w:t>
      </w:r>
      <w:r w:rsidR="0079302E">
        <w:t xml:space="preserve"> em uma dinâmica de relações</w:t>
      </w:r>
      <w:r w:rsidR="000A6B39">
        <w:t xml:space="preserve"> de forma</w:t>
      </w:r>
      <w:r>
        <w:t xml:space="preserve"> </w:t>
      </w:r>
      <w:r w:rsidR="000A6B39">
        <w:t xml:space="preserve">a </w:t>
      </w:r>
      <w:r>
        <w:t xml:space="preserve">consolidar a liderança regional do Brasil e fortalecer suas relações com outros países do Sul Global. O Brasil buscou aumentar sua autonomia internacional, diversificando suas alianças e reduzindo a dependência dos Estados Unidos e da Europa. Esta nova orientação permitiu ao país projetar sua influência de maneira mais abrangente, atuando de forma mais ativa em </w:t>
      </w:r>
      <w:r w:rsidR="009B5F6B">
        <w:t>organismos</w:t>
      </w:r>
      <w:r>
        <w:t xml:space="preserve"> internacionais</w:t>
      </w:r>
      <w:r w:rsidR="009B5F6B">
        <w:t xml:space="preserve"> e agências multilaterais</w:t>
      </w:r>
      <w:r w:rsidR="008733B3">
        <w:t xml:space="preserve">, </w:t>
      </w:r>
      <w:r>
        <w:t xml:space="preserve">além de promover a integração regional através de blocos como o Mercosul e a União de Nações Sul-Americanas (Unasul). </w:t>
      </w:r>
      <w:r w:rsidR="008733B3">
        <w:t>De acordo com</w:t>
      </w:r>
      <w:r w:rsidR="003D3449">
        <w:t xml:space="preserve"> </w:t>
      </w:r>
      <w:r>
        <w:t xml:space="preserve">Garcia (2013), </w:t>
      </w:r>
      <w:r w:rsidR="00002393">
        <w:t>neste contexto,</w:t>
      </w:r>
      <w:r>
        <w:t xml:space="preserve"> a importância do multilateralismo e da diplomacia Sul-Sul</w:t>
      </w:r>
      <w:r w:rsidR="003D3449">
        <w:t xml:space="preserve"> </w:t>
      </w:r>
      <w:r w:rsidR="00002393">
        <w:t>foi uma</w:t>
      </w:r>
      <w:r w:rsidR="003D3449">
        <w:t xml:space="preserve"> forma de fortalecer </w:t>
      </w:r>
      <w:r>
        <w:t>a posição do Brasil como um líder emergente no cenário global.</w:t>
      </w:r>
    </w:p>
    <w:p w14:paraId="06D7D6C4" w14:textId="00064E6A" w:rsidR="00DA01EF" w:rsidRDefault="002975CC" w:rsidP="00DA01EF">
      <w:pPr>
        <w:ind w:firstLine="851"/>
      </w:pPr>
      <w:r>
        <w:t>Outro fator a ser destacado é a</w:t>
      </w:r>
      <w:r w:rsidR="00DA01EF">
        <w:t xml:space="preserve"> emergência de uma nova classe </w:t>
      </w:r>
      <w:r w:rsidR="002B0E64">
        <w:t>social</w:t>
      </w:r>
      <w:r w:rsidR="00002393">
        <w:rPr>
          <w:rStyle w:val="Refdenotaderodap"/>
        </w:rPr>
        <w:footnoteReference w:id="37"/>
      </w:r>
      <w:r w:rsidR="00DA01EF">
        <w:t xml:space="preserve"> </w:t>
      </w:r>
      <w:r>
        <w:t xml:space="preserve">como um </w:t>
      </w:r>
      <w:r w:rsidR="00DA01EF">
        <w:t>aspecto crucial das transformações ocorridas</w:t>
      </w:r>
      <w:r>
        <w:t xml:space="preserve"> neste período</w:t>
      </w:r>
      <w:r w:rsidR="00DA01EF">
        <w:t>. Marilena Chaui (2013)</w:t>
      </w:r>
      <w:r w:rsidR="00810AC5">
        <w:t xml:space="preserve"> argumenta </w:t>
      </w:r>
      <w:r w:rsidR="00810AC5">
        <w:lastRenderedPageBreak/>
        <w:t>que</w:t>
      </w:r>
      <w:r w:rsidR="00DA01EF">
        <w:t xml:space="preserve"> a formação dessa nova classe</w:t>
      </w:r>
      <w:r w:rsidR="00164B85">
        <w:t xml:space="preserve"> foi</w:t>
      </w:r>
      <w:r w:rsidR="00DA01EF">
        <w:t xml:space="preserve"> resultado das políticas de inclusão social e econômica implementadas</w:t>
      </w:r>
      <w:r w:rsidR="00164B85">
        <w:t xml:space="preserve"> durante o período dos governos Lula e Dilma</w:t>
      </w:r>
      <w:r w:rsidR="00DA01EF">
        <w:t>. A criação de empregos formais e o fortalecimento dos direitos trabalhistas aumentaram a segurança e a estabilidade econômica dos trabalhadores. A expansão do acesso à educação, com a criação de novas universidades e programas como o ProUni, possibilitou que muitos jovens de famílias pobres ingressassem no ensino superior. Belluzzo (2013) reforça a</w:t>
      </w:r>
      <w:r w:rsidR="00B253FD">
        <w:t xml:space="preserve"> mesma</w:t>
      </w:r>
      <w:r w:rsidR="00DA01EF">
        <w:t xml:space="preserve"> ideia de que as políticas públicas voltadas para a redistribuição de renda e a valorização do trabalho foram fundamentais para a emergência dessa nova classe trabalhadora. A mobilidade social resultante dessas políticas não só reduziu as desigualdades, mas também criou um grupo social mais ativo e participativo na economia e na </w:t>
      </w:r>
      <w:r w:rsidR="000714D4">
        <w:t>sociedade</w:t>
      </w:r>
      <w:r w:rsidR="00DA01EF">
        <w:t xml:space="preserve"> brasileira</w:t>
      </w:r>
      <w:r w:rsidR="000714D4">
        <w:t>.</w:t>
      </w:r>
    </w:p>
    <w:p w14:paraId="59773482" w14:textId="35203D8D" w:rsidR="00DA01EF" w:rsidRDefault="00B75B62" w:rsidP="00DA01EF">
      <w:pPr>
        <w:ind w:firstLine="851"/>
      </w:pPr>
      <w:r>
        <w:t>Com efeito, a</w:t>
      </w:r>
      <w:r w:rsidR="00DA01EF">
        <w:t xml:space="preserve">s políticas públicas implementadas durante </w:t>
      </w:r>
      <w:r w:rsidR="009C3A0A">
        <w:t>a primeira década de governos do PT</w:t>
      </w:r>
      <w:r w:rsidR="00DA01EF">
        <w:t xml:space="preserve"> promoveram melhorias significativas </w:t>
      </w:r>
      <w:r>
        <w:t>em alguns</w:t>
      </w:r>
      <w:r w:rsidR="00DA01EF">
        <w:t xml:space="preserve"> indicadores sociais. Pochmann (2013) </w:t>
      </w:r>
      <w:r w:rsidR="00514D11">
        <w:t>observa</w:t>
      </w:r>
      <w:r w:rsidR="003B1B5A">
        <w:t>, por exemplo,</w:t>
      </w:r>
      <w:r w:rsidR="00514D11">
        <w:t xml:space="preserve"> </w:t>
      </w:r>
      <w:r w:rsidR="003B1B5A">
        <w:t>como</w:t>
      </w:r>
      <w:r w:rsidR="00DA01EF">
        <w:t xml:space="preserve"> a implementação de diversos programas sociais, como o Bolsa Família, o Minha Casa Minha Vida e o Luz para Todos, foram essenciais para a melhoria dos indicadores sociais. A expansão dos serviços de saúde e educação, com a criação de novas unidades de atendimento e a ampliação do acesso à educação básica e superior, também foram passos cruciais nessa direção. Costa (2013), destaca os avanços na área da saúde, com a ampliação da cobertura do Sistema Único de Saúde (SUS) e a implementação de programas como o Mais Médicos, que levaram assistência médica a regiões carentes. Pablo Gentili e Dalila Andrade Oliveira (2013), </w:t>
      </w:r>
      <w:r w:rsidR="00784B9A">
        <w:t>analisam</w:t>
      </w:r>
      <w:r w:rsidR="00DA01EF">
        <w:t xml:space="preserve"> a expansão do acesso à educação e as melhorias na qualidade do ensino básico e superior</w:t>
      </w:r>
      <w:r w:rsidR="00784B9A">
        <w:t xml:space="preserve"> e como</w:t>
      </w:r>
      <w:r w:rsidR="00DA01EF">
        <w:t xml:space="preserve"> </w:t>
      </w:r>
      <w:r w:rsidR="00784B9A">
        <w:t>e</w:t>
      </w:r>
      <w:r w:rsidR="00DA01EF">
        <w:t xml:space="preserve">ssas políticas </w:t>
      </w:r>
      <w:r w:rsidR="00784B9A">
        <w:t>ajudaram</w:t>
      </w:r>
      <w:r w:rsidR="00DA01EF">
        <w:t xml:space="preserve"> </w:t>
      </w:r>
      <w:r w:rsidR="00784B9A">
        <w:t xml:space="preserve">a promover </w:t>
      </w:r>
      <w:r w:rsidR="00DA01EF">
        <w:t xml:space="preserve">a redução da pobreza e da desigualdade social no Brasil, </w:t>
      </w:r>
      <w:r w:rsidR="000A560D">
        <w:t>possibilitando</w:t>
      </w:r>
      <w:r w:rsidR="00DA01EF">
        <w:t xml:space="preserve"> a inclusão social e a cidadania, garantindo direitos e melhorando o bem-estar da população.</w:t>
      </w:r>
    </w:p>
    <w:p w14:paraId="522547C8" w14:textId="7E14037B" w:rsidR="00DA01EF" w:rsidRDefault="00DA01EF" w:rsidP="00DA01EF">
      <w:pPr>
        <w:ind w:firstLine="851"/>
      </w:pPr>
      <w:r>
        <w:t>O desenvolvimento regional e a inclusão social</w:t>
      </w:r>
      <w:r w:rsidR="00A3503E">
        <w:t xml:space="preserve"> também</w:t>
      </w:r>
      <w:r>
        <w:t xml:space="preserve"> foram focos importantes das políticas públicas federais durante os governos Lula e Dilma. Tania Bacelar de Araujo (2013) abord</w:t>
      </w:r>
      <w:r w:rsidR="00EF2E8D">
        <w:t>ou como</w:t>
      </w:r>
      <w:r>
        <w:t xml:space="preserve"> as políticas públicas voltadas para a redução das disparidades regionais</w:t>
      </w:r>
      <w:r w:rsidR="009F3BCD">
        <w:t xml:space="preserve"> salientou o desenvolvimento,</w:t>
      </w:r>
      <w:r>
        <w:t xml:space="preserve"> com especial atenção para as regiões Norte e Nordeste. Investimentos em infraestrutura, como a construção de estradas, ferrovias e sistemas de abastecimento de água e energia, foram </w:t>
      </w:r>
      <w:r w:rsidR="00111F26">
        <w:t>importantes</w:t>
      </w:r>
      <w:r>
        <w:t xml:space="preserve"> para promover o desenvolvimento regional. Além dos </w:t>
      </w:r>
      <w:r>
        <w:lastRenderedPageBreak/>
        <w:t xml:space="preserve">investimentos em infraestrutura, políticas de incentivo econômico, incluindo crédito e subsídios para pequenas e médias empresas, </w:t>
      </w:r>
      <w:r w:rsidR="00111F26">
        <w:t xml:space="preserve">que </w:t>
      </w:r>
      <w:r>
        <w:t xml:space="preserve">estimularam o crescimento econômico local. Fernandes (2013), </w:t>
      </w:r>
      <w:r w:rsidR="000A3BEC">
        <w:t>discute</w:t>
      </w:r>
      <w:r>
        <w:t xml:space="preserve"> as políticas de reforma agrária e seu impacto na redistribuição de terras e na promoção da justiça social no campo. </w:t>
      </w:r>
      <w:r w:rsidR="00AA5413">
        <w:t>O autor</w:t>
      </w:r>
      <w:r>
        <w:t xml:space="preserve"> destaca os avanços na inclusão social dos trabalhadores rurais e o fortalecimento da agricultura familiar. </w:t>
      </w:r>
      <w:r w:rsidR="00CA7F49">
        <w:t>Neste sentido, p</w:t>
      </w:r>
      <w:r>
        <w:t xml:space="preserve">rogramas sociais específicos para as regiões menos desenvolvidas </w:t>
      </w:r>
      <w:r w:rsidR="00FD0560">
        <w:t>possibilitaram</w:t>
      </w:r>
      <w:r>
        <w:t xml:space="preserve"> a inclusão social e a melhoria das condições de vida da população dessas áreas, garantindo uma distribuição </w:t>
      </w:r>
      <w:r w:rsidR="004F541E">
        <w:t>um pouco mais equânime</w:t>
      </w:r>
      <w:r>
        <w:t xml:space="preserve"> dos benefícios do desenvolvimento.</w:t>
      </w:r>
    </w:p>
    <w:p w14:paraId="53C8F474" w14:textId="75638557" w:rsidR="00DA01EF" w:rsidRDefault="00CF218C" w:rsidP="00DA01EF">
      <w:pPr>
        <w:ind w:firstLine="851"/>
      </w:pPr>
      <w:r>
        <w:t>É</w:t>
      </w:r>
      <w:r w:rsidR="00CA7F49">
        <w:t xml:space="preserve"> perceptível observar que as</w:t>
      </w:r>
      <w:r w:rsidR="00DA01EF">
        <w:t xml:space="preserve"> transformações promovidas pelos governos </w:t>
      </w:r>
      <w:r w:rsidR="00CA7F49">
        <w:t>do PT</w:t>
      </w:r>
      <w:r w:rsidR="00DA01EF">
        <w:t xml:space="preserve"> na primeira década do século XXI tiveram um impacto profundo e positivo na sociedade brasileira. A política externa ampliou a autonomia e a influência internacional do Brasil, enquanto as políticas econômicas promoveram </w:t>
      </w:r>
      <w:r w:rsidR="00494877">
        <w:t>taxas de cresciment</w:t>
      </w:r>
      <w:r w:rsidR="007C02A6">
        <w:t>o relevantes</w:t>
      </w:r>
      <w:r w:rsidR="00DA01EF">
        <w:t xml:space="preserve">. A emergência de uma nova classe </w:t>
      </w:r>
      <w:r w:rsidR="00AA7C98">
        <w:t>social ascendente</w:t>
      </w:r>
      <w:r w:rsidR="00DA01EF">
        <w:t xml:space="preserve"> e</w:t>
      </w:r>
      <w:r w:rsidR="00206BCA">
        <w:t xml:space="preserve"> a</w:t>
      </w:r>
      <w:r w:rsidR="00DA01EF">
        <w:t xml:space="preserve">s políticas públicas implementadas </w:t>
      </w:r>
      <w:r w:rsidR="00206BCA">
        <w:t>promoveu</w:t>
      </w:r>
      <w:r w:rsidR="00DA01EF">
        <w:t xml:space="preserve"> </w:t>
      </w:r>
      <w:r w:rsidR="0069380E">
        <w:t>melhoras significativas</w:t>
      </w:r>
      <w:r w:rsidR="00DA01EF">
        <w:t xml:space="preserve"> </w:t>
      </w:r>
      <w:r w:rsidR="00AA7C98">
        <w:t>em</w:t>
      </w:r>
      <w:r w:rsidR="00DA01EF">
        <w:t xml:space="preserve"> indicadores sociais</w:t>
      </w:r>
      <w:r w:rsidR="00A5729E">
        <w:t>,</w:t>
      </w:r>
      <w:r w:rsidR="00DA01EF">
        <w:t xml:space="preserve"> </w:t>
      </w:r>
      <w:r w:rsidR="0069380E">
        <w:t xml:space="preserve">ocasionando </w:t>
      </w:r>
      <w:r w:rsidR="00DA01EF">
        <w:t xml:space="preserve">a inclusão regional, garantindo uma distribuição mais </w:t>
      </w:r>
      <w:r w:rsidR="00132F7E">
        <w:t>equânime</w:t>
      </w:r>
      <w:r w:rsidR="00DA01EF">
        <w:t xml:space="preserve"> dos benefícios do desenvolvimento. Estas mudanças estruturais </w:t>
      </w:r>
      <w:r w:rsidR="006F23A2">
        <w:t>refletiu</w:t>
      </w:r>
      <w:r w:rsidR="00DA01EF">
        <w:t xml:space="preserve"> um período de transformações profundas no Brasil</w:t>
      </w:r>
      <w:r w:rsidR="00A5729E">
        <w:t xml:space="preserve">, mas </w:t>
      </w:r>
      <w:r w:rsidR="000411A0">
        <w:t>a tentativa de um projeto democrático popular esbarrou em alguns problemas de execução</w:t>
      </w:r>
      <w:r w:rsidR="00DA01EF">
        <w:t>.</w:t>
      </w:r>
    </w:p>
    <w:p w14:paraId="233D2D76" w14:textId="0EF6B3E5" w:rsidR="00DA01EF" w:rsidRDefault="00FC473F" w:rsidP="00DA01EF">
      <w:pPr>
        <w:ind w:firstLine="851"/>
      </w:pPr>
      <w:r>
        <w:t>Decerto, a</w:t>
      </w:r>
      <w:r w:rsidR="00DA01EF">
        <w:t xml:space="preserve"> análise dessas políticas revela a complexidade e a profundidade das mudanças implementadas. Ao focar em uma abordagem holística que integrava políticas econômicas, sociais e regionais, os governos de Lula e Dilma </w:t>
      </w:r>
      <w:r>
        <w:t>possibilitaram no Brasil</w:t>
      </w:r>
      <w:r w:rsidR="00DA01EF">
        <w:t xml:space="preserve"> um desenvolvimento mais equilibrado e inclusivo. A valorização do </w:t>
      </w:r>
      <w:r w:rsidR="00080EA7">
        <w:t>salário-mínimo</w:t>
      </w:r>
      <w:r w:rsidR="00DA01EF">
        <w:t xml:space="preserve"> e a expansão do crédito foram fundamentais para dinamizar a economia</w:t>
      </w:r>
      <w:r w:rsidR="00080EA7">
        <w:t xml:space="preserve"> e o consumo</w:t>
      </w:r>
      <w:r w:rsidR="00DA01EF">
        <w:t xml:space="preserve"> intern</w:t>
      </w:r>
      <w:r w:rsidR="00080EA7">
        <w:t>os</w:t>
      </w:r>
      <w:r w:rsidR="00DA01EF">
        <w:t>, enquanto os investimentos em infraestrutura e programas sociais garantiram que os benefícios do crescimento econômico fossem amplamente distribuídos</w:t>
      </w:r>
      <w:r w:rsidR="00A46861">
        <w:t>.</w:t>
      </w:r>
      <w:r w:rsidR="000F2C4B">
        <w:t xml:space="preserve"> </w:t>
      </w:r>
      <w:r w:rsidR="00DA01EF">
        <w:t xml:space="preserve">A nova classe trabalhadora que emergiu deste contexto se tornou um pilar central na sustentação </w:t>
      </w:r>
      <w:r w:rsidR="00A46861">
        <w:t>do governo</w:t>
      </w:r>
      <w:r w:rsidR="00FA702D">
        <w:t>. Ainda que com suas controvérsias</w:t>
      </w:r>
      <w:r w:rsidR="00F4082D">
        <w:t>, sobretudo a partir do entendimento</w:t>
      </w:r>
      <w:r w:rsidR="000F2C4B">
        <w:t xml:space="preserve"> de</w:t>
      </w:r>
      <w:r w:rsidR="00F4082D">
        <w:t xml:space="preserve"> que a ascensão dos grupos populares na estrutura social brasileira</w:t>
      </w:r>
      <w:r w:rsidR="003E12AB">
        <w:t xml:space="preserve"> foi</w:t>
      </w:r>
      <w:r w:rsidR="000F2C4B">
        <w:t xml:space="preserve"> acompanhada</w:t>
      </w:r>
      <w:r w:rsidR="003E12AB">
        <w:t xml:space="preserve"> de uma vulnerabilidade funcional desses setores</w:t>
      </w:r>
      <w:r w:rsidR="001D2E04">
        <w:t xml:space="preserve"> no processo d</w:t>
      </w:r>
      <w:r w:rsidR="00E76F80">
        <w:t>e</w:t>
      </w:r>
      <w:r w:rsidR="001D2E04">
        <w:t xml:space="preserve"> aprofundamento das relações capitalistas no Brasil (</w:t>
      </w:r>
      <w:r w:rsidR="0042169D">
        <w:t xml:space="preserve">Oliveira, 2011; </w:t>
      </w:r>
      <w:r w:rsidR="00E76F80">
        <w:t>Braga, 2012).</w:t>
      </w:r>
    </w:p>
    <w:p w14:paraId="446358D7" w14:textId="77777777" w:rsidR="00A02E38" w:rsidRDefault="00CF218C" w:rsidP="00CF218C">
      <w:pPr>
        <w:ind w:firstLine="851"/>
      </w:pPr>
      <w:r>
        <w:t xml:space="preserve">Para Sader (2013) construiu-se uma hegemonia pós-neoliberal. De acordo com o autor, os governos Lula e Dilma buscaram superar o modelo econômico anterior através de políticas públicas voltadas para a inclusão social e a redistribuição de renda. A estratégia pós-neoliberal visou fortalecer o papel do Estado na promoção do desenvolvimento econômico e social, </w:t>
      </w:r>
      <w:r>
        <w:lastRenderedPageBreak/>
        <w:t>revertendo a lógica neoliberal de minimização da intervenção estatal. Esta abordagem não só promoveu o crescimento econômico, mas também garantiu que alguns benefícios desse crescimento fossem distribuídos de maneira mais equitativa.</w:t>
      </w:r>
      <w:r w:rsidR="003C1870">
        <w:t xml:space="preserve"> Para Santos (2018</w:t>
      </w:r>
      <w:r w:rsidR="000F7F53">
        <w:t>, 102-103)</w:t>
      </w:r>
      <w:r w:rsidR="003C1870">
        <w:t>,</w:t>
      </w:r>
      <w:r w:rsidR="006432A5">
        <w:t xml:space="preserve"> a base do compromisso do PT com a estabilidade econômica estaria no Plano Real, implementado por Fernando Henrique Cardoso em 1994. Este plano estabilizou a moeda, mas também agravou os desequilíbrios estruturais nas contas nacionais e reduziu a capacidade de manobra do Estado</w:t>
      </w:r>
      <w:r w:rsidR="000F7F53">
        <w:t xml:space="preserve"> para </w:t>
      </w:r>
      <w:r w:rsidR="00547913">
        <w:t>enfrentá-los</w:t>
      </w:r>
      <w:r w:rsidR="006432A5">
        <w:t>.</w:t>
      </w:r>
      <w:r w:rsidR="00F71D68">
        <w:t xml:space="preserve"> A apreciação cambial e a abertura comercial estimularam importações, que auxiliaram a conter os preços, mas comprometeram a indústria nacional</w:t>
      </w:r>
      <w:r w:rsidR="005D1D48">
        <w:t xml:space="preserve">, provocando déficits comerciais crescentes. Inicialmente esses </w:t>
      </w:r>
      <w:r w:rsidR="00693198">
        <w:t>desequilíbrios</w:t>
      </w:r>
      <w:r w:rsidR="005D1D48">
        <w:t xml:space="preserve"> foram mitigados por privatizações e investimento estrangeiro</w:t>
      </w:r>
      <w:r w:rsidR="003D2BF7">
        <w:t xml:space="preserve"> com o intuito de </w:t>
      </w:r>
      <w:r w:rsidR="00693198">
        <w:t>adquirir</w:t>
      </w:r>
      <w:r w:rsidR="003D2BF7">
        <w:t xml:space="preserve"> ativos nacionais, </w:t>
      </w:r>
      <w:r w:rsidR="00693198">
        <w:t>enquanto</w:t>
      </w:r>
      <w:r w:rsidR="003D2BF7">
        <w:t xml:space="preserve"> aumentava-se a pressão</w:t>
      </w:r>
      <w:r w:rsidR="00A34BBD">
        <w:t xml:space="preserve"> e os incentivos para exportar. Entretanto, o mecanismo principal para compensar os </w:t>
      </w:r>
      <w:r w:rsidR="00693198">
        <w:t>desequilíbrios comerciais</w:t>
      </w:r>
      <w:r w:rsidR="006C51BA">
        <w:t xml:space="preserve"> foi a atração de </w:t>
      </w:r>
      <w:r w:rsidR="00693198">
        <w:t>capital</w:t>
      </w:r>
      <w:r w:rsidR="006C51BA">
        <w:t xml:space="preserve"> </w:t>
      </w:r>
      <w:r w:rsidR="00693198">
        <w:t>especulativo</w:t>
      </w:r>
      <w:r w:rsidR="006C51BA">
        <w:t xml:space="preserve"> visando converter o Brasil</w:t>
      </w:r>
      <w:r w:rsidR="00693198">
        <w:t xml:space="preserve"> em um destino atraente para as finanças internacionais.</w:t>
      </w:r>
    </w:p>
    <w:p w14:paraId="50BD3D19" w14:textId="7F5EB1DF" w:rsidR="00567564" w:rsidRDefault="00A02E38" w:rsidP="00CF218C">
      <w:pPr>
        <w:ind w:firstLine="851"/>
      </w:pPr>
      <w:r>
        <w:t xml:space="preserve">Ao mesmo tempo, </w:t>
      </w:r>
      <w:r w:rsidR="00DF6CF8">
        <w:t>o outro lado dessa engrenagem se deu a partir do disciplinamento do Estado</w:t>
      </w:r>
      <w:r w:rsidR="005A5695">
        <w:t xml:space="preserve"> enquanto um instrumento de transferência de riqueza nacional para os circuitos financeiros internacionais. </w:t>
      </w:r>
      <w:r w:rsidR="00C66BAF">
        <w:t>Isso se torna perceptível na</w:t>
      </w:r>
      <w:r w:rsidR="005A5695">
        <w:t xml:space="preserve"> lógic</w:t>
      </w:r>
      <w:r w:rsidR="00567564">
        <w:t>a</w:t>
      </w:r>
      <w:r w:rsidR="005A5695">
        <w:t xml:space="preserve"> do ajuste estrutural</w:t>
      </w:r>
      <w:r w:rsidR="006F6FEF">
        <w:t xml:space="preserve"> com sua expressão na lei de responsabilidade fiscal</w:t>
      </w:r>
      <w:r w:rsidR="001407DA">
        <w:rPr>
          <w:rStyle w:val="Refdenotaderodap"/>
        </w:rPr>
        <w:footnoteReference w:id="38"/>
      </w:r>
      <w:r w:rsidR="006F6FEF">
        <w:t xml:space="preserve">  junto ao Fundo Monetário Internacional (FMI)</w:t>
      </w:r>
      <w:r w:rsidR="00005E03">
        <w:t xml:space="preserve">, cuja negociação </w:t>
      </w:r>
      <w:r w:rsidR="00952D24">
        <w:t>ocorreu antes da desvalorização do real em 1999, no início do segundo mandato de FHC.</w:t>
      </w:r>
      <w:r w:rsidR="00DF6CF8">
        <w:t xml:space="preserve"> </w:t>
      </w:r>
      <w:r w:rsidR="006F76EC">
        <w:t>Esta lei</w:t>
      </w:r>
      <w:r w:rsidR="00E232E3">
        <w:t xml:space="preserve"> estabelece </w:t>
      </w:r>
      <w:r w:rsidR="00186CBD">
        <w:t>a hierarquia</w:t>
      </w:r>
      <w:r w:rsidR="00E232E3">
        <w:t xml:space="preserve"> no gasto orçamentário, consagra</w:t>
      </w:r>
      <w:r w:rsidR="00BE4421">
        <w:t xml:space="preserve">ndo prioridade máxima aos credores financeiros em detrimento de </w:t>
      </w:r>
      <w:r w:rsidR="00493519">
        <w:t>políticas</w:t>
      </w:r>
      <w:r w:rsidR="00BE4421">
        <w:t xml:space="preserve"> sociais e investimentos públicos</w:t>
      </w:r>
      <w:r w:rsidR="00493519">
        <w:t>.</w:t>
      </w:r>
      <w:r w:rsidR="0086477C">
        <w:t xml:space="preserve"> </w:t>
      </w:r>
      <w:r w:rsidR="00C57828">
        <w:t xml:space="preserve"> </w:t>
      </w:r>
      <w:r w:rsidR="00207516">
        <w:t xml:space="preserve">Atrelado </w:t>
      </w:r>
      <w:r w:rsidR="008B77AB">
        <w:t>a</w:t>
      </w:r>
      <w:r w:rsidR="00207516">
        <w:t xml:space="preserve"> ela o país passaria a se consolidar como um destino dos capitais </w:t>
      </w:r>
      <w:r w:rsidR="00A178EB">
        <w:t>especulativos</w:t>
      </w:r>
      <w:r w:rsidR="00273DD8">
        <w:t>, cujo fluxo se tornaria indispensável do ponto de vista da</w:t>
      </w:r>
      <w:r w:rsidR="00A178EB">
        <w:t xml:space="preserve"> condução das políticas econômic</w:t>
      </w:r>
      <w:r w:rsidR="008B77AB">
        <w:t>as. Com efeito, Ajuste fiscal permanente, altas taxas de juros, política monetária contracionista</w:t>
      </w:r>
      <w:r w:rsidR="002C53B5">
        <w:t>, câmbio flutuante e livre movimentação de capitais passaria a ser os pilares desta macroeconomia.</w:t>
      </w:r>
    </w:p>
    <w:p w14:paraId="7DEB7C83" w14:textId="0FF95B0C" w:rsidR="000B3F31" w:rsidRDefault="00595172" w:rsidP="00CF218C">
      <w:pPr>
        <w:ind w:firstLine="851"/>
      </w:pPr>
      <w:r>
        <w:t>Consequentemente,</w:t>
      </w:r>
      <w:r w:rsidR="006432A5">
        <w:t xml:space="preserve"> </w:t>
      </w:r>
      <w:r>
        <w:t>L</w:t>
      </w:r>
      <w:r w:rsidR="006432A5">
        <w:t>ula, em sua campanha de 2002, garantiu compromisso com a estabilidade econômica através da "Carta ao</w:t>
      </w:r>
      <w:r>
        <w:t xml:space="preserve"> povo</w:t>
      </w:r>
      <w:r w:rsidR="006432A5">
        <w:t xml:space="preserve"> </w:t>
      </w:r>
      <w:r>
        <w:t>b</w:t>
      </w:r>
      <w:r w:rsidR="006432A5">
        <w:t>rasileiro", acalmando temores de fuga de capitais​</w:t>
      </w:r>
      <w:r w:rsidR="008273C3">
        <w:t xml:space="preserve"> e permitindo a construção de um discurso e prática conciliatória </w:t>
      </w:r>
      <w:r w:rsidR="00CD28E2">
        <w:t>que possibilitou pacificar o país por dois mandatos</w:t>
      </w:r>
      <w:r w:rsidR="00223D60">
        <w:t xml:space="preserve"> e ainda lançar Dilma como sua substituta</w:t>
      </w:r>
      <w:r w:rsidR="006432A5">
        <w:t>​.</w:t>
      </w:r>
      <w:r w:rsidR="00586F38">
        <w:t xml:space="preserve"> Este compromisso </w:t>
      </w:r>
      <w:r w:rsidR="00A96C1C">
        <w:lastRenderedPageBreak/>
        <w:t>com a credibilidade internacional</w:t>
      </w:r>
      <w:r w:rsidR="00470843">
        <w:t xml:space="preserve"> exigiu aprofundar algumas reformas</w:t>
      </w:r>
      <w:r w:rsidR="00FB316F">
        <w:t xml:space="preserve">, como também estabelecer um padrão </w:t>
      </w:r>
      <w:r w:rsidR="00B158DA">
        <w:t>de desenvolvim</w:t>
      </w:r>
      <w:r w:rsidR="007B715B">
        <w:t>ento</w:t>
      </w:r>
      <w:r w:rsidR="00B158DA">
        <w:t xml:space="preserve"> que conferia ares civilizatórios </w:t>
      </w:r>
      <w:r w:rsidR="007B715B">
        <w:t>à</w:t>
      </w:r>
      <w:r w:rsidR="00B158DA">
        <w:t xml:space="preserve"> sociedade brasileira.</w:t>
      </w:r>
      <w:r w:rsidR="00810A7C">
        <w:t xml:space="preserve"> A face desse </w:t>
      </w:r>
      <w:proofErr w:type="spellStart"/>
      <w:r w:rsidR="000B3F31">
        <w:t>neodesenvolvimentismo</w:t>
      </w:r>
      <w:proofErr w:type="spellEnd"/>
      <w:r w:rsidR="00066184">
        <w:rPr>
          <w:rStyle w:val="Refdenotaderodap"/>
        </w:rPr>
        <w:footnoteReference w:id="39"/>
      </w:r>
      <w:r w:rsidR="009A2F0B">
        <w:t xml:space="preserve"> (</w:t>
      </w:r>
      <w:r w:rsidR="003C6214">
        <w:t xml:space="preserve">Boito e </w:t>
      </w:r>
      <w:proofErr w:type="spellStart"/>
      <w:r w:rsidR="000D0BB1">
        <w:t>Berringer</w:t>
      </w:r>
      <w:proofErr w:type="spellEnd"/>
      <w:r w:rsidR="000D0BB1">
        <w:t xml:space="preserve">, 2013; </w:t>
      </w:r>
      <w:r w:rsidR="009A2F0B">
        <w:t>Fiori</w:t>
      </w:r>
      <w:r w:rsidR="00973344">
        <w:t>,</w:t>
      </w:r>
      <w:r w:rsidR="00F46CC2">
        <w:t xml:space="preserve"> 2014</w:t>
      </w:r>
      <w:r w:rsidR="000D0BB1">
        <w:t>; Santos, 2018</w:t>
      </w:r>
      <w:r w:rsidR="00765A3D">
        <w:t>)</w:t>
      </w:r>
      <w:r w:rsidR="00973344">
        <w:t xml:space="preserve"> </w:t>
      </w:r>
      <w:r w:rsidR="00AF0863">
        <w:t>se apresent</w:t>
      </w:r>
      <w:r w:rsidR="008E5DAD">
        <w:t>ou</w:t>
      </w:r>
      <w:r w:rsidR="00AF0863">
        <w:t xml:space="preserve"> como </w:t>
      </w:r>
      <w:r w:rsidR="0007501D">
        <w:t xml:space="preserve">via alternativa entre financeirização e o nacionalismo do antigo desenvolvimentismo. </w:t>
      </w:r>
      <w:r w:rsidR="0017282A">
        <w:t>Seu objetivo foi conciliar um elemento externo, o neoliberalismo</w:t>
      </w:r>
      <w:r w:rsidR="00694615">
        <w:t>, e outro interno, o desenvolvimentismo brasileiro</w:t>
      </w:r>
      <w:r w:rsidR="00F85962">
        <w:t xml:space="preserve"> em sua face nacionalista.</w:t>
      </w:r>
    </w:p>
    <w:p w14:paraId="5A1EED0D" w14:textId="5E2CDDB5" w:rsidR="0079775E" w:rsidRDefault="00181D87" w:rsidP="00CF218C">
      <w:pPr>
        <w:ind w:firstLine="851"/>
      </w:pPr>
      <w:r>
        <w:t xml:space="preserve">De fato, como apontamos acima, o </w:t>
      </w:r>
      <w:r w:rsidR="003C3275">
        <w:t>B</w:t>
      </w:r>
      <w:r>
        <w:t>rasil mergulhou em um ciclo de desenvolvimento</w:t>
      </w:r>
      <w:r w:rsidR="00950E29">
        <w:t xml:space="preserve"> no qual as formulações</w:t>
      </w:r>
      <w:r w:rsidR="00CC2A49">
        <w:t xml:space="preserve"> do </w:t>
      </w:r>
      <w:proofErr w:type="spellStart"/>
      <w:r w:rsidR="00CC2A49">
        <w:t>neodesenvolvimentismo</w:t>
      </w:r>
      <w:proofErr w:type="spellEnd"/>
      <w:r w:rsidR="00CC2A49">
        <w:t xml:space="preserve"> se apresentou </w:t>
      </w:r>
      <w:r w:rsidR="00964AC9">
        <w:t>como política conciliatória entre os setores da sociedade</w:t>
      </w:r>
      <w:r w:rsidR="00AC0C24">
        <w:t xml:space="preserve">. </w:t>
      </w:r>
      <w:r w:rsidR="00C54ADF">
        <w:t xml:space="preserve">O ensejo conciliador </w:t>
      </w:r>
      <w:r w:rsidR="004343E1">
        <w:t>foi muito bem ilustrado</w:t>
      </w:r>
      <w:r w:rsidR="00093B1B">
        <w:t xml:space="preserve"> a partir da</w:t>
      </w:r>
      <w:r w:rsidR="004343E1">
        <w:t xml:space="preserve"> </w:t>
      </w:r>
      <w:r w:rsidR="00506CA0">
        <w:t xml:space="preserve">política das campeãs </w:t>
      </w:r>
      <w:commentRangeStart w:id="189"/>
      <w:commentRangeStart w:id="190"/>
      <w:commentRangeStart w:id="191"/>
      <w:r w:rsidR="00506CA0">
        <w:t>nacionais</w:t>
      </w:r>
      <w:commentRangeEnd w:id="189"/>
      <w:r w:rsidR="00B67F5F">
        <w:rPr>
          <w:rStyle w:val="Refdecomentrio"/>
        </w:rPr>
        <w:commentReference w:id="189"/>
      </w:r>
      <w:commentRangeEnd w:id="190"/>
      <w:r w:rsidR="001243AD">
        <w:rPr>
          <w:rStyle w:val="Refdecomentrio"/>
        </w:rPr>
        <w:commentReference w:id="190"/>
      </w:r>
      <w:commentRangeEnd w:id="191"/>
      <w:r w:rsidR="00AB44FA">
        <w:rPr>
          <w:rStyle w:val="Refdecomentrio"/>
        </w:rPr>
        <w:commentReference w:id="191"/>
      </w:r>
      <w:r w:rsidR="00745A5D">
        <w:t xml:space="preserve">. </w:t>
      </w:r>
      <w:r w:rsidR="0072249B">
        <w:t xml:space="preserve">A política das campeãs </w:t>
      </w:r>
      <w:r w:rsidR="00A70EC7">
        <w:t xml:space="preserve">nacionais </w:t>
      </w:r>
      <w:r w:rsidR="002272F1">
        <w:t>foi uma estratégia do governo brasileiro de apoiar a internacionalização de grandes empresas de capital nacional</w:t>
      </w:r>
      <w:r w:rsidR="00674593">
        <w:t xml:space="preserve"> ou sediadas no </w:t>
      </w:r>
      <w:r w:rsidR="00E75B4A">
        <w:t>país</w:t>
      </w:r>
      <w:r w:rsidR="00674593">
        <w:t>, entendidas como vetor de desenvolvimento</w:t>
      </w:r>
      <w:r w:rsidR="00A31803">
        <w:t xml:space="preserve"> capitalista</w:t>
      </w:r>
      <w:r w:rsidR="00674593">
        <w:t xml:space="preserve"> nacional.</w:t>
      </w:r>
      <w:r w:rsidR="00E75B4A">
        <w:t xml:space="preserve"> </w:t>
      </w:r>
      <w:r w:rsidR="002703D9">
        <w:t xml:space="preserve">Essa política foi praticada pelo Itamaraty e pela política de crédito do Banco Nacional de Desenvolvimento </w:t>
      </w:r>
      <w:r w:rsidR="002703D9">
        <w:lastRenderedPageBreak/>
        <w:t>Econômico</w:t>
      </w:r>
      <w:r w:rsidR="00C52F75">
        <w:t xml:space="preserve"> e Social</w:t>
      </w:r>
      <w:r w:rsidR="002703D9">
        <w:t xml:space="preserve"> (BND</w:t>
      </w:r>
      <w:r w:rsidR="00C52F75">
        <w:t>E</w:t>
      </w:r>
      <w:r w:rsidR="002703D9">
        <w:t>S)</w:t>
      </w:r>
      <w:r w:rsidR="00C52F75">
        <w:t>. A alteração do estatuto do BNDES em 2003</w:t>
      </w:r>
      <w:r w:rsidR="00B16FA0">
        <w:t xml:space="preserve"> possibilitou a oferta de uma nova linha de crédito especial estimulando a inserção externa destas empresas, desde que </w:t>
      </w:r>
      <w:r w:rsidR="009C6E1C">
        <w:t>promovessem</w:t>
      </w:r>
      <w:r w:rsidR="00B16FA0">
        <w:t xml:space="preserve"> as exportações brasileira</w:t>
      </w:r>
      <w:r w:rsidR="009C6E1C">
        <w:t>s</w:t>
      </w:r>
      <w:r w:rsidR="00B16FA0">
        <w:t>.</w:t>
      </w:r>
      <w:r w:rsidR="009C6E1C">
        <w:t xml:space="preserve"> No período de 2003 a 2009 o crédito concedido</w:t>
      </w:r>
      <w:r w:rsidR="003847D2">
        <w:t xml:space="preserve"> com esta finalidade por meio do programa do BNDES </w:t>
      </w:r>
      <w:proofErr w:type="spellStart"/>
      <w:r w:rsidR="003847D2">
        <w:t>Exim</w:t>
      </w:r>
      <w:proofErr w:type="spellEnd"/>
      <w:r w:rsidR="003847D2">
        <w:t xml:space="preserve"> saltou de 42 </w:t>
      </w:r>
      <w:proofErr w:type="spellStart"/>
      <w:r w:rsidR="003847D2">
        <w:t>milões</w:t>
      </w:r>
      <w:proofErr w:type="spellEnd"/>
      <w:r w:rsidR="003847D2">
        <w:t xml:space="preserve"> de dólares para 1,26 bilhão de dólares</w:t>
      </w:r>
      <w:r w:rsidR="00731C97">
        <w:t xml:space="preserve"> (</w:t>
      </w:r>
      <w:r w:rsidR="00FF6476">
        <w:t xml:space="preserve">aumento de </w:t>
      </w:r>
      <w:r w:rsidR="00731C97">
        <w:t>3.000% no período)</w:t>
      </w:r>
      <w:r w:rsidR="00185B2B">
        <w:t>. Em 2010</w:t>
      </w:r>
      <w:r w:rsidR="004F1153">
        <w:t xml:space="preserve"> esse volume atingiu 96,32 bilhões de dólares</w:t>
      </w:r>
      <w:r w:rsidR="00ED5A5E">
        <w:t>, sendo superior 3,3 vezes em relação aos 28,6 bilhões de dólares concedidos pela Banco Mundial naquele ano</w:t>
      </w:r>
      <w:r w:rsidR="00731C97">
        <w:t xml:space="preserve"> (Santos, 2018, p. 344)</w:t>
      </w:r>
      <w:r w:rsidR="0079775E">
        <w:t>.</w:t>
      </w:r>
      <w:r w:rsidR="00D1094E">
        <w:t xml:space="preserve"> De fato, essa expansão esteve diretamente relacionada ao crescimento da economia brasileira</w:t>
      </w:r>
      <w:r w:rsidR="00F24B75">
        <w:t xml:space="preserve"> que, juntamente com o </w:t>
      </w:r>
      <w:r w:rsidR="00F24B75">
        <w:rPr>
          <w:i/>
          <w:iCs/>
        </w:rPr>
        <w:t>boom das comodities</w:t>
      </w:r>
      <w:r w:rsidR="00F24B75">
        <w:t xml:space="preserve"> colocaria o brasil</w:t>
      </w:r>
      <w:r w:rsidR="000A1247">
        <w:t xml:space="preserve"> como a sétima economia mundial</w:t>
      </w:r>
      <w:r w:rsidR="0071197F">
        <w:t>.</w:t>
      </w:r>
    </w:p>
    <w:p w14:paraId="509BFC8D" w14:textId="5FA92B34" w:rsidR="0052450E" w:rsidRDefault="0071197F" w:rsidP="00CF218C">
      <w:pPr>
        <w:ind w:firstLine="851"/>
      </w:pPr>
      <w:r>
        <w:t>A BNDES Participações S.A. (BNDESPAR) também desempenhou um papel importante, investindo em multinacionais brasileiras e promovendo fusões e aquisições, destacando-se o caso da JBS. A internacionalização brasileira incluiu aquisições na Argentina, fortalecendo a presença de empresas como Petrobras, Camargo Corrêa e Vale. A construção civil, em particular, recebeu grandes repasses para obras internacionais, muitas vezes controversas devido ao impacto socioambiental e violações trabalhistas. Projetos como a Usina Hidrelétrica de Jirau e a represa de Belo Monte exemplificam os conflitos gerados por esses investimentos. A atuação do BNDES</w:t>
      </w:r>
      <w:r w:rsidR="00EF624C">
        <w:rPr>
          <w:rStyle w:val="Refdenotaderodap"/>
        </w:rPr>
        <w:footnoteReference w:id="40"/>
      </w:r>
      <w:r>
        <w:t xml:space="preserve"> também enfrentou críticas internacionais, como a greve na Inco no Canadá e conflitos envolvendo a Odebrecht no Equador e na Bolívia.</w:t>
      </w:r>
      <w:r w:rsidR="008B016A">
        <w:t xml:space="preserve"> </w:t>
      </w:r>
      <w:r w:rsidR="000F3D6B">
        <w:t>Com efeito, s</w:t>
      </w:r>
      <w:r w:rsidR="008B016A" w:rsidRPr="008B016A">
        <w:t>etores concentrados do capitalismo brasileiro, como construção civil e exportação de commodities, também foram os principais beneficiários da política de desenvolvimento.</w:t>
      </w:r>
      <w:r>
        <w:t xml:space="preserve"> </w:t>
      </w:r>
      <w:r w:rsidR="000F3D6B">
        <w:t>Mas, embora esses</w:t>
      </w:r>
      <w:r>
        <w:t xml:space="preserve"> investimentos impulsio</w:t>
      </w:r>
      <w:r w:rsidR="00706FDD">
        <w:t>nassem</w:t>
      </w:r>
      <w:r>
        <w:t xml:space="preserve"> a economia, levanta</w:t>
      </w:r>
      <w:r w:rsidR="00A64429">
        <w:t>ra</w:t>
      </w:r>
      <w:r>
        <w:t>m questões sobre sustentabilidade e governança ética.</w:t>
      </w:r>
      <w:r w:rsidR="0052450E">
        <w:t xml:space="preserve"> Em certo sentido, passaríamos a observar aí condições nas </w:t>
      </w:r>
      <w:r w:rsidR="00B97EE1">
        <w:t xml:space="preserve">abririam oportunidades políticas a serem exploradas devido </w:t>
      </w:r>
      <w:r w:rsidR="002B0A40">
        <w:t>às</w:t>
      </w:r>
      <w:r w:rsidR="00B97EE1">
        <w:t xml:space="preserve"> críticas relacionadas ao desenvolvimento </w:t>
      </w:r>
      <w:r w:rsidR="002B0A40">
        <w:t>desses projetos. Isso tanto no campo do ativismo social quanto nas questões re</w:t>
      </w:r>
      <w:r w:rsidR="00CE0DDD">
        <w:t>ferentes</w:t>
      </w:r>
      <w:r w:rsidR="002B0A40">
        <w:t xml:space="preserve"> ao desenvolvimento de políticas</w:t>
      </w:r>
      <w:r w:rsidR="004A5675">
        <w:t xml:space="preserve"> públicas destinadas, sobretudo, à população mais carente</w:t>
      </w:r>
      <w:r w:rsidR="00EF624C">
        <w:t xml:space="preserve"> e seus impactos.</w:t>
      </w:r>
    </w:p>
    <w:p w14:paraId="046F9E31" w14:textId="5235ADAE" w:rsidR="00764A41" w:rsidRDefault="00347DB0" w:rsidP="003A3BAF">
      <w:pPr>
        <w:ind w:firstLine="851"/>
      </w:pPr>
      <w:r>
        <w:t>Ao mesmo tempo que se construía uma política de desenvolvimento nacional</w:t>
      </w:r>
      <w:r w:rsidR="00CE0DDD">
        <w:t>,</w:t>
      </w:r>
      <w:r>
        <w:t xml:space="preserve"> </w:t>
      </w:r>
      <w:r w:rsidR="007A15AB">
        <w:t xml:space="preserve">escândalos de corrupção começaram a eclodir e passaram a afetar principalmente o PT. </w:t>
      </w:r>
      <w:r w:rsidR="003A3BAF" w:rsidRPr="003A3BAF">
        <w:t xml:space="preserve">A </w:t>
      </w:r>
      <w:r w:rsidR="00F9493F">
        <w:t>relação</w:t>
      </w:r>
      <w:r w:rsidR="003A3BAF" w:rsidRPr="003A3BAF">
        <w:t xml:space="preserve"> entre mídia, justiça e política no Brasil </w:t>
      </w:r>
      <w:r w:rsidR="0031747C">
        <w:t xml:space="preserve">neste contexto </w:t>
      </w:r>
      <w:r w:rsidR="003A3BAF" w:rsidRPr="003A3BAF">
        <w:t>oferece</w:t>
      </w:r>
      <w:r w:rsidR="00F9493F">
        <w:t>u</w:t>
      </w:r>
      <w:r w:rsidR="003A3BAF" w:rsidRPr="003A3BAF">
        <w:t xml:space="preserve"> um rico campo de estudo para compreender como narrativas midiáticas</w:t>
      </w:r>
      <w:r w:rsidR="00FC1833">
        <w:t xml:space="preserve"> ajudaram a</w:t>
      </w:r>
      <w:r w:rsidR="003A3BAF" w:rsidRPr="003A3BAF">
        <w:t xml:space="preserve"> oportunidades políticas</w:t>
      </w:r>
      <w:r w:rsidR="0031747C">
        <w:t xml:space="preserve"> discursivas</w:t>
      </w:r>
      <w:r w:rsidR="003A3BAF" w:rsidRPr="003A3BAF">
        <w:t xml:space="preserve"> </w:t>
      </w:r>
      <w:r w:rsidR="0086547C">
        <w:lastRenderedPageBreak/>
        <w:t>antes e durante os processos de mobilização</w:t>
      </w:r>
      <w:r w:rsidR="003A3BAF" w:rsidRPr="003A3BAF">
        <w:t>.</w:t>
      </w:r>
      <w:r w:rsidR="00A873FA">
        <w:t xml:space="preserve"> </w:t>
      </w:r>
      <w:r w:rsidR="00740B45">
        <w:t xml:space="preserve">Alguns estudos apontaram para fatores relevantes de atuação da mídia em construir ambientes de crise ao longo desse período. </w:t>
      </w:r>
      <w:r w:rsidR="006B30D2">
        <w:t xml:space="preserve">Neste sentido, como aponta </w:t>
      </w:r>
      <w:r w:rsidR="00082B03">
        <w:t>Conceição (2014) a</w:t>
      </w:r>
      <w:r w:rsidR="003A3BAF" w:rsidRPr="003A3BAF">
        <w:t xml:space="preserve"> construção e destruição de imagens políticas pela mídia são processos que podem transformar figuras públicas em heróis nacionais ou vilões. </w:t>
      </w:r>
      <w:r w:rsidR="00082B03">
        <w:t xml:space="preserve">De acordo com o autor, </w:t>
      </w:r>
      <w:r w:rsidR="003A3BAF" w:rsidRPr="003A3BAF">
        <w:t>a Revista Veja construiu a imagem de Joaquim Barbosa durante o julgamento do Mensalão, retratando-o como um herói nacional e potencial candidato presidencial. A revista utilizou uma estratégia de marketing político, destacando a integridade e origem humilde de Barbosa, contrastando sua figura com a dos réus do Mensalão, associados à corrupção e à impunidade (CONCEIÇÃO, 2014, p. 12).</w:t>
      </w:r>
      <w:r w:rsidR="009F6BF1">
        <w:t xml:space="preserve"> </w:t>
      </w:r>
      <w:r w:rsidR="0045382C">
        <w:t xml:space="preserve">Para Araújo </w:t>
      </w:r>
      <w:r w:rsidR="003A3BAF" w:rsidRPr="003A3BAF">
        <w:t>(2018</w:t>
      </w:r>
      <w:r w:rsidR="0045382C">
        <w:t>, p. 45</w:t>
      </w:r>
      <w:r w:rsidR="003A3BAF" w:rsidRPr="003A3BAF">
        <w:t>), a cobertura do Mensalão pelas revistas Veja e CartaCapital, revel</w:t>
      </w:r>
      <w:r w:rsidR="00D44B80">
        <w:t>ou</w:t>
      </w:r>
      <w:r w:rsidR="003A3BAF" w:rsidRPr="003A3BAF">
        <w:t xml:space="preserve"> como a corrupção foi mediatizada através de quatro estratégias principais: </w:t>
      </w:r>
      <w:r w:rsidR="00E05CE5">
        <w:t xml:space="preserve">a </w:t>
      </w:r>
      <w:proofErr w:type="spellStart"/>
      <w:r w:rsidR="003A3BAF" w:rsidRPr="003A3BAF">
        <w:t>escandalização</w:t>
      </w:r>
      <w:proofErr w:type="spellEnd"/>
      <w:r w:rsidR="003A3BAF" w:rsidRPr="003A3BAF">
        <w:t xml:space="preserve">, </w:t>
      </w:r>
      <w:r w:rsidR="00E05CE5">
        <w:t xml:space="preserve">a </w:t>
      </w:r>
      <w:r w:rsidR="003A3BAF" w:rsidRPr="003A3BAF">
        <w:t xml:space="preserve">pressão sobre as instituições, </w:t>
      </w:r>
      <w:r w:rsidR="00E05CE5">
        <w:t xml:space="preserve">o </w:t>
      </w:r>
      <w:r w:rsidR="003A3BAF" w:rsidRPr="003A3BAF">
        <w:t>conflito e</w:t>
      </w:r>
      <w:r w:rsidR="00E05CE5">
        <w:t xml:space="preserve"> a</w:t>
      </w:r>
      <w:r w:rsidR="003A3BAF" w:rsidRPr="003A3BAF">
        <w:t xml:space="preserve"> personalização</w:t>
      </w:r>
      <w:r w:rsidR="00FC69D9">
        <w:rPr>
          <w:rStyle w:val="Refdenotaderodap"/>
        </w:rPr>
        <w:footnoteReference w:id="41"/>
      </w:r>
      <w:r w:rsidR="003A3BAF" w:rsidRPr="003A3BAF">
        <w:t>.</w:t>
      </w:r>
      <w:r w:rsidR="00A50B32">
        <w:t xml:space="preserve"> </w:t>
      </w:r>
      <w:r w:rsidR="003A3BAF" w:rsidRPr="003A3BAF">
        <w:t>Essas estratégias não apenas refletiram a realidade</w:t>
      </w:r>
      <w:r w:rsidR="00E05CE5">
        <w:t xml:space="preserve"> procurando informar a população</w:t>
      </w:r>
      <w:r w:rsidR="003A3BAF" w:rsidRPr="003A3BAF">
        <w:t>, mas também a moldaram, criando uma narrativa em que os atores políticos foram construídos como heróis ou vilões, dependendo da linha editorial de cada revista (ARAÚJO, 2018, p. 45).</w:t>
      </w:r>
    </w:p>
    <w:p w14:paraId="15E498A6" w14:textId="28AAFA16" w:rsidR="003A3BAF" w:rsidRDefault="003A3BAF" w:rsidP="003A3BAF">
      <w:pPr>
        <w:ind w:firstLine="851"/>
      </w:pPr>
      <w:r w:rsidRPr="003A3BAF">
        <w:t xml:space="preserve">A influência da mídia na construção de narrativas políticas é também discutida por </w:t>
      </w:r>
      <w:proofErr w:type="spellStart"/>
      <w:r w:rsidRPr="003A3BAF">
        <w:t>Guazina</w:t>
      </w:r>
      <w:proofErr w:type="spellEnd"/>
      <w:r w:rsidRPr="003A3BAF">
        <w:t xml:space="preserve"> (2014), </w:t>
      </w:r>
      <w:r w:rsidR="00764A41">
        <w:t>a qual</w:t>
      </w:r>
      <w:r w:rsidRPr="003A3BAF">
        <w:t xml:space="preserve"> explor</w:t>
      </w:r>
      <w:r w:rsidR="00764A41">
        <w:t>ou</w:t>
      </w:r>
      <w:r w:rsidRPr="003A3BAF">
        <w:t xml:space="preserve"> como a credibilidade jornalística é buscada e moldada através de estratégias específicas de cobertura. </w:t>
      </w:r>
      <w:proofErr w:type="spellStart"/>
      <w:r w:rsidRPr="003A3BAF">
        <w:t>Guazina</w:t>
      </w:r>
      <w:proofErr w:type="spellEnd"/>
      <w:r w:rsidRPr="003A3BAF">
        <w:t xml:space="preserve"> argumenta que a mídia tem o poder de legitimar ou deslegitimar atores políticos, influenciando diretamente sua imagem pública e, consequentemente, suas oportunidades políticas (GUAZINA, 2014, p. 34).</w:t>
      </w:r>
      <w:r w:rsidR="00764A41">
        <w:t xml:space="preserve"> Além do mais a</w:t>
      </w:r>
      <w:r w:rsidRPr="003A3BAF">
        <w:t xml:space="preserve"> mídia exerce uma influência considerável sobre o judiciário, moldando a percepção pública e, por vezes, antecipando julgamentos formais</w:t>
      </w:r>
      <w:r w:rsidR="009F6F36">
        <w:t xml:space="preserve">, </w:t>
      </w:r>
      <w:r w:rsidRPr="003A3BAF">
        <w:t>politiza</w:t>
      </w:r>
      <w:r w:rsidR="009F6F36">
        <w:t xml:space="preserve">ndo </w:t>
      </w:r>
      <w:r w:rsidRPr="003A3BAF">
        <w:t xml:space="preserve">a justiça e a </w:t>
      </w:r>
      <w:proofErr w:type="spellStart"/>
      <w:r w:rsidRPr="003A3BAF">
        <w:t>judicializa</w:t>
      </w:r>
      <w:r w:rsidR="009F6F36">
        <w:t>ndo</w:t>
      </w:r>
      <w:proofErr w:type="spellEnd"/>
      <w:r w:rsidRPr="003A3BAF">
        <w:t xml:space="preserve"> a política.</w:t>
      </w:r>
      <w:r w:rsidR="000B76A0">
        <w:t xml:space="preserve"> Neste sentido, em </w:t>
      </w:r>
      <w:r w:rsidRPr="003A3BAF">
        <w:t xml:space="preserve">casos emblemáticos como o Mensalão e a Lava Jato, </w:t>
      </w:r>
      <w:r w:rsidR="008C147B">
        <w:t xml:space="preserve">é perceptível </w:t>
      </w:r>
      <w:r w:rsidRPr="003A3BAF">
        <w:t xml:space="preserve">como </w:t>
      </w:r>
      <w:r w:rsidRPr="003A3BAF">
        <w:lastRenderedPageBreak/>
        <w:t>decisões judiciais são frequentemente influenciadas pela cobertura midiática e como essa cobertura molda a opinião pública sobre</w:t>
      </w:r>
      <w:r w:rsidR="00B6720F">
        <w:t xml:space="preserve"> a atuação</w:t>
      </w:r>
      <w:r w:rsidRPr="003A3BAF">
        <w:t xml:space="preserve"> </w:t>
      </w:r>
      <w:r w:rsidR="00B6720F">
        <w:t>d</w:t>
      </w:r>
      <w:r w:rsidRPr="003A3BAF">
        <w:t>o judiciário (</w:t>
      </w:r>
      <w:del w:id="192" w:author="Christiane Jalles de Paula" w:date="2024-08-10T16:52:00Z" w16du:dateUtc="2024-08-10T19:52:00Z">
        <w:r w:rsidRPr="003A3BAF" w:rsidDel="00AB44FA">
          <w:delText>FONTAINHA</w:delText>
        </w:r>
        <w:r w:rsidR="00B6720F" w:rsidDel="00AB44FA">
          <w:delText xml:space="preserve"> </w:delText>
        </w:r>
      </w:del>
      <w:ins w:id="193" w:author="Christiane Jalles de Paula" w:date="2024-08-10T16:52:00Z" w16du:dateUtc="2024-08-10T19:52:00Z">
        <w:r w:rsidR="00AB44FA" w:rsidRPr="003A3BAF">
          <w:t>F</w:t>
        </w:r>
        <w:r w:rsidR="00AB44FA">
          <w:t>on</w:t>
        </w:r>
      </w:ins>
      <w:ins w:id="194" w:author="Christiane Jalles de Paula" w:date="2024-08-10T16:53:00Z" w16du:dateUtc="2024-08-10T19:53:00Z">
        <w:r w:rsidR="00AB44FA">
          <w:t>tainha</w:t>
        </w:r>
      </w:ins>
      <w:ins w:id="195" w:author="Christiane Jalles de Paula" w:date="2024-08-10T16:52:00Z" w16du:dateUtc="2024-08-10T19:52:00Z">
        <w:r w:rsidR="00AB44FA">
          <w:t xml:space="preserve"> </w:t>
        </w:r>
      </w:ins>
      <w:r w:rsidR="00B6720F">
        <w:t>e</w:t>
      </w:r>
      <w:r w:rsidRPr="003A3BAF">
        <w:t xml:space="preserve"> </w:t>
      </w:r>
      <w:del w:id="196" w:author="Christiane Jalles de Paula" w:date="2024-08-10T16:53:00Z" w16du:dateUtc="2024-08-10T19:53:00Z">
        <w:r w:rsidRPr="003A3BAF" w:rsidDel="00AB44FA">
          <w:delText>LIMA</w:delText>
        </w:r>
      </w:del>
      <w:ins w:id="197" w:author="Christiane Jalles de Paula" w:date="2024-08-10T16:53:00Z" w16du:dateUtc="2024-08-10T19:53:00Z">
        <w:r w:rsidR="00AB44FA" w:rsidRPr="003A3BAF">
          <w:t>L</w:t>
        </w:r>
        <w:r w:rsidR="00AB44FA">
          <w:t>ima</w:t>
        </w:r>
      </w:ins>
      <w:r w:rsidRPr="003A3BAF">
        <w:t>, 2017, p. 56).</w:t>
      </w:r>
      <w:r w:rsidR="005C4334">
        <w:t xml:space="preserve"> Por outro lado, criam-se também campos de disputa que</w:t>
      </w:r>
      <w:r w:rsidRPr="003A3BAF">
        <w:t xml:space="preserve"> </w:t>
      </w:r>
      <w:r w:rsidR="005C4334">
        <w:t>são provenientes da forma</w:t>
      </w:r>
      <w:r w:rsidRPr="003A3BAF">
        <w:t xml:space="preserve"> como a cobertura do Mensalão</w:t>
      </w:r>
      <w:r w:rsidR="000F1593">
        <w:t>, por exemplo</w:t>
      </w:r>
      <w:r w:rsidR="0086368E">
        <w:t>,</w:t>
      </w:r>
      <w:r w:rsidRPr="003A3BAF">
        <w:t xml:space="preserve"> pelas revistas Veja e CartaCapital</w:t>
      </w:r>
      <w:r w:rsidR="0086368E">
        <w:t>,</w:t>
      </w:r>
      <w:r w:rsidRPr="003A3BAF">
        <w:t xml:space="preserve"> criou julgamentos paralelos que precederam as decisões judiciais formais. Esse processo de mediatização não apenas inform</w:t>
      </w:r>
      <w:r w:rsidR="0086368E">
        <w:t>ou</w:t>
      </w:r>
      <w:r w:rsidRPr="003A3BAF">
        <w:t xml:space="preserve"> o público, mas também influenci</w:t>
      </w:r>
      <w:r w:rsidR="0086368E">
        <w:t>ou</w:t>
      </w:r>
      <w:r w:rsidRPr="003A3BAF">
        <w:t xml:space="preserve"> a percepção pública e a legitimidade das instituições jurídicas (</w:t>
      </w:r>
      <w:del w:id="198" w:author="Christiane Jalles de Paula" w:date="2024-08-10T16:53:00Z" w16du:dateUtc="2024-08-10T19:53:00Z">
        <w:r w:rsidRPr="003A3BAF" w:rsidDel="00AB44FA">
          <w:delText>ARAÚJO</w:delText>
        </w:r>
      </w:del>
      <w:ins w:id="199" w:author="Christiane Jalles de Paula" w:date="2024-08-10T16:53:00Z" w16du:dateUtc="2024-08-10T19:53:00Z">
        <w:r w:rsidR="00AB44FA" w:rsidRPr="003A3BAF">
          <w:t>A</w:t>
        </w:r>
        <w:r w:rsidR="00AB44FA">
          <w:t>raújo</w:t>
        </w:r>
      </w:ins>
      <w:r w:rsidRPr="003A3BAF">
        <w:t>, 2018, p. 60).</w:t>
      </w:r>
    </w:p>
    <w:p w14:paraId="2DEE1923" w14:textId="322B516D" w:rsidR="009778AD" w:rsidRPr="009778AD" w:rsidRDefault="009778AD" w:rsidP="009778AD">
      <w:pPr>
        <w:ind w:firstLine="851"/>
      </w:pPr>
      <w:r>
        <w:t>De fato, a</w:t>
      </w:r>
      <w:r w:rsidRPr="009778AD">
        <w:t xml:space="preserve"> cobertura jornalística do escândalo do mensalão teve um impacto significativo na opinião pública em relação ao governo do </w:t>
      </w:r>
      <w:del w:id="200" w:author="Christiane Jalles de Paula" w:date="2024-08-10T16:53:00Z" w16du:dateUtc="2024-08-10T19:53:00Z">
        <w:r w:rsidRPr="009778AD" w:rsidDel="00AB44FA">
          <w:delText>Partido dos Trabalhadores (</w:delText>
        </w:r>
      </w:del>
      <w:r w:rsidRPr="009778AD">
        <w:t>PT</w:t>
      </w:r>
      <w:del w:id="201" w:author="Christiane Jalles de Paula" w:date="2024-08-10T16:53:00Z" w16du:dateUtc="2024-08-10T19:53:00Z">
        <w:r w:rsidRPr="009778AD" w:rsidDel="00AB44FA">
          <w:delText>)</w:delText>
        </w:r>
      </w:del>
      <w:r w:rsidRPr="009778AD">
        <w:t xml:space="preserve"> e do presidente Luiz Inácio Lula da Silva. Ao analisar e reportar o escândalo, a mídia focou intensamente na corrupção, tanto do PT quanto de seus líderes, bem como na administração petista. Essa abordagem contribuiu para a formação de uma narrativa em que a crise foi predominantemente vista como resultado de atos ilícitos e falhas morais individuais, em vez de problemas estruturais ou sistêmicos. Esse enfoque reforçou a percepção pública de que o PT, que se posicionava como guardião da ética na política, era igualmente vulnerável aos vícios que criticava, minando sua imagem de probidade e diferenciando-o negativamente no cenário político brasileiro (Miguel e Coutinho, 2007, p. 98).</w:t>
      </w:r>
    </w:p>
    <w:p w14:paraId="22472C5B" w14:textId="2526AFDE" w:rsidR="009778AD" w:rsidRPr="009778AD" w:rsidRDefault="009778AD" w:rsidP="009778AD">
      <w:pPr>
        <w:ind w:firstLine="851"/>
      </w:pPr>
      <w:r w:rsidRPr="009778AD">
        <w:t xml:space="preserve">Os editoriais dos principais jornais brasileiros – Folha de S. Paulo, O Estado de S. Paulo e O Globo – não apenas destacaram as denúncias de corrupção, mas também enfatizaram a inexperiência do presidente Lula e de seu partido para governar. Dados apresentados </w:t>
      </w:r>
      <w:r w:rsidR="00B33F56">
        <w:t>por Miguel e Coutinho</w:t>
      </w:r>
      <w:r w:rsidR="001044BB">
        <w:t xml:space="preserve"> </w:t>
      </w:r>
      <w:r w:rsidRPr="009778AD">
        <w:t>revelam que 95,3% dos editoriais mencionaram a corrupção como uma das principais causas da crise, com 57,2% focando diretamente na corrupção do PT e seus líderes (Miguel e Coutinho, 2007, p. 113). A abordagem do jornal O Estado de S. Paulo destacou especialmente a inexperiência de Lula, citada em 23,4% dos seus editoriais sobre a crise, enquanto O Globo enfatizou o aparelhamento da máquina pública, mencionado em 26,8% dos seus textos (Miguel e Coutinho, 2007, p. 116). Essa ênfase em causas personalistas, em vez de causas abstratas ou estruturais, teve o efeito de concretizar a crise em torno de figuras específicas e práticas governamentais do PT. A recorrência dessas narrativas nos editoriais contribuiu para moldar a opinião pública de maneira crítica, solidificando a percepção de incompetência e corrupção dentro do governo petista. Ademais, a contínua cobertura jornalística e a repetição dessas críticas ajudaram a sustentar um ambiente de desconfiança e ceticismo em relação às promessas e capacidades do governo Lula.</w:t>
      </w:r>
    </w:p>
    <w:p w14:paraId="5C1BAC86" w14:textId="523A26A0" w:rsidR="00066942" w:rsidRDefault="009778AD" w:rsidP="003A3BAF">
      <w:pPr>
        <w:ind w:firstLine="851"/>
      </w:pPr>
      <w:r w:rsidRPr="009778AD">
        <w:lastRenderedPageBreak/>
        <w:t xml:space="preserve">Além disso, a abordagem da mídia teve um efeito "incendiário", intensificando a crise política ao criar uma pressão contínua sobre o governo. No entanto, paradoxalmente, os jornais também atuaram como "bombeiros", evitando questionamentos mais profundos sobre o sistema político e suas relações com a economia capitalista. A </w:t>
      </w:r>
      <w:r w:rsidR="00A61D13">
        <w:t>leitura</w:t>
      </w:r>
      <w:r w:rsidRPr="009778AD">
        <w:t xml:space="preserve"> dos dados mostra que as propostas de solução mais frequentemente mencionadas foram a investigação minuciosa das denúncias (40,9%) e a punição dos culpados (33,1%), enquanto apenas 13,6% dos editoriais abordaram a necessidade de uma reforma política mais ampla (Miguel e Coutinho, 2007, p. 117). Proporcionalmente, O Globo apresentou mais remédios à crise do que os jornais de São Paulo, com uma média de 1,66 propostas por editorial, sugerindo uma abordagem mais diversificada. Ao focar na punição de indivíduos e na necessidade de reformas políticas pontuais, a cobertura jornalística ajudou a desviar a atenção de possíveis mudanças estruturais mais amplas. Isso limitou a potencial contestação ao sistema político vigente, perpetuando a ideia de que a resolução da crise passava apenas por ajustes dentro do próprio sistema, sem necessidade de uma transformação </w:t>
      </w:r>
      <w:r w:rsidR="00C2007D">
        <w:t>estrutural</w:t>
      </w:r>
      <w:r w:rsidRPr="009778AD">
        <w:t xml:space="preserve">. </w:t>
      </w:r>
      <w:r w:rsidR="00C2007D">
        <w:t>Neste sentido</w:t>
      </w:r>
      <w:r w:rsidR="00E37C80">
        <w:t xml:space="preserve"> como apontam Miguel a Coutinho (</w:t>
      </w:r>
      <w:r w:rsidR="00E37C80" w:rsidRPr="009778AD">
        <w:t>2007, p. 121</w:t>
      </w:r>
      <w:r w:rsidR="0001363C">
        <w:t>)</w:t>
      </w:r>
      <w:r w:rsidRPr="009778AD">
        <w:t xml:space="preserve"> a cobertura dos jornais não apenas moldou a opinião pública contra o governo do PT, mas também preservou a estabilidade da ordem política existente, mesmo enquanto denunciava suas falhas.</w:t>
      </w:r>
    </w:p>
    <w:p w14:paraId="7C0F7113" w14:textId="732E66EE" w:rsidR="0046560B" w:rsidRDefault="00970410" w:rsidP="00D9168E">
      <w:pPr>
        <w:ind w:firstLine="851"/>
      </w:pPr>
      <w:r>
        <w:t>N</w:t>
      </w:r>
      <w:r w:rsidR="000E0DD2">
        <w:t>esse contexto</w:t>
      </w:r>
      <w:r w:rsidR="0001363C">
        <w:t>,</w:t>
      </w:r>
      <w:r w:rsidR="000E0DD2">
        <w:t xml:space="preserve"> podemos compreender como</w:t>
      </w:r>
      <w:r w:rsidR="006F091D">
        <w:t xml:space="preserve"> a </w:t>
      </w:r>
      <w:r w:rsidR="003A3BAF" w:rsidRPr="003A3BAF">
        <w:t xml:space="preserve">mediatização de crises políticas </w:t>
      </w:r>
      <w:r w:rsidR="00546DC4">
        <w:t>operou como</w:t>
      </w:r>
      <w:r w:rsidR="003A3BAF" w:rsidRPr="003A3BAF">
        <w:t xml:space="preserve"> um processo poderoso </w:t>
      </w:r>
      <w:r w:rsidR="00546DC4">
        <w:t xml:space="preserve">ao </w:t>
      </w:r>
      <w:r w:rsidR="003A3BAF" w:rsidRPr="003A3BAF">
        <w:t>configura</w:t>
      </w:r>
      <w:r w:rsidR="00546DC4">
        <w:t>r</w:t>
      </w:r>
      <w:r w:rsidR="003A3BAF" w:rsidRPr="003A3BAF">
        <w:t xml:space="preserve"> </w:t>
      </w:r>
      <w:r w:rsidR="00910AB9">
        <w:t>um</w:t>
      </w:r>
      <w:r w:rsidR="003A3BAF" w:rsidRPr="003A3BAF">
        <w:t>a narrativa pública e institucional</w:t>
      </w:r>
      <w:r w:rsidR="00F55243">
        <w:t xml:space="preserve"> capaz de desenvolver oportunidades discursivas exploradas por diversos atores </w:t>
      </w:r>
      <w:r w:rsidR="00765087">
        <w:t xml:space="preserve">sociais e </w:t>
      </w:r>
      <w:r w:rsidR="00F55243">
        <w:t>políticos</w:t>
      </w:r>
      <w:r w:rsidR="001E515F">
        <w:t>.</w:t>
      </w:r>
      <w:r w:rsidR="0005535D">
        <w:t xml:space="preserve"> Como aponta Azevedo (2009, p. 61</w:t>
      </w:r>
      <w:r w:rsidR="00765087">
        <w:t xml:space="preserve">) </w:t>
      </w:r>
      <w:r w:rsidR="00765087" w:rsidRPr="003A3BAF">
        <w:t>em</w:t>
      </w:r>
      <w:r w:rsidR="009F0AB5">
        <w:t xml:space="preserve"> 2005, com o escândalo político do Mensalão, a imagem do PT e do governo Lula sofreu um desgaste significativo na mídia</w:t>
      </w:r>
      <w:r w:rsidR="0005535D">
        <w:t xml:space="preserve"> com</w:t>
      </w:r>
      <w:r w:rsidR="009F0AB5">
        <w:t xml:space="preserve"> cobertura tão intensa quanto a do </w:t>
      </w:r>
      <w:r w:rsidR="00B62FFA">
        <w:t xml:space="preserve">caso </w:t>
      </w:r>
      <w:r w:rsidR="009F0AB5">
        <w:t>Collor</w:t>
      </w:r>
      <w:r w:rsidR="00B62FFA">
        <w:t xml:space="preserve">, </w:t>
      </w:r>
      <w:r w:rsidR="009F0AB5">
        <w:t>se estende</w:t>
      </w:r>
      <w:r w:rsidR="00B62FFA">
        <w:t>ndo</w:t>
      </w:r>
      <w:r w:rsidR="009F0AB5">
        <w:t xml:space="preserve"> para além de 2005</w:t>
      </w:r>
      <w:r w:rsidR="0005535D">
        <w:t xml:space="preserve"> e</w:t>
      </w:r>
      <w:r w:rsidR="009F0AB5">
        <w:t xml:space="preserve"> influenciando todo o ano eleitoral de 2006. A oposição transformou o escândalo no principal tema de sua campanha, e, em um processo de retroalimentação entre os campos político e jornalístico, conseguiu direcionar a cobertura da campanha presidencial. Lula e o PT, pressionados pelas denúncias, desenvolveram uma agenda de campanha focada principalmente no desempenho econômico e social do governo, evitando a disputa retórica em torno do escândalo. Embora a estratégia petista</w:t>
      </w:r>
      <w:r w:rsidR="004C4BC1">
        <w:t xml:space="preserve"> veio a ter</w:t>
      </w:r>
      <w:r w:rsidR="009F0AB5">
        <w:t xml:space="preserve"> resultado em sucesso eleitoral, a imagem do partido e do candidato na imprensa sofreu danos significativos, retrocedendo em relação à imagem positiva consolidada </w:t>
      </w:r>
      <w:r w:rsidR="00DB08C7">
        <w:t>a partir de</w:t>
      </w:r>
      <w:r w:rsidR="009F0AB5">
        <w:t xml:space="preserve"> 2002. </w:t>
      </w:r>
      <w:r w:rsidR="00792783">
        <w:t>Devido ao escândalo</w:t>
      </w:r>
      <w:r w:rsidR="009F0AB5">
        <w:t xml:space="preserve">, o PT entrou em uma fase </w:t>
      </w:r>
      <w:r w:rsidR="00741D15">
        <w:t>na qual</w:t>
      </w:r>
      <w:r w:rsidR="009F0AB5">
        <w:t xml:space="preserve"> sua imagem passou a ser associada ao clientelismo e à corrupção política, des</w:t>
      </w:r>
      <w:r w:rsidR="00063801">
        <w:t>montando</w:t>
      </w:r>
      <w:r w:rsidR="009F0AB5">
        <w:t xml:space="preserve"> a imagem </w:t>
      </w:r>
      <w:r w:rsidR="00063801">
        <w:t xml:space="preserve">inicial </w:t>
      </w:r>
      <w:r w:rsidR="009F0AB5">
        <w:t xml:space="preserve">de um partido </w:t>
      </w:r>
      <w:r w:rsidR="00792783">
        <w:t>popular</w:t>
      </w:r>
      <w:r w:rsidR="009F0AB5">
        <w:t xml:space="preserve"> que havia sido cultivada ao longo de duas décadas</w:t>
      </w:r>
      <w:r w:rsidR="00D9168E">
        <w:t>.</w:t>
      </w:r>
    </w:p>
    <w:p w14:paraId="7D12859D" w14:textId="321E0502" w:rsidR="00A7482C" w:rsidRDefault="00A7482C" w:rsidP="00364810">
      <w:pPr>
        <w:ind w:firstLine="851"/>
      </w:pPr>
      <w:r>
        <w:lastRenderedPageBreak/>
        <w:t xml:space="preserve">Certamente, a análise desses elementos nos permitiu perceber que eles iluminaram o processo de crise da representação política que seria evidenciado em junho de 2013, especialmente através do slogan dos manifestantes "eles não me representam". Em grande parte, o campo de oportunidades discursivas se formaria a partir da desagregação da imagem do </w:t>
      </w:r>
      <w:del w:id="202" w:author="Christiane Jalles de Paula" w:date="2024-08-10T16:53:00Z" w16du:dateUtc="2024-08-10T19:53:00Z">
        <w:r w:rsidDel="00AB44FA">
          <w:delText xml:space="preserve">partido </w:delText>
        </w:r>
      </w:del>
      <w:ins w:id="203" w:author="Christiane Jalles de Paula" w:date="2024-08-10T16:53:00Z" w16du:dateUtc="2024-08-10T19:53:00Z">
        <w:r w:rsidR="00AB44FA">
          <w:t>P</w:t>
        </w:r>
      </w:ins>
      <w:ins w:id="204" w:author="Christiane Jalles de Paula" w:date="2024-08-10T16:54:00Z" w16du:dateUtc="2024-08-10T19:54:00Z">
        <w:r w:rsidR="00AB44FA">
          <w:t>T</w:t>
        </w:r>
      </w:ins>
      <w:ins w:id="205" w:author="Christiane Jalles de Paula" w:date="2024-08-10T16:53:00Z" w16du:dateUtc="2024-08-10T19:53:00Z">
        <w:r w:rsidR="00AB44FA">
          <w:t xml:space="preserve"> </w:t>
        </w:r>
      </w:ins>
      <w:r>
        <w:t>no poder. É interessante notar que, embora a imagem do partido fosse alvo de críticas da população, a imagem de Lula permaneceu relativamente intacta, com índices de aprovação superiores a 80% ao final de seu mandato.</w:t>
      </w:r>
    </w:p>
    <w:p w14:paraId="57BEF78D" w14:textId="5D81D0CC" w:rsidR="00886147" w:rsidRDefault="00525695" w:rsidP="00364810">
      <w:pPr>
        <w:ind w:firstLine="851"/>
      </w:pPr>
      <w:r>
        <w:t>Consequentemente</w:t>
      </w:r>
      <w:r w:rsidR="00364810">
        <w:t>, o Brasil chegava nos anos de 2010 com algumas contradições. A c</w:t>
      </w:r>
      <w:r w:rsidR="00364810" w:rsidRPr="00114E5B">
        <w:t>riação de elementos civilizatórios na sociedade brasileira</w:t>
      </w:r>
      <w:r w:rsidR="00364810">
        <w:t xml:space="preserve"> foi importante dentro desse ciclo de desenvolvimento e crescimento econômico, </w:t>
      </w:r>
      <w:r w:rsidR="00364810" w:rsidRPr="00114E5B">
        <w:t xml:space="preserve">mas não modificou o padrão de exploração no capitalismo. </w:t>
      </w:r>
      <w:r w:rsidR="00364810">
        <w:t>O que vimos, porém, foi u</w:t>
      </w:r>
      <w:r w:rsidR="00364810" w:rsidRPr="00114E5B">
        <w:t xml:space="preserve">ma modernização de setores da economia, mas sem </w:t>
      </w:r>
      <w:r w:rsidR="00364810">
        <w:t>políticas de inclusão efetivas</w:t>
      </w:r>
      <w:r w:rsidR="00364810" w:rsidRPr="00114E5B">
        <w:t>.</w:t>
      </w:r>
      <w:r w:rsidR="00364810">
        <w:t xml:space="preserve"> Por mais que admitamos que ocorreram ganhos substanciais para uma parcela significativa da população, como, por exemplo, a política</w:t>
      </w:r>
      <w:r w:rsidR="00364810" w:rsidRPr="00114E5B">
        <w:t xml:space="preserve"> de formalização do emprego e as taxas de </w:t>
      </w:r>
      <w:r w:rsidR="00364810">
        <w:t>des</w:t>
      </w:r>
      <w:r w:rsidR="00364810" w:rsidRPr="00114E5B">
        <w:t>emprego baixas, isso não se traduziu em melhores condições de vida</w:t>
      </w:r>
      <w:r w:rsidR="00364810">
        <w:t>. E</w:t>
      </w:r>
      <w:r w:rsidR="00364810" w:rsidRPr="00114E5B">
        <w:t>ntend</w:t>
      </w:r>
      <w:r w:rsidR="00E40C05">
        <w:t>endo</w:t>
      </w:r>
      <w:r w:rsidR="00364810" w:rsidRPr="00114E5B">
        <w:t xml:space="preserve"> essas condições de vida como direito</w:t>
      </w:r>
      <w:r w:rsidR="00364810">
        <w:t>s socialmente assegurados</w:t>
      </w:r>
      <w:r w:rsidR="00364810" w:rsidRPr="00114E5B">
        <w:t>.</w:t>
      </w:r>
      <w:r w:rsidR="00364810">
        <w:t xml:space="preserve"> Com efeito, abria-se uma janela de oportunidades importante nesse contexto que tinha a ver exatamente com a necessidade do campo autonomista em lidar com as questões referentes à implementação de políticas públicas e sociais capazes de diminuir os impactos econômicos do mundo neoliberal.</w:t>
      </w:r>
      <w:r w:rsidR="004258B8">
        <w:t xml:space="preserve"> Ao mesmo tempo, a imagem pública do partido que seria responsável por conduzir esse debate em torno da</w:t>
      </w:r>
      <w:r w:rsidR="005C359C">
        <w:t xml:space="preserve"> questão social estava desgastada.</w:t>
      </w:r>
    </w:p>
    <w:p w14:paraId="3844518A" w14:textId="77777777" w:rsidR="007C0810" w:rsidRDefault="007C0810" w:rsidP="007C0810">
      <w:pPr>
        <w:ind w:firstLine="851"/>
      </w:pPr>
      <w:r>
        <w:t>No entanto, por mais que houvesse um certo entusiasmo devido a todas as conquistas dos governos petistas a nível nacional o partido esbarrou em algumas contradições (Singer, 2016) em relação à política brasileira ou à dificuldade do modo lulista de regulação do conflito social (Santos, 2018). O Estado que havia sido decisivo na expansão do mercado interno brasileiro desde o primeiro mandato de Lula esbarrava em uma crise internacional a partir de 2008 que o fez mudar a direção das políticas com uma contração substancial da demanda doméstica e dois trimestres consecutivos de queda do PIB</w:t>
      </w:r>
      <w:r>
        <w:rPr>
          <w:rStyle w:val="Refdenotaderodap"/>
        </w:rPr>
        <w:footnoteReference w:id="42"/>
      </w:r>
      <w:r>
        <w:t>.</w:t>
      </w:r>
    </w:p>
    <w:p w14:paraId="7075551F" w14:textId="1C6D5AA5" w:rsidR="00364810" w:rsidRDefault="005C359C" w:rsidP="00364810">
      <w:pPr>
        <w:ind w:firstLine="851"/>
      </w:pPr>
      <w:r>
        <w:lastRenderedPageBreak/>
        <w:t xml:space="preserve">No âmbito político-institucional </w:t>
      </w:r>
      <w:r w:rsidR="00D36BA0">
        <w:t xml:space="preserve">os </w:t>
      </w:r>
      <w:r w:rsidR="00D36BA0" w:rsidRPr="007C0810">
        <w:rPr>
          <w:i/>
          <w:iCs/>
        </w:rPr>
        <w:t>elementos conciliadores d</w:t>
      </w:r>
      <w:r w:rsidR="0030440E" w:rsidRPr="007C0810">
        <w:rPr>
          <w:i/>
          <w:iCs/>
        </w:rPr>
        <w:t>o presidencialismo de coalizão</w:t>
      </w:r>
      <w:r w:rsidR="00D36BA0">
        <w:t xml:space="preserve"> já dava</w:t>
      </w:r>
      <w:r w:rsidR="00886147">
        <w:t>m</w:t>
      </w:r>
      <w:r w:rsidR="00D36BA0">
        <w:t xml:space="preserve"> ares</w:t>
      </w:r>
      <w:r w:rsidR="009F4A82">
        <w:t xml:space="preserve"> e contornos</w:t>
      </w:r>
      <w:r w:rsidR="00D36BA0">
        <w:t xml:space="preserve"> </w:t>
      </w:r>
      <w:r w:rsidR="009F4A82">
        <w:t>de conflito</w:t>
      </w:r>
      <w:r w:rsidR="000F5EFA">
        <w:t xml:space="preserve"> com o governo</w:t>
      </w:r>
      <w:r w:rsidR="00D36BA0">
        <w:t>.</w:t>
      </w:r>
      <w:r w:rsidR="00886147">
        <w:t xml:space="preserve"> </w:t>
      </w:r>
      <w:r w:rsidR="006B0EB3">
        <w:t>Como</w:t>
      </w:r>
      <w:r w:rsidR="00C264DB">
        <w:t xml:space="preserve"> observou Abranches (2018, p. </w:t>
      </w:r>
      <w:r w:rsidR="00A67723">
        <w:t>270-271)</w:t>
      </w:r>
      <w:r w:rsidR="008110E4">
        <w:t>,</w:t>
      </w:r>
      <w:r w:rsidR="00A67723">
        <w:t xml:space="preserve"> </w:t>
      </w:r>
      <w:r w:rsidR="008110E4">
        <w:t xml:space="preserve">a presidência de Dilma Rousseff </w:t>
      </w:r>
      <w:r w:rsidR="00E245F0">
        <w:t>começara</w:t>
      </w:r>
      <w:r w:rsidR="008110E4">
        <w:t xml:space="preserve"> tensa</w:t>
      </w:r>
      <w:r w:rsidR="00E245F0">
        <w:t xml:space="preserve"> devido à montagem do ministério e sobretudo a partir do fato de que o PMDB</w:t>
      </w:r>
      <w:r w:rsidR="008D04C5">
        <w:t xml:space="preserve"> perdeu espaço na composição e acabou não </w:t>
      </w:r>
      <w:r w:rsidR="00FA33BC">
        <w:t>gostando da</w:t>
      </w:r>
      <w:r w:rsidR="008D04C5">
        <w:t xml:space="preserve"> situação. O próprio partido </w:t>
      </w:r>
      <w:r w:rsidR="00670FC7">
        <w:t>procurou compensar suas perdas na negociação dos cargos de segundo escalão</w:t>
      </w:r>
      <w:r w:rsidR="004A46C5">
        <w:t xml:space="preserve"> e acabou entrando em atrito com a presidente-</w:t>
      </w:r>
      <w:r w:rsidR="007D6BA1">
        <w:t>recém-eleita</w:t>
      </w:r>
      <w:r w:rsidR="004A46C5">
        <w:t xml:space="preserve">, ameaçando retaliar no Congresso. </w:t>
      </w:r>
      <w:r w:rsidR="007D6BA1">
        <w:t>Dilma tomaria posse para administrar um legado que vinh</w:t>
      </w:r>
      <w:r w:rsidR="000824D3">
        <w:t xml:space="preserve">a dando sinais controversos quanto aos rumos a serem tomados. </w:t>
      </w:r>
      <w:r w:rsidR="00C2013F">
        <w:t>Primeiro</w:t>
      </w:r>
      <w:r w:rsidR="00483A00">
        <w:t>,</w:t>
      </w:r>
      <w:r w:rsidR="00C2013F">
        <w:t xml:space="preserve"> pelo fato de que o</w:t>
      </w:r>
      <w:r w:rsidR="00E86BBE">
        <w:t xml:space="preserve"> legado deixado por Lula era considerado muito bom, mas com problemas de amadurecimento. </w:t>
      </w:r>
      <w:r w:rsidR="00744472">
        <w:t>Ainda que a economia tenha crescido bem nos oito anos de governo Lula, somente em seis desses anos</w:t>
      </w:r>
      <w:r w:rsidR="005B1DF0">
        <w:t xml:space="preserve"> ela teve um desempenho</w:t>
      </w:r>
      <w:r w:rsidR="000F53C3">
        <w:t xml:space="preserve"> considerado</w:t>
      </w:r>
      <w:r w:rsidR="005B1DF0">
        <w:t xml:space="preserve"> muito</w:t>
      </w:r>
      <w:r w:rsidR="000F53C3">
        <w:t xml:space="preserve"> bom. O penúltimo ano, como resultado da crise de 2008, foi um ano de recessão</w:t>
      </w:r>
      <w:r w:rsidR="0012262E">
        <w:t xml:space="preserve"> e isso acabou afetando o começo do governo Dilma</w:t>
      </w:r>
      <w:r w:rsidR="00EB50BB">
        <w:t>,</w:t>
      </w:r>
      <w:r w:rsidR="0012262E">
        <w:t xml:space="preserve"> </w:t>
      </w:r>
      <w:r w:rsidR="00EB50BB">
        <w:t>o qual</w:t>
      </w:r>
      <w:r w:rsidR="0012262E">
        <w:t xml:space="preserve"> tentou manter o crescimento forçado</w:t>
      </w:r>
      <w:r w:rsidR="00A44A4A">
        <w:t xml:space="preserve"> (7,5%)</w:t>
      </w:r>
      <w:r w:rsidR="0012262E">
        <w:t xml:space="preserve"> por</w:t>
      </w:r>
      <w:r w:rsidR="00A44A4A">
        <w:t xml:space="preserve"> meio</w:t>
      </w:r>
      <w:r w:rsidR="0012262E">
        <w:t xml:space="preserve"> </w:t>
      </w:r>
      <w:r w:rsidR="00A44A4A">
        <w:t>de</w:t>
      </w:r>
      <w:r w:rsidR="0012262E">
        <w:t xml:space="preserve"> subsídio, gasto, crédito facilitado e favorecimento do consumo</w:t>
      </w:r>
      <w:r w:rsidR="00F121B0">
        <w:t>.</w:t>
      </w:r>
      <w:r w:rsidR="00E73D65">
        <w:t xml:space="preserve"> Isso dava ares de um bom começo, sobretudo pelo fato de que no primeiro trimestre de </w:t>
      </w:r>
      <w:r w:rsidR="00CC4EDC">
        <w:t>2011 a</w:t>
      </w:r>
      <w:r w:rsidR="00B86FDF">
        <w:t xml:space="preserve"> popularidade de Dilma se manteria firme com aprovação de 47% e 7% de desaprovação</w:t>
      </w:r>
      <w:r w:rsidR="00D76C7D">
        <w:rPr>
          <w:rStyle w:val="Refdenotaderodap"/>
        </w:rPr>
        <w:footnoteReference w:id="43"/>
      </w:r>
      <w:r w:rsidR="0014744B">
        <w:t>.</w:t>
      </w:r>
    </w:p>
    <w:p w14:paraId="4C68F040" w14:textId="77777777" w:rsidR="000779F3" w:rsidRDefault="00EB50BB" w:rsidP="000779F3">
      <w:pPr>
        <w:ind w:firstLine="851"/>
      </w:pPr>
      <w:r>
        <w:t>O segundo fator pesava sobre a relação com o principal partido que compunha a coalizão</w:t>
      </w:r>
      <w:r w:rsidR="002F5E98">
        <w:t>, o PMDB, o qual reivindicava uma briga política em torno do controle das estatais</w:t>
      </w:r>
      <w:r w:rsidR="00560668">
        <w:t xml:space="preserve"> e em torno </w:t>
      </w:r>
      <w:r w:rsidR="00A049E0">
        <w:t>da ameaça de cortes das emendas parlamentares</w:t>
      </w:r>
      <w:r w:rsidR="002F5E98">
        <w:t xml:space="preserve">. </w:t>
      </w:r>
      <w:r w:rsidR="006F0E30">
        <w:t>Esse confronto se dava</w:t>
      </w:r>
      <w:r w:rsidR="006516D2">
        <w:t xml:space="preserve"> principalmente</w:t>
      </w:r>
      <w:r w:rsidR="006F0E30">
        <w:t xml:space="preserve"> entre o deputado Eduardo Cunha</w:t>
      </w:r>
      <w:r w:rsidR="0096628C">
        <w:t xml:space="preserve"> (PMDB)</w:t>
      </w:r>
      <w:r w:rsidR="006F0E30">
        <w:t xml:space="preserve"> e o PT. </w:t>
      </w:r>
      <w:r w:rsidR="00325548">
        <w:t>Para</w:t>
      </w:r>
      <w:r w:rsidR="00BF5F93">
        <w:t xml:space="preserve"> o deputado</w:t>
      </w:r>
      <w:r w:rsidR="0095233C">
        <w:t xml:space="preserve"> havia,</w:t>
      </w:r>
      <w:r w:rsidR="00DC05BD">
        <w:t xml:space="preserve"> neste caso</w:t>
      </w:r>
      <w:r w:rsidR="0095233C">
        <w:t>,</w:t>
      </w:r>
      <w:r w:rsidR="00BF5F93">
        <w:t xml:space="preserve"> um </w:t>
      </w:r>
      <w:r w:rsidR="00A049E0">
        <w:t>problema</w:t>
      </w:r>
      <w:r w:rsidR="00BF5F93">
        <w:t xml:space="preserve"> de representação política do seu partido no governo</w:t>
      </w:r>
      <w:r w:rsidR="00615411">
        <w:t>.</w:t>
      </w:r>
      <w:r w:rsidR="006B4B30">
        <w:t xml:space="preserve"> De forma geral, a concordância entre PT e PMDB na negociação em torno das pastas ministeriais e em relação ao controle das estatais</w:t>
      </w:r>
      <w:r w:rsidR="002213C8">
        <w:t xml:space="preserve"> era a principal pedra de toque na relação que poderia vir a dinamitar a ponte com o Parlamento</w:t>
      </w:r>
      <w:r w:rsidR="00966B9D">
        <w:t xml:space="preserve">, e isso abria campo para a constante atuação do </w:t>
      </w:r>
      <w:r w:rsidR="000779F3">
        <w:t>vice-presidente</w:t>
      </w:r>
      <w:r w:rsidR="00977465">
        <w:t xml:space="preserve"> </w:t>
      </w:r>
      <w:r w:rsidR="0096628C">
        <w:t>Michel temer (PMDB)</w:t>
      </w:r>
      <w:r w:rsidR="00977465">
        <w:t xml:space="preserve"> em contornar </w:t>
      </w:r>
      <w:r w:rsidR="00031D0E">
        <w:t>as possíveis crises</w:t>
      </w:r>
      <w:r w:rsidR="000779F3">
        <w:t xml:space="preserve"> de governabilidade.</w:t>
      </w:r>
    </w:p>
    <w:p w14:paraId="17A90D0B" w14:textId="067795AE" w:rsidR="001F71B5" w:rsidRDefault="000779F3" w:rsidP="000779F3">
      <w:pPr>
        <w:ind w:firstLine="851"/>
      </w:pPr>
      <w:r>
        <w:lastRenderedPageBreak/>
        <w:t xml:space="preserve">Neste sentido, desde o começo </w:t>
      </w:r>
      <w:r w:rsidR="008F2C38">
        <w:t>o mandato de Dilma</w:t>
      </w:r>
      <w:r w:rsidR="009346A9">
        <w:t xml:space="preserve"> Rousseff ganh</w:t>
      </w:r>
      <w:r w:rsidR="00A06433">
        <w:t>ava</w:t>
      </w:r>
      <w:r w:rsidR="009346A9">
        <w:t xml:space="preserve"> contornos</w:t>
      </w:r>
      <w:r w:rsidR="00E22AA8">
        <w:t xml:space="preserve"> ímpares</w:t>
      </w:r>
      <w:r w:rsidR="00A06433">
        <w:t xml:space="preserve"> em relação à manutenção </w:t>
      </w:r>
      <w:r w:rsidR="005078ED">
        <w:t xml:space="preserve">do modelo desenvolvimentista frente às </w:t>
      </w:r>
      <w:r w:rsidR="00F44AC7">
        <w:t xml:space="preserve">obrigações do presidencialismo de coalizão. </w:t>
      </w:r>
      <w:r w:rsidR="0071537A">
        <w:t>Foram diversas quedas de braço travadas dentro dessa relação</w:t>
      </w:r>
      <w:r w:rsidR="00FB2120">
        <w:rPr>
          <w:rStyle w:val="Refdenotaderodap"/>
        </w:rPr>
        <w:footnoteReference w:id="44"/>
      </w:r>
      <w:r w:rsidR="0032527B">
        <w:t xml:space="preserve">. </w:t>
      </w:r>
      <w:r w:rsidR="00E119D9">
        <w:t>A presidente</w:t>
      </w:r>
      <w:r w:rsidR="00DC6BEC">
        <w:t xml:space="preserve"> tinha a percepção de que havia uma diferença entre a garantia da governabilidade</w:t>
      </w:r>
      <w:r w:rsidR="0047105F">
        <w:t xml:space="preserve"> por meio do mandato presidencial e</w:t>
      </w:r>
      <w:r w:rsidR="00DC6BEC">
        <w:t xml:space="preserve"> pela coalizão</w:t>
      </w:r>
      <w:r w:rsidR="002629CE">
        <w:t xml:space="preserve"> em torno da</w:t>
      </w:r>
      <w:r w:rsidR="00FD1F70">
        <w:t xml:space="preserve"> governança.</w:t>
      </w:r>
      <w:r w:rsidR="002629CE">
        <w:t xml:space="preserve"> Isto é, a governabilidade enquanto interesse geral</w:t>
      </w:r>
      <w:r w:rsidR="009E1AEE">
        <w:t xml:space="preserve"> e que interessa, em particular, a quem exerce o mandato presidencial. E a governança</w:t>
      </w:r>
      <w:r w:rsidR="00C74219">
        <w:t xml:space="preserve"> também como</w:t>
      </w:r>
      <w:r w:rsidR="00EC4ACC">
        <w:t xml:space="preserve"> interesse geral, mas que interessa </w:t>
      </w:r>
      <w:r w:rsidR="001D4305">
        <w:t>aos partidos</w:t>
      </w:r>
      <w:r w:rsidR="00FD018E">
        <w:t xml:space="preserve"> por meio da formulação e implementação de políticas de governo e manejo dos recursos orçamentários.</w:t>
      </w:r>
      <w:r w:rsidR="009913B7">
        <w:t xml:space="preserve"> N</w:t>
      </w:r>
      <w:r w:rsidR="00261A98">
        <w:t>ess</w:t>
      </w:r>
      <w:r w:rsidR="009913B7">
        <w:t xml:space="preserve">e sentido, </w:t>
      </w:r>
      <w:r w:rsidR="00B53F0C">
        <w:t>a inconformidade entre os objetivos da governante com os da coalizão se manifestava,</w:t>
      </w:r>
      <w:r w:rsidR="00543721">
        <w:t xml:space="preserve"> </w:t>
      </w:r>
      <w:r w:rsidR="00B53F0C">
        <w:t>sobretudo,</w:t>
      </w:r>
      <w:r w:rsidR="00543721">
        <w:t xml:space="preserve"> no controle das políticas e recursos públicos</w:t>
      </w:r>
      <w:r w:rsidR="00B53F0C">
        <w:t xml:space="preserve">. De certa maneira, </w:t>
      </w:r>
      <w:r w:rsidR="00BC2746">
        <w:t xml:space="preserve">havia indícios nessa relação de uma abertura na relação </w:t>
      </w:r>
      <w:r w:rsidR="001F71B5">
        <w:t>dentro do sistema político que engendraria oportunidades a serem exploradas.</w:t>
      </w:r>
    </w:p>
    <w:p w14:paraId="361658E2" w14:textId="1920D796" w:rsidR="00A042FB" w:rsidRDefault="00261A98" w:rsidP="000779F3">
      <w:pPr>
        <w:ind w:firstLine="851"/>
      </w:pPr>
      <w:r>
        <w:t>Assim</w:t>
      </w:r>
      <w:r w:rsidR="00A36CBD">
        <w:t>, e</w:t>
      </w:r>
      <w:r w:rsidR="00446CF4">
        <w:t xml:space="preserve">m termos da relação com a coalizão e em os impactos dessa relação na </w:t>
      </w:r>
      <w:r w:rsidR="00CD31E0">
        <w:t>esfera pública</w:t>
      </w:r>
      <w:r w:rsidR="00446CF4">
        <w:t>, o primeiro</w:t>
      </w:r>
      <w:r w:rsidR="00CD31E0">
        <w:t xml:space="preserve"> ano do</w:t>
      </w:r>
      <w:r w:rsidR="00446CF4">
        <w:t xml:space="preserve"> governo Dilma </w:t>
      </w:r>
      <w:r w:rsidR="00A36CBD">
        <w:t>se encontrou em um processo turbulento</w:t>
      </w:r>
      <w:r w:rsidR="00EB4645">
        <w:t xml:space="preserve"> de </w:t>
      </w:r>
      <w:r w:rsidR="00F36AB8">
        <w:t>controle dos recursos públicos frente a crise econômica e a manutenção da base aliada</w:t>
      </w:r>
      <w:r w:rsidR="001F632E">
        <w:t xml:space="preserve"> em termos da governabilidade. </w:t>
      </w:r>
      <w:r w:rsidR="00397210">
        <w:t xml:space="preserve">Como apontam </w:t>
      </w:r>
      <w:r w:rsidR="004C49CC">
        <w:t>Bertholini e Pereira</w:t>
      </w:r>
      <w:r w:rsidR="00CA60F5">
        <w:rPr>
          <w:rStyle w:val="Refdenotaderodap"/>
        </w:rPr>
        <w:footnoteReference w:id="45"/>
      </w:r>
      <w:r w:rsidR="004C49CC">
        <w:t xml:space="preserve"> (2017</w:t>
      </w:r>
      <w:r w:rsidR="001471A4">
        <w:t>, p. 537-538</w:t>
      </w:r>
      <w:r w:rsidR="004C49CC">
        <w:t>)</w:t>
      </w:r>
      <w:r w:rsidR="00235FF7">
        <w:t>,</w:t>
      </w:r>
      <w:r w:rsidR="0092455A">
        <w:t xml:space="preserve"> desde quando o PT </w:t>
      </w:r>
      <w:r w:rsidR="0092455A">
        <w:lastRenderedPageBreak/>
        <w:t>chegara ao poder</w:t>
      </w:r>
      <w:r w:rsidR="00235FF7">
        <w:t xml:space="preserve"> a heterogeneidade ideológica das coalizões no Brasil</w:t>
      </w:r>
      <w:r w:rsidR="0092455A">
        <w:t xml:space="preserve"> apresentou um</w:t>
      </w:r>
      <w:r w:rsidR="004644A1">
        <w:t xml:space="preserve"> salto para um novo patamar. Passaríamos de uma coalizão marcadamente de centro-direita durante o</w:t>
      </w:r>
      <w:r w:rsidR="001471A4">
        <w:t>s</w:t>
      </w:r>
      <w:r w:rsidR="004644A1">
        <w:t xml:space="preserve"> governo</w:t>
      </w:r>
      <w:r w:rsidR="001471A4">
        <w:t>s</w:t>
      </w:r>
      <w:r w:rsidR="004644A1">
        <w:t xml:space="preserve"> FHC</w:t>
      </w:r>
      <w:r w:rsidR="007A4085">
        <w:t xml:space="preserve"> para uma coalizão extremamente diversa ideologicamente com a presença de partidos de extrema-direita a partidos de extrema</w:t>
      </w:r>
      <w:r w:rsidR="0096712E">
        <w:t>-</w:t>
      </w:r>
      <w:r w:rsidR="007A4085">
        <w:t>esquerda</w:t>
      </w:r>
      <w:r w:rsidR="001D1E5D">
        <w:t xml:space="preserve"> passando pelo centro dentro do governo Lula. Esse mesmo </w:t>
      </w:r>
      <w:r w:rsidR="00262B7D">
        <w:t>fenômeno</w:t>
      </w:r>
      <w:r w:rsidR="001D1E5D">
        <w:t xml:space="preserve"> viria a </w:t>
      </w:r>
      <w:r w:rsidR="0095759A">
        <w:t>se reproduzir durante o governo Dilma Rousseff</w:t>
      </w:r>
      <w:r w:rsidR="005466AB">
        <w:t>.</w:t>
      </w:r>
    </w:p>
    <w:p w14:paraId="2CFFEF9F" w14:textId="77777777" w:rsidR="00EF5D7F" w:rsidRDefault="00DE1643" w:rsidP="00CF218C">
      <w:pPr>
        <w:ind w:firstLine="851"/>
      </w:pPr>
      <w:r>
        <w:t>Como apontam Bertholini e Pereira</w:t>
      </w:r>
      <w:r w:rsidR="00590942">
        <w:t xml:space="preserve"> (2017, p. </w:t>
      </w:r>
      <w:r w:rsidR="00B92F80">
        <w:t>538</w:t>
      </w:r>
      <w:r w:rsidR="00CF28BE">
        <w:t>-541</w:t>
      </w:r>
      <w:r w:rsidR="00B92F80">
        <w:t xml:space="preserve">) uma das estratégias tomadas pelo PT durante o governo Lula foi expandir o número de ministérios para comportar </w:t>
      </w:r>
      <w:r w:rsidR="00C4532E">
        <w:t xml:space="preserve">uma boa parte da coalizão. O PMDB ingressa na coalizão presidencial em 2003 </w:t>
      </w:r>
      <w:r w:rsidR="00444028">
        <w:t>recebendo apenas dois ministérios. Lula não havia aberto espaço suficiente para que o próprio PMDB fosse recompensado</w:t>
      </w:r>
      <w:r w:rsidR="005B0989">
        <w:t xml:space="preserve"> proporcionalmente ao seu peso político no Congresso.</w:t>
      </w:r>
      <w:r w:rsidR="00A216A2">
        <w:t xml:space="preserve"> Nesse sentido, </w:t>
      </w:r>
      <w:r w:rsidR="00A92EAE">
        <w:t xml:space="preserve">ao comparar os </w:t>
      </w:r>
      <w:r w:rsidR="000940F6">
        <w:t>Í</w:t>
      </w:r>
      <w:r w:rsidR="00A92EAE">
        <w:t>ndices</w:t>
      </w:r>
      <w:r w:rsidR="000940F6">
        <w:t xml:space="preserve"> de </w:t>
      </w:r>
      <w:r w:rsidR="00F95098">
        <w:t>C</w:t>
      </w:r>
      <w:r w:rsidR="000940F6">
        <w:t>usto do Governo (ICG</w:t>
      </w:r>
      <w:r w:rsidR="002922DD">
        <w:t>)</w:t>
      </w:r>
      <w:r w:rsidR="00F95098">
        <w:t xml:space="preserve">, os autores demonstram que </w:t>
      </w:r>
      <w:r w:rsidR="008161FA">
        <w:t xml:space="preserve">os governos petistas se mostraram muito mais dependentes da necessidade de governar por meio de coalizões </w:t>
      </w:r>
      <w:r w:rsidR="00F52B23">
        <w:t>(FHC1: 57,8; FHC2</w:t>
      </w:r>
      <w:r w:rsidR="008B6981">
        <w:t xml:space="preserve">: 56,5; Lula1: 71,3; Lula2: </w:t>
      </w:r>
      <w:r w:rsidR="0010555E">
        <w:t>79,8; e Dilma1: 85,8</w:t>
      </w:r>
      <w:r w:rsidR="008B6981">
        <w:t>)</w:t>
      </w:r>
      <w:r w:rsidR="0010555E">
        <w:t>.</w:t>
      </w:r>
      <w:r w:rsidR="00CF28BE">
        <w:t xml:space="preserve"> A subida expressiva na necessidade de coalizão no governo Dilma 1 se deu, sobretudo, </w:t>
      </w:r>
      <w:r w:rsidR="009965DB">
        <w:t>ao aumento da fragmentação partidária no Legislativo</w:t>
      </w:r>
      <w:r w:rsidR="0001419D">
        <w:t>.</w:t>
      </w:r>
      <w:r w:rsidR="00EF5D7F">
        <w:t xml:space="preserve"> </w:t>
      </w:r>
      <w:r w:rsidR="00A01FC3">
        <w:t xml:space="preserve">De forma consoante, </w:t>
      </w:r>
      <w:r w:rsidR="008B7965">
        <w:t xml:space="preserve">aponta Abranches (2018, p. </w:t>
      </w:r>
      <w:r w:rsidR="002321B0">
        <w:t>276)</w:t>
      </w:r>
      <w:r w:rsidR="00123CCD">
        <w:t>,</w:t>
      </w:r>
      <w:r w:rsidR="002321B0">
        <w:t xml:space="preserve"> o gasto fiscal com a coalizão durante o primeiro ano de governo Dilma </w:t>
      </w:r>
      <w:r w:rsidR="009D59AF">
        <w:t xml:space="preserve">foi 1% superior ao mesmo período no fim do governo </w:t>
      </w:r>
      <w:r w:rsidR="00D57113">
        <w:t>Lula,</w:t>
      </w:r>
      <w:r w:rsidR="009D59AF">
        <w:t xml:space="preserve"> quando o gasto foi alto devido ao semestre eleitoral.</w:t>
      </w:r>
    </w:p>
    <w:p w14:paraId="18D892A0" w14:textId="58C421B3" w:rsidR="00EF5D7F" w:rsidRDefault="0064226F" w:rsidP="00CF218C">
      <w:pPr>
        <w:ind w:firstLine="851"/>
      </w:pPr>
      <w:r>
        <w:t xml:space="preserve">No </w:t>
      </w:r>
      <w:r w:rsidR="00B521DF">
        <w:t xml:space="preserve">entanto, o ano de 2012 começara com certas </w:t>
      </w:r>
      <w:r w:rsidR="00EF5D7F">
        <w:t xml:space="preserve">contrariedades a serem resolvidas. </w:t>
      </w:r>
      <w:r w:rsidR="0046465B">
        <w:t xml:space="preserve">A </w:t>
      </w:r>
      <w:r w:rsidR="008B4B59">
        <w:t>“</w:t>
      </w:r>
      <w:r w:rsidR="0046465B">
        <w:t>ciranda dos ministros</w:t>
      </w:r>
      <w:r w:rsidR="008B4B59">
        <w:t>”</w:t>
      </w:r>
      <w:r w:rsidR="0046465B">
        <w:t xml:space="preserve"> gerou um ambiente de tolerância zero com relação a malfeitos</w:t>
      </w:r>
      <w:r w:rsidR="00C02E9C">
        <w:t xml:space="preserve"> por parte da </w:t>
      </w:r>
      <w:commentRangeStart w:id="206"/>
      <w:r w:rsidR="00C02E9C">
        <w:t>president</w:t>
      </w:r>
      <w:r w:rsidR="00892978">
        <w:t>a</w:t>
      </w:r>
      <w:commentRangeEnd w:id="206"/>
      <w:r w:rsidR="00E15678">
        <w:rPr>
          <w:rStyle w:val="Refdecomentrio"/>
        </w:rPr>
        <w:commentReference w:id="206"/>
      </w:r>
      <w:r w:rsidR="00C02E9C">
        <w:rPr>
          <w:rStyle w:val="Refdenotaderodap"/>
        </w:rPr>
        <w:footnoteReference w:id="46"/>
      </w:r>
      <w:r w:rsidR="00DD6AB1">
        <w:t xml:space="preserve">. Ainda que </w:t>
      </w:r>
      <w:r w:rsidR="00C76852">
        <w:t>os problemas viessem</w:t>
      </w:r>
      <w:r w:rsidR="00DD6AB1">
        <w:t xml:space="preserve"> a despeito da situação na qual os m</w:t>
      </w:r>
      <w:r w:rsidR="00C76852">
        <w:t>i</w:t>
      </w:r>
      <w:r w:rsidR="00DD6AB1">
        <w:t>ni</w:t>
      </w:r>
      <w:r w:rsidR="00C76852">
        <w:t>s</w:t>
      </w:r>
      <w:r w:rsidR="00DD6AB1">
        <w:t>térios se envolviam em denúncias de corrupção, a</w:t>
      </w:r>
      <w:r w:rsidR="000E151D">
        <w:t xml:space="preserve"> aprovação de seu primeiro ano de governo </w:t>
      </w:r>
      <w:r w:rsidR="00881547">
        <w:t>foi de 5</w:t>
      </w:r>
      <w:r w:rsidR="00106F1D">
        <w:t>6</w:t>
      </w:r>
      <w:r w:rsidR="00881547">
        <w:t xml:space="preserve">% e a desaprovação apenas de </w:t>
      </w:r>
      <w:r w:rsidR="00106F1D">
        <w:t>9</w:t>
      </w:r>
      <w:r w:rsidR="00881547">
        <w:t>%</w:t>
      </w:r>
      <w:r w:rsidR="004E2888">
        <w:rPr>
          <w:rStyle w:val="Refdenotaderodap"/>
        </w:rPr>
        <w:footnoteReference w:id="47"/>
      </w:r>
      <w:r w:rsidR="00D67284">
        <w:t>.</w:t>
      </w:r>
      <w:r w:rsidR="001F168D">
        <w:t xml:space="preserve"> </w:t>
      </w:r>
      <w:r w:rsidR="001F35B5">
        <w:t xml:space="preserve">Por outro lado, </w:t>
      </w:r>
      <w:r w:rsidR="00687EBD">
        <w:t>a economia parecia imune aos estímulos governamentais e permanecia parada</w:t>
      </w:r>
      <w:r w:rsidR="00E466DE">
        <w:t>. A crise europeia afetava os mercados mundiais e a demora de retomada no crescimento</w:t>
      </w:r>
      <w:r w:rsidR="00C70D27">
        <w:t xml:space="preserve"> era sinônimo de preocupação para que se evitasse a </w:t>
      </w:r>
      <w:r w:rsidR="00C70D27">
        <w:lastRenderedPageBreak/>
        <w:t>recessão.</w:t>
      </w:r>
      <w:r w:rsidR="00A37586">
        <w:t xml:space="preserve"> A inflação era o calcanhar de </w:t>
      </w:r>
      <w:r w:rsidR="00B3397E">
        <w:t>Aquiles</w:t>
      </w:r>
      <w:r w:rsidR="00A37586">
        <w:t xml:space="preserve"> do governo</w:t>
      </w:r>
      <w:r w:rsidR="00B3397E">
        <w:t xml:space="preserve"> pois, ao mesmo tempo em que </w:t>
      </w:r>
      <w:proofErr w:type="gramStart"/>
      <w:r w:rsidR="00522C83">
        <w:t>o</w:t>
      </w:r>
      <w:r w:rsidR="00B3397E">
        <w:t xml:space="preserve"> mesm</w:t>
      </w:r>
      <w:r w:rsidR="00522C83">
        <w:t>o</w:t>
      </w:r>
      <w:proofErr w:type="gramEnd"/>
      <w:r w:rsidR="00B3397E">
        <w:t xml:space="preserve"> pressionava o Banco Central na diminuição da</w:t>
      </w:r>
      <w:r w:rsidR="00B9389B">
        <w:t xml:space="preserve"> taxa de referência, a Selic,</w:t>
      </w:r>
      <w:r w:rsidR="00B3397E">
        <w:t xml:space="preserve"> para forçar os brancos </w:t>
      </w:r>
      <w:r w:rsidR="00B9389B">
        <w:t>privados</w:t>
      </w:r>
      <w:r w:rsidR="00522C83">
        <w:t xml:space="preserve"> a diminuírem a taxa de juros, </w:t>
      </w:r>
      <w:r w:rsidR="00E76A85">
        <w:t>o momento</w:t>
      </w:r>
      <w:r w:rsidR="000D6392">
        <w:t xml:space="preserve"> exigia uma precaução em relação à aceleração da inflação. </w:t>
      </w:r>
      <w:r w:rsidR="00E248E0">
        <w:t>O emprego e renda resistiam à pane</w:t>
      </w:r>
      <w:r w:rsidR="00E91520">
        <w:t xml:space="preserve"> econômica e a esperança do governo era reverter o quadro de estagnação antes que ele viesse a atingir a renda real</w:t>
      </w:r>
      <w:r w:rsidR="00E76A85">
        <w:t xml:space="preserve"> e, consequentemente, a popularidade da president</w:t>
      </w:r>
      <w:r w:rsidR="00740AA0">
        <w:t>a</w:t>
      </w:r>
      <w:r w:rsidR="00E76A85">
        <w:t>.</w:t>
      </w:r>
    </w:p>
    <w:p w14:paraId="641C6976" w14:textId="25B6F57A" w:rsidR="00E76A85" w:rsidRDefault="00A05D10" w:rsidP="00CF218C">
      <w:pPr>
        <w:ind w:firstLine="851"/>
      </w:pPr>
      <w:r>
        <w:t xml:space="preserve">Nesse sentido, o ano de 2012 veio trazendo ares de </w:t>
      </w:r>
      <w:r w:rsidR="007F090A">
        <w:t xml:space="preserve">diversos problemas a serem enfrentados pelo governo no que tange à governança e a governabilidade. </w:t>
      </w:r>
      <w:r w:rsidR="00974320">
        <w:t xml:space="preserve">Como aponta Abranches (2018, p. 280), os </w:t>
      </w:r>
      <w:r w:rsidR="000B3EB3">
        <w:t>fiscais médios com a coalizão no segundo trimestre foram 4,7% mais altos que no primeiro</w:t>
      </w:r>
      <w:r w:rsidR="000963C0">
        <w:t>,</w:t>
      </w:r>
      <w:r w:rsidR="00795AC1">
        <w:t xml:space="preserve"> e foram também</w:t>
      </w:r>
      <w:r w:rsidR="002E5E0B">
        <w:t xml:space="preserve"> </w:t>
      </w:r>
      <w:r w:rsidR="00795AC1">
        <w:t>3,1% superiores aos do segundo trimestre do ano anterior (2011)</w:t>
      </w:r>
      <w:r w:rsidR="002E5E0B">
        <w:t>. Um gasto médio de 2,3</w:t>
      </w:r>
      <w:r w:rsidR="00BB44D0">
        <w:t>% o qual indicavam um</w:t>
      </w:r>
      <w:r w:rsidR="00612038">
        <w:t xml:space="preserve">a razoável elevação dos custos de gestão da coalizão. Os motivos eram diversos. </w:t>
      </w:r>
      <w:r w:rsidR="00CA0E9E">
        <w:t xml:space="preserve">No congresso, foi instalada, no final de abril, a primeira Comissão de </w:t>
      </w:r>
      <w:r w:rsidR="00740AA0">
        <w:t>Inq</w:t>
      </w:r>
      <w:r w:rsidR="005B3926">
        <w:t>ué</w:t>
      </w:r>
      <w:r w:rsidR="00740AA0">
        <w:t>rito Parlamentar (CPI)</w:t>
      </w:r>
      <w:r w:rsidR="005B3926">
        <w:t xml:space="preserve"> importante do governo Dilma</w:t>
      </w:r>
      <w:r w:rsidR="006D3A9E">
        <w:t xml:space="preserve"> para investigar corru</w:t>
      </w:r>
      <w:r w:rsidR="00B63944">
        <w:t>p</w:t>
      </w:r>
      <w:r w:rsidR="006D3A9E">
        <w:t>ção política tendo como centro do esquema a empreiteira Delta, do empresário Fernando Cavendish</w:t>
      </w:r>
      <w:r w:rsidR="00FB02F4">
        <w:t xml:space="preserve"> e </w:t>
      </w:r>
      <w:r w:rsidR="00D94A40">
        <w:t>o conhecido Carlinhos Cachoeira</w:t>
      </w:r>
      <w:r w:rsidR="0012254D">
        <w:t>.</w:t>
      </w:r>
      <w:r w:rsidR="00F43781">
        <w:t xml:space="preserve"> A imprensa, na época</w:t>
      </w:r>
      <w:r w:rsidR="00192DB8">
        <w:t>, divulgo</w:t>
      </w:r>
      <w:r w:rsidR="00D22323">
        <w:t xml:space="preserve">u </w:t>
      </w:r>
      <w:r w:rsidR="004626B0">
        <w:t>o ocorrido</w:t>
      </w:r>
      <w:r w:rsidR="00CD1879">
        <w:t xml:space="preserve"> </w:t>
      </w:r>
      <w:r w:rsidR="00EC2998">
        <w:t>como um processo de relação íntima entre</w:t>
      </w:r>
      <w:r w:rsidR="004005A2">
        <w:t xml:space="preserve"> a empresa e os processos de execução das obras do Programa de Aceleração do Crescimento (PAC)</w:t>
      </w:r>
      <w:r w:rsidR="004005A2">
        <w:rPr>
          <w:rStyle w:val="Refdenotaderodap"/>
        </w:rPr>
        <w:footnoteReference w:id="48"/>
      </w:r>
      <w:r w:rsidR="004005A2">
        <w:t>.</w:t>
      </w:r>
      <w:r w:rsidR="00C53B4D">
        <w:t xml:space="preserve"> O caso gerou</w:t>
      </w:r>
      <w:r w:rsidR="00C5208F">
        <w:t xml:space="preserve"> uma crise que resp</w:t>
      </w:r>
      <w:r w:rsidR="00142A30">
        <w:t>ingou em vários parlamentares</w:t>
      </w:r>
      <w:r w:rsidR="00643708">
        <w:t>,</w:t>
      </w:r>
      <w:r w:rsidR="00BB6E1D">
        <w:t xml:space="preserve"> e uma das áreas de atuação do empreiteiro era exatamente o complexo petroquímico </w:t>
      </w:r>
      <w:r w:rsidR="00F548E4">
        <w:t xml:space="preserve">no estado do Rio (Comperj), de responsabilidade da Petrobrás. </w:t>
      </w:r>
      <w:r w:rsidR="00AC55A8">
        <w:t xml:space="preserve">O PMDB indicou para a presidência da comissão o </w:t>
      </w:r>
      <w:r w:rsidR="00D16440">
        <w:t>senador Vital do Rêgo (PMDB- PB</w:t>
      </w:r>
      <w:r w:rsidR="00965B96">
        <w:t>)</w:t>
      </w:r>
      <w:r w:rsidR="00D16440">
        <w:t xml:space="preserve"> e o governo conseguiu fazer relator o deputado Odair Cunha (PT-MG)</w:t>
      </w:r>
      <w:r w:rsidR="00965B96">
        <w:t xml:space="preserve">. </w:t>
      </w:r>
      <w:r w:rsidR="004E4E49">
        <w:t>Em acordo</w:t>
      </w:r>
      <w:r w:rsidR="00FA72A6">
        <w:t>,</w:t>
      </w:r>
      <w:r w:rsidR="004E4E49">
        <w:t xml:space="preserve"> no mês de maio</w:t>
      </w:r>
      <w:r w:rsidR="00D71A83">
        <w:t>,</w:t>
      </w:r>
      <w:r w:rsidR="004E4E49">
        <w:t xml:space="preserve"> PT</w:t>
      </w:r>
      <w:r w:rsidR="00FA72A6">
        <w:t>,</w:t>
      </w:r>
      <w:r w:rsidR="004E4E49">
        <w:t xml:space="preserve"> PMDB e PSDB</w:t>
      </w:r>
      <w:r w:rsidR="00D71A83">
        <w:t xml:space="preserve"> limitaram drasticamente o escopo das investigações, concentrando</w:t>
      </w:r>
      <w:r w:rsidR="00B52741">
        <w:t xml:space="preserve">-as na subsidiária do Centro-oeste e deixando de lado a matriz no </w:t>
      </w:r>
      <w:r w:rsidR="001710B7">
        <w:t>R</w:t>
      </w:r>
      <w:r w:rsidR="00B52741">
        <w:t>io de Janeiro.</w:t>
      </w:r>
      <w:r w:rsidR="001710B7">
        <w:t xml:space="preserve"> Isso poupou o então governador do Rio, Sergio Cabral</w:t>
      </w:r>
      <w:r w:rsidR="00643708">
        <w:t xml:space="preserve"> (PMDB-RJ)</w:t>
      </w:r>
      <w:r w:rsidR="00F20057">
        <w:t xml:space="preserve"> que tinha interesses no Comperj e possuía amizade com Fernando Cavendish.</w:t>
      </w:r>
    </w:p>
    <w:p w14:paraId="46A1E16B" w14:textId="5CBEA4B1" w:rsidR="002D601D" w:rsidRPr="002D601D" w:rsidRDefault="00C40BE0" w:rsidP="002D601D">
      <w:pPr>
        <w:ind w:firstLine="851"/>
      </w:pPr>
      <w:r>
        <w:t>Outros eventos importantes marcaram o ano de 2012</w:t>
      </w:r>
      <w:r w:rsidR="00D906D2">
        <w:t xml:space="preserve"> no qual podemos observar uma desagregação do espaço político em termos das dinâmicas das relações de poder que possibilitaram a abertura </w:t>
      </w:r>
      <w:r w:rsidR="005017B7">
        <w:t xml:space="preserve">de oportunidades políticas importantes. </w:t>
      </w:r>
      <w:r w:rsidR="00120C79">
        <w:t xml:space="preserve">Foi um ano marcado por </w:t>
      </w:r>
      <w:r w:rsidR="00120C79">
        <w:lastRenderedPageBreak/>
        <w:t>diversas greves</w:t>
      </w:r>
      <w:r w:rsidR="00B770AD">
        <w:rPr>
          <w:rStyle w:val="Refdenotaderodap"/>
        </w:rPr>
        <w:footnoteReference w:id="49"/>
      </w:r>
      <w:r w:rsidR="00120C79">
        <w:t xml:space="preserve"> que afetaram tanto o setor </w:t>
      </w:r>
      <w:r w:rsidR="00737CA0">
        <w:t>privado</w:t>
      </w:r>
      <w:r w:rsidR="00120C79">
        <w:t xml:space="preserve"> quanto o setor público</w:t>
      </w:r>
      <w:r w:rsidR="00737CA0">
        <w:t>.</w:t>
      </w:r>
      <w:r w:rsidR="00B27E94">
        <w:t xml:space="preserve"> </w:t>
      </w:r>
      <w:r w:rsidR="002D601D">
        <w:t xml:space="preserve">De acordo com o </w:t>
      </w:r>
      <w:r w:rsidR="004E64A0">
        <w:t>r</w:t>
      </w:r>
      <w:r w:rsidR="002D601D">
        <w:t xml:space="preserve">elatório </w:t>
      </w:r>
      <w:r w:rsidR="00D54B0B">
        <w:t>Estudos e Pesquisas: Balanço das greves em 2012 do Departamento Intersindical de Estatística e Estudos Socioeconômicos (DIEESE</w:t>
      </w:r>
      <w:r w:rsidR="00CA5D22">
        <w:t>, 201</w:t>
      </w:r>
      <w:r w:rsidR="00CA685F">
        <w:t>3</w:t>
      </w:r>
      <w:r w:rsidR="00D54B0B">
        <w:t>)</w:t>
      </w:r>
      <w:r w:rsidR="00E21CA6">
        <w:t>,</w:t>
      </w:r>
      <w:r w:rsidR="00D54B0B">
        <w:t xml:space="preserve"> </w:t>
      </w:r>
      <w:r w:rsidR="002D601D">
        <w:t>o</w:t>
      </w:r>
      <w:r w:rsidR="002D601D" w:rsidRPr="002D601D">
        <w:t xml:space="preserve"> número de greves realizadas pelos trabalhadores do setor privado (461) superou o registrado no setor público (409). Proporcionalmente, as greves no setor privado represent</w:t>
      </w:r>
      <w:r w:rsidR="004E64A0">
        <w:t>aram</w:t>
      </w:r>
      <w:r w:rsidR="002D601D" w:rsidRPr="002D601D">
        <w:t xml:space="preserve"> 53% do total anual, enquanto as do setor público corresponde</w:t>
      </w:r>
      <w:r w:rsidR="004E64A0">
        <w:t>ram</w:t>
      </w:r>
      <w:r w:rsidR="002D601D" w:rsidRPr="002D601D">
        <w:t xml:space="preserve"> a 47%.</w:t>
      </w:r>
      <w:r w:rsidR="004E64A0">
        <w:t xml:space="preserve"> </w:t>
      </w:r>
      <w:r w:rsidR="002D601D" w:rsidRPr="002D601D">
        <w:t>No setor privado, a maioria das greves ocorre</w:t>
      </w:r>
      <w:r w:rsidR="00176C25">
        <w:t>ram</w:t>
      </w:r>
      <w:r w:rsidR="002D601D" w:rsidRPr="002D601D">
        <w:t xml:space="preserve"> na indústria (330). No setor público, entre as empresas estatais, metade das greves ocorreu no setor de serviços (14), enquanto no funcionalismo público, a maioria foi deflagrada por servidores municipais (227).</w:t>
      </w:r>
      <w:r w:rsidR="009D1717">
        <w:t xml:space="preserve"> </w:t>
      </w:r>
      <w:r w:rsidR="002D601D" w:rsidRPr="002D601D">
        <w:t xml:space="preserve">Em 2012, foram contabilizadas 86,9 mil horas de paralisação, confirmando uma tendência de aumento nas horas paradas observada mais claramente desde 2009. A série histórica também </w:t>
      </w:r>
      <w:r w:rsidR="007268FF">
        <w:t>revelou</w:t>
      </w:r>
      <w:r w:rsidR="002D601D" w:rsidRPr="002D601D">
        <w:t xml:space="preserve"> que o total anual de horas não trabalhadas em 2012 </w:t>
      </w:r>
      <w:r w:rsidR="007268FF">
        <w:t>seria</w:t>
      </w:r>
      <w:r w:rsidR="002D601D" w:rsidRPr="002D601D">
        <w:t xml:space="preserve"> o maior desde 1991.</w:t>
      </w:r>
      <w:r w:rsidR="000B081D">
        <w:t xml:space="preserve"> Por sua vez, o</w:t>
      </w:r>
      <w:r w:rsidR="002D601D" w:rsidRPr="002D601D">
        <w:t xml:space="preserve"> total de horas paradas nas greves do setor público (65,4 mil) super</w:t>
      </w:r>
      <w:r w:rsidR="00CB7482">
        <w:t>aria</w:t>
      </w:r>
      <w:r w:rsidR="002D601D" w:rsidRPr="002D601D">
        <w:t xml:space="preserve"> substancialmente o registrado no setor privado (21,2 mil), representando 75% do total anual. No setor privado, a indústria registrou o maior número de horas paradas (15 mil). No setor público, entre as empresas estatais, o setor de serviços registrou a maior quantidade de horas paradas (838 horas), enquanto no funcionalismo público, os servidores municipais acumularam o maior número de horas paradas (35 mil).</w:t>
      </w:r>
    </w:p>
    <w:p w14:paraId="4B1D1924" w14:textId="1E2975A0" w:rsidR="006D6636" w:rsidRPr="006D6636" w:rsidRDefault="005B4361" w:rsidP="006D6636">
      <w:pPr>
        <w:ind w:firstLine="851"/>
      </w:pPr>
      <w:r>
        <w:t>Com efeito, a</w:t>
      </w:r>
      <w:r w:rsidR="006D6636" w:rsidRPr="006D6636">
        <w:t xml:space="preserve"> análise das greves realizadas em 2012 </w:t>
      </w:r>
      <w:r w:rsidR="00CA5D22">
        <w:t>revelou</w:t>
      </w:r>
      <w:r w:rsidR="006D6636" w:rsidRPr="006D6636">
        <w:t xml:space="preserve"> um cenário de mobilização trabalhista significativo tanto no setor privado quanto no público, com uma predominância das greves no setor industrial privado e entre os servidores municipais no setor público. A tendência crescente das horas paradas, especialmente no setor público, onde se concentraram 75% do total anual, indic</w:t>
      </w:r>
      <w:r w:rsidR="00EB404E">
        <w:t>ou</w:t>
      </w:r>
      <w:r w:rsidR="006D6636" w:rsidRPr="006D6636">
        <w:t xml:space="preserve"> uma intensificação dos conflitos trabalhistas durante o período. As 86,9 mil horas de paralisação registradas em 2012 não apenas confirmam essa tendência, mas também destaca</w:t>
      </w:r>
      <w:r w:rsidR="00EB404E">
        <w:t>ra</w:t>
      </w:r>
      <w:r w:rsidR="006D6636" w:rsidRPr="006D6636">
        <w:t>m um aumento consistente desde 2009, marcando 2012 como o ano com maior número de horas não trabalhadas desde 1991. Esse contexto reflet</w:t>
      </w:r>
      <w:r w:rsidR="00EB404E">
        <w:t>iu</w:t>
      </w:r>
      <w:r w:rsidR="006D6636" w:rsidRPr="006D6636">
        <w:t xml:space="preserve"> um ponto crítico nas relações entre trabalhadores e empregadores, sublinhando a necessidade urgente de atenção às demandas trabalhistas e à eficácia das políticas de negociação coletiva</w:t>
      </w:r>
      <w:r w:rsidR="004B0401">
        <w:t xml:space="preserve"> durante o período</w:t>
      </w:r>
      <w:r w:rsidR="006D6636" w:rsidRPr="006D6636">
        <w:t>.</w:t>
      </w:r>
    </w:p>
    <w:p w14:paraId="365A562A" w14:textId="58CC3621" w:rsidR="006D6636" w:rsidRPr="006D6636" w:rsidRDefault="004B0401" w:rsidP="006D6636">
      <w:pPr>
        <w:ind w:firstLine="851"/>
      </w:pPr>
      <w:r>
        <w:lastRenderedPageBreak/>
        <w:t>Consequentemente, a</w:t>
      </w:r>
      <w:r w:rsidR="006D6636" w:rsidRPr="006D6636">
        <w:t xml:space="preserve"> relação entre a Federação das Indústrias do Estado de São Paulo (FIESP) e o governo Dilma Rousseff </w:t>
      </w:r>
      <w:r w:rsidR="007671E6">
        <w:t>que fora</w:t>
      </w:r>
      <w:r w:rsidR="006D6636" w:rsidRPr="006D6636">
        <w:t xml:space="preserve"> marcada por um complexo jogo de apoios e críticas,</w:t>
      </w:r>
      <w:r w:rsidR="007671E6">
        <w:t xml:space="preserve"> </w:t>
      </w:r>
      <w:r w:rsidR="006D6636" w:rsidRPr="006D6636">
        <w:t>se intensificar</w:t>
      </w:r>
      <w:r w:rsidR="007671E6">
        <w:t>i</w:t>
      </w:r>
      <w:r w:rsidR="006D6636" w:rsidRPr="006D6636">
        <w:t xml:space="preserve">am ao longo </w:t>
      </w:r>
      <w:r w:rsidR="007671E6">
        <w:t>dos meses seguintes até o processo de impeachment</w:t>
      </w:r>
      <w:r w:rsidR="006D6636" w:rsidRPr="006D6636">
        <w:t>. Entre 2011 e 2013, a FIESP teve suas principais demandas atendidas pelo governo, incluindo a redução de juros, desonerações tributárias, expansão de subsídios e a redução do preço da energia elétrica, todas medidas enquadradas na Nova Matriz Econômica</w:t>
      </w:r>
      <w:r w:rsidR="004B32C4">
        <w:rPr>
          <w:rStyle w:val="Refdenotaderodap"/>
        </w:rPr>
        <w:footnoteReference w:id="50"/>
      </w:r>
      <w:r w:rsidR="006D6636" w:rsidRPr="006D6636">
        <w:t xml:space="preserve"> (NME) (VACARI &amp; PEREZ, 2021</w:t>
      </w:r>
      <w:r w:rsidR="005B7793">
        <w:t>, p. 187</w:t>
      </w:r>
      <w:r w:rsidR="006D6636" w:rsidRPr="006D6636">
        <w:t xml:space="preserve">). Entretanto, apesar do apoio inicial, a FIESP começou a criticar a condução econômica de Dilma, principalmente após os resultados econômicos esperados não </w:t>
      </w:r>
      <w:r w:rsidR="00484D9A">
        <w:t>terem se</w:t>
      </w:r>
      <w:r w:rsidR="006D6636" w:rsidRPr="006D6636">
        <w:t xml:space="preserve"> concretiza</w:t>
      </w:r>
      <w:r w:rsidR="00484D9A">
        <w:t>do</w:t>
      </w:r>
      <w:r w:rsidR="006D6636" w:rsidRPr="006D6636">
        <w:t>. A desaceleração do crescimento econômico e a ineficácia da NME em reverter a desindustrialização contribuíram para o distanciamento da FIESP do governo (VACARI &amp; PEREZ, 2021</w:t>
      </w:r>
      <w:r w:rsidR="005B7793">
        <w:t>, p. 188</w:t>
      </w:r>
      <w:r w:rsidR="006D6636" w:rsidRPr="006D6636">
        <w:t>). A crise econômica mundial de 2008 teve um impacto significativo, pois embora inicialmente tenha fortalecido o desenvolvimentismo, sua persistência levou a uma mudança de postura da entidade industrial (VACARI &amp; PEREZ, 2021</w:t>
      </w:r>
      <w:r w:rsidR="005B7793">
        <w:t>, p. 189</w:t>
      </w:r>
      <w:r w:rsidR="006D6636" w:rsidRPr="006D6636">
        <w:t>).</w:t>
      </w:r>
    </w:p>
    <w:p w14:paraId="42A86C2A" w14:textId="6691C087" w:rsidR="006D6636" w:rsidRPr="006D6636" w:rsidRDefault="006D6636" w:rsidP="006D6636">
      <w:pPr>
        <w:ind w:firstLine="851"/>
      </w:pPr>
      <w:r w:rsidRPr="006D6636">
        <w:t>A decisão da FIESP de apoiar o impeachment de Dilma em 2016 pode ser atribuída a uma combinação de fatores, incluindo a incapacidade de efetivar o ajuste fiscal, a perda de credibilidade do governo e a avaliação de que Dilma não teria condições de superar a crise de governabilidade (VACARI &amp; PEREZ, 2021</w:t>
      </w:r>
      <w:r w:rsidR="005B7793">
        <w:t>, 191</w:t>
      </w:r>
      <w:r w:rsidRPr="006D6636">
        <w:t>). A aliança entre a FIESP e as centrais sindicais durante o primeiro mandato de Dilma teve um impacto significativo, inicialmente fortalecendo a agenda desenvolvimentista, mas posteriormente, com a deterioração econômica, essa aliança se desfez (VACARI &amp; PEREZ, 2021</w:t>
      </w:r>
      <w:r w:rsidR="005B7793">
        <w:t xml:space="preserve">, p. </w:t>
      </w:r>
      <w:r w:rsidR="00CA4C26">
        <w:t>192</w:t>
      </w:r>
      <w:r w:rsidRPr="006D6636">
        <w:t>). Diversas hipóteses foram apresentadas para explicar a mudança de postura da FIESP. Entre elas, destaca-se a falha da NME em entregar resultados concretos, o processo de financeirização da economia, que diminuiu a clivagem de interesses entre setor produtivo e financeiro, e o excesso de ativismo estatal percebido pelos industriais (VACARI &amp; PEREZ, 2021</w:t>
      </w:r>
      <w:r w:rsidR="00CA4C26">
        <w:t>, 19</w:t>
      </w:r>
      <w:r w:rsidR="008F2A4B">
        <w:t>3</w:t>
      </w:r>
      <w:r w:rsidRPr="006D6636">
        <w:t xml:space="preserve">). A financeirização, em </w:t>
      </w:r>
      <w:r w:rsidRPr="006D6636">
        <w:lastRenderedPageBreak/>
        <w:t>particular, teria levado muitos empresários a se voltarem para atividades rentistas, diminuindo o interesse em políticas de redução de juros (VACARI &amp; PEREZ, 2021</w:t>
      </w:r>
      <w:r w:rsidR="00CA4C26">
        <w:t>, 19</w:t>
      </w:r>
      <w:r w:rsidR="008F2A4B">
        <w:t>4</w:t>
      </w:r>
      <w:r w:rsidRPr="006D6636">
        <w:t>).</w:t>
      </w:r>
    </w:p>
    <w:p w14:paraId="524A581B" w14:textId="590F07D3" w:rsidR="006D6636" w:rsidRPr="006D6636" w:rsidRDefault="006D6636" w:rsidP="006D6636">
      <w:pPr>
        <w:ind w:firstLine="851"/>
      </w:pPr>
      <w:r w:rsidRPr="006D6636">
        <w:t>O acirramento do conflito distributivo durante o governo Dilma, resultante da queda dos preços das commodities e do aumento das taxas de juros internacionais, também contribuiu para a ruptura da coalizão entre industriais e trabalhadores (VACARI &amp; PEREZ, 2021</w:t>
      </w:r>
      <w:r w:rsidR="008F2A4B">
        <w:t>, 195</w:t>
      </w:r>
      <w:r w:rsidRPr="006D6636">
        <w:t>). Em resposta, a FIESP adotou uma agenda ortodoxa, priorizando o ajuste fiscal e reformas estruturais (VACARI &amp; PEREZ, 2021</w:t>
      </w:r>
      <w:r w:rsidR="008F2A4B">
        <w:t>, p.</w:t>
      </w:r>
      <w:r w:rsidR="00CA3F76">
        <w:t xml:space="preserve"> 196</w:t>
      </w:r>
      <w:r w:rsidRPr="006D6636">
        <w:t>). Os autores concluem que a transição da FIESP de uma postura desenvolvimentista para uma agenda ortodoxa se deu em resposta ao colapso da sustentação material da coalizão social conciliadora do lulismo. Esta mudança foi fundamental para entender a dinâmica política que levou ao impeachment de Dilma Rousseff (VACARI &amp; PEREZ, 2021</w:t>
      </w:r>
      <w:r w:rsidR="00CA3F76">
        <w:t>, p. 197</w:t>
      </w:r>
      <w:r w:rsidRPr="006D6636">
        <w:t>). A possibilidade de uma relação política estável entre um governo de centro-esquerda e o empresariado no Brasil parece inviável em períodos de crise econômica, devido ao pragmatismo e à racionalidade de fins que caracterizam os empresários (VACARI &amp; PEREZ, 2021</w:t>
      </w:r>
      <w:r w:rsidR="00CA3F76">
        <w:t>, p. 198</w:t>
      </w:r>
      <w:r w:rsidRPr="006D6636">
        <w:t>).</w:t>
      </w:r>
    </w:p>
    <w:p w14:paraId="0922DD47" w14:textId="59F2694A" w:rsidR="006D6636" w:rsidRPr="006D6636" w:rsidRDefault="000E4564" w:rsidP="006D6636">
      <w:pPr>
        <w:ind w:firstLine="851"/>
      </w:pPr>
      <w:r>
        <w:t>Por outro lado</w:t>
      </w:r>
      <w:r w:rsidR="006D6636" w:rsidRPr="006D6636">
        <w:t>,</w:t>
      </w:r>
      <w:r>
        <w:t xml:space="preserve"> como apontou</w:t>
      </w:r>
      <w:r w:rsidR="006D6636" w:rsidRPr="006D6636">
        <w:t xml:space="preserve"> o relatório do DIEESE (2012)</w:t>
      </w:r>
      <w:r>
        <w:t>, n</w:t>
      </w:r>
      <w:r w:rsidR="006D6636" w:rsidRPr="006D6636">
        <w:t>o setor público, as reivindicações de reajuste salarial (49%), cumprimento de Plano de Cargos e Salários (41%), e pagamento do piso salarial (26%) foram as</w:t>
      </w:r>
      <w:r>
        <w:t xml:space="preserve"> reivindicações</w:t>
      </w:r>
      <w:r w:rsidR="006D6636" w:rsidRPr="006D6636">
        <w:t xml:space="preserve"> mais frequentes. Já no setor privado, as principais reivindicações incluíram a melhoria de auxílio-alimentação (39%), Participação nos Lucros e Resultados (34%), e reajuste salarial (33%). Este cenário de demandas intensificadas reflet</w:t>
      </w:r>
      <w:r w:rsidR="009B5ECE">
        <w:t>iu</w:t>
      </w:r>
      <w:r w:rsidR="006D6636" w:rsidRPr="006D6636">
        <w:t xml:space="preserve"> um ambiente de crescente insatisfação e pressão sobre o governo, exacerbando o conflito distributivo que marc</w:t>
      </w:r>
      <w:r w:rsidR="009B5ECE">
        <w:t>aria</w:t>
      </w:r>
      <w:r w:rsidR="006D6636" w:rsidRPr="006D6636">
        <w:t xml:space="preserve"> o período.</w:t>
      </w:r>
    </w:p>
    <w:p w14:paraId="198F9BA0" w14:textId="1B485E60" w:rsidR="006D6636" w:rsidRPr="006D6636" w:rsidRDefault="00C11D53" w:rsidP="006D6636">
      <w:pPr>
        <w:ind w:firstLine="851"/>
      </w:pPr>
      <w:r>
        <w:t xml:space="preserve">De fato, é preciso levar em consideração que </w:t>
      </w:r>
      <w:r w:rsidR="006D6636" w:rsidRPr="006D6636">
        <w:t>as greves em 2012 intensifica</w:t>
      </w:r>
      <w:r w:rsidR="008D22C6">
        <w:t>ram</w:t>
      </w:r>
      <w:r w:rsidR="006D6636" w:rsidRPr="006D6636">
        <w:t xml:space="preserve"> os conflitos laborais </w:t>
      </w:r>
      <w:r w:rsidR="008D22C6">
        <w:t xml:space="preserve">e </w:t>
      </w:r>
      <w:r w:rsidR="006D6636" w:rsidRPr="006D6636">
        <w:t>desempenharam um papel</w:t>
      </w:r>
      <w:r w:rsidR="008D22C6">
        <w:t xml:space="preserve"> importante</w:t>
      </w:r>
      <w:r w:rsidR="00147C36">
        <w:t xml:space="preserve"> no conflito de conciliação entre capital e trabalho na dinâmica </w:t>
      </w:r>
      <w:r w:rsidR="006D1E7D">
        <w:t>da conjuntura fluida que se construiu anterior aos processos de mobilização no governo Dilma.</w:t>
      </w:r>
      <w:r w:rsidR="006D6636" w:rsidRPr="006D6636">
        <w:t xml:space="preserve"> As crescentes paralisações refletiram não apenas uma pressão adicional sobre os custos empresariais, mas também sinalizaram uma incompatibilidade entre a agenda </w:t>
      </w:r>
      <w:r w:rsidR="00DC02F4">
        <w:t xml:space="preserve">econômica </w:t>
      </w:r>
      <w:r w:rsidR="006D6636" w:rsidRPr="006D6636">
        <w:t>do governo</w:t>
      </w:r>
      <w:r w:rsidR="00DC02F4">
        <w:t xml:space="preserve">, </w:t>
      </w:r>
      <w:r w:rsidR="006D6636" w:rsidRPr="006D6636">
        <w:t>os interesses industriais</w:t>
      </w:r>
      <w:r w:rsidR="00DC02F4">
        <w:t xml:space="preserve"> e </w:t>
      </w:r>
      <w:r w:rsidR="00D13A43">
        <w:t>as reivindicações sindicais</w:t>
      </w:r>
      <w:r w:rsidR="006D6636" w:rsidRPr="006D6636">
        <w:t xml:space="preserve">. </w:t>
      </w:r>
      <w:r w:rsidR="008E3266">
        <w:t>A</w:t>
      </w:r>
      <w:r w:rsidR="006D6636" w:rsidRPr="006D6636">
        <w:t xml:space="preserve"> mobilização trabalhista, combinad</w:t>
      </w:r>
      <w:r w:rsidR="008E3266">
        <w:t xml:space="preserve">a com um ambiente de tentativa de retomada do crescimento </w:t>
      </w:r>
      <w:r w:rsidR="00C50EB0">
        <w:t>econômico e um processo de desindustrialização</w:t>
      </w:r>
      <w:r w:rsidR="006D6636" w:rsidRPr="006D6636">
        <w:t>, levou a FIESP a adotar uma postura cada vez mais crítica e, eventualmente, a apoiar o impeachment de Dilma.</w:t>
      </w:r>
      <w:r w:rsidR="00D13A43">
        <w:t xml:space="preserve"> O</w:t>
      </w:r>
      <w:r w:rsidR="006D6636" w:rsidRPr="006D6636">
        <w:t xml:space="preserve"> acirramento do conflito distributivo e </w:t>
      </w:r>
      <w:r w:rsidR="00671E2A">
        <w:t>a dificuldade</w:t>
      </w:r>
      <w:r w:rsidR="006D6636" w:rsidRPr="006D6636">
        <w:t xml:space="preserve"> da NME em entregar os resultados esperados evidencia</w:t>
      </w:r>
      <w:r w:rsidR="00D13A43">
        <w:t>ra</w:t>
      </w:r>
      <w:r w:rsidR="006D6636" w:rsidRPr="006D6636">
        <w:t xml:space="preserve">m a complexa dinâmica entre conflito trabalhista e </w:t>
      </w:r>
      <w:r w:rsidR="00671E2A">
        <w:t xml:space="preserve">as </w:t>
      </w:r>
      <w:r w:rsidR="006D6636" w:rsidRPr="006D6636">
        <w:t xml:space="preserve">estratégias políticas no Brasil, </w:t>
      </w:r>
      <w:r w:rsidR="00671E2A">
        <w:t>possibilitando</w:t>
      </w:r>
      <w:r w:rsidR="007957DD">
        <w:t xml:space="preserve">, </w:t>
      </w:r>
      <w:r w:rsidR="007957DD">
        <w:lastRenderedPageBreak/>
        <w:t>de forma significativa, pa</w:t>
      </w:r>
      <w:r w:rsidR="006D6636" w:rsidRPr="006D6636">
        <w:t>ra a</w:t>
      </w:r>
      <w:r w:rsidR="007957DD">
        <w:t xml:space="preserve"> posterior</w:t>
      </w:r>
      <w:r w:rsidR="006D6636" w:rsidRPr="006D6636">
        <w:t xml:space="preserve"> ruptura entre o setor industrial e o governo Dilma Rousseff.</w:t>
      </w:r>
    </w:p>
    <w:p w14:paraId="16BF6294" w14:textId="515E441D" w:rsidR="00F20057" w:rsidRDefault="00A45DB6" w:rsidP="78201CAA">
      <w:pPr>
        <w:ind w:firstLine="851"/>
      </w:pPr>
      <w:r>
        <w:t xml:space="preserve">No entanto, ainda que esses conflitos se estendessem, na esfera pública o governo Dilma ainda gozava de certa </w:t>
      </w:r>
      <w:r w:rsidR="007E1EA3">
        <w:t xml:space="preserve">aprovação popular. Como aponta Abranches (2018, p. </w:t>
      </w:r>
      <w:r w:rsidR="00A35044">
        <w:t>281), os resultados das eleições municipais foram positivos para o PT</w:t>
      </w:r>
      <w:r w:rsidR="001406C3">
        <w:t xml:space="preserve">, ainda que o PMDB </w:t>
      </w:r>
      <w:r w:rsidR="007125EB">
        <w:t>tenha conservado</w:t>
      </w:r>
      <w:r w:rsidR="001406C3">
        <w:t xml:space="preserve"> o poderio de sua máquina municipalista</w:t>
      </w:r>
      <w:r w:rsidR="00D545D4">
        <w:rPr>
          <w:rStyle w:val="Refdenotaderodap"/>
        </w:rPr>
        <w:footnoteReference w:id="51"/>
      </w:r>
      <w:r w:rsidR="001406C3">
        <w:t xml:space="preserve">. </w:t>
      </w:r>
      <w:r w:rsidR="00BD740E">
        <w:t xml:space="preserve">Mas a crise econômica assolava o governo e a sociedade, juntamente com o julgamento da ação criminal </w:t>
      </w:r>
      <w:r w:rsidR="000E1551">
        <w:t>470 no Supremo tribunal Federal (STF), o mensalão. O STF decidira em 17 de dezembro de 2012 que v</w:t>
      </w:r>
      <w:r w:rsidR="78201CAA" w:rsidRPr="78201CAA">
        <w:rPr>
          <w:rFonts w:eastAsia="Times New Roman" w:cs="Times New Roman"/>
          <w:szCs w:val="24"/>
        </w:rPr>
        <w:t>inte e cinco denunciados foram considerados culpados por, pelo menos, um crime. A ação se estenderia até agosto de 2013, quando o STF iniciaria a análise dos recursos apresentados por todos os condenados. Sua conclusão foi apenas em março de 2014, resultando na condenação de 24 pessoas. Alguns dos condenados foram absolvidos de algumas acusações e tiveram suas penas reduzidas. Nos cinco anos subsequentes, todos, com exceção do publicitário Marcos Valério, receberam perdão judicial.</w:t>
      </w:r>
    </w:p>
    <w:p w14:paraId="767B0399" w14:textId="5DEE4669" w:rsidR="00F20057" w:rsidRDefault="78201CAA" w:rsidP="78201CAA">
      <w:pPr>
        <w:ind w:firstLine="851"/>
        <w:rPr>
          <w:rFonts w:eastAsia="Times New Roman" w:cs="Times New Roman"/>
          <w:szCs w:val="24"/>
        </w:rPr>
      </w:pPr>
      <w:r w:rsidRPr="78201CAA">
        <w:rPr>
          <w:rFonts w:eastAsia="Times New Roman" w:cs="Times New Roman"/>
          <w:szCs w:val="24"/>
        </w:rPr>
        <w:t xml:space="preserve">A retomada do processo do mensalão em 2012 </w:t>
      </w:r>
      <w:r w:rsidR="00987ABC">
        <w:rPr>
          <w:rFonts w:eastAsia="Times New Roman" w:cs="Times New Roman"/>
          <w:szCs w:val="24"/>
        </w:rPr>
        <w:t>retornar</w:t>
      </w:r>
      <w:r w:rsidR="002C34DF">
        <w:rPr>
          <w:rFonts w:eastAsia="Times New Roman" w:cs="Times New Roman"/>
          <w:szCs w:val="24"/>
        </w:rPr>
        <w:t xml:space="preserve">ia com certa força </w:t>
      </w:r>
      <w:r w:rsidR="00055405">
        <w:rPr>
          <w:rFonts w:eastAsia="Times New Roman" w:cs="Times New Roman"/>
          <w:szCs w:val="24"/>
        </w:rPr>
        <w:t>para marcar a metade do governo Dilma</w:t>
      </w:r>
      <w:r w:rsidR="00306312">
        <w:rPr>
          <w:rFonts w:eastAsia="Times New Roman" w:cs="Times New Roman"/>
          <w:szCs w:val="24"/>
        </w:rPr>
        <w:t>. Uma trincheira reaberta</w:t>
      </w:r>
      <w:r w:rsidRPr="78201CAA">
        <w:rPr>
          <w:rFonts w:eastAsia="Times New Roman" w:cs="Times New Roman"/>
          <w:szCs w:val="24"/>
        </w:rPr>
        <w:t xml:space="preserve"> a ser</w:t>
      </w:r>
      <w:r w:rsidR="00306312">
        <w:rPr>
          <w:rFonts w:eastAsia="Times New Roman" w:cs="Times New Roman"/>
          <w:szCs w:val="24"/>
        </w:rPr>
        <w:t xml:space="preserve"> disputada</w:t>
      </w:r>
      <w:r w:rsidRPr="78201CAA">
        <w:rPr>
          <w:rFonts w:eastAsia="Times New Roman" w:cs="Times New Roman"/>
          <w:szCs w:val="24"/>
        </w:rPr>
        <w:t xml:space="preserve"> pelo governo e seu partido.</w:t>
      </w:r>
      <w:r w:rsidR="002D7037">
        <w:rPr>
          <w:rFonts w:eastAsia="Times New Roman" w:cs="Times New Roman"/>
          <w:szCs w:val="24"/>
        </w:rPr>
        <w:t xml:space="preserve"> E</w:t>
      </w:r>
      <w:r w:rsidRPr="78201CAA">
        <w:rPr>
          <w:rFonts w:eastAsia="Times New Roman" w:cs="Times New Roman"/>
          <w:szCs w:val="24"/>
        </w:rPr>
        <w:t xml:space="preserve">m 2005, </w:t>
      </w:r>
      <w:r w:rsidR="002D7037">
        <w:rPr>
          <w:rFonts w:eastAsia="Times New Roman" w:cs="Times New Roman"/>
          <w:szCs w:val="24"/>
        </w:rPr>
        <w:t>L</w:t>
      </w:r>
      <w:r w:rsidRPr="78201CAA">
        <w:rPr>
          <w:rFonts w:eastAsia="Times New Roman" w:cs="Times New Roman"/>
          <w:szCs w:val="24"/>
        </w:rPr>
        <w:t>ula já havia dado entrevista frente à cobertura extensiva da Rede Globo em relação ao processo e afirmara que as denúncias foram como uma “facada nas costas” e que o PT teria ainda que “sangrar muito”</w:t>
      </w:r>
      <w:r w:rsidR="00FD3A27">
        <w:rPr>
          <w:rFonts w:eastAsia="Times New Roman" w:cs="Times New Roman"/>
          <w:szCs w:val="24"/>
        </w:rPr>
        <w:t xml:space="preserve"> </w:t>
      </w:r>
      <w:r w:rsidR="008B40D5">
        <w:rPr>
          <w:rFonts w:eastAsia="Times New Roman" w:cs="Times New Roman"/>
          <w:szCs w:val="24"/>
        </w:rPr>
        <w:t>para</w:t>
      </w:r>
      <w:r w:rsidRPr="78201CAA">
        <w:rPr>
          <w:rFonts w:eastAsia="Times New Roman" w:cs="Times New Roman"/>
          <w:szCs w:val="24"/>
        </w:rPr>
        <w:t xml:space="preserve"> reconquistar a credibilidade perante a sociedade</w:t>
      </w:r>
      <w:r w:rsidR="00A45DB6" w:rsidRPr="78201CAA">
        <w:rPr>
          <w:rStyle w:val="Refdenotaderodap"/>
          <w:rFonts w:eastAsia="Times New Roman" w:cs="Times New Roman"/>
          <w:szCs w:val="24"/>
        </w:rPr>
        <w:footnoteReference w:id="52"/>
      </w:r>
      <w:r w:rsidRPr="78201CAA">
        <w:rPr>
          <w:rFonts w:eastAsia="Times New Roman" w:cs="Times New Roman"/>
          <w:szCs w:val="24"/>
        </w:rPr>
        <w:t xml:space="preserve">. </w:t>
      </w:r>
      <w:r w:rsidR="00FD3A27">
        <w:rPr>
          <w:rFonts w:eastAsia="Times New Roman" w:cs="Times New Roman"/>
          <w:szCs w:val="24"/>
        </w:rPr>
        <w:t>Como apontado anteriormente, a cobertura do mensalão foi ampla e representou um</w:t>
      </w:r>
      <w:r w:rsidR="00644C3E">
        <w:rPr>
          <w:rFonts w:eastAsia="Times New Roman" w:cs="Times New Roman"/>
          <w:szCs w:val="24"/>
        </w:rPr>
        <w:t xml:space="preserve">a oportunidade discursiva na construção de um ideário contrário ao PT, atrelando </w:t>
      </w:r>
      <w:r w:rsidR="00D97DD7">
        <w:rPr>
          <w:rFonts w:eastAsia="Times New Roman" w:cs="Times New Roman"/>
          <w:szCs w:val="24"/>
        </w:rPr>
        <w:t>a</w:t>
      </w:r>
      <w:r w:rsidR="00612AB7">
        <w:rPr>
          <w:rFonts w:eastAsia="Times New Roman" w:cs="Times New Roman"/>
          <w:szCs w:val="24"/>
        </w:rPr>
        <w:t xml:space="preserve"> figura do partido e</w:t>
      </w:r>
      <w:r w:rsidR="00D97DD7">
        <w:rPr>
          <w:rFonts w:eastAsia="Times New Roman" w:cs="Times New Roman"/>
          <w:szCs w:val="24"/>
        </w:rPr>
        <w:t xml:space="preserve"> de suas lideranças</w:t>
      </w:r>
      <w:r w:rsidR="007F675B">
        <w:rPr>
          <w:rFonts w:eastAsia="Times New Roman" w:cs="Times New Roman"/>
          <w:szCs w:val="24"/>
        </w:rPr>
        <w:t xml:space="preserve"> </w:t>
      </w:r>
      <w:r w:rsidR="00D97DD7">
        <w:rPr>
          <w:rFonts w:eastAsia="Times New Roman" w:cs="Times New Roman"/>
          <w:szCs w:val="24"/>
        </w:rPr>
        <w:t>à</w:t>
      </w:r>
      <w:r w:rsidR="007F675B">
        <w:rPr>
          <w:rFonts w:eastAsia="Times New Roman" w:cs="Times New Roman"/>
          <w:szCs w:val="24"/>
        </w:rPr>
        <w:t xml:space="preserve"> imagem da corrupção</w:t>
      </w:r>
      <w:r w:rsidR="00FD6B90">
        <w:rPr>
          <w:rFonts w:eastAsia="Times New Roman" w:cs="Times New Roman"/>
          <w:szCs w:val="24"/>
        </w:rPr>
        <w:t xml:space="preserve"> (</w:t>
      </w:r>
      <w:r w:rsidR="00795E59">
        <w:rPr>
          <w:rFonts w:eastAsia="Times New Roman" w:cs="Times New Roman"/>
          <w:szCs w:val="24"/>
        </w:rPr>
        <w:t>Miguel e Coutinho, 2007)</w:t>
      </w:r>
      <w:r w:rsidR="007F675B">
        <w:rPr>
          <w:rFonts w:eastAsia="Times New Roman" w:cs="Times New Roman"/>
          <w:szCs w:val="24"/>
        </w:rPr>
        <w:t>. Lula conseguiria contornar a situação</w:t>
      </w:r>
      <w:r w:rsidR="00284178">
        <w:rPr>
          <w:rFonts w:eastAsia="Times New Roman" w:cs="Times New Roman"/>
          <w:szCs w:val="24"/>
        </w:rPr>
        <w:t>, ainda que ela fosse paulatinamente relacionada ao governo durante a campanha para as eleições presidenciais de 2006.</w:t>
      </w:r>
      <w:r w:rsidR="00FD5F06">
        <w:rPr>
          <w:rFonts w:eastAsia="Times New Roman" w:cs="Times New Roman"/>
          <w:szCs w:val="24"/>
        </w:rPr>
        <w:t xml:space="preserve"> O julgamento do processo em 2012 recolocaria lenha </w:t>
      </w:r>
      <w:r w:rsidR="00202BF4">
        <w:rPr>
          <w:rFonts w:eastAsia="Times New Roman" w:cs="Times New Roman"/>
          <w:szCs w:val="24"/>
        </w:rPr>
        <w:t>no espaço público a fim de explorar as oportunidades discursivas em torno da relação</w:t>
      </w:r>
      <w:r w:rsidR="00477C16">
        <w:rPr>
          <w:rFonts w:eastAsia="Times New Roman" w:cs="Times New Roman"/>
          <w:szCs w:val="24"/>
        </w:rPr>
        <w:t xml:space="preserve"> dos</w:t>
      </w:r>
      <w:r w:rsidR="00202BF4">
        <w:rPr>
          <w:rFonts w:eastAsia="Times New Roman" w:cs="Times New Roman"/>
          <w:szCs w:val="24"/>
        </w:rPr>
        <w:t xml:space="preserve"> governo</w:t>
      </w:r>
      <w:r w:rsidR="00477C16">
        <w:rPr>
          <w:rFonts w:eastAsia="Times New Roman" w:cs="Times New Roman"/>
          <w:szCs w:val="24"/>
        </w:rPr>
        <w:t>s do PT</w:t>
      </w:r>
      <w:r w:rsidR="00202BF4">
        <w:rPr>
          <w:rFonts w:eastAsia="Times New Roman" w:cs="Times New Roman"/>
          <w:szCs w:val="24"/>
        </w:rPr>
        <w:t xml:space="preserve"> e</w:t>
      </w:r>
      <w:r w:rsidR="00477C16">
        <w:rPr>
          <w:rFonts w:eastAsia="Times New Roman" w:cs="Times New Roman"/>
          <w:szCs w:val="24"/>
        </w:rPr>
        <w:t xml:space="preserve"> as</w:t>
      </w:r>
      <w:r w:rsidR="00202BF4">
        <w:rPr>
          <w:rFonts w:eastAsia="Times New Roman" w:cs="Times New Roman"/>
          <w:szCs w:val="24"/>
        </w:rPr>
        <w:t xml:space="preserve"> práticas de corrupção</w:t>
      </w:r>
      <w:r w:rsidR="00B03FB2">
        <w:rPr>
          <w:rStyle w:val="Refdenotaderodap"/>
          <w:rFonts w:eastAsia="Times New Roman" w:cs="Times New Roman"/>
          <w:szCs w:val="24"/>
        </w:rPr>
        <w:footnoteReference w:id="53"/>
      </w:r>
      <w:r w:rsidR="00202BF4">
        <w:rPr>
          <w:rFonts w:eastAsia="Times New Roman" w:cs="Times New Roman"/>
          <w:szCs w:val="24"/>
        </w:rPr>
        <w:t>.</w:t>
      </w:r>
    </w:p>
    <w:p w14:paraId="0A8080EA" w14:textId="147705F2" w:rsidR="00F20057" w:rsidRDefault="00DA0732" w:rsidP="00CF218C">
      <w:pPr>
        <w:ind w:firstLine="851"/>
      </w:pPr>
      <w:r>
        <w:lastRenderedPageBreak/>
        <w:t>Além d</w:t>
      </w:r>
      <w:r w:rsidR="00B3093F">
        <w:t>as questões ligadas ao campo da economia, o</w:t>
      </w:r>
      <w:r w:rsidR="00C4265B">
        <w:t xml:space="preserve"> segundo semestre de 2012, foi acossado co</w:t>
      </w:r>
      <w:r w:rsidR="00DF27E2">
        <w:t xml:space="preserve">m o conflito </w:t>
      </w:r>
      <w:proofErr w:type="spellStart"/>
      <w:r>
        <w:t>interfederativo</w:t>
      </w:r>
      <w:proofErr w:type="spellEnd"/>
      <w:r w:rsidR="00DF27E2">
        <w:t xml:space="preserve"> a respeito</w:t>
      </w:r>
      <w:r w:rsidR="002838CB">
        <w:t xml:space="preserve"> da aprovação, pelo Senado, em votação simbólica, de projeto que redistribuía os </w:t>
      </w:r>
      <w:r w:rsidR="003A26A4">
        <w:t>royalties</w:t>
      </w:r>
      <w:r w:rsidR="002838CB">
        <w:t xml:space="preserve"> do petróleo</w:t>
      </w:r>
      <w:r w:rsidR="00604C51">
        <w:t xml:space="preserve"> reduzindo a parcela dos estado</w:t>
      </w:r>
      <w:r w:rsidR="00525590">
        <w:t>s</w:t>
      </w:r>
      <w:r w:rsidR="00604C51">
        <w:t xml:space="preserve"> produtores e da União</w:t>
      </w:r>
      <w:r w:rsidR="00BD23E1">
        <w:t xml:space="preserve">. Esse projeto viria a ser vetado em dezembro daquele mesmo ano após mobilização da sociedade </w:t>
      </w:r>
      <w:r w:rsidR="00525590">
        <w:t>e só retornaria a ser apreciado no dia 6 de março de 2013</w:t>
      </w:r>
      <w:r w:rsidR="00574FFF">
        <w:t xml:space="preserve"> e a questão passaria a ser judicializada</w:t>
      </w:r>
      <w:r w:rsidR="00A83A2F">
        <w:rPr>
          <w:rStyle w:val="Refdenotaderodap"/>
        </w:rPr>
        <w:footnoteReference w:id="54"/>
      </w:r>
      <w:r w:rsidR="00790DAB">
        <w:t xml:space="preserve">. De alguma maneira era a tentativa do governo de dar respostas </w:t>
      </w:r>
      <w:r w:rsidR="00F917E4">
        <w:t>a</w:t>
      </w:r>
      <w:r w:rsidR="00790DAB">
        <w:t xml:space="preserve">os processos de </w:t>
      </w:r>
      <w:r w:rsidR="00F917E4">
        <w:t>deterioração</w:t>
      </w:r>
      <w:r w:rsidR="00790DAB">
        <w:t xml:space="preserve"> dos direitos provenientes de um ambiente de crise </w:t>
      </w:r>
      <w:r w:rsidR="00F917E4">
        <w:t xml:space="preserve">socioeconômica e </w:t>
      </w:r>
      <w:r w:rsidR="006F1888">
        <w:t xml:space="preserve">antecipar, mesmo que deliberadamente, o slogan de seu segundo mandato </w:t>
      </w:r>
      <w:r w:rsidR="00011785">
        <w:t>“pátria educadora”.</w:t>
      </w:r>
    </w:p>
    <w:p w14:paraId="079EC766" w14:textId="39A26D12" w:rsidR="00475DA1" w:rsidRDefault="78201CAA" w:rsidP="00CF218C">
      <w:pPr>
        <w:ind w:firstLine="851"/>
      </w:pPr>
      <w:r>
        <w:t xml:space="preserve">No balanço, o governo Dilma fecharia o ano de 2012 com saldo positivo em relação à aprovação do seu governo (62% Ótimo/Bom; Regular 30%; Ruim/péssimo 7%; Não Sabe 1%). </w:t>
      </w:r>
      <w:r w:rsidR="00BD15A0">
        <w:t>Decerto, os escândalos e corrupção colocavam o governo Dilma contra a parede. O sistemático uso</w:t>
      </w:r>
      <w:r w:rsidR="00201F29">
        <w:t xml:space="preserve"> dos meios de comunicação como forma de promover narrativas a respeito da corrupção nos governos do PT era uma estratégia eficiente para angariar apoios à oposição.</w:t>
      </w:r>
      <w:r w:rsidR="00B114DA">
        <w:t xml:space="preserve"> </w:t>
      </w:r>
      <w:r w:rsidR="00A74C97">
        <w:t xml:space="preserve">Entretanto, ainda que o governo </w:t>
      </w:r>
      <w:r w:rsidR="00B114DA">
        <w:t xml:space="preserve">sofresse com as baixas em sua base partidária, os índices de avaliação </w:t>
      </w:r>
      <w:r w:rsidR="006A33C0">
        <w:t xml:space="preserve">se apresentavam estáveis. </w:t>
      </w:r>
      <w:r w:rsidR="004E5B9E">
        <w:t xml:space="preserve">A preocupação, porém, advinha da retomada do crescimento </w:t>
      </w:r>
      <w:r w:rsidR="00EF657D">
        <w:t xml:space="preserve">econômico </w:t>
      </w:r>
      <w:r w:rsidR="00EB7E7C">
        <w:t>e a contensão dos preços da inflação.</w:t>
      </w:r>
      <w:r w:rsidR="006D10D7">
        <w:t xml:space="preserve"> No agregado, o governo Dilma gozava de certa estabilidade</w:t>
      </w:r>
      <w:r w:rsidR="00E23A2F">
        <w:t xml:space="preserve"> e aprovação pela sociedade</w:t>
      </w:r>
      <w:r w:rsidR="00BF4426">
        <w:t xml:space="preserve">. </w:t>
      </w:r>
      <w:r w:rsidR="00E23A2F">
        <w:t>As taxas de desemprego estavam relativamente controladas</w:t>
      </w:r>
      <w:r w:rsidR="00022AFE">
        <w:t xml:space="preserve"> e os índices de inflação e taxa de juros também</w:t>
      </w:r>
      <w:r w:rsidR="00BB285F">
        <w:t xml:space="preserve"> (Ver Figura</w:t>
      </w:r>
      <w:r w:rsidR="00F66E8E">
        <w:t xml:space="preserve"> </w:t>
      </w:r>
      <w:del w:id="207" w:author="Christiane Jalles de Paula" w:date="2024-08-10T17:14:00Z" w16du:dateUtc="2024-08-10T20:14:00Z">
        <w:r w:rsidR="00F66E8E" w:rsidDel="00E15678">
          <w:delText>3</w:delText>
        </w:r>
      </w:del>
      <w:ins w:id="208" w:author="Christiane Jalles de Paula" w:date="2024-08-10T17:14:00Z" w16du:dateUtc="2024-08-10T20:14:00Z">
        <w:r w:rsidR="00E15678">
          <w:t>2</w:t>
        </w:r>
      </w:ins>
      <w:r w:rsidR="00F66E8E">
        <w:t>).</w:t>
      </w:r>
    </w:p>
    <w:p w14:paraId="2620F6BC" w14:textId="77777777" w:rsidR="00F66E8E" w:rsidRDefault="00F66E8E">
      <w:pPr>
        <w:spacing w:line="259" w:lineRule="auto"/>
        <w:jc w:val="left"/>
        <w:rPr>
          <w:rFonts w:eastAsia="Calibri" w:cs="FreeSans;Times New Roman"/>
          <w:b/>
          <w:bCs/>
          <w:szCs w:val="24"/>
          <w:lang w:eastAsia="zh-CN"/>
        </w:rPr>
      </w:pPr>
      <w:r>
        <w:rPr>
          <w:b/>
          <w:bCs/>
          <w:i/>
          <w:iCs/>
        </w:rPr>
        <w:br w:type="page"/>
      </w:r>
    </w:p>
    <w:p w14:paraId="79703013" w14:textId="49CDD87D" w:rsidR="00BB285F" w:rsidRPr="00B271F3" w:rsidRDefault="00BB285F" w:rsidP="00BB285F">
      <w:pPr>
        <w:pStyle w:val="Legenda"/>
        <w:keepNext/>
        <w:jc w:val="center"/>
        <w:rPr>
          <w:b/>
          <w:bCs/>
          <w:i w:val="0"/>
          <w:iCs w:val="0"/>
        </w:rPr>
      </w:pPr>
      <w:r w:rsidRPr="00B271F3">
        <w:rPr>
          <w:b/>
          <w:bCs/>
          <w:i w:val="0"/>
          <w:iCs w:val="0"/>
        </w:rPr>
        <w:lastRenderedPageBreak/>
        <w:t xml:space="preserve">Figura </w:t>
      </w:r>
      <w:r w:rsidR="00C404D4">
        <w:rPr>
          <w:b/>
          <w:bCs/>
          <w:i w:val="0"/>
          <w:iCs w:val="0"/>
        </w:rPr>
        <w:fldChar w:fldCharType="begin"/>
      </w:r>
      <w:r w:rsidR="00C404D4">
        <w:rPr>
          <w:b/>
          <w:bCs/>
          <w:i w:val="0"/>
          <w:iCs w:val="0"/>
        </w:rPr>
        <w:instrText xml:space="preserve"> SEQ Figura \* ARABIC </w:instrText>
      </w:r>
      <w:r w:rsidR="00C404D4">
        <w:rPr>
          <w:b/>
          <w:bCs/>
          <w:i w:val="0"/>
          <w:iCs w:val="0"/>
        </w:rPr>
        <w:fldChar w:fldCharType="separate"/>
      </w:r>
      <w:r w:rsidR="006E3A9E">
        <w:rPr>
          <w:b/>
          <w:bCs/>
          <w:i w:val="0"/>
          <w:iCs w:val="0"/>
          <w:noProof/>
        </w:rPr>
        <w:t>2</w:t>
      </w:r>
      <w:r w:rsidR="00C404D4">
        <w:rPr>
          <w:b/>
          <w:bCs/>
          <w:i w:val="0"/>
          <w:iCs w:val="0"/>
        </w:rPr>
        <w:fldChar w:fldCharType="end"/>
      </w:r>
      <w:r w:rsidRPr="00B271F3">
        <w:rPr>
          <w:b/>
          <w:bCs/>
          <w:i w:val="0"/>
          <w:iCs w:val="0"/>
        </w:rPr>
        <w:t xml:space="preserve"> - Indicadores econômicos - Dilma Rousseff</w:t>
      </w:r>
      <w:r w:rsidR="00B271F3" w:rsidRPr="00B271F3">
        <w:rPr>
          <w:b/>
          <w:bCs/>
          <w:i w:val="0"/>
          <w:iCs w:val="0"/>
        </w:rPr>
        <w:t xml:space="preserve"> </w:t>
      </w:r>
      <w:r w:rsidRPr="00B271F3">
        <w:rPr>
          <w:rStyle w:val="Refdenotaderodap"/>
          <w:b/>
          <w:bCs/>
          <w:i w:val="0"/>
          <w:iCs w:val="0"/>
        </w:rPr>
        <w:footnoteReference w:id="55"/>
      </w:r>
    </w:p>
    <w:p w14:paraId="7627EB9F" w14:textId="1BF0C29D" w:rsidR="00DE729E" w:rsidRDefault="00BB7F6B" w:rsidP="00F66E8E">
      <w:pPr>
        <w:jc w:val="center"/>
      </w:pPr>
      <w:r w:rsidRPr="00BB7F6B">
        <w:rPr>
          <w:noProof/>
        </w:rPr>
        <w:drawing>
          <wp:inline distT="0" distB="0" distL="0" distR="0" wp14:anchorId="071A6E6A" wp14:editId="71AC91C0">
            <wp:extent cx="5666168" cy="1699146"/>
            <wp:effectExtent l="0" t="0" r="0" b="0"/>
            <wp:docPr id="1119504497" name="Imagem 1" descr="Gráfico, Histo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04497" name="Imagem 1" descr="Gráfico, Histograma&#10;&#10;Descrição gerada automaticamente"/>
                    <pic:cNvPicPr/>
                  </pic:nvPicPr>
                  <pic:blipFill rotWithShape="1">
                    <a:blip r:embed="rId14">
                      <a:extLst>
                        <a:ext uri="{BEBA8EAE-BF5A-486C-A8C5-ECC9F3942E4B}">
                          <a14:imgProps xmlns:a14="http://schemas.microsoft.com/office/drawing/2010/main">
                            <a14:imgLayer r:embed="rId15">
                              <a14:imgEffect>
                                <a14:sharpenSoften amount="25000"/>
                              </a14:imgEffect>
                            </a14:imgLayer>
                          </a14:imgProps>
                        </a:ext>
                      </a:extLst>
                    </a:blip>
                    <a:srcRect l="4190" t="19518" r="1853" b="7398"/>
                    <a:stretch/>
                  </pic:blipFill>
                  <pic:spPr bwMode="auto">
                    <a:xfrm>
                      <a:off x="0" y="0"/>
                      <a:ext cx="5738377" cy="1720800"/>
                    </a:xfrm>
                    <a:prstGeom prst="rect">
                      <a:avLst/>
                    </a:prstGeom>
                    <a:ln>
                      <a:noFill/>
                    </a:ln>
                    <a:extLst>
                      <a:ext uri="{53640926-AAD7-44D8-BBD7-CCE9431645EC}">
                        <a14:shadowObscured xmlns:a14="http://schemas.microsoft.com/office/drawing/2010/main"/>
                      </a:ext>
                    </a:extLst>
                  </pic:spPr>
                </pic:pic>
              </a:graphicData>
            </a:graphic>
          </wp:inline>
        </w:drawing>
      </w:r>
    </w:p>
    <w:p w14:paraId="5BC36EC7" w14:textId="0C0B27EB" w:rsidR="00F659C8" w:rsidRDefault="0073383B" w:rsidP="00105350">
      <w:pPr>
        <w:ind w:firstLine="851"/>
      </w:pPr>
      <w:r>
        <w:t>Como pode ser observado no gráfico,</w:t>
      </w:r>
      <w:r w:rsidR="00903B65">
        <w:t xml:space="preserve"> </w:t>
      </w:r>
      <w:r w:rsidR="00C3799F">
        <w:t>a</w:t>
      </w:r>
      <w:r w:rsidR="00506A54">
        <w:t xml:space="preserve"> taxa de juros (linha pontilhada verde)</w:t>
      </w:r>
      <w:r w:rsidR="00120475">
        <w:t xml:space="preserve"> </w:t>
      </w:r>
      <w:r w:rsidR="00506A54">
        <w:t xml:space="preserve">apresentava índices superiores a 9% </w:t>
      </w:r>
      <w:r w:rsidR="00A35B8A">
        <w:t>no terceiro trimestre de 2011 e a mesma</w:t>
      </w:r>
      <w:r w:rsidR="00120475">
        <w:t xml:space="preserve"> taxa passa a ter um decl</w:t>
      </w:r>
      <w:r w:rsidR="00C3799F">
        <w:t>í</w:t>
      </w:r>
      <w:r w:rsidR="00120475">
        <w:t>nio</w:t>
      </w:r>
      <w:r w:rsidR="00A35B8A">
        <w:t xml:space="preserve"> </w:t>
      </w:r>
      <w:r w:rsidR="001B4992">
        <w:t xml:space="preserve">durante o ano de </w:t>
      </w:r>
      <w:r w:rsidR="00F151F7">
        <w:t>2012</w:t>
      </w:r>
      <w:r w:rsidR="00924E8A">
        <w:t xml:space="preserve"> devido a um </w:t>
      </w:r>
      <w:r w:rsidR="00924E8A" w:rsidRPr="006B6506">
        <w:rPr>
          <w:i/>
          <w:iCs/>
        </w:rPr>
        <w:t>ciclo de afrouxamento monetário</w:t>
      </w:r>
      <w:r w:rsidR="006B6506">
        <w:rPr>
          <w:rStyle w:val="Refdenotaderodap"/>
          <w:i/>
          <w:iCs/>
        </w:rPr>
        <w:footnoteReference w:id="56"/>
      </w:r>
      <w:r w:rsidR="00924E8A">
        <w:t xml:space="preserve"> iniciado em agosto de 2011</w:t>
      </w:r>
      <w:r w:rsidR="00F151F7">
        <w:t>.</w:t>
      </w:r>
      <w:r w:rsidR="00F659C8">
        <w:t xml:space="preserve"> Es</w:t>
      </w:r>
      <w:r w:rsidR="00146382">
        <w:t>s</w:t>
      </w:r>
      <w:r w:rsidR="00F659C8">
        <w:t>e ciclo</w:t>
      </w:r>
      <w:r w:rsidR="00146382">
        <w:t xml:space="preserve"> </w:t>
      </w:r>
      <w:r w:rsidR="00F659C8">
        <w:t>foi uma resposta proativa à deterioração das condições econômicas globais e internas.</w:t>
      </w:r>
      <w:r w:rsidR="004E2378">
        <w:t xml:space="preserve"> O Banco Central oportunamente iniciou o ciclo de redução dos juros no exato momento em que começava uma forte desaceleração da demanda agregada. Um dos sinais desse processo foi que o PIB estava crescendo abaixo da trajetória do produto potencial, com acomodação das pressões inflacionárias.</w:t>
      </w:r>
      <w:r w:rsidR="00F659C8">
        <w:t xml:space="preserve"> Apesar das críticas iniciais e da comunicação confusa, a decisão mostrou-se benéfica, ajudando a conter a desaceleração econômica e as pressões inflacionárias. Este período ilustr</w:t>
      </w:r>
      <w:r w:rsidR="008D54CE">
        <w:t>ou</w:t>
      </w:r>
      <w:r w:rsidR="00F659C8">
        <w:t xml:space="preserve"> a complexidade da política monetária em </w:t>
      </w:r>
      <w:r w:rsidR="00C77292">
        <w:t xml:space="preserve">um momento de crise dando </w:t>
      </w:r>
      <w:r w:rsidR="004E7F17">
        <w:t xml:space="preserve">importância </w:t>
      </w:r>
      <w:r w:rsidR="00C77292">
        <w:t>aos</w:t>
      </w:r>
      <w:r w:rsidR="00F659C8">
        <w:t xml:space="preserve"> ajustes para estabilizar a economia. A decisão do Copom de iniciar </w:t>
      </w:r>
      <w:r w:rsidR="00F659C8">
        <w:lastRenderedPageBreak/>
        <w:t>a redução dos juros no momento exato em que a demanda agregada começava a desacelerar demonstrou-se uma medida eficaz para mitigar os impactos negativos na economia brasileira.</w:t>
      </w:r>
    </w:p>
    <w:p w14:paraId="63A6A0A2" w14:textId="07EB8C31" w:rsidR="009A24BB" w:rsidRDefault="006B6506" w:rsidP="00105350">
      <w:pPr>
        <w:ind w:firstLine="851"/>
      </w:pPr>
      <w:r>
        <w:t>Consequentemente, ainda n</w:t>
      </w:r>
      <w:r w:rsidR="00F151F7">
        <w:t xml:space="preserve">esse período o governo Dilma </w:t>
      </w:r>
      <w:r>
        <w:t>consegu</w:t>
      </w:r>
      <w:r w:rsidR="004E7F17">
        <w:t>iu</w:t>
      </w:r>
      <w:r>
        <w:t xml:space="preserve"> manter</w:t>
      </w:r>
      <w:r w:rsidR="00E07D3F">
        <w:t xml:space="preserve"> os índices de aprovação estáveis acima de 60% (tracejado roxo) com pequenas oscilações. </w:t>
      </w:r>
      <w:r w:rsidR="00FB3FB5">
        <w:t>O desemprego</w:t>
      </w:r>
      <w:r w:rsidR="00A970AB">
        <w:t xml:space="preserve"> (barra laranja)</w:t>
      </w:r>
      <w:r w:rsidR="005203F7">
        <w:t>,</w:t>
      </w:r>
      <w:r w:rsidR="00FB3FB5">
        <w:t xml:space="preserve"> na casa de 6%</w:t>
      </w:r>
      <w:r w:rsidR="005203F7">
        <w:t xml:space="preserve">, se mantém estável durante todo o período do governo </w:t>
      </w:r>
      <w:r w:rsidR="00217DBD">
        <w:t>Dilma</w:t>
      </w:r>
      <w:r w:rsidR="005203F7">
        <w:t xml:space="preserve"> até</w:t>
      </w:r>
      <w:r w:rsidR="00E07D3F">
        <w:t xml:space="preserve"> </w:t>
      </w:r>
      <w:r w:rsidR="00217DBD">
        <w:t>o processo de impeachment.</w:t>
      </w:r>
      <w:r w:rsidR="00EC0EB8">
        <w:t xml:space="preserve"> Por sua vez,</w:t>
      </w:r>
      <w:r w:rsidR="00AC7533">
        <w:t xml:space="preserve"> </w:t>
      </w:r>
      <w:r w:rsidR="00040884">
        <w:t>a</w:t>
      </w:r>
      <w:r w:rsidR="00AC7533">
        <w:t xml:space="preserve"> política de afrouxamento monetário teve efeitos significativos na inflação e no mercado de trabalho. A inflação dos serviços, que era uma preocupação central, reduziu-se em aproximadamente um ponto percentual e meio em 12 meses. No entanto, a inflação de serviços ainda se mantinha acima do centro da meta. A redução dos juros ajudou a acomodar as pressões inflacionárias e a ajustar a demanda agregada</w:t>
      </w:r>
      <w:r w:rsidR="008E77A2">
        <w:t xml:space="preserve"> (linha pontilhada no período 04/2012 a 12/2012)</w:t>
      </w:r>
      <w:r w:rsidR="00AC7533">
        <w:t xml:space="preserve">. Apesar das críticas de alguns analistas sobre o mercado de trabalho ainda aquecido, a decisão do Copom em agosto de 2011 </w:t>
      </w:r>
      <w:r w:rsidR="008E77A2">
        <w:t>foi</w:t>
      </w:r>
      <w:r w:rsidR="00AC7533">
        <w:t xml:space="preserve"> amplamente defendida como correta.</w:t>
      </w:r>
      <w:r w:rsidR="00ED5CD9">
        <w:t xml:space="preserve"> Esse ajuste na política monetária foi essencial para conter a desaceleração da demanda agregada e ajustar as pressões inflacionárias.</w:t>
      </w:r>
      <w:r w:rsidR="004861FA">
        <w:t xml:space="preserve"> </w:t>
      </w:r>
      <w:commentRangeStart w:id="209"/>
      <w:commentRangeStart w:id="210"/>
      <w:r w:rsidR="004861FA">
        <w:t>Entretanto, se em parte a política de afrouxamento monetário apresentara benefícios de curto prazo ao conter os efeitos inflacionários, o que explicaria a ida das pessoas às ruas em meados de 2013?</w:t>
      </w:r>
      <w:commentRangeEnd w:id="209"/>
      <w:r w:rsidR="00184003">
        <w:rPr>
          <w:rStyle w:val="Refdecomentrio"/>
        </w:rPr>
        <w:commentReference w:id="209"/>
      </w:r>
      <w:commentRangeEnd w:id="210"/>
      <w:r w:rsidR="00E15678">
        <w:rPr>
          <w:rStyle w:val="Refdecomentrio"/>
        </w:rPr>
        <w:commentReference w:id="210"/>
      </w:r>
    </w:p>
    <w:p w14:paraId="5B6F6266" w14:textId="142D99B5" w:rsidR="00713273" w:rsidRDefault="00A6179F" w:rsidP="00105350">
      <w:pPr>
        <w:ind w:firstLine="851"/>
      </w:pPr>
      <w:r>
        <w:t xml:space="preserve">Por mais que o cenário fosse otimista em relação ao ciclo de afrouxamento monetário, </w:t>
      </w:r>
      <w:r w:rsidR="0024312F">
        <w:t>as dificuldades que assombrariam Dilma em sua campanha à reeleição seriam a economia e o início d</w:t>
      </w:r>
      <w:r w:rsidR="00EE712C">
        <w:t xml:space="preserve">as investigações sobre irregularidades com empreiteiras que desaguariam na Operação Lava </w:t>
      </w:r>
      <w:r w:rsidR="00207A09">
        <w:t xml:space="preserve">Jato. </w:t>
      </w:r>
      <w:r w:rsidR="004E67E8">
        <w:t>Em fevereiro de 2013 Lula anteciparia a corrida presidencial lançando Dilma Rousseff como candidata</w:t>
      </w:r>
      <w:r w:rsidR="00F61848">
        <w:t xml:space="preserve"> do PT à reeleição</w:t>
      </w:r>
      <w:r w:rsidR="00185E85">
        <w:t>.</w:t>
      </w:r>
      <w:r w:rsidR="00D5726F">
        <w:t xml:space="preserve"> Essa antecipação repercutiu na coalizão governista</w:t>
      </w:r>
      <w:r w:rsidR="007220D5">
        <w:t xml:space="preserve"> gerando desagregação. Na oposição, a resposta foi imediata </w:t>
      </w:r>
      <w:r w:rsidR="00806928">
        <w:t>com Aécio neves (PSDB-MG) indo para o ataque e condenando a adoção pelo governo da lógica da reeleição</w:t>
      </w:r>
      <w:r w:rsidR="00BA0AAC">
        <w:t>. Aécio acusou o governo</w:t>
      </w:r>
      <w:r w:rsidR="00CE4717">
        <w:t>,</w:t>
      </w:r>
      <w:r w:rsidR="006D2942">
        <w:t xml:space="preserve"> na tribuna do Senado</w:t>
      </w:r>
      <w:r w:rsidR="00CE4717">
        <w:t xml:space="preserve">, </w:t>
      </w:r>
      <w:r w:rsidR="00B87A72">
        <w:t xml:space="preserve">alegando que </w:t>
      </w:r>
      <w:r w:rsidR="002514F3">
        <w:t xml:space="preserve">Dilma estava chegando </w:t>
      </w:r>
      <w:r w:rsidR="00984C64">
        <w:t>à</w:t>
      </w:r>
      <w:r w:rsidR="002514F3">
        <w:t xml:space="preserve"> metade de seu mandato e </w:t>
      </w:r>
      <w:r w:rsidR="008B6DE3">
        <w:t>“</w:t>
      </w:r>
      <w:r w:rsidR="002514F3">
        <w:t xml:space="preserve">não cumprira com </w:t>
      </w:r>
      <w:r w:rsidR="00977220">
        <w:t>as promessas da campanha de 2010</w:t>
      </w:r>
      <w:r w:rsidR="00984C64">
        <w:t xml:space="preserve"> e que h</w:t>
      </w:r>
      <w:r w:rsidR="008B6DE3">
        <w:t>avia</w:t>
      </w:r>
      <w:r w:rsidR="00984C64" w:rsidRPr="00984C64">
        <w:t xml:space="preserve"> uma infinidade de compromissos simplesmente sublimados</w:t>
      </w:r>
      <w:r w:rsidR="008B6DE3">
        <w:t>”</w:t>
      </w:r>
      <w:r w:rsidR="00984C64" w:rsidRPr="00984C64">
        <w:t xml:space="preserve">. </w:t>
      </w:r>
      <w:r w:rsidR="00580CBB">
        <w:t>De acordo com o senador, no governo Dilma</w:t>
      </w:r>
      <w:r w:rsidR="00CE22FD">
        <w:t>,</w:t>
      </w:r>
      <w:r w:rsidR="00580CBB">
        <w:t xml:space="preserve"> “a </w:t>
      </w:r>
      <w:r w:rsidR="00984C64" w:rsidRPr="00984C64">
        <w:t>incapacidade de gestão se adensou, as dificuldades aumentaram e a verdade é que o Brasil parou</w:t>
      </w:r>
      <w:r w:rsidR="00CE22FD">
        <w:t>”.</w:t>
      </w:r>
      <w:r w:rsidR="00984C64" w:rsidRPr="00984C64">
        <w:t xml:space="preserve"> </w:t>
      </w:r>
      <w:r w:rsidR="00723DFC">
        <w:t>Continuou alegando que o</w:t>
      </w:r>
      <w:r w:rsidR="00984C64" w:rsidRPr="00984C64">
        <w:t>s pilares da economia est</w:t>
      </w:r>
      <w:r w:rsidR="00723DFC">
        <w:t>avam</w:t>
      </w:r>
      <w:r w:rsidR="00984C64" w:rsidRPr="00984C64">
        <w:t xml:space="preserve"> em rápida </w:t>
      </w:r>
      <w:r w:rsidR="00723DFC">
        <w:t>“</w:t>
      </w:r>
      <w:r w:rsidR="00984C64" w:rsidRPr="00984C64">
        <w:t>deterioração, colocando em risco conquistas que a sociedade brasileira logrou anos para alcançar, como a estabilidade da moeda</w:t>
      </w:r>
      <w:r w:rsidR="00D805A5">
        <w:t>”</w:t>
      </w:r>
      <w:r w:rsidR="00971F67">
        <w:rPr>
          <w:rStyle w:val="Refdenotaderodap"/>
        </w:rPr>
        <w:footnoteReference w:id="57"/>
      </w:r>
      <w:r w:rsidR="00984C64" w:rsidRPr="00984C64">
        <w:t>.</w:t>
      </w:r>
    </w:p>
    <w:p w14:paraId="2EED94AC" w14:textId="195152E9" w:rsidR="00B536EA" w:rsidRDefault="003945C9" w:rsidP="00105350">
      <w:pPr>
        <w:ind w:firstLine="851"/>
      </w:pPr>
      <w:r>
        <w:lastRenderedPageBreak/>
        <w:t>O</w:t>
      </w:r>
      <w:r w:rsidR="00DA2221">
        <w:t xml:space="preserve"> discurso de Aécio </w:t>
      </w:r>
      <w:r w:rsidR="004A4DB0">
        <w:t xml:space="preserve">elencava um conjunto de fatores que </w:t>
      </w:r>
      <w:r w:rsidR="00164DAF">
        <w:t>municiariam a oposição em torno das críticas em relação</w:t>
      </w:r>
      <w:r w:rsidR="004057AE">
        <w:t xml:space="preserve"> ao PT. Além dos elementos pontuais</w:t>
      </w:r>
      <w:r w:rsidR="00DA438F">
        <w:t xml:space="preserve"> a respeito da forma de condução da política pelo governo, Aécio Neves </w:t>
      </w:r>
      <w:r w:rsidR="0061453E">
        <w:t>evocava</w:t>
      </w:r>
      <w:r w:rsidR="005F2CC4">
        <w:t xml:space="preserve"> um discurso</w:t>
      </w:r>
      <w:r w:rsidR="0061453E">
        <w:t xml:space="preserve"> moral a respeito dos temas relacionadas às práticas de corrupção</w:t>
      </w:r>
      <w:r w:rsidR="00D637E1">
        <w:t>.</w:t>
      </w:r>
      <w:r w:rsidR="002E4C71">
        <w:t xml:space="preserve"> Esse discurso moral </w:t>
      </w:r>
      <w:r w:rsidR="00D75AC2">
        <w:t>seria</w:t>
      </w:r>
      <w:r w:rsidR="002E4C71">
        <w:t xml:space="preserve"> um elemento importante na configuração de uma oportunidade discursiva</w:t>
      </w:r>
      <w:r w:rsidR="00823F67">
        <w:t xml:space="preserve"> </w:t>
      </w:r>
      <w:r w:rsidR="002E4C71">
        <w:t xml:space="preserve">na esfera pública durante as manifestações </w:t>
      </w:r>
      <w:r w:rsidR="00D75AC2">
        <w:t xml:space="preserve">contra o governo Dilma, seja em junho de 2013 ao </w:t>
      </w:r>
      <w:r w:rsidR="00A230DF">
        <w:t xml:space="preserve">levantar os fatores responsáveis pela deterioração dos direitos sociais, fosse nas manifestações </w:t>
      </w:r>
      <w:r w:rsidR="007C6C0E">
        <w:t>pelo</w:t>
      </w:r>
      <w:r w:rsidR="00A230DF">
        <w:t xml:space="preserve"> impeachment</w:t>
      </w:r>
      <w:r w:rsidR="007C6C0E">
        <w:t xml:space="preserve"> quando os manifestantes evocariam o discurso moral em torno das práticas de corrupção</w:t>
      </w:r>
      <w:r w:rsidR="00945451">
        <w:t xml:space="preserve"> e a ingerência</w:t>
      </w:r>
      <w:r w:rsidR="00DD6D51">
        <w:t xml:space="preserve"> da economia</w:t>
      </w:r>
      <w:r w:rsidR="007C6C0E">
        <w:t xml:space="preserve"> no</w:t>
      </w:r>
      <w:r w:rsidR="000B72A3">
        <w:t xml:space="preserve">s governos do PT. De todo modo, Aécio </w:t>
      </w:r>
      <w:r w:rsidR="008E6CD1">
        <w:t xml:space="preserve">já colocava esses discursos em destaque na tribuna do Senado, sobretudo quando avaliamos </w:t>
      </w:r>
      <w:r w:rsidR="00945451">
        <w:t>esse impacto nas narrativas dos manifestantes pró impeachment. Assim,</w:t>
      </w:r>
      <w:r w:rsidR="00823F67">
        <w:t xml:space="preserve"> para o senador </w:t>
      </w:r>
      <w:r w:rsidR="00823F67" w:rsidRPr="00625D7E">
        <w:t>“o</w:t>
      </w:r>
      <w:r w:rsidR="00407314" w:rsidRPr="00625D7E">
        <w:t>s casos de corrupção se sucedem, paralisando áreas inteiras do Governo</w:t>
      </w:r>
      <w:r w:rsidR="00823F67" w:rsidRPr="00625D7E">
        <w:t>”</w:t>
      </w:r>
      <w:r w:rsidR="0022279E">
        <w:t xml:space="preserve"> e</w:t>
      </w:r>
      <w:r w:rsidR="00B517F9" w:rsidRPr="00625D7E">
        <w:t xml:space="preserve"> que não havia uma pessoa que defendesse em praça pública</w:t>
      </w:r>
      <w:r w:rsidR="00E11898" w:rsidRPr="00625D7E">
        <w:t xml:space="preserve"> </w:t>
      </w:r>
      <w:r w:rsidR="0022279E">
        <w:t>“</w:t>
      </w:r>
      <w:r w:rsidR="00E11898" w:rsidRPr="00625D7E">
        <w:t>tais práticas de ilegalidade</w:t>
      </w:r>
      <w:r w:rsidR="0022279E">
        <w:t>”</w:t>
      </w:r>
      <w:r w:rsidR="00AA0889">
        <w:t>.</w:t>
      </w:r>
      <w:r w:rsidR="006B00D4" w:rsidRPr="00625D7E">
        <w:t xml:space="preserve"> </w:t>
      </w:r>
      <w:r w:rsidR="00AA0889">
        <w:t>Q</w:t>
      </w:r>
      <w:r w:rsidR="006B00D4" w:rsidRPr="00625D7E">
        <w:t>ue o PT estava transformando</w:t>
      </w:r>
      <w:r w:rsidR="00407314" w:rsidRPr="00625D7E">
        <w:t xml:space="preserve"> </w:t>
      </w:r>
      <w:r w:rsidR="006B00D4" w:rsidRPr="00625D7E">
        <w:t>“</w:t>
      </w:r>
      <w:r w:rsidR="00407314" w:rsidRPr="00625D7E">
        <w:t>a ética em componente menor da ação política</w:t>
      </w:r>
      <w:r w:rsidR="006B00D4" w:rsidRPr="00625D7E">
        <w:t>” prestando um</w:t>
      </w:r>
      <w:r w:rsidR="00407314" w:rsidRPr="00625D7E">
        <w:t xml:space="preserve"> </w:t>
      </w:r>
      <w:r w:rsidR="006B00D4" w:rsidRPr="00625D7E">
        <w:t>“</w:t>
      </w:r>
      <w:r w:rsidR="00407314" w:rsidRPr="00625D7E">
        <w:t>enorme desserviço ao País, em especial às novas gerações</w:t>
      </w:r>
      <w:r w:rsidR="006B00D4" w:rsidRPr="00625D7E">
        <w:t>”</w:t>
      </w:r>
      <w:r w:rsidR="00407314" w:rsidRPr="00625D7E">
        <w:t>.</w:t>
      </w:r>
      <w:r w:rsidR="00407314" w:rsidRPr="00407314">
        <w:t xml:space="preserve"> </w:t>
      </w:r>
      <w:r w:rsidR="00D637E1">
        <w:t xml:space="preserve">Por conseguinte, </w:t>
      </w:r>
      <w:r w:rsidR="008269AC">
        <w:t xml:space="preserve">acusava os governos do PT de serem responsáveis por </w:t>
      </w:r>
      <w:r w:rsidR="005A63CD">
        <w:t>“</w:t>
      </w:r>
      <w:r w:rsidR="008269AC">
        <w:t>dividir</w:t>
      </w:r>
      <w:r w:rsidR="005A63CD">
        <w:t xml:space="preserve"> o país entre nós e eles” e, </w:t>
      </w:r>
      <w:r w:rsidR="00D637E1">
        <w:t xml:space="preserve">ao se </w:t>
      </w:r>
      <w:r w:rsidR="00A74F86">
        <w:t>posicionar enquanto</w:t>
      </w:r>
      <w:r w:rsidR="00D637E1">
        <w:t xml:space="preserve"> oposição</w:t>
      </w:r>
      <w:r w:rsidR="005A63CD">
        <w:t>,</w:t>
      </w:r>
      <w:r w:rsidR="00844D96">
        <w:t xml:space="preserve"> alegava que “não fazemos oposição ao Brasil e aos brasileiros”</w:t>
      </w:r>
      <w:r w:rsidR="00CA334F">
        <w:t xml:space="preserve"> e que o PT fugia do </w:t>
      </w:r>
      <w:r w:rsidR="00F06751">
        <w:t>“</w:t>
      </w:r>
      <w:r w:rsidR="00CA334F">
        <w:t>verdadeiro debate que interessa ao Brasil e aos brasileiros</w:t>
      </w:r>
      <w:r w:rsidR="00F06751">
        <w:t>”</w:t>
      </w:r>
      <w:r w:rsidR="00CA334F">
        <w:t>.</w:t>
      </w:r>
      <w:r w:rsidR="007511D8">
        <w:t xml:space="preserve"> </w:t>
      </w:r>
    </w:p>
    <w:p w14:paraId="267219A6" w14:textId="77777777" w:rsidR="000F68D9" w:rsidRDefault="00CC3C05" w:rsidP="00CF218C">
      <w:pPr>
        <w:ind w:firstLine="851"/>
      </w:pPr>
      <w:r>
        <w:t>A popularidade de Dilma se mostrava resiliente aos efeitos da</w:t>
      </w:r>
      <w:r w:rsidR="00701C84">
        <w:t xml:space="preserve"> oposição</w:t>
      </w:r>
      <w:r>
        <w:t xml:space="preserve"> política. </w:t>
      </w:r>
      <w:r w:rsidR="000D6F83">
        <w:t xml:space="preserve">Em resumo, </w:t>
      </w:r>
      <w:r w:rsidR="00C10726">
        <w:t>d</w:t>
      </w:r>
      <w:r w:rsidR="00C10726" w:rsidRPr="00C10726">
        <w:t>urante o primeiro mandato de Dilma Rousseff, o PIB brasileiro apresentou um crescimento médio anual de 2,1%, uma taxa consideravelmente inferior ao crescimento mundial e da América Latina, que foram de 3,4% e 2,9%, respectivamente (Corsi, 2016, p. 2). A inflação, próxima ao teto da meta de 6,5%, e a formação bruta de capital fixo, oscilando entre 19,3% e 17,7% do PIB, reflet</w:t>
      </w:r>
      <w:r w:rsidR="00C10726">
        <w:t>iram</w:t>
      </w:r>
      <w:r w:rsidR="00C10726" w:rsidRPr="00C10726">
        <w:t xml:space="preserve"> um cenário de fraca expansão econômica. O aumento do consumo </w:t>
      </w:r>
      <w:r w:rsidR="00C10726" w:rsidRPr="00C10726">
        <w:lastRenderedPageBreak/>
        <w:t>das famílias, motivado pelo crescimento do emprego, renda, crédito e programas sociais como o Bolsa Família, foi o principal motor do crescimento (Corsi, 2016, p. 3).</w:t>
      </w:r>
      <w:r w:rsidR="00F3674C">
        <w:t xml:space="preserve"> </w:t>
      </w:r>
    </w:p>
    <w:p w14:paraId="2AC622E9" w14:textId="745B2E53" w:rsidR="00714EA2" w:rsidRDefault="003A4CD1" w:rsidP="00714EA2">
      <w:pPr>
        <w:ind w:firstLine="851"/>
      </w:pPr>
      <w:r>
        <w:t>Em março de 2013 a inflação começara a aumentar (6,3% para 6,6%) e atingira pontos acima do teto da meta. Como aponta Corsi (2016, p. 4), Dilma era pressionada pela alta dos preços que se aproximavam do teto da meta. De forma coerente, a presidente estabeleceu uma política de metas de inflação a partir do início de 2011, dando continuidade à elevação moderada de juros.</w:t>
      </w:r>
      <w:r w:rsidR="005D3D44">
        <w:t xml:space="preserve"> Como observamos anteriormente</w:t>
      </w:r>
      <w:r w:rsidR="00DF47A4">
        <w:t>, na NME</w:t>
      </w:r>
      <w:r>
        <w:t xml:space="preserve"> </w:t>
      </w:r>
      <w:r w:rsidR="00DF47A4">
        <w:t>à</w:t>
      </w:r>
      <w:r>
        <w:t xml:space="preserve"> meta ficou associada também a restrição ao crédito, o aumento do compulsório e das exigências de capital dos bancos, o aumento do Imposto sobre Operações Financeiras (IOF) referente às operações de crédito pessoal e a contenção do gasto público. Entretanto, </w:t>
      </w:r>
      <w:r w:rsidR="00DF47A4">
        <w:t>o governo não havia</w:t>
      </w:r>
      <w:r>
        <w:t xml:space="preserve"> cort</w:t>
      </w:r>
      <w:r w:rsidR="00DF47A4">
        <w:t>ado</w:t>
      </w:r>
      <w:r>
        <w:t xml:space="preserve"> os gastos com os programas sociais.</w:t>
      </w:r>
      <w:r w:rsidR="005D3D44">
        <w:t xml:space="preserve"> </w:t>
      </w:r>
      <w:r w:rsidR="00CB10FA">
        <w:t>Assim, a</w:t>
      </w:r>
      <w:r w:rsidR="009C2FFB">
        <w:t>pesar da piora nas</w:t>
      </w:r>
      <w:r w:rsidR="00E314E6">
        <w:t xml:space="preserve"> condições econômicas, sobretudo em relação à inflação, a presidente continuava a ter apoio na sociedade.</w:t>
      </w:r>
      <w:r w:rsidR="00F46B35">
        <w:t xml:space="preserve"> Em março o Datafolha registrou o melhor índice de aprovação do governo Dilma desde abril de 2012</w:t>
      </w:r>
      <w:r w:rsidR="001C2B7C">
        <w:t>. A avaliação positiva ficou em 65%</w:t>
      </w:r>
      <w:r w:rsidR="00247B96">
        <w:t xml:space="preserve"> (Ótimo/Bom), Regular</w:t>
      </w:r>
      <w:r w:rsidR="001C2B7C">
        <w:t xml:space="preserve"> </w:t>
      </w:r>
      <w:r w:rsidR="00B947E8">
        <w:t xml:space="preserve">27% </w:t>
      </w:r>
      <w:r w:rsidR="001C2B7C">
        <w:t>e a negativa</w:t>
      </w:r>
      <w:r w:rsidR="00B947E8">
        <w:t xml:space="preserve"> (Ruim/Péssimo)</w:t>
      </w:r>
      <w:r w:rsidR="001C2B7C">
        <w:t xml:space="preserve"> em 7%</w:t>
      </w:r>
      <w:r w:rsidR="00AB4D39">
        <w:rPr>
          <w:rStyle w:val="Refdenotaderodap"/>
        </w:rPr>
        <w:footnoteReference w:id="58"/>
      </w:r>
      <w:r w:rsidR="0075317C">
        <w:t>.</w:t>
      </w:r>
    </w:p>
    <w:p w14:paraId="356346D0" w14:textId="60E72B86" w:rsidR="00A84E5B" w:rsidRDefault="00714EA2" w:rsidP="00714EA2">
      <w:pPr>
        <w:ind w:firstLine="851"/>
      </w:pPr>
      <w:r>
        <w:t xml:space="preserve">Com efeito, </w:t>
      </w:r>
      <w:r w:rsidR="007C1330">
        <w:t xml:space="preserve">até junho de 2013 era perceptível </w:t>
      </w:r>
      <w:r w:rsidR="006C0484">
        <w:t xml:space="preserve">como o padrão de desenvolvimento dos governos PT trazia </w:t>
      </w:r>
      <w:r w:rsidR="00E40815">
        <w:t>índices de avaliação</w:t>
      </w:r>
      <w:r w:rsidR="006C0484">
        <w:t xml:space="preserve"> positivos</w:t>
      </w:r>
      <w:r w:rsidR="00E40815">
        <w:t xml:space="preserve"> na opinião pública</w:t>
      </w:r>
      <w:r w:rsidR="00FD483F">
        <w:t xml:space="preserve">. Dilma gozava de certa popularidade, mas estava exposta às contradições </w:t>
      </w:r>
      <w:r w:rsidR="006C22F6">
        <w:t>das dinâmicas provenientes das relações de poder</w:t>
      </w:r>
      <w:r w:rsidR="00102CC1">
        <w:t xml:space="preserve"> na sociedade brasileira. Decerto, o Brasil </w:t>
      </w:r>
      <w:r w:rsidR="00D46576">
        <w:t>gestado</w:t>
      </w:r>
      <w:r w:rsidR="00102CC1">
        <w:t xml:space="preserve"> pelo PT era mais inclusivo</w:t>
      </w:r>
      <w:r w:rsidR="007B7672">
        <w:t>, mas esbarrava em uma contradição fundamental: a criação de elementos civilizatórios</w:t>
      </w:r>
      <w:r w:rsidR="00796254">
        <w:t xml:space="preserve"> sem uma modificação nos padrões de exploração existentes na sociedade.</w:t>
      </w:r>
      <w:r w:rsidR="00B42F1B">
        <w:t xml:space="preserve"> O resultado conheceríamos em junho de 2013.</w:t>
      </w:r>
    </w:p>
    <w:p w14:paraId="1F7D8B7F" w14:textId="77777777" w:rsidR="00A84E5B" w:rsidRDefault="00A84E5B">
      <w:pPr>
        <w:spacing w:line="259" w:lineRule="auto"/>
        <w:jc w:val="left"/>
      </w:pPr>
      <w:r>
        <w:br w:type="page"/>
      </w:r>
    </w:p>
    <w:p w14:paraId="1DB26C08" w14:textId="77777777" w:rsidR="00714EA2" w:rsidRDefault="00714EA2" w:rsidP="00714EA2">
      <w:pPr>
        <w:ind w:firstLine="851"/>
      </w:pPr>
    </w:p>
    <w:p w14:paraId="44EBD312" w14:textId="58ED49D6" w:rsidR="00413EFB" w:rsidRPr="009B33F1" w:rsidRDefault="00833D8C" w:rsidP="009B33F1">
      <w:pPr>
        <w:pStyle w:val="Ttulo3"/>
        <w:rPr>
          <w:rFonts w:ascii="Times New Roman" w:hAnsi="Times New Roman" w:cs="Times New Roman"/>
          <w:i/>
          <w:iCs/>
        </w:rPr>
      </w:pPr>
      <w:bookmarkStart w:id="211" w:name="_Toc173959621"/>
      <w:r>
        <w:rPr>
          <w:rFonts w:ascii="Times New Roman" w:hAnsi="Times New Roman" w:cs="Times New Roman"/>
          <w:i/>
          <w:iCs/>
          <w:color w:val="auto"/>
        </w:rPr>
        <w:t xml:space="preserve">2.2.4 </w:t>
      </w:r>
      <w:r w:rsidR="00F86904">
        <w:rPr>
          <w:rFonts w:ascii="Times New Roman" w:hAnsi="Times New Roman" w:cs="Times New Roman"/>
          <w:i/>
          <w:iCs/>
          <w:color w:val="auto"/>
        </w:rPr>
        <w:t>2013, 2014</w:t>
      </w:r>
      <w:r w:rsidR="00611FED">
        <w:rPr>
          <w:rFonts w:ascii="Times New Roman" w:hAnsi="Times New Roman" w:cs="Times New Roman"/>
          <w:i/>
          <w:iCs/>
          <w:color w:val="auto"/>
        </w:rPr>
        <w:t xml:space="preserve"> e</w:t>
      </w:r>
      <w:r w:rsidR="00F86904">
        <w:rPr>
          <w:rFonts w:ascii="Times New Roman" w:hAnsi="Times New Roman" w:cs="Times New Roman"/>
          <w:i/>
          <w:iCs/>
          <w:color w:val="auto"/>
        </w:rPr>
        <w:t xml:space="preserve"> 2015: </w:t>
      </w:r>
      <w:r w:rsidR="00874F6F">
        <w:rPr>
          <w:rFonts w:ascii="Times New Roman" w:hAnsi="Times New Roman" w:cs="Times New Roman"/>
          <w:i/>
          <w:iCs/>
          <w:color w:val="auto"/>
        </w:rPr>
        <w:t>oportunidades políticas no intermezzo eleitoral</w:t>
      </w:r>
      <w:bookmarkEnd w:id="211"/>
    </w:p>
    <w:p w14:paraId="3E6453B6" w14:textId="4EEC6A48" w:rsidR="00652523" w:rsidRDefault="00690D51" w:rsidP="00A84E5B">
      <w:pPr>
        <w:spacing w:before="240"/>
        <w:ind w:firstLine="851"/>
      </w:pPr>
      <w:r>
        <w:t>No início de junho de 2013 a persistência da inflação</w:t>
      </w:r>
      <w:r w:rsidR="00D76982">
        <w:t xml:space="preserve"> e a deterioração das expectativas econômicas reduziriam a </w:t>
      </w:r>
      <w:r w:rsidR="00794935">
        <w:t>popularidade de</w:t>
      </w:r>
      <w:r w:rsidR="00D76982">
        <w:t xml:space="preserve"> Dilma em 8 pontos.</w:t>
      </w:r>
      <w:r w:rsidR="00652523">
        <w:t xml:space="preserve"> </w:t>
      </w:r>
      <w:r w:rsidR="00D92175">
        <w:t xml:space="preserve">A queda em sua popularidade </w:t>
      </w:r>
      <w:r w:rsidR="00BB3581">
        <w:t>era modesta e prenunciava</w:t>
      </w:r>
      <w:r w:rsidR="009E2290">
        <w:t xml:space="preserve"> um movimento de inquietação social. O imprevisto chegaria no dia 15 de junho</w:t>
      </w:r>
      <w:r w:rsidR="00097151">
        <w:t>,</w:t>
      </w:r>
      <w:r w:rsidR="009E2290">
        <w:t xml:space="preserve"> quando as primeiras manifestações começavam a tomar</w:t>
      </w:r>
      <w:r w:rsidR="00097151">
        <w:t xml:space="preserve"> as ruas do país</w:t>
      </w:r>
      <w:r w:rsidR="00C90294">
        <w:rPr>
          <w:rStyle w:val="Refdenotaderodap"/>
        </w:rPr>
        <w:footnoteReference w:id="59"/>
      </w:r>
      <w:r w:rsidR="00097151">
        <w:t>. A insatisfação se alastraria pelas redes sociais e</w:t>
      </w:r>
      <w:r w:rsidR="007C736D">
        <w:t xml:space="preserve"> no dia 16, na estreia do Maracanã na Copa das </w:t>
      </w:r>
      <w:r w:rsidR="00223E44">
        <w:t>Confederações</w:t>
      </w:r>
      <w:r w:rsidR="00736145">
        <w:t xml:space="preserve"> no jogo entre Itália e México</w:t>
      </w:r>
      <w:r w:rsidR="003C65F6">
        <w:t>,</w:t>
      </w:r>
      <w:r w:rsidR="006D01D1">
        <w:t xml:space="preserve"> </w:t>
      </w:r>
      <w:r w:rsidR="00736145">
        <w:t>uma multidão de jovens protestou contra os gastos da Copa</w:t>
      </w:r>
      <w:r w:rsidR="00223E44">
        <w:t xml:space="preserve"> sendo reprimida pela polícia</w:t>
      </w:r>
      <w:r w:rsidR="00272EB7">
        <w:rPr>
          <w:rStyle w:val="Refdenotaderodap"/>
        </w:rPr>
        <w:footnoteReference w:id="60"/>
      </w:r>
      <w:r w:rsidR="00223E44">
        <w:t>.</w:t>
      </w:r>
    </w:p>
    <w:p w14:paraId="5DBC4121" w14:textId="436876B9" w:rsidR="00535828" w:rsidRDefault="001D65CF" w:rsidP="00535828">
      <w:pPr>
        <w:ind w:firstLine="851"/>
      </w:pPr>
      <w:r>
        <w:t>Ao longo daqueles dias de manifestações</w:t>
      </w:r>
      <w:r w:rsidR="00BB5AB6">
        <w:t xml:space="preserve"> o número de pessoas cresceria em um ambiente cada vez mais tomado pela indignação</w:t>
      </w:r>
      <w:r w:rsidR="00026D9A">
        <w:t>. A pauta das demandas passou a ser difusa</w:t>
      </w:r>
      <w:r w:rsidR="00717978">
        <w:t xml:space="preserve"> e ampla. </w:t>
      </w:r>
      <w:r w:rsidR="00CE2770">
        <w:t>O ambiente passou a ser tomado</w:t>
      </w:r>
      <w:r w:rsidR="00446C8D">
        <w:t xml:space="preserve"> </w:t>
      </w:r>
      <w:r w:rsidR="00CE2770">
        <w:t>por um sentimento de indignação com</w:t>
      </w:r>
      <w:r w:rsidR="00585AC6">
        <w:t xml:space="preserve"> relação ao governo e à classe política. </w:t>
      </w:r>
      <w:r w:rsidR="00B31C6E">
        <w:t>Dilma Rousseff seria vaiada na abertura da Copa das Confederações</w:t>
      </w:r>
      <w:r w:rsidR="0016646D">
        <w:t xml:space="preserve"> e o fato geraria</w:t>
      </w:r>
      <w:r w:rsidR="00D33F0A">
        <w:t xml:space="preserve"> troca de acusações entre governo e oposição</w:t>
      </w:r>
      <w:r w:rsidR="00D33F0A">
        <w:rPr>
          <w:rStyle w:val="Refdenotaderodap"/>
        </w:rPr>
        <w:footnoteReference w:id="61"/>
      </w:r>
      <w:r w:rsidR="0021171C">
        <w:t>.</w:t>
      </w:r>
      <w:r w:rsidR="00666CFD">
        <w:t xml:space="preserve"> </w:t>
      </w:r>
      <w:r w:rsidR="00E34CB4">
        <w:t xml:space="preserve">A </w:t>
      </w:r>
      <w:r w:rsidR="008E4F7B">
        <w:t>inquietação</w:t>
      </w:r>
      <w:r w:rsidR="00E34CB4">
        <w:t xml:space="preserve"> das ruas continuou durante todo aquele mês</w:t>
      </w:r>
      <w:r w:rsidR="008E4F7B">
        <w:t xml:space="preserve"> a partir de diversos chamamentos e convocações. </w:t>
      </w:r>
      <w:r w:rsidR="00F06E3E">
        <w:t xml:space="preserve">A violência irrompia de dois lados: pela polícia que tentava, de forma truculenta, </w:t>
      </w:r>
      <w:r w:rsidR="005426B1">
        <w:t>reprimir os protestos e, por parte dos grupos que se enveredavam na ação contenciosa</w:t>
      </w:r>
      <w:r w:rsidR="00F73533">
        <w:t xml:space="preserve">, como os </w:t>
      </w:r>
      <w:r w:rsidR="00F73533" w:rsidRPr="00F73533">
        <w:rPr>
          <w:i/>
          <w:iCs/>
        </w:rPr>
        <w:t xml:space="preserve">black </w:t>
      </w:r>
      <w:proofErr w:type="spellStart"/>
      <w:r w:rsidR="00F73533" w:rsidRPr="00F73533">
        <w:rPr>
          <w:i/>
          <w:iCs/>
        </w:rPr>
        <w:t>blocs</w:t>
      </w:r>
      <w:proofErr w:type="spellEnd"/>
      <w:r w:rsidR="00F73533">
        <w:t>.</w:t>
      </w:r>
      <w:r w:rsidR="00431C38">
        <w:t xml:space="preserve"> Outros grupos reivindicavam </w:t>
      </w:r>
      <w:r w:rsidR="00AA2AAD">
        <w:t>as ruas a partir do protesto sem uma ação contenciosa que se desenvolvesse em violência.</w:t>
      </w:r>
    </w:p>
    <w:p w14:paraId="50C4A2D9" w14:textId="0A4494D3" w:rsidR="00F73533" w:rsidRDefault="00330769" w:rsidP="00535828">
      <w:pPr>
        <w:ind w:firstLine="851"/>
      </w:pPr>
      <w:r>
        <w:t xml:space="preserve">Os efeitos seriam sentidos sobre o sistema político como um todo, sobretudo na popularidade do governo. </w:t>
      </w:r>
      <w:r w:rsidR="00E073C6">
        <w:t xml:space="preserve">A aprovação de Dilma despencou após os primeiros protestos (Figura </w:t>
      </w:r>
      <w:del w:id="214" w:author="Christiane Jalles de Paula" w:date="2024-08-10T17:21:00Z" w16du:dateUtc="2024-08-10T20:21:00Z">
        <w:r w:rsidR="00E073C6" w:rsidDel="00E15678">
          <w:delText>4</w:delText>
        </w:r>
      </w:del>
      <w:ins w:id="215" w:author="Christiane Jalles de Paula" w:date="2024-08-10T17:21:00Z" w16du:dateUtc="2024-08-10T20:21:00Z">
        <w:r w:rsidR="00E15678">
          <w:t>3</w:t>
        </w:r>
      </w:ins>
      <w:r w:rsidR="00E073C6">
        <w:t>)</w:t>
      </w:r>
      <w:r w:rsidR="00D90430">
        <w:t xml:space="preserve"> indo de </w:t>
      </w:r>
      <w:r w:rsidR="00346A5B">
        <w:t>57</w:t>
      </w:r>
      <w:r w:rsidR="002C2A1F">
        <w:t xml:space="preserve">% (Ótimo/Bom) no dia </w:t>
      </w:r>
      <w:r w:rsidR="00BB5C53">
        <w:t>7 de junho, para 30% no dia 28 de junho do mesmo mês.</w:t>
      </w:r>
    </w:p>
    <w:p w14:paraId="42D9B4E1" w14:textId="5BAF90CC" w:rsidR="00C404D4" w:rsidRPr="00C404D4" w:rsidRDefault="00C404D4" w:rsidP="00C404D4">
      <w:pPr>
        <w:pStyle w:val="Legenda"/>
        <w:keepNext/>
        <w:jc w:val="center"/>
        <w:rPr>
          <w:b/>
          <w:bCs/>
          <w:i w:val="0"/>
          <w:iCs w:val="0"/>
        </w:rPr>
      </w:pPr>
      <w:r w:rsidRPr="00C404D4">
        <w:rPr>
          <w:b/>
          <w:bCs/>
          <w:i w:val="0"/>
          <w:iCs w:val="0"/>
        </w:rPr>
        <w:lastRenderedPageBreak/>
        <w:t xml:space="preserve">Figura </w:t>
      </w:r>
      <w:r w:rsidRPr="00C404D4">
        <w:rPr>
          <w:b/>
          <w:bCs/>
          <w:i w:val="0"/>
          <w:iCs w:val="0"/>
        </w:rPr>
        <w:fldChar w:fldCharType="begin"/>
      </w:r>
      <w:r w:rsidRPr="00C404D4">
        <w:rPr>
          <w:b/>
          <w:bCs/>
          <w:i w:val="0"/>
          <w:iCs w:val="0"/>
        </w:rPr>
        <w:instrText xml:space="preserve"> SEQ Figura \* ARABIC </w:instrText>
      </w:r>
      <w:r w:rsidRPr="00C404D4">
        <w:rPr>
          <w:b/>
          <w:bCs/>
          <w:i w:val="0"/>
          <w:iCs w:val="0"/>
        </w:rPr>
        <w:fldChar w:fldCharType="separate"/>
      </w:r>
      <w:r w:rsidR="006E3A9E">
        <w:rPr>
          <w:b/>
          <w:bCs/>
          <w:i w:val="0"/>
          <w:iCs w:val="0"/>
          <w:noProof/>
        </w:rPr>
        <w:t>3</w:t>
      </w:r>
      <w:r w:rsidRPr="00C404D4">
        <w:rPr>
          <w:b/>
          <w:bCs/>
          <w:i w:val="0"/>
          <w:iCs w:val="0"/>
        </w:rPr>
        <w:fldChar w:fldCharType="end"/>
      </w:r>
      <w:r w:rsidRPr="00C404D4">
        <w:rPr>
          <w:b/>
          <w:bCs/>
          <w:i w:val="0"/>
          <w:iCs w:val="0"/>
        </w:rPr>
        <w:t xml:space="preserve"> - Avaliação de presidentes - Dilma Rousseff</w:t>
      </w:r>
      <w:r>
        <w:rPr>
          <w:rStyle w:val="Refdenotaderodap"/>
          <w:b/>
          <w:bCs/>
          <w:i w:val="0"/>
          <w:iCs w:val="0"/>
        </w:rPr>
        <w:footnoteReference w:id="62"/>
      </w:r>
    </w:p>
    <w:p w14:paraId="38D15ED3" w14:textId="77777777" w:rsidR="00C404D4" w:rsidRDefault="00C404D4" w:rsidP="00C404D4">
      <w:pPr>
        <w:ind w:firstLine="851"/>
        <w:jc w:val="center"/>
      </w:pPr>
    </w:p>
    <w:p w14:paraId="2B613690" w14:textId="78A3A3D7" w:rsidR="00BB5C53" w:rsidRDefault="00C404D4" w:rsidP="00C404D4">
      <w:pPr>
        <w:ind w:firstLine="851"/>
        <w:jc w:val="center"/>
      </w:pPr>
      <w:r w:rsidRPr="00C404D4">
        <w:rPr>
          <w:noProof/>
        </w:rPr>
        <w:drawing>
          <wp:inline distT="0" distB="0" distL="0" distR="0" wp14:anchorId="6F4638BC" wp14:editId="5C63B856">
            <wp:extent cx="5556885" cy="2372360"/>
            <wp:effectExtent l="0" t="0" r="5715" b="8890"/>
            <wp:docPr id="92322386"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2386" name="Imagem 1" descr="Gráfico, Gráfico de linhas&#10;&#10;Descrição gerada automaticamente"/>
                    <pic:cNvPicPr/>
                  </pic:nvPicPr>
                  <pic:blipFill rotWithShape="1">
                    <a:blip r:embed="rId16"/>
                    <a:srcRect l="3527"/>
                    <a:stretch/>
                  </pic:blipFill>
                  <pic:spPr bwMode="auto">
                    <a:xfrm>
                      <a:off x="0" y="0"/>
                      <a:ext cx="5556885" cy="2372360"/>
                    </a:xfrm>
                    <a:prstGeom prst="rect">
                      <a:avLst/>
                    </a:prstGeom>
                    <a:ln>
                      <a:noFill/>
                    </a:ln>
                    <a:extLst>
                      <a:ext uri="{53640926-AAD7-44D8-BBD7-CCE9431645EC}">
                        <a14:shadowObscured xmlns:a14="http://schemas.microsoft.com/office/drawing/2010/main"/>
                      </a:ext>
                    </a:extLst>
                  </pic:spPr>
                </pic:pic>
              </a:graphicData>
            </a:graphic>
          </wp:inline>
        </w:drawing>
      </w:r>
    </w:p>
    <w:p w14:paraId="73FA6B0F" w14:textId="1D96E84C" w:rsidR="00472974" w:rsidRDefault="00037BC4" w:rsidP="00E11A07">
      <w:pPr>
        <w:ind w:firstLine="851"/>
      </w:pPr>
      <w:r>
        <w:t xml:space="preserve">É possível dizer que, no conjunto, o ciclo de expansão </w:t>
      </w:r>
      <w:r w:rsidR="009A71E1">
        <w:t xml:space="preserve">econômica que se estendeu até o primeiro mandato de Dilma </w:t>
      </w:r>
      <w:r w:rsidR="00286BA3">
        <w:t xml:space="preserve">trouxe consigo </w:t>
      </w:r>
      <w:r w:rsidR="004739E1">
        <w:t xml:space="preserve">um ambiente de oportunidades políticas que extrapolavam </w:t>
      </w:r>
      <w:r w:rsidR="00470383">
        <w:t>as questões mais basilares d</w:t>
      </w:r>
      <w:r w:rsidR="00841FDB">
        <w:t>e</w:t>
      </w:r>
      <w:r w:rsidR="00470383">
        <w:t xml:space="preserve"> reivindicação da sociedade</w:t>
      </w:r>
      <w:r w:rsidR="00780791">
        <w:t>.</w:t>
      </w:r>
      <w:r w:rsidR="0056257A">
        <w:t xml:space="preserve"> O contexto de indignação que se somava aos levantes</w:t>
      </w:r>
      <w:r w:rsidR="00D07552">
        <w:t xml:space="preserve"> internacionais como</w:t>
      </w:r>
      <w:r w:rsidR="008B5E9D">
        <w:t xml:space="preserve"> o</w:t>
      </w:r>
      <w:r w:rsidR="00D07552">
        <w:t xml:space="preserve"> </w:t>
      </w:r>
      <w:proofErr w:type="spellStart"/>
      <w:r w:rsidR="00D07552">
        <w:t>Occupy</w:t>
      </w:r>
      <w:proofErr w:type="spellEnd"/>
      <w:r w:rsidR="00D07552">
        <w:t xml:space="preserve"> Wall Street,</w:t>
      </w:r>
      <w:r w:rsidR="008B5E9D">
        <w:t xml:space="preserve"> a</w:t>
      </w:r>
      <w:r w:rsidR="00D07552">
        <w:t xml:space="preserve"> Primavera Árabe e</w:t>
      </w:r>
      <w:r w:rsidR="008B5E9D">
        <w:t xml:space="preserve"> os</w:t>
      </w:r>
      <w:r w:rsidR="00D07552">
        <w:t xml:space="preserve"> Indignados, chamava a atenção para problemas provenientes do modelo de acumulação</w:t>
      </w:r>
      <w:r w:rsidR="002F7AC4">
        <w:t xml:space="preserve"> flexível no capitalismo</w:t>
      </w:r>
      <w:r w:rsidR="006176B0">
        <w:t xml:space="preserve"> </w:t>
      </w:r>
      <w:r w:rsidR="002F7AC4">
        <w:t>mundial</w:t>
      </w:r>
      <w:r w:rsidR="00BA321C">
        <w:t xml:space="preserve"> </w:t>
      </w:r>
      <w:r w:rsidR="002F7AC4">
        <w:t xml:space="preserve">e que ganhava contornos no mundo brasileiro a partir das nossas desigualdades seculares. </w:t>
      </w:r>
      <w:r w:rsidR="00F2496E">
        <w:t>A esse ambiente somaram-se as questões mais cotidianas do nosso mundo social</w:t>
      </w:r>
      <w:r w:rsidR="00AA4982">
        <w:t xml:space="preserve"> evocadas pela luta a respeito da tarifa de ônibus e os problemas de ordem urbana</w:t>
      </w:r>
      <w:r w:rsidR="00FF7C93">
        <w:t xml:space="preserve"> que assolam as cidades brasileiras e exprimem um padrão de exploração do espaço através do qual reverberam nossas</w:t>
      </w:r>
      <w:r w:rsidR="007D66C2">
        <w:t xml:space="preserve"> formas desiguais de relações sociais</w:t>
      </w:r>
      <w:r w:rsidR="00AA4982">
        <w:t>. Com efeito, o</w:t>
      </w:r>
      <w:r w:rsidR="00780791">
        <w:t xml:space="preserve"> início dos grandes eventos representou</w:t>
      </w:r>
      <w:r w:rsidR="00787F6B">
        <w:t xml:space="preserve"> um dos diversos campos de</w:t>
      </w:r>
      <w:r w:rsidR="00780791">
        <w:t xml:space="preserve"> oportunidade</w:t>
      </w:r>
      <w:r w:rsidR="00787F6B">
        <w:t>s</w:t>
      </w:r>
      <w:r w:rsidR="00780791">
        <w:t xml:space="preserve"> política</w:t>
      </w:r>
      <w:r w:rsidR="00787F6B">
        <w:t>s</w:t>
      </w:r>
      <w:r w:rsidR="00780791">
        <w:t xml:space="preserve"> a ser</w:t>
      </w:r>
      <w:r w:rsidR="00787F6B">
        <w:t>em explorados pelos manifestantes</w:t>
      </w:r>
      <w:r w:rsidR="007D66C2">
        <w:t xml:space="preserve"> dad</w:t>
      </w:r>
      <w:r w:rsidR="00CB6512">
        <w:t xml:space="preserve">a a discrepância entre os serviços e </w:t>
      </w:r>
      <w:r w:rsidR="001704C6">
        <w:t xml:space="preserve">os </w:t>
      </w:r>
      <w:r w:rsidR="00CB6512">
        <w:t>direitos negados à maioria da população</w:t>
      </w:r>
      <w:r w:rsidR="00784BDC">
        <w:t xml:space="preserve"> e as obras faraônicas como consequência dos eventos globais</w:t>
      </w:r>
      <w:r w:rsidR="00787F6B">
        <w:t xml:space="preserve">. </w:t>
      </w:r>
      <w:r w:rsidR="00305EC4">
        <w:t xml:space="preserve">Além da Copa das Confederações, </w:t>
      </w:r>
      <w:r w:rsidR="00D46EA1">
        <w:t>as críticas se dirigiam</w:t>
      </w:r>
      <w:r w:rsidR="00B102CA">
        <w:t xml:space="preserve"> também a esses</w:t>
      </w:r>
      <w:r w:rsidR="00D46EA1">
        <w:t xml:space="preserve"> grandes eventos (Copa do mundo de 2014 e Olimpíadas de 2016)</w:t>
      </w:r>
      <w:r w:rsidR="005D4FFB">
        <w:t xml:space="preserve"> como</w:t>
      </w:r>
      <w:r w:rsidR="00370E94">
        <w:t xml:space="preserve"> eventos nos criavam-se condições de exploração da população local e</w:t>
      </w:r>
      <w:r w:rsidR="00F41FD2">
        <w:t xml:space="preserve"> que</w:t>
      </w:r>
      <w:r w:rsidR="00370E94">
        <w:t xml:space="preserve"> engendrava</w:t>
      </w:r>
      <w:r w:rsidR="00F41FD2">
        <w:t>m</w:t>
      </w:r>
      <w:r w:rsidR="00370E94">
        <w:t xml:space="preserve"> relações de poder</w:t>
      </w:r>
      <w:r w:rsidR="00F41FD2">
        <w:t>,</w:t>
      </w:r>
      <w:r w:rsidR="00370E94">
        <w:t xml:space="preserve"> dominação</w:t>
      </w:r>
      <w:r w:rsidR="00DD77DA">
        <w:t xml:space="preserve"> modificando direitos e conquistas sociais</w:t>
      </w:r>
      <w:r w:rsidR="003A70E4">
        <w:rPr>
          <w:rStyle w:val="Refdenotaderodap"/>
        </w:rPr>
        <w:footnoteReference w:id="63"/>
      </w:r>
      <w:r w:rsidR="00DD77DA">
        <w:t>.</w:t>
      </w:r>
    </w:p>
    <w:p w14:paraId="5580F182" w14:textId="77777777" w:rsidR="0088520C" w:rsidRDefault="00B102CA" w:rsidP="00D56027">
      <w:pPr>
        <w:ind w:firstLine="851"/>
      </w:pPr>
      <w:r>
        <w:lastRenderedPageBreak/>
        <w:t>De fato, as</w:t>
      </w:r>
      <w:r w:rsidR="00C926B5">
        <w:t xml:space="preserve"> manifestações foram um momento delicad</w:t>
      </w:r>
      <w:r w:rsidR="00773149">
        <w:t xml:space="preserve">o para expressar qualquer opinião mais contundente sobre o </w:t>
      </w:r>
      <w:r w:rsidR="00DC010A">
        <w:t>cenário político brasileiro</w:t>
      </w:r>
      <w:r w:rsidR="00773149">
        <w:t xml:space="preserve">. </w:t>
      </w:r>
      <w:r w:rsidR="00EE31B2">
        <w:t>Durante o período</w:t>
      </w:r>
      <w:r w:rsidR="00773149">
        <w:t xml:space="preserve"> de</w:t>
      </w:r>
      <w:r>
        <w:t xml:space="preserve"> sua</w:t>
      </w:r>
      <w:r w:rsidR="00773149">
        <w:t xml:space="preserve"> ocorrência, </w:t>
      </w:r>
      <w:commentRangeStart w:id="216"/>
      <w:r w:rsidR="00773149">
        <w:t>poucos</w:t>
      </w:r>
      <w:r w:rsidR="00EE31B2">
        <w:t xml:space="preserve"> parlamentares </w:t>
      </w:r>
      <w:r w:rsidR="00034649">
        <w:t>foram a público tecer comentários sobre os eventos</w:t>
      </w:r>
      <w:commentRangeEnd w:id="216"/>
      <w:r w:rsidR="00DC010A">
        <w:rPr>
          <w:rStyle w:val="Refdecomentrio"/>
        </w:rPr>
        <w:commentReference w:id="216"/>
      </w:r>
      <w:r w:rsidR="00034649">
        <w:t xml:space="preserve">. </w:t>
      </w:r>
      <w:r w:rsidR="001A79FB">
        <w:t xml:space="preserve">O que ficou nítido sobre o período foi que </w:t>
      </w:r>
      <w:r w:rsidR="00E31B48">
        <w:t xml:space="preserve">o embate entre </w:t>
      </w:r>
      <w:r>
        <w:t xml:space="preserve">a </w:t>
      </w:r>
      <w:r w:rsidR="00E31B48">
        <w:t xml:space="preserve">rua e sistema político se fez a partir de discursos </w:t>
      </w:r>
      <w:r w:rsidR="0035601E">
        <w:t xml:space="preserve">bem </w:t>
      </w:r>
      <w:r w:rsidR="00E31B48">
        <w:t>opostos</w:t>
      </w:r>
      <w:r w:rsidR="00416657">
        <w:t>, pois, e</w:t>
      </w:r>
      <w:r w:rsidR="00416657" w:rsidRPr="00416657">
        <w:t>nquanto os representantes políticos usaram todas as estratégias possíveis para legitimar a política institucionalizada, a representação política e a atuação dos partidos e do parlamento, os manifestantes, por sua vez, questionavam o poder institucional, reclamavam  da  democracia  representativa  e  negavam  a  legitimidade  dos  partidos</w:t>
      </w:r>
      <w:r w:rsidR="00416657">
        <w:t xml:space="preserve">, </w:t>
      </w:r>
      <w:r w:rsidR="00416657" w:rsidRPr="00416657">
        <w:t>das  demais  instituições  políticas  e  dos  próprios representantes</w:t>
      </w:r>
      <w:r w:rsidR="00220F0D">
        <w:t xml:space="preserve"> </w:t>
      </w:r>
      <w:r w:rsidR="00BE0CB2">
        <w:t>(</w:t>
      </w:r>
      <w:r w:rsidR="003E652C">
        <w:t>B</w:t>
      </w:r>
      <w:r w:rsidR="00BE0CB2">
        <w:t>arros</w:t>
      </w:r>
      <w:r w:rsidR="003E652C">
        <w:t xml:space="preserve"> e B</w:t>
      </w:r>
      <w:r w:rsidR="00BE0CB2">
        <w:t>arbosa</w:t>
      </w:r>
      <w:r w:rsidR="003E652C">
        <w:t xml:space="preserve">, 2020, p. </w:t>
      </w:r>
      <w:r w:rsidR="00D14509">
        <w:t>41)</w:t>
      </w:r>
      <w:r w:rsidR="00416657" w:rsidRPr="00416657">
        <w:t>.</w:t>
      </w:r>
    </w:p>
    <w:p w14:paraId="75E5ED49" w14:textId="15B96A01" w:rsidR="00D56027" w:rsidRDefault="0088520C" w:rsidP="00D56027">
      <w:pPr>
        <w:ind w:firstLine="851"/>
      </w:pPr>
      <w:r>
        <w:t>A</w:t>
      </w:r>
      <w:r w:rsidR="00B33DA3">
        <w:t xml:space="preserve"> tentativa de dar respostas às ruas foi considerad</w:t>
      </w:r>
      <w:r w:rsidR="00643BD3">
        <w:t>a</w:t>
      </w:r>
      <w:r w:rsidR="00B33DA3">
        <w:t xml:space="preserve"> </w:t>
      </w:r>
      <w:r w:rsidR="00D14398">
        <w:t>um elemento</w:t>
      </w:r>
      <w:r w:rsidR="00B33DA3">
        <w:t xml:space="preserve"> importante</w:t>
      </w:r>
      <w:r w:rsidR="00D14398">
        <w:t xml:space="preserve"> para os principais representantes políticos</w:t>
      </w:r>
      <w:r w:rsidR="00747B49">
        <w:t xml:space="preserve">. Como podemos observar </w:t>
      </w:r>
      <w:r w:rsidRPr="002F7B94">
        <w:t>na</w:t>
      </w:r>
      <w:r w:rsidR="00A46D6C" w:rsidRPr="002F7B94">
        <w:t xml:space="preserve"> </w:t>
      </w:r>
      <w:commentRangeStart w:id="217"/>
      <w:r w:rsidR="00A46D6C" w:rsidRPr="002F7B94">
        <w:t>Tabela 1</w:t>
      </w:r>
      <w:commentRangeEnd w:id="217"/>
      <w:r w:rsidR="002F7B94" w:rsidRPr="002F7B94">
        <w:rPr>
          <w:rStyle w:val="Refdecomentrio"/>
        </w:rPr>
        <w:commentReference w:id="217"/>
      </w:r>
      <w:r w:rsidRPr="002F7B94">
        <w:t>,</w:t>
      </w:r>
      <w:r w:rsidR="00A46D6C">
        <w:t xml:space="preserve"> </w:t>
      </w:r>
      <w:r w:rsidR="00220D5F">
        <w:t>o</w:t>
      </w:r>
      <w:r w:rsidR="00BE0CB2">
        <w:t>s discursos variaram na forma como tentaram traduzir</w:t>
      </w:r>
      <w:r w:rsidR="00F7360F">
        <w:t xml:space="preserve"> e, por vezes, cooptar</w:t>
      </w:r>
      <w:r w:rsidR="00BE0CB2">
        <w:t xml:space="preserve"> as demandas das ruas. </w:t>
      </w:r>
      <w:r w:rsidR="004E4602">
        <w:t xml:space="preserve">Por parte do </w:t>
      </w:r>
      <w:r w:rsidR="003F14B5">
        <w:t>E</w:t>
      </w:r>
      <w:r w:rsidR="004E4602">
        <w:t xml:space="preserve">xecutivo, </w:t>
      </w:r>
      <w:r w:rsidR="00F021E6">
        <w:t>a tática discursiva procurou minimizar os efeitos políticos</w:t>
      </w:r>
      <w:r w:rsidR="003F14B5">
        <w:t xml:space="preserve"> da mobilização. Afinal, Dilma Rousseff</w:t>
      </w:r>
      <w:r w:rsidR="00EB1907">
        <w:t xml:space="preserve"> estava no processo de </w:t>
      </w:r>
      <w:r w:rsidR="000E6002">
        <w:t>início para</w:t>
      </w:r>
      <w:r w:rsidR="00EB1907">
        <w:t xml:space="preserve"> </w:t>
      </w:r>
      <w:r w:rsidR="000E6002">
        <w:t xml:space="preserve">a </w:t>
      </w:r>
      <w:r w:rsidR="00EB1907">
        <w:t xml:space="preserve">campanha </w:t>
      </w:r>
      <w:r w:rsidR="000E6002">
        <w:t>d</w:t>
      </w:r>
      <w:r w:rsidR="00EB1907">
        <w:t>as eleições de 2014</w:t>
      </w:r>
      <w:r w:rsidR="003F14B5">
        <w:t>.</w:t>
      </w:r>
      <w:r w:rsidR="000E6002">
        <w:t xml:space="preserve"> </w:t>
      </w:r>
      <w:r w:rsidR="003F14B5">
        <w:t>Nas casas legislativas</w:t>
      </w:r>
      <w:r w:rsidR="000E6002">
        <w:t xml:space="preserve"> o reconhecimento da legitimidade das manifestações</w:t>
      </w:r>
      <w:r w:rsidR="00DF0384">
        <w:t xml:space="preserve"> e a tentativa de se aproximar da</w:t>
      </w:r>
      <w:r w:rsidR="00125445">
        <w:t>s manifestações</w:t>
      </w:r>
      <w:r w:rsidR="00DF0384">
        <w:t xml:space="preserve"> </w:t>
      </w:r>
      <w:r w:rsidR="00125445">
        <w:t>levantando o discurso de “casa do povo”</w:t>
      </w:r>
      <w:r w:rsidR="000E6002">
        <w:t xml:space="preserve"> </w:t>
      </w:r>
      <w:r w:rsidR="00125445">
        <w:t>foi</w:t>
      </w:r>
      <w:r w:rsidR="00926CC5">
        <w:t>, recorrentemente,</w:t>
      </w:r>
      <w:r w:rsidR="001D6900">
        <w:t xml:space="preserve"> </w:t>
      </w:r>
      <w:r w:rsidR="00926CC5">
        <w:t xml:space="preserve">o </w:t>
      </w:r>
      <w:r w:rsidR="001D6900">
        <w:t>mais utilizado.</w:t>
      </w:r>
    </w:p>
    <w:p w14:paraId="7B346DCF" w14:textId="220DD57D" w:rsidR="00D56027" w:rsidRPr="00D56027" w:rsidRDefault="00115E51" w:rsidP="00CD252B">
      <w:pPr>
        <w:spacing w:after="0"/>
        <w:ind w:firstLine="851"/>
        <w:jc w:val="center"/>
        <w:rPr>
          <w:b/>
          <w:bCs/>
        </w:rPr>
      </w:pPr>
      <w:commentRangeStart w:id="218"/>
      <w:commentRangeStart w:id="219"/>
      <w:r>
        <w:rPr>
          <w:b/>
          <w:bCs/>
        </w:rPr>
        <w:t xml:space="preserve">Tabela </w:t>
      </w:r>
      <w:r w:rsidR="000F6324">
        <w:rPr>
          <w:b/>
          <w:bCs/>
        </w:rPr>
        <w:t>2</w:t>
      </w:r>
      <w:r w:rsidR="00D56027">
        <w:rPr>
          <w:b/>
          <w:bCs/>
        </w:rPr>
        <w:t xml:space="preserve"> - </w:t>
      </w:r>
      <w:r w:rsidR="00D56027" w:rsidRPr="00D56027">
        <w:rPr>
          <w:b/>
          <w:bCs/>
        </w:rPr>
        <w:t>Comparação dos Discursos dos Líderes Políticos</w:t>
      </w:r>
      <w:commentRangeEnd w:id="218"/>
      <w:r w:rsidR="00277EE8">
        <w:rPr>
          <w:rStyle w:val="Refdecomentrio"/>
        </w:rPr>
        <w:commentReference w:id="218"/>
      </w:r>
      <w:commentRangeEnd w:id="219"/>
      <w:r w:rsidR="002F7B94">
        <w:rPr>
          <w:rStyle w:val="Refdecomentrio"/>
        </w:rPr>
        <w:commentReference w:id="219"/>
      </w:r>
    </w:p>
    <w:tbl>
      <w:tblPr>
        <w:tblStyle w:val="SimplesTabela3"/>
        <w:tblW w:w="9408" w:type="dxa"/>
        <w:tblLook w:val="04A0" w:firstRow="1" w:lastRow="0" w:firstColumn="1" w:lastColumn="0" w:noHBand="0" w:noVBand="1"/>
      </w:tblPr>
      <w:tblGrid>
        <w:gridCol w:w="2580"/>
        <w:gridCol w:w="2280"/>
        <w:gridCol w:w="2274"/>
        <w:gridCol w:w="2274"/>
      </w:tblGrid>
      <w:tr w:rsidR="00D56027" w:rsidRPr="00444F0B" w14:paraId="327C4406" w14:textId="77777777" w:rsidTr="001B2E24">
        <w:trPr>
          <w:cnfStyle w:val="100000000000" w:firstRow="1" w:lastRow="0" w:firstColumn="0" w:lastColumn="0" w:oddVBand="0" w:evenVBand="0" w:oddHBand="0" w:evenHBand="0" w:firstRowFirstColumn="0" w:firstRowLastColumn="0" w:lastRowFirstColumn="0" w:lastRowLastColumn="0"/>
          <w:trHeight w:val="1080"/>
        </w:trPr>
        <w:tc>
          <w:tcPr>
            <w:cnfStyle w:val="001000000100" w:firstRow="0" w:lastRow="0" w:firstColumn="1" w:lastColumn="0" w:oddVBand="0" w:evenVBand="0" w:oddHBand="0" w:evenHBand="0" w:firstRowFirstColumn="1" w:firstRowLastColumn="0" w:lastRowFirstColumn="0" w:lastRowLastColumn="0"/>
            <w:tcW w:w="2580" w:type="dxa"/>
            <w:vAlign w:val="center"/>
          </w:tcPr>
          <w:p w14:paraId="256595A3" w14:textId="77777777" w:rsidR="00D56027" w:rsidRPr="00444F0B" w:rsidRDefault="00D56027" w:rsidP="001B4A66">
            <w:pPr>
              <w:spacing w:line="240" w:lineRule="auto"/>
              <w:jc w:val="center"/>
              <w:rPr>
                <w:rFonts w:cs="Times New Roman"/>
                <w:sz w:val="20"/>
                <w:szCs w:val="20"/>
              </w:rPr>
            </w:pPr>
            <w:r w:rsidRPr="00444F0B">
              <w:rPr>
                <w:rFonts w:cs="Times New Roman"/>
                <w:sz w:val="20"/>
                <w:szCs w:val="20"/>
              </w:rPr>
              <w:t>Aspecto</w:t>
            </w:r>
          </w:p>
        </w:tc>
        <w:tc>
          <w:tcPr>
            <w:tcW w:w="2280" w:type="dxa"/>
            <w:vAlign w:val="center"/>
          </w:tcPr>
          <w:p w14:paraId="452A565F" w14:textId="77777777" w:rsidR="00D56027" w:rsidRPr="00444F0B" w:rsidRDefault="00D56027" w:rsidP="001B4A66">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Presidente da República (Dilma Rousseff)</w:t>
            </w:r>
          </w:p>
        </w:tc>
        <w:tc>
          <w:tcPr>
            <w:tcW w:w="2274" w:type="dxa"/>
            <w:vAlign w:val="center"/>
          </w:tcPr>
          <w:p w14:paraId="04405148" w14:textId="77777777" w:rsidR="00D56027" w:rsidRPr="00444F0B" w:rsidRDefault="00D56027" w:rsidP="001B4A66">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Presidente do Senado (Renan Calheiros)</w:t>
            </w:r>
          </w:p>
        </w:tc>
        <w:tc>
          <w:tcPr>
            <w:tcW w:w="2274" w:type="dxa"/>
            <w:vAlign w:val="center"/>
          </w:tcPr>
          <w:p w14:paraId="327AF7AC" w14:textId="77777777" w:rsidR="00D56027" w:rsidRPr="00444F0B" w:rsidRDefault="00D56027" w:rsidP="001B4A66">
            <w:pPr>
              <w:spacing w:line="240" w:lineRule="auto"/>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Presidente da Câmara dos Deputados (Henrique Eduardo Alves)</w:t>
            </w:r>
          </w:p>
        </w:tc>
      </w:tr>
      <w:tr w:rsidR="00D56027" w:rsidRPr="00444F0B" w14:paraId="1EBC2CF2" w14:textId="77777777" w:rsidTr="001B2E24">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2580" w:type="dxa"/>
            <w:vAlign w:val="center"/>
          </w:tcPr>
          <w:p w14:paraId="644A590B" w14:textId="77777777" w:rsidR="00D56027" w:rsidRPr="00444F0B" w:rsidRDefault="00D56027" w:rsidP="001B4A66">
            <w:pPr>
              <w:spacing w:line="240" w:lineRule="auto"/>
              <w:jc w:val="center"/>
              <w:rPr>
                <w:rFonts w:cs="Times New Roman"/>
                <w:sz w:val="20"/>
                <w:szCs w:val="20"/>
              </w:rPr>
            </w:pPr>
            <w:r w:rsidRPr="00444F0B">
              <w:rPr>
                <w:rFonts w:cs="Times New Roman"/>
                <w:sz w:val="20"/>
                <w:szCs w:val="20"/>
              </w:rPr>
              <w:lastRenderedPageBreak/>
              <w:t>Data do Pronunciamento</w:t>
            </w:r>
          </w:p>
        </w:tc>
        <w:tc>
          <w:tcPr>
            <w:tcW w:w="2280" w:type="dxa"/>
            <w:vAlign w:val="center"/>
          </w:tcPr>
          <w:p w14:paraId="1346E40C" w14:textId="77777777" w:rsidR="00D56027" w:rsidRPr="00444F0B" w:rsidRDefault="00D56027"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21 de junho de 2013</w:t>
            </w:r>
          </w:p>
        </w:tc>
        <w:tc>
          <w:tcPr>
            <w:tcW w:w="2274" w:type="dxa"/>
            <w:vAlign w:val="center"/>
          </w:tcPr>
          <w:p w14:paraId="21A76D2A" w14:textId="77777777" w:rsidR="00D56027" w:rsidRPr="00444F0B" w:rsidRDefault="00D56027"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25 de junho de 2013</w:t>
            </w:r>
          </w:p>
        </w:tc>
        <w:tc>
          <w:tcPr>
            <w:tcW w:w="2274" w:type="dxa"/>
            <w:vAlign w:val="center"/>
          </w:tcPr>
          <w:p w14:paraId="2F139EB4" w14:textId="77777777" w:rsidR="00D56027" w:rsidRPr="00444F0B" w:rsidRDefault="00D56027"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20 de junho de 2013 e 11 de outubro de 2013</w:t>
            </w:r>
          </w:p>
        </w:tc>
      </w:tr>
      <w:tr w:rsidR="00D56027" w:rsidRPr="00444F0B" w14:paraId="0B3B67F9" w14:textId="77777777" w:rsidTr="004D5226">
        <w:trPr>
          <w:trHeight w:val="1584"/>
        </w:trPr>
        <w:tc>
          <w:tcPr>
            <w:cnfStyle w:val="001000000000" w:firstRow="0" w:lastRow="0" w:firstColumn="1" w:lastColumn="0" w:oddVBand="0" w:evenVBand="0" w:oddHBand="0" w:evenHBand="0" w:firstRowFirstColumn="0" w:firstRowLastColumn="0" w:lastRowFirstColumn="0" w:lastRowLastColumn="0"/>
            <w:tcW w:w="2580" w:type="dxa"/>
            <w:vAlign w:val="center"/>
          </w:tcPr>
          <w:p w14:paraId="36C173FC" w14:textId="77777777" w:rsidR="00EC0995" w:rsidRPr="00444F0B" w:rsidRDefault="00D56027" w:rsidP="001B4A66">
            <w:pPr>
              <w:spacing w:line="240" w:lineRule="auto"/>
              <w:jc w:val="center"/>
              <w:rPr>
                <w:rFonts w:cs="Times New Roman"/>
                <w:caps w:val="0"/>
                <w:sz w:val="20"/>
                <w:szCs w:val="20"/>
              </w:rPr>
            </w:pPr>
            <w:r w:rsidRPr="00444F0B">
              <w:rPr>
                <w:rFonts w:cs="Times New Roman"/>
                <w:sz w:val="20"/>
                <w:szCs w:val="20"/>
              </w:rPr>
              <w:t>Tática Discursiva</w:t>
            </w:r>
          </w:p>
          <w:p w14:paraId="15F263DD" w14:textId="47A613AB" w:rsidR="00A51A5E" w:rsidRPr="00444F0B" w:rsidRDefault="00A51A5E" w:rsidP="001B4A66">
            <w:pPr>
              <w:spacing w:line="240" w:lineRule="auto"/>
              <w:jc w:val="center"/>
              <w:rPr>
                <w:rFonts w:cs="Times New Roman"/>
                <w:sz w:val="20"/>
                <w:szCs w:val="20"/>
              </w:rPr>
            </w:pPr>
          </w:p>
          <w:p w14:paraId="5B6468D0" w14:textId="58F60C32" w:rsidR="00A51A5E" w:rsidRPr="00444F0B" w:rsidRDefault="00A51A5E" w:rsidP="001B4A66">
            <w:pPr>
              <w:spacing w:line="240" w:lineRule="auto"/>
              <w:jc w:val="center"/>
              <w:rPr>
                <w:rFonts w:cs="Times New Roman"/>
                <w:caps w:val="0"/>
                <w:sz w:val="20"/>
                <w:szCs w:val="20"/>
              </w:rPr>
            </w:pPr>
            <w:r w:rsidRPr="00444F0B">
              <w:rPr>
                <w:rFonts w:cs="Times New Roman"/>
                <w:caps w:val="0"/>
                <w:sz w:val="20"/>
                <w:szCs w:val="20"/>
              </w:rPr>
              <w:t>E</w:t>
            </w:r>
          </w:p>
          <w:p w14:paraId="36DB8291" w14:textId="77777777" w:rsidR="00A51A5E" w:rsidRPr="00444F0B" w:rsidRDefault="00A51A5E" w:rsidP="001B4A66">
            <w:pPr>
              <w:spacing w:line="240" w:lineRule="auto"/>
              <w:jc w:val="center"/>
              <w:rPr>
                <w:rFonts w:cs="Times New Roman"/>
                <w:caps w:val="0"/>
                <w:sz w:val="20"/>
                <w:szCs w:val="20"/>
              </w:rPr>
            </w:pPr>
          </w:p>
          <w:p w14:paraId="3414F351" w14:textId="5B0ADDEF" w:rsidR="00230CE1" w:rsidRPr="00444F0B" w:rsidRDefault="00230CE1" w:rsidP="001B4A66">
            <w:pPr>
              <w:spacing w:line="240" w:lineRule="auto"/>
              <w:jc w:val="center"/>
              <w:rPr>
                <w:rFonts w:cs="Times New Roman"/>
                <w:sz w:val="20"/>
                <w:szCs w:val="20"/>
              </w:rPr>
            </w:pPr>
            <w:r w:rsidRPr="00444F0B">
              <w:rPr>
                <w:rFonts w:cs="Times New Roman"/>
                <w:sz w:val="20"/>
                <w:szCs w:val="20"/>
              </w:rPr>
              <w:t>Ênfase no Discurso</w:t>
            </w:r>
          </w:p>
        </w:tc>
        <w:tc>
          <w:tcPr>
            <w:tcW w:w="2280" w:type="dxa"/>
            <w:vAlign w:val="center"/>
          </w:tcPr>
          <w:p w14:paraId="6B12571D" w14:textId="77777777" w:rsidR="00D56027" w:rsidRPr="00444F0B" w:rsidRDefault="00D56027"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Elogio às manifestações, minimização dos efeitos políticos</w:t>
            </w:r>
          </w:p>
          <w:p w14:paraId="0724B70D" w14:textId="77777777" w:rsidR="00EC0995" w:rsidRPr="00444F0B" w:rsidRDefault="00EC0995"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p>
          <w:p w14:paraId="22C73522" w14:textId="268F1AFB" w:rsidR="00EC0995" w:rsidRPr="00444F0B" w:rsidRDefault="00EC0995"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Democracia e participação popular</w:t>
            </w:r>
          </w:p>
        </w:tc>
        <w:tc>
          <w:tcPr>
            <w:tcW w:w="2274" w:type="dxa"/>
            <w:vAlign w:val="center"/>
          </w:tcPr>
          <w:p w14:paraId="02DD9057" w14:textId="77777777" w:rsidR="00D56027" w:rsidRPr="00444F0B" w:rsidRDefault="00D56027"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Reconhece a legitimidade das manifestações e promete mudanças e reformas</w:t>
            </w:r>
          </w:p>
          <w:p w14:paraId="0A69FD0A" w14:textId="77777777" w:rsidR="00EC0995" w:rsidRPr="00444F0B" w:rsidRDefault="00EC0995"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p>
          <w:p w14:paraId="4F4E1080" w14:textId="1F1D0C11" w:rsidR="00EC0995" w:rsidRPr="00444F0B" w:rsidRDefault="00EC0995"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Reformas políticas e econômicas</w:t>
            </w:r>
          </w:p>
        </w:tc>
        <w:tc>
          <w:tcPr>
            <w:tcW w:w="2274" w:type="dxa"/>
            <w:vAlign w:val="center"/>
          </w:tcPr>
          <w:p w14:paraId="4470D51A" w14:textId="77777777" w:rsidR="00D56027" w:rsidRPr="00444F0B" w:rsidRDefault="00D56027"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Prestação de contas e promessa de ações legislativas em resposta às manifestações</w:t>
            </w:r>
          </w:p>
          <w:p w14:paraId="5E90C285" w14:textId="77777777" w:rsidR="00EC0995" w:rsidRPr="00444F0B" w:rsidRDefault="00EC0995"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p>
          <w:p w14:paraId="00DBCC5B" w14:textId="72836286" w:rsidR="00EC0995" w:rsidRPr="00444F0B" w:rsidRDefault="00EC0995"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Legitimidade do Congresso como 'Casa do Povo'</w:t>
            </w:r>
          </w:p>
        </w:tc>
      </w:tr>
      <w:tr w:rsidR="00D56027" w:rsidRPr="00444F0B" w14:paraId="27724BD7" w14:textId="77777777" w:rsidTr="004D5226">
        <w:trPr>
          <w:cnfStyle w:val="000000100000" w:firstRow="0" w:lastRow="0" w:firstColumn="0" w:lastColumn="0" w:oddVBand="0" w:evenVBand="0" w:oddHBand="1"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2580" w:type="dxa"/>
            <w:vAlign w:val="center"/>
          </w:tcPr>
          <w:p w14:paraId="0D195335" w14:textId="77777777" w:rsidR="00D56027" w:rsidRPr="00444F0B" w:rsidRDefault="00D56027" w:rsidP="001B4A66">
            <w:pPr>
              <w:spacing w:line="240" w:lineRule="auto"/>
              <w:jc w:val="center"/>
              <w:rPr>
                <w:rFonts w:cs="Times New Roman"/>
                <w:sz w:val="20"/>
                <w:szCs w:val="20"/>
              </w:rPr>
            </w:pPr>
            <w:r w:rsidRPr="00444F0B">
              <w:rPr>
                <w:rFonts w:cs="Times New Roman"/>
                <w:sz w:val="20"/>
                <w:szCs w:val="20"/>
              </w:rPr>
              <w:t>Resposta aos Manifestantes</w:t>
            </w:r>
          </w:p>
        </w:tc>
        <w:tc>
          <w:tcPr>
            <w:tcW w:w="2280" w:type="dxa"/>
            <w:vAlign w:val="center"/>
          </w:tcPr>
          <w:p w14:paraId="1F99D0C1" w14:textId="77777777" w:rsidR="00D56027" w:rsidRPr="00444F0B" w:rsidRDefault="00D56027"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Promete diálogo com líderes das manifestações e movimentos sociais</w:t>
            </w:r>
          </w:p>
        </w:tc>
        <w:tc>
          <w:tcPr>
            <w:tcW w:w="2274" w:type="dxa"/>
            <w:vAlign w:val="center"/>
          </w:tcPr>
          <w:p w14:paraId="6AEA2DF0" w14:textId="77777777" w:rsidR="00D56027" w:rsidRPr="00444F0B" w:rsidRDefault="00D56027"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Enfatiza a necessidade de maior transparência e promete ação legislativa</w:t>
            </w:r>
          </w:p>
        </w:tc>
        <w:tc>
          <w:tcPr>
            <w:tcW w:w="2274" w:type="dxa"/>
            <w:vAlign w:val="center"/>
          </w:tcPr>
          <w:p w14:paraId="34F14860" w14:textId="77777777" w:rsidR="00D56027" w:rsidRPr="00444F0B" w:rsidRDefault="00D56027"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Acompanha as manifestações, promete votar projetos importantes e responde às demandas</w:t>
            </w:r>
          </w:p>
        </w:tc>
      </w:tr>
      <w:tr w:rsidR="00D56027" w:rsidRPr="00444F0B" w14:paraId="6AFCD17B" w14:textId="77777777" w:rsidTr="004D5226">
        <w:trPr>
          <w:trHeight w:val="435"/>
        </w:trPr>
        <w:tc>
          <w:tcPr>
            <w:cnfStyle w:val="001000000000" w:firstRow="0" w:lastRow="0" w:firstColumn="1" w:lastColumn="0" w:oddVBand="0" w:evenVBand="0" w:oddHBand="0" w:evenHBand="0" w:firstRowFirstColumn="0" w:firstRowLastColumn="0" w:lastRowFirstColumn="0" w:lastRowLastColumn="0"/>
            <w:tcW w:w="2580" w:type="dxa"/>
            <w:vAlign w:val="center"/>
          </w:tcPr>
          <w:p w14:paraId="66D43D16" w14:textId="77777777" w:rsidR="00D56027" w:rsidRPr="00444F0B" w:rsidRDefault="00D56027" w:rsidP="001B4A66">
            <w:pPr>
              <w:spacing w:line="240" w:lineRule="auto"/>
              <w:jc w:val="center"/>
              <w:rPr>
                <w:rFonts w:cs="Times New Roman"/>
                <w:sz w:val="20"/>
                <w:szCs w:val="20"/>
              </w:rPr>
            </w:pPr>
            <w:r w:rsidRPr="00444F0B">
              <w:rPr>
                <w:rFonts w:cs="Times New Roman"/>
                <w:sz w:val="20"/>
                <w:szCs w:val="20"/>
              </w:rPr>
              <w:t>Propostas Específicas</w:t>
            </w:r>
          </w:p>
        </w:tc>
        <w:tc>
          <w:tcPr>
            <w:tcW w:w="2280" w:type="dxa"/>
            <w:vAlign w:val="center"/>
          </w:tcPr>
          <w:p w14:paraId="773867DB" w14:textId="77777777" w:rsidR="00D56027" w:rsidRPr="00444F0B" w:rsidRDefault="00D56027"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Pacto nacional com foco em responsabilidade fiscal, reforma política, combate à corrupção, melhorias em saúde, transporte e educação</w:t>
            </w:r>
          </w:p>
        </w:tc>
        <w:tc>
          <w:tcPr>
            <w:tcW w:w="2274" w:type="dxa"/>
            <w:vAlign w:val="center"/>
          </w:tcPr>
          <w:p w14:paraId="49F527DB" w14:textId="77777777" w:rsidR="00D56027" w:rsidRPr="00444F0B" w:rsidRDefault="00D56027"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Reformas políticas, maior transparência e medidas de combate à corrupção</w:t>
            </w:r>
          </w:p>
        </w:tc>
        <w:tc>
          <w:tcPr>
            <w:tcW w:w="2274" w:type="dxa"/>
            <w:vAlign w:val="center"/>
          </w:tcPr>
          <w:p w14:paraId="5D06DA98" w14:textId="77777777" w:rsidR="00D56027" w:rsidRPr="00444F0B" w:rsidRDefault="00D56027"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Fim do voto secreto, votação da PEC 37, reforma política via plebiscito, desoneração fiscal do transporte público</w:t>
            </w:r>
          </w:p>
        </w:tc>
      </w:tr>
      <w:tr w:rsidR="00D56027" w:rsidRPr="00444F0B" w14:paraId="70CB5EA7" w14:textId="77777777" w:rsidTr="001B2E24">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2580" w:type="dxa"/>
            <w:vAlign w:val="center"/>
          </w:tcPr>
          <w:p w14:paraId="1604390B" w14:textId="77777777" w:rsidR="00D56027" w:rsidRPr="00444F0B" w:rsidRDefault="00D56027" w:rsidP="001B4A66">
            <w:pPr>
              <w:spacing w:line="240" w:lineRule="auto"/>
              <w:jc w:val="center"/>
              <w:rPr>
                <w:rFonts w:cs="Times New Roman"/>
                <w:sz w:val="20"/>
                <w:szCs w:val="20"/>
              </w:rPr>
            </w:pPr>
            <w:r w:rsidRPr="00444F0B">
              <w:rPr>
                <w:rFonts w:cs="Times New Roman"/>
                <w:sz w:val="20"/>
                <w:szCs w:val="20"/>
              </w:rPr>
              <w:t>Pronunciamento Específico</w:t>
            </w:r>
          </w:p>
        </w:tc>
        <w:tc>
          <w:tcPr>
            <w:tcW w:w="2280" w:type="dxa"/>
            <w:vAlign w:val="center"/>
          </w:tcPr>
          <w:p w14:paraId="3B0D0987" w14:textId="77777777" w:rsidR="00D56027" w:rsidRPr="00444F0B" w:rsidRDefault="00D56027"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"Prometo receber os líderes das manifestações pacíficas"</w:t>
            </w:r>
          </w:p>
        </w:tc>
        <w:tc>
          <w:tcPr>
            <w:tcW w:w="2274" w:type="dxa"/>
            <w:vAlign w:val="center"/>
          </w:tcPr>
          <w:p w14:paraId="7E335229" w14:textId="77777777" w:rsidR="00D56027" w:rsidRPr="00444F0B" w:rsidRDefault="00D56027"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"A reforma política é necessária e urgente"</w:t>
            </w:r>
          </w:p>
        </w:tc>
        <w:tc>
          <w:tcPr>
            <w:tcW w:w="2274" w:type="dxa"/>
            <w:vAlign w:val="center"/>
          </w:tcPr>
          <w:p w14:paraId="11E3F219" w14:textId="77777777" w:rsidR="00D56027" w:rsidRPr="00444F0B" w:rsidRDefault="00D56027"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"O momento histórico da Constituinte ilumina a Câmara Federal agora em que escrevemos novo capítulo de mudanças, em sintonia com os desejos da sociedade."</w:t>
            </w:r>
          </w:p>
        </w:tc>
      </w:tr>
      <w:tr w:rsidR="00D56027" w:rsidRPr="00444F0B" w14:paraId="47510691" w14:textId="77777777" w:rsidTr="001B2E24">
        <w:trPr>
          <w:trHeight w:val="1299"/>
        </w:trPr>
        <w:tc>
          <w:tcPr>
            <w:cnfStyle w:val="001000000000" w:firstRow="0" w:lastRow="0" w:firstColumn="1" w:lastColumn="0" w:oddVBand="0" w:evenVBand="0" w:oddHBand="0" w:evenHBand="0" w:firstRowFirstColumn="0" w:firstRowLastColumn="0" w:lastRowFirstColumn="0" w:lastRowLastColumn="0"/>
            <w:tcW w:w="2580" w:type="dxa"/>
            <w:vAlign w:val="center"/>
          </w:tcPr>
          <w:p w14:paraId="5541C90E" w14:textId="77777777" w:rsidR="00D56027" w:rsidRPr="00444F0B" w:rsidRDefault="00D56027" w:rsidP="001B4A66">
            <w:pPr>
              <w:spacing w:line="240" w:lineRule="auto"/>
              <w:jc w:val="center"/>
              <w:rPr>
                <w:rFonts w:cs="Times New Roman"/>
                <w:sz w:val="20"/>
                <w:szCs w:val="20"/>
              </w:rPr>
            </w:pPr>
            <w:r w:rsidRPr="00444F0B">
              <w:rPr>
                <w:rFonts w:cs="Times New Roman"/>
                <w:sz w:val="20"/>
                <w:szCs w:val="20"/>
              </w:rPr>
              <w:t>Críticas Abordadas</w:t>
            </w:r>
          </w:p>
        </w:tc>
        <w:tc>
          <w:tcPr>
            <w:tcW w:w="2280" w:type="dxa"/>
            <w:vAlign w:val="center"/>
          </w:tcPr>
          <w:p w14:paraId="57CAF633" w14:textId="77777777" w:rsidR="00D56027" w:rsidRPr="00444F0B" w:rsidRDefault="00D56027"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Rejeição à violência nas manifestações</w:t>
            </w:r>
          </w:p>
        </w:tc>
        <w:tc>
          <w:tcPr>
            <w:tcW w:w="2274" w:type="dxa"/>
            <w:vAlign w:val="center"/>
          </w:tcPr>
          <w:p w14:paraId="2053F3BF" w14:textId="77777777" w:rsidR="00D56027" w:rsidRPr="00444F0B" w:rsidRDefault="00D56027"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Necessidade de maior transparência e reformas</w:t>
            </w:r>
          </w:p>
        </w:tc>
        <w:tc>
          <w:tcPr>
            <w:tcW w:w="2274" w:type="dxa"/>
            <w:vAlign w:val="center"/>
          </w:tcPr>
          <w:p w14:paraId="4FBAAB78" w14:textId="77777777" w:rsidR="00D56027" w:rsidRPr="00444F0B" w:rsidRDefault="00D56027" w:rsidP="001B4A66">
            <w:pPr>
              <w:spacing w:line="240" w:lineRule="auto"/>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44F0B">
              <w:rPr>
                <w:rFonts w:cs="Times New Roman"/>
                <w:sz w:val="20"/>
                <w:szCs w:val="20"/>
              </w:rPr>
              <w:t>Opta pelo silêncio sobre os gastos da Copa das Confederações, focando em medidas como a suspensão do aumento da tarifa de transporte</w:t>
            </w:r>
          </w:p>
        </w:tc>
      </w:tr>
      <w:tr w:rsidR="00D56027" w:rsidRPr="00444F0B" w14:paraId="19ED0321" w14:textId="77777777" w:rsidTr="004D5226">
        <w:trPr>
          <w:cnfStyle w:val="000000100000" w:firstRow="0" w:lastRow="0" w:firstColumn="0" w:lastColumn="0" w:oddVBand="0" w:evenVBand="0" w:oddHBand="1" w:evenHBand="0" w:firstRowFirstColumn="0" w:firstRowLastColumn="0" w:lastRowFirstColumn="0" w:lastRowLastColumn="0"/>
          <w:trHeight w:val="2186"/>
        </w:trPr>
        <w:tc>
          <w:tcPr>
            <w:cnfStyle w:val="001000000000" w:firstRow="0" w:lastRow="0" w:firstColumn="1" w:lastColumn="0" w:oddVBand="0" w:evenVBand="0" w:oddHBand="0" w:evenHBand="0" w:firstRowFirstColumn="0" w:firstRowLastColumn="0" w:lastRowFirstColumn="0" w:lastRowLastColumn="0"/>
            <w:tcW w:w="2580" w:type="dxa"/>
            <w:vAlign w:val="center"/>
          </w:tcPr>
          <w:p w14:paraId="2345019C" w14:textId="77777777" w:rsidR="00D56027" w:rsidRPr="00444F0B" w:rsidRDefault="00D56027" w:rsidP="001B4A66">
            <w:pPr>
              <w:spacing w:line="240" w:lineRule="auto"/>
              <w:jc w:val="center"/>
              <w:rPr>
                <w:rFonts w:cs="Times New Roman"/>
                <w:b w:val="0"/>
                <w:bCs w:val="0"/>
                <w:caps w:val="0"/>
                <w:sz w:val="20"/>
                <w:szCs w:val="20"/>
              </w:rPr>
            </w:pPr>
            <w:r w:rsidRPr="00444F0B">
              <w:rPr>
                <w:rFonts w:cs="Times New Roman"/>
                <w:sz w:val="20"/>
                <w:szCs w:val="20"/>
              </w:rPr>
              <w:t>Elementos de Decisão</w:t>
            </w:r>
          </w:p>
          <w:p w14:paraId="3566A116" w14:textId="77777777" w:rsidR="00860DB4" w:rsidRPr="00444F0B" w:rsidRDefault="00860DB4" w:rsidP="001B4A66">
            <w:pPr>
              <w:spacing w:line="240" w:lineRule="auto"/>
              <w:jc w:val="center"/>
              <w:rPr>
                <w:rFonts w:cs="Times New Roman"/>
                <w:sz w:val="20"/>
                <w:szCs w:val="20"/>
              </w:rPr>
            </w:pPr>
          </w:p>
          <w:p w14:paraId="798379A5" w14:textId="1E2CD689" w:rsidR="00A51A5E" w:rsidRPr="00444F0B" w:rsidRDefault="00A51A5E" w:rsidP="001B4A66">
            <w:pPr>
              <w:spacing w:line="240" w:lineRule="auto"/>
              <w:jc w:val="center"/>
              <w:rPr>
                <w:rFonts w:cs="Times New Roman"/>
                <w:sz w:val="20"/>
                <w:szCs w:val="20"/>
              </w:rPr>
            </w:pPr>
            <w:r w:rsidRPr="00444F0B">
              <w:rPr>
                <w:rFonts w:cs="Times New Roman"/>
                <w:sz w:val="20"/>
                <w:szCs w:val="20"/>
              </w:rPr>
              <w:t>e</w:t>
            </w:r>
          </w:p>
          <w:p w14:paraId="4E542E65" w14:textId="77777777" w:rsidR="00A51A5E" w:rsidRPr="00444F0B" w:rsidRDefault="00A51A5E" w:rsidP="001B4A66">
            <w:pPr>
              <w:spacing w:line="240" w:lineRule="auto"/>
              <w:jc w:val="center"/>
              <w:rPr>
                <w:rFonts w:cs="Times New Roman"/>
                <w:b w:val="0"/>
                <w:bCs w:val="0"/>
                <w:caps w:val="0"/>
                <w:sz w:val="20"/>
                <w:szCs w:val="20"/>
              </w:rPr>
            </w:pPr>
          </w:p>
          <w:p w14:paraId="0A75B8B4" w14:textId="3D3EAAB3" w:rsidR="00860DB4" w:rsidRPr="00444F0B" w:rsidRDefault="00860DB4" w:rsidP="001B4A66">
            <w:pPr>
              <w:spacing w:line="240" w:lineRule="auto"/>
              <w:jc w:val="center"/>
              <w:rPr>
                <w:rFonts w:cs="Times New Roman"/>
                <w:sz w:val="20"/>
                <w:szCs w:val="20"/>
              </w:rPr>
            </w:pPr>
            <w:r w:rsidRPr="00444F0B">
              <w:rPr>
                <w:rFonts w:cs="Times New Roman"/>
                <w:sz w:val="20"/>
                <w:szCs w:val="20"/>
              </w:rPr>
              <w:t>Legitimidade e Ação</w:t>
            </w:r>
          </w:p>
        </w:tc>
        <w:tc>
          <w:tcPr>
            <w:tcW w:w="2280" w:type="dxa"/>
            <w:vAlign w:val="center"/>
          </w:tcPr>
          <w:p w14:paraId="03A49160" w14:textId="77777777" w:rsidR="00D56027" w:rsidRPr="00444F0B" w:rsidRDefault="00D56027"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Anuncia pactos e reuniões com outros poderes e movimentos sociais</w:t>
            </w:r>
          </w:p>
          <w:p w14:paraId="054130CF" w14:textId="77777777" w:rsidR="00860DB4" w:rsidRPr="00444F0B" w:rsidRDefault="00860DB4"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
          <w:p w14:paraId="613B8491" w14:textId="30FA2528" w:rsidR="00860DB4" w:rsidRPr="00444F0B" w:rsidRDefault="00860DB4"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Apresenta-se como uma líder democrática e parceira do povo</w:t>
            </w:r>
          </w:p>
        </w:tc>
        <w:tc>
          <w:tcPr>
            <w:tcW w:w="2274" w:type="dxa"/>
            <w:vAlign w:val="center"/>
          </w:tcPr>
          <w:p w14:paraId="32A5406F" w14:textId="77777777" w:rsidR="00D56027" w:rsidRPr="00444F0B" w:rsidRDefault="00D56027"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Propostas de reformas políticas e econômicas</w:t>
            </w:r>
          </w:p>
          <w:p w14:paraId="57EE776A" w14:textId="77777777" w:rsidR="00860DB4" w:rsidRPr="00444F0B" w:rsidRDefault="00860DB4"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
          <w:p w14:paraId="11B24D73" w14:textId="77777777" w:rsidR="00860DB4" w:rsidRPr="00444F0B" w:rsidRDefault="00860DB4"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
          <w:p w14:paraId="7482D1CB" w14:textId="77777777" w:rsidR="00395E51" w:rsidRPr="00444F0B" w:rsidRDefault="00395E51"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
          <w:p w14:paraId="27BB5790" w14:textId="77777777" w:rsidR="00A51A5E" w:rsidRPr="00444F0B" w:rsidRDefault="00A51A5E"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
          <w:p w14:paraId="43598AD6" w14:textId="41C117D0" w:rsidR="00860DB4" w:rsidRPr="00444F0B" w:rsidRDefault="00860DB4"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Enfatiza a legitimidade do Senado e seu papel na promoção de reformas</w:t>
            </w:r>
          </w:p>
        </w:tc>
        <w:tc>
          <w:tcPr>
            <w:tcW w:w="2274" w:type="dxa"/>
            <w:vAlign w:val="center"/>
          </w:tcPr>
          <w:p w14:paraId="2CBE0278" w14:textId="77777777" w:rsidR="00D56027" w:rsidRPr="00444F0B" w:rsidRDefault="00D56027"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Prestação de contas ao final do ano legislativo, destacando ações e projetos aprovados em resposta às manifestações</w:t>
            </w:r>
          </w:p>
          <w:p w14:paraId="43B23356" w14:textId="77777777" w:rsidR="00461A7E" w:rsidRPr="00444F0B" w:rsidRDefault="00461A7E"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p>
          <w:p w14:paraId="5D301D9D" w14:textId="380C1C9B" w:rsidR="00860DB4" w:rsidRPr="00444F0B" w:rsidRDefault="00860DB4" w:rsidP="001B4A66">
            <w:pPr>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44F0B">
              <w:rPr>
                <w:rFonts w:cs="Times New Roman"/>
                <w:sz w:val="20"/>
                <w:szCs w:val="20"/>
              </w:rPr>
              <w:t>Reafirma a Câmara como 'Casa do Povo', destacando a resposta às demandas populares e propondo ações legislativas concretas</w:t>
            </w:r>
          </w:p>
        </w:tc>
      </w:tr>
    </w:tbl>
    <w:p w14:paraId="1C65AA4C" w14:textId="4C97D756" w:rsidR="00D56027" w:rsidRPr="00757960" w:rsidRDefault="00D56027" w:rsidP="00D56027">
      <w:pPr>
        <w:rPr>
          <w:sz w:val="20"/>
          <w:szCs w:val="20"/>
        </w:rPr>
      </w:pPr>
      <w:r w:rsidRPr="00757960">
        <w:rPr>
          <w:sz w:val="20"/>
          <w:szCs w:val="20"/>
        </w:rPr>
        <w:t>Fonte: Elaborado pelo autor</w:t>
      </w:r>
      <w:r w:rsidR="00757960" w:rsidRPr="00757960">
        <w:rPr>
          <w:sz w:val="20"/>
          <w:szCs w:val="20"/>
        </w:rPr>
        <w:t xml:space="preserve"> a partir de Barros e Barbosa, 2020</w:t>
      </w:r>
      <w:r w:rsidR="007C7856">
        <w:rPr>
          <w:rStyle w:val="Refdenotaderodap"/>
          <w:sz w:val="20"/>
          <w:szCs w:val="20"/>
        </w:rPr>
        <w:footnoteReference w:id="64"/>
      </w:r>
      <w:r w:rsidR="00757960" w:rsidRPr="00757960">
        <w:rPr>
          <w:sz w:val="20"/>
          <w:szCs w:val="20"/>
        </w:rPr>
        <w:t>.</w:t>
      </w:r>
    </w:p>
    <w:p w14:paraId="41D0A18D" w14:textId="77777777" w:rsidR="00E82E7E" w:rsidRDefault="00D857E4" w:rsidP="00E11A07">
      <w:pPr>
        <w:ind w:firstLine="851"/>
      </w:pPr>
      <w:r>
        <w:lastRenderedPageBreak/>
        <w:t>Como aponta</w:t>
      </w:r>
      <w:r w:rsidR="009D2B46">
        <w:t>m</w:t>
      </w:r>
      <w:r>
        <w:t xml:space="preserve"> Barros e Barbosa (2020, p. </w:t>
      </w:r>
      <w:r w:rsidR="00873FD9">
        <w:t>37), os três representantes optaram por formas diferentes de se manifestar, mas com determinadas similaridades do ponto de vista do conteúdo e das estratégias discursivas.</w:t>
      </w:r>
      <w:r w:rsidR="00C33D9F">
        <w:t xml:space="preserve"> Enquanto a presidente usou unicamente o recurso constitucional do pronunciamento em </w:t>
      </w:r>
      <w:r w:rsidR="00277259">
        <w:t>cadeia</w:t>
      </w:r>
      <w:r w:rsidR="00C33D9F">
        <w:t xml:space="preserve"> de rádio e televisão </w:t>
      </w:r>
      <w:r w:rsidR="000D72BC">
        <w:t>com o intuito de falar diretamente com a sociedade</w:t>
      </w:r>
      <w:r w:rsidR="009D2B46">
        <w:t xml:space="preserve">, </w:t>
      </w:r>
      <w:r w:rsidR="005E246E">
        <w:t xml:space="preserve">os presidentes da Câmara e do Senado </w:t>
      </w:r>
      <w:r w:rsidR="00C27603">
        <w:t>utilizaram-se</w:t>
      </w:r>
      <w:r w:rsidR="005E246E">
        <w:t xml:space="preserve"> da prerrogativa constitucional</w:t>
      </w:r>
      <w:r w:rsidR="00C27603">
        <w:t>, mas combinando com suas manifestações ao longo de todo o período dos protestos, por meio de divulgação</w:t>
      </w:r>
      <w:r w:rsidR="002027FC">
        <w:t xml:space="preserve"> de suas ideias nas mídias institucionais (Portal e TV Câmara)</w:t>
      </w:r>
      <w:r w:rsidR="00390C42">
        <w:t xml:space="preserve"> e</w:t>
      </w:r>
      <w:r w:rsidR="002027FC">
        <w:t xml:space="preserve"> entrevistas </w:t>
      </w:r>
      <w:r w:rsidR="00390C42">
        <w:t>em veículos privados de mídia, sempre valorizando o lugar da mediação.</w:t>
      </w:r>
    </w:p>
    <w:p w14:paraId="51C3F354" w14:textId="4C4ACE50" w:rsidR="00256018" w:rsidRDefault="00F12993" w:rsidP="00E11A07">
      <w:pPr>
        <w:ind w:firstLine="851"/>
      </w:pPr>
      <w:r>
        <w:t>No entanto, c</w:t>
      </w:r>
      <w:r w:rsidR="00256018">
        <w:t>abe notar que</w:t>
      </w:r>
      <w:r w:rsidR="004E1354">
        <w:t>,</w:t>
      </w:r>
      <w:r w:rsidR="000216B8">
        <w:t xml:space="preserve"> de forma a tentar apaziguar os ânimos referentes aos problemas gerados sobre a representação política</w:t>
      </w:r>
      <w:r w:rsidR="00E82E7E">
        <w:t xml:space="preserve"> e a descrença no sistema político</w:t>
      </w:r>
      <w:r w:rsidR="000216B8">
        <w:t xml:space="preserve"> causado pelas manifestações, </w:t>
      </w:r>
      <w:r w:rsidR="00E82E7E">
        <w:t>as estratégias tomadas pelos</w:t>
      </w:r>
      <w:r w:rsidR="000216B8">
        <w:t xml:space="preserve"> discursos oficiais </w:t>
      </w:r>
      <w:r w:rsidR="00E82E7E">
        <w:t xml:space="preserve">mantiveram uma relação propositiva com as ruas. A </w:t>
      </w:r>
      <w:r w:rsidR="00E51306">
        <w:t>posição de diálogo, transparência</w:t>
      </w:r>
      <w:r w:rsidR="00426B62">
        <w:t xml:space="preserve"> e acompanhamento das manifestações </w:t>
      </w:r>
      <w:r w:rsidR="004C497C">
        <w:t>estiveram presentes nos aspectos “Resposta aos manifestantes” e Propostas específicas”</w:t>
      </w:r>
      <w:r w:rsidR="00754C41">
        <w:t xml:space="preserve"> evocando necessidade de reforma</w:t>
      </w:r>
      <w:r w:rsidR="00D05A4C">
        <w:t>s</w:t>
      </w:r>
      <w:r w:rsidR="00754C41">
        <w:t xml:space="preserve"> política</w:t>
      </w:r>
      <w:r w:rsidR="00D05A4C">
        <w:t>s</w:t>
      </w:r>
      <w:r w:rsidR="00754C41">
        <w:t xml:space="preserve"> que desse</w:t>
      </w:r>
      <w:r w:rsidR="00D05A4C">
        <w:t>m</w:t>
      </w:r>
      <w:r w:rsidR="00754C41">
        <w:t xml:space="preserve"> respostas à crise da representação </w:t>
      </w:r>
      <w:r w:rsidR="00A10707">
        <w:t>reivindicada pelas ruas, juntamente com</w:t>
      </w:r>
      <w:r w:rsidR="00002700">
        <w:t xml:space="preserve"> a ênfase do combate </w:t>
      </w:r>
      <w:r w:rsidR="00EB2A06">
        <w:t>a</w:t>
      </w:r>
      <w:r w:rsidR="00002700">
        <w:t xml:space="preserve"> corrupção</w:t>
      </w:r>
      <w:r w:rsidR="00AB601F">
        <w:t xml:space="preserve">, outro tema levantado pelos manifestantes. </w:t>
      </w:r>
      <w:r w:rsidR="004132A8">
        <w:t xml:space="preserve">Assim, </w:t>
      </w:r>
      <w:r w:rsidR="00172823">
        <w:t>para o sistema político</w:t>
      </w:r>
      <w:r w:rsidR="004132A8">
        <w:t>,</w:t>
      </w:r>
      <w:r w:rsidR="00172823">
        <w:t xml:space="preserve"> certas oportunidades foram exploradas no sentido de tentar retraduzir os sentimentos das ruas como forma de construir </w:t>
      </w:r>
      <w:r w:rsidR="005A7764">
        <w:t xml:space="preserve">elementos de reorganização da esfera pública. </w:t>
      </w:r>
      <w:r w:rsidR="004132A8">
        <w:t xml:space="preserve">Isso fica claro </w:t>
      </w:r>
      <w:r w:rsidR="004A2411">
        <w:t>nos</w:t>
      </w:r>
      <w:r w:rsidR="00EB4FD8">
        <w:t xml:space="preserve"> elementos do </w:t>
      </w:r>
      <w:r w:rsidR="004A2411">
        <w:t>“P</w:t>
      </w:r>
      <w:r w:rsidR="00EB4FD8">
        <w:t>ronunciamento específico</w:t>
      </w:r>
      <w:r w:rsidR="004A2411">
        <w:t>”</w:t>
      </w:r>
      <w:r w:rsidR="00EB4FD8">
        <w:t xml:space="preserve"> dos líderes </w:t>
      </w:r>
      <w:r w:rsidR="008B765E">
        <w:t>ao tentar se apropriar do</w:t>
      </w:r>
      <w:r w:rsidR="0090215E">
        <w:t>s</w:t>
      </w:r>
      <w:r w:rsidR="008B765E">
        <w:t xml:space="preserve"> evento</w:t>
      </w:r>
      <w:r w:rsidR="0090215E">
        <w:t>s de protestos</w:t>
      </w:r>
      <w:r w:rsidR="00934E87">
        <w:t xml:space="preserve"> evocando</w:t>
      </w:r>
      <w:r w:rsidR="00E060FC">
        <w:t xml:space="preserve"> a Constituinte como elemento de</w:t>
      </w:r>
      <w:r w:rsidR="008B765E">
        <w:t xml:space="preserve"> mudança</w:t>
      </w:r>
      <w:r w:rsidR="00E060FC">
        <w:t xml:space="preserve">s </w:t>
      </w:r>
      <w:r w:rsidR="008A7292">
        <w:t>em sintonia com os desejos da sociedade.</w:t>
      </w:r>
    </w:p>
    <w:p w14:paraId="5F53896E" w14:textId="5376898F" w:rsidR="00B418BE" w:rsidRDefault="00D81580" w:rsidP="00752F77">
      <w:pPr>
        <w:ind w:firstLine="851"/>
      </w:pPr>
      <w:r>
        <w:t>No caso de Dilma Rousseff, a tentativa de contornar junho de 2013 se deu principalmente pe</w:t>
      </w:r>
      <w:r w:rsidR="005A0915">
        <w:t>la proposição de cinco pactos que foram dirigidos aos políticos e à sociedade</w:t>
      </w:r>
      <w:r w:rsidR="00D03362">
        <w:t xml:space="preserve">: </w:t>
      </w:r>
      <w:r w:rsidR="00D03362" w:rsidRPr="00D03362">
        <w:t>1) responsabilidade fiscal que sustentasse uma posição de firme combate à inflação, àquele momento em alta; 2) reforma política, concretizada na controversa proposta de um plebiscito sobre a convocação de uma Assembleia Constituinte exclusiva para o tema. Ainda a esse tema foi ajuntada a proposta de que se aprovasse legislação mais rígida contra a corrupção, elevando-</w:t>
      </w:r>
      <w:r w:rsidR="00D03362" w:rsidRPr="00D03362">
        <w:lastRenderedPageBreak/>
        <w:t>a a categoria de crime hediondo</w:t>
      </w:r>
      <w:r w:rsidR="00C35876">
        <w:t xml:space="preserve">. Certamente, e aqui é um ponto importante a ser salientado, </w:t>
      </w:r>
      <w:r w:rsidR="00246CDA">
        <w:t>a proposição de um plebiscito</w:t>
      </w:r>
      <w:r w:rsidR="007F30C2">
        <w:t xml:space="preserve">, mesmo que não tivesse sido uma ação deliberada, </w:t>
      </w:r>
      <w:r w:rsidR="000B56E8">
        <w:t xml:space="preserve">foi um tentativa arriscada frente ao sistema político, pois ao tentar dar respostas às ruas </w:t>
      </w:r>
      <w:r w:rsidR="00FF1C50">
        <w:t xml:space="preserve">oferecendo-lhes os mecanismos necessários de decisão política, </w:t>
      </w:r>
      <w:r w:rsidR="00DB495D">
        <w:t xml:space="preserve">Dilma, de certa maneira, enfraqueceria as </w:t>
      </w:r>
      <w:proofErr w:type="spellStart"/>
      <w:r w:rsidR="00DB495D">
        <w:t>as</w:t>
      </w:r>
      <w:proofErr w:type="spellEnd"/>
      <w:r w:rsidR="00DB495D">
        <w:t xml:space="preserve"> relações com a base de sustentação do governo</w:t>
      </w:r>
      <w:r w:rsidR="00C45B7E">
        <w:t xml:space="preserve"> e sobretudo com a oposição, deslegitimando o processo eleitoral</w:t>
      </w:r>
      <w:r w:rsidR="00AD33EA">
        <w:t xml:space="preserve"> em torno de uma</w:t>
      </w:r>
      <w:r w:rsidR="00C45B7E">
        <w:t xml:space="preserve"> discussão exclusiva</w:t>
      </w:r>
      <w:r w:rsidR="00AD33EA">
        <w:t xml:space="preserve"> para uma nova constituinte</w:t>
      </w:r>
      <w:r w:rsidR="00D03362" w:rsidRPr="00D03362">
        <w:t xml:space="preserve">; 3) saúde, com mais investimentos e a contratação de profissionais estrangeiros para o Sistema Único de Saúde para áreas remotas do país, o que deu origem ao Programa Mais Médicos; 4) transporte coletivo, com a proposta de desoneração de PIS e </w:t>
      </w:r>
      <w:proofErr w:type="spellStart"/>
      <w:r w:rsidR="00D03362" w:rsidRPr="00D03362">
        <w:t>Cofins</w:t>
      </w:r>
      <w:proofErr w:type="spellEnd"/>
      <w:r w:rsidR="00D03362" w:rsidRPr="00D03362">
        <w:t xml:space="preserve"> do óleo diesel e energia elétrica, além de mais investimento em obras de mobilidade urbana; e 5) educação, com a proposta de destinação de 100% dos royalties do petróleo e de 50% do </w:t>
      </w:r>
      <w:proofErr w:type="spellStart"/>
      <w:r w:rsidR="00D03362" w:rsidRPr="00D03362">
        <w:t>pré</w:t>
      </w:r>
      <w:proofErr w:type="spellEnd"/>
      <w:r w:rsidR="00D03362" w:rsidRPr="00D03362">
        <w:t>-sal para as políticas educacionais</w:t>
      </w:r>
      <w:r w:rsidR="00D03362">
        <w:rPr>
          <w:rStyle w:val="Refdenotaderodap"/>
        </w:rPr>
        <w:footnoteReference w:id="65"/>
      </w:r>
      <w:r w:rsidR="00C557C4">
        <w:t>.</w:t>
      </w:r>
    </w:p>
    <w:p w14:paraId="713BB6DD" w14:textId="28DD8762" w:rsidR="001E2A1E" w:rsidRDefault="0085719A" w:rsidP="00403D39">
      <w:pPr>
        <w:ind w:firstLine="851"/>
      </w:pPr>
      <w:r>
        <w:t xml:space="preserve">Decerto, a </w:t>
      </w:r>
      <w:r w:rsidR="003519D2">
        <w:t xml:space="preserve">resposta de Dilma não era somente uma resposta à sociedade como um todo. Ela procurava também diminuir os impactos </w:t>
      </w:r>
      <w:r w:rsidR="006A34CE">
        <w:t xml:space="preserve">da erosão da sua base de governabilidade tentando propor uma solução na qual centralizasse </w:t>
      </w:r>
      <w:r w:rsidR="005B2CA1">
        <w:t>o papel protagonista dos eventos na construção de um apoio n</w:t>
      </w:r>
      <w:r w:rsidR="00A93241">
        <w:t>o campo político e social</w:t>
      </w:r>
      <w:r w:rsidR="00102F0B">
        <w:t>.</w:t>
      </w:r>
      <w:r w:rsidR="005B2CA1">
        <w:t xml:space="preserve"> </w:t>
      </w:r>
      <w:r w:rsidR="00102F0B">
        <w:t>U</w:t>
      </w:r>
      <w:r w:rsidR="005B2CA1">
        <w:t xml:space="preserve">ma vez que o discurso sobre as manifestações ganhava </w:t>
      </w:r>
      <w:r w:rsidR="00102F0B">
        <w:t>contornos variados na grande imprensa</w:t>
      </w:r>
      <w:r w:rsidR="0070124F">
        <w:t xml:space="preserve">, sobretudo ao deslocar o eixo de interpretação das questões ligadas à violência para </w:t>
      </w:r>
      <w:r w:rsidR="00ED333F">
        <w:t>o problema referente à ação policial durante os protestos</w:t>
      </w:r>
      <w:r w:rsidR="00E14997">
        <w:rPr>
          <w:rStyle w:val="Refdenotaderodap"/>
        </w:rPr>
        <w:footnoteReference w:id="66"/>
      </w:r>
      <w:r w:rsidR="00FF1396">
        <w:t>.</w:t>
      </w:r>
      <w:r w:rsidR="00B418BE">
        <w:t xml:space="preserve"> </w:t>
      </w:r>
      <w:r w:rsidR="00752F77" w:rsidRPr="00752F77">
        <w:t xml:space="preserve">Este enquadramento inicial teve o efeito de marginalizar os protestos e reduzir sua credibilidade </w:t>
      </w:r>
      <w:r w:rsidR="00752F77" w:rsidRPr="00752F77">
        <w:lastRenderedPageBreak/>
        <w:t xml:space="preserve">perante </w:t>
      </w:r>
      <w:r w:rsidR="00705925">
        <w:t>o</w:t>
      </w:r>
      <w:r w:rsidR="00752F77" w:rsidRPr="00752F77">
        <w:t xml:space="preserve"> público</w:t>
      </w:r>
      <w:r w:rsidR="00CB236A">
        <w:t xml:space="preserve"> com o intuito de diminuir</w:t>
      </w:r>
      <w:r w:rsidR="00B418BE">
        <w:t xml:space="preserve"> as oportunidades políticas a serem exploradas pelos manifestantes. </w:t>
      </w:r>
      <w:r w:rsidR="00752F77" w:rsidRPr="00752F77">
        <w:t>No entanto, à medida que os protestos se intensificaram e ganharam uma adesão massiva, a postura da mídia começou a mudar. A pressão exercida pelas redes sociais e pela mídia alternativa</w:t>
      </w:r>
      <w:r w:rsidR="003124DF">
        <w:rPr>
          <w:rStyle w:val="Refdenotaderodap"/>
        </w:rPr>
        <w:footnoteReference w:id="67"/>
      </w:r>
      <w:r w:rsidR="00752F77" w:rsidRPr="00752F77">
        <w:t xml:space="preserve">, que oferecia uma cobertura em tempo real e de dentro dos eventos, forçou os veículos tradicionais a </w:t>
      </w:r>
      <w:del w:id="220" w:author="Christiane Jalles de Paula" w:date="2024-08-10T17:24:00Z" w16du:dateUtc="2024-08-10T20:24:00Z">
        <w:r w:rsidR="00752F77" w:rsidRPr="00752F77" w:rsidDel="002F7B94">
          <w:delText>reavaliar</w:delText>
        </w:r>
      </w:del>
      <w:ins w:id="221" w:author="Christiane Jalles de Paula" w:date="2024-08-10T17:24:00Z" w16du:dateUtc="2024-08-10T20:24:00Z">
        <w:r w:rsidR="002F7B94" w:rsidRPr="00752F77">
          <w:t>reavaliarem</w:t>
        </w:r>
      </w:ins>
      <w:r w:rsidR="00752F77" w:rsidRPr="00752F77">
        <w:t xml:space="preserve"> suas estratégias.</w:t>
      </w:r>
    </w:p>
    <w:p w14:paraId="37FD1C9E" w14:textId="6DC33DD6" w:rsidR="00EC3A8C" w:rsidRDefault="00410BFB" w:rsidP="00EC3A8C">
      <w:pPr>
        <w:ind w:firstLine="851"/>
      </w:pPr>
      <w:r>
        <w:t xml:space="preserve">Com efeito, o conflito de discursos </w:t>
      </w:r>
      <w:r w:rsidR="0066199C">
        <w:t>que se deu no espaço público durante as manifestações de junho de 2013 foi importante para compreendermos como as jogadas dos atores passariam a ser importantes no decorrer do tempo</w:t>
      </w:r>
      <w:r w:rsidR="00F35AF8">
        <w:t xml:space="preserve"> que se iniciara desde junho de 2013</w:t>
      </w:r>
      <w:r w:rsidR="00D574DB">
        <w:t>, passaria pelas eleições de 2014</w:t>
      </w:r>
      <w:r w:rsidR="00F35AF8">
        <w:t xml:space="preserve"> até as primeiras manifestações do </w:t>
      </w:r>
      <w:r w:rsidR="00F3127C">
        <w:t>“</w:t>
      </w:r>
      <w:r w:rsidR="00F35AF8">
        <w:t>Fora Dilma</w:t>
      </w:r>
      <w:r w:rsidR="00F3127C">
        <w:t>”</w:t>
      </w:r>
      <w:r w:rsidR="00F35AF8">
        <w:t xml:space="preserve">. </w:t>
      </w:r>
      <w:r w:rsidR="00B22A1B">
        <w:t>Junho terminara</w:t>
      </w:r>
      <w:r w:rsidR="00D53648">
        <w:t xml:space="preserve"> sem muitas respostas, mas com grandes questões. </w:t>
      </w:r>
      <w:r w:rsidR="001F57AF">
        <w:t>Ao</w:t>
      </w:r>
      <w:r w:rsidR="00680669">
        <w:t xml:space="preserve"> questionar</w:t>
      </w:r>
      <w:r w:rsidR="00B60907">
        <w:t xml:space="preserve"> os papéis desempenhados pelo sistema político em torno da chamada crise da representação</w:t>
      </w:r>
      <w:r w:rsidR="00680669">
        <w:t xml:space="preserve"> ajudou a promover</w:t>
      </w:r>
      <w:r w:rsidR="00B60907">
        <w:t xml:space="preserve"> um</w:t>
      </w:r>
      <w:r w:rsidR="003C0559">
        <w:t xml:space="preserve">a acossada resposta por parte do congresso em </w:t>
      </w:r>
      <w:r w:rsidR="00190C00">
        <w:t>decidir e, consequentemente, rejeitar a PEC 37</w:t>
      </w:r>
      <w:r w:rsidR="00BA6352">
        <w:rPr>
          <w:rStyle w:val="Refdenotaderodap"/>
        </w:rPr>
        <w:footnoteReference w:id="68"/>
      </w:r>
      <w:r w:rsidR="005C6279">
        <w:t>.</w:t>
      </w:r>
      <w:r w:rsidR="00D0236F">
        <w:t xml:space="preserve"> Com efeito, a ação do Congresso em rejeitar a PEC</w:t>
      </w:r>
      <w:r w:rsidR="0057528E">
        <w:t xml:space="preserve"> </w:t>
      </w:r>
      <w:r w:rsidR="00D0236F">
        <w:t xml:space="preserve">37 </w:t>
      </w:r>
      <w:r w:rsidR="0057528E">
        <w:t>demonstrava</w:t>
      </w:r>
      <w:r w:rsidR="00D0236F">
        <w:t xml:space="preserve"> não somente</w:t>
      </w:r>
      <w:r w:rsidR="0057528E">
        <w:t xml:space="preserve"> os resultados de</w:t>
      </w:r>
      <w:r w:rsidR="00D0236F">
        <w:t xml:space="preserve"> uma campanha </w:t>
      </w:r>
      <w:r w:rsidR="002254EA">
        <w:t xml:space="preserve">construída ao longo de determinado tempo pelo próprio MP, mas </w:t>
      </w:r>
      <w:r w:rsidR="0057528E">
        <w:t>a tentativa de dar algum tipo de resposta a junho de 2013</w:t>
      </w:r>
      <w:r w:rsidR="00FC5FBC">
        <w:t>, sobretudo em torno das questões ligadas à lida do sistema judiciário com a questão dos julgamentos</w:t>
      </w:r>
      <w:r w:rsidR="007C067C">
        <w:t>.</w:t>
      </w:r>
    </w:p>
    <w:p w14:paraId="7F7012D5" w14:textId="29EAEA8C" w:rsidR="007C067C" w:rsidRPr="00FA7567" w:rsidRDefault="00BB2469" w:rsidP="00EC3A8C">
      <w:pPr>
        <w:ind w:firstLine="851"/>
      </w:pPr>
      <w:r>
        <w:t xml:space="preserve">A </w:t>
      </w:r>
      <w:r w:rsidR="0025534B">
        <w:t>grande questão é que junho abriria uma janela de oportunidades importante para o campo</w:t>
      </w:r>
      <w:r w:rsidR="00C3311D">
        <w:t xml:space="preserve"> de mobilização de esquerda.</w:t>
      </w:r>
      <w:r w:rsidR="00692A09">
        <w:t xml:space="preserve"> </w:t>
      </w:r>
      <w:r w:rsidR="00C3311D">
        <w:t>C</w:t>
      </w:r>
      <w:r w:rsidR="00692A09">
        <w:t>onsidere</w:t>
      </w:r>
      <w:r w:rsidR="00C3311D">
        <w:t>mos</w:t>
      </w:r>
      <w:r w:rsidR="00692A09">
        <w:t xml:space="preserve"> o fato de que as manifestações de junho tivessem </w:t>
      </w:r>
      <w:r w:rsidR="00941E33">
        <w:t>um nítido perfil de esquerda (RICCI, 2018, p. 98)</w:t>
      </w:r>
      <w:r w:rsidR="000A401D">
        <w:t xml:space="preserve">. </w:t>
      </w:r>
      <w:r w:rsidR="00727FB6">
        <w:t xml:space="preserve">Neste sentido, </w:t>
      </w:r>
      <w:r w:rsidR="00626BD8" w:rsidRPr="00626BD8">
        <w:t>2013 marcou uma ruptura com os modelos organizacionais típicos da modernidade, que foram predominantes em nosso país ao longo do século XX.</w:t>
      </w:r>
      <w:r w:rsidR="009D3C7E">
        <w:t xml:space="preserve"> Ainda que as oportunidades se </w:t>
      </w:r>
      <w:r w:rsidR="00727FB6">
        <w:t>assemelhem</w:t>
      </w:r>
      <w:r w:rsidR="009D3C7E">
        <w:t xml:space="preserve"> em termos diversos, o contexto de formação do engajamento e de mobilização ganharam contornos </w:t>
      </w:r>
      <w:r w:rsidR="009D3C7E">
        <w:lastRenderedPageBreak/>
        <w:t>diferenciados</w:t>
      </w:r>
      <w:r w:rsidR="00895F66">
        <w:t xml:space="preserve"> comparados ao Fao Collor.</w:t>
      </w:r>
      <w:r w:rsidR="00626BD8" w:rsidRPr="00626BD8">
        <w:t xml:space="preserve"> </w:t>
      </w:r>
      <w:r w:rsidR="00895F66">
        <w:t xml:space="preserve">As estruturas que </w:t>
      </w:r>
      <w:r w:rsidR="00626BD8" w:rsidRPr="00626BD8">
        <w:t xml:space="preserve">englobavam </w:t>
      </w:r>
      <w:r w:rsidR="00895F66">
        <w:t>os</w:t>
      </w:r>
      <w:r w:rsidR="00626BD8" w:rsidRPr="00626BD8">
        <w:t xml:space="preserve"> membros</w:t>
      </w:r>
      <w:r w:rsidR="00895F66">
        <w:t xml:space="preserve"> de movimentos sociais</w:t>
      </w:r>
      <w:r w:rsidR="00626BD8" w:rsidRPr="00626BD8">
        <w:t xml:space="preserve"> em um conjunto estruturado de representações delegadas, estruturas administrativas internas e processos decisórios</w:t>
      </w:r>
      <w:r w:rsidR="00E6087B">
        <w:t xml:space="preserve"> relativamente</w:t>
      </w:r>
      <w:r w:rsidR="00626BD8" w:rsidRPr="00626BD8">
        <w:t xml:space="preserve"> regidos</w:t>
      </w:r>
      <w:r w:rsidR="00E6087B">
        <w:t xml:space="preserve">, </w:t>
      </w:r>
      <w:r w:rsidR="00895F66">
        <w:t>e</w:t>
      </w:r>
      <w:r w:rsidR="00626BD8" w:rsidRPr="00626BD8">
        <w:t xml:space="preserve"> que asseguravam uma forte unidade e identidade coletiva</w:t>
      </w:r>
      <w:r w:rsidR="00584AB2">
        <w:t xml:space="preserve"> erodiram face ao surgimento dos coletivos</w:t>
      </w:r>
      <w:r w:rsidR="00626BD8" w:rsidRPr="00626BD8">
        <w:t xml:space="preserve">. </w:t>
      </w:r>
      <w:r w:rsidR="00584AB2">
        <w:t>E</w:t>
      </w:r>
      <w:r w:rsidR="00626BD8" w:rsidRPr="00626BD8">
        <w:t>ssa lógica organizativa foi desafiada por manifestações em massa que, em um período de três semanas, propuseram uma 'manifestação mosaico', fragmentada em múltiplas demandas e estruturas minimalistas autodenominadas coletivos</w:t>
      </w:r>
      <w:r w:rsidR="00863981">
        <w:t xml:space="preserve"> (RICCI, 2018, p. 103)</w:t>
      </w:r>
      <w:r w:rsidR="00626BD8" w:rsidRPr="00626BD8">
        <w:t>.</w:t>
      </w:r>
      <w:r w:rsidR="00727FB6">
        <w:t xml:space="preserve"> Em 2014</w:t>
      </w:r>
      <w:r w:rsidR="008B6889">
        <w:t xml:space="preserve"> essa lógica</w:t>
      </w:r>
      <w:r w:rsidR="004A42E5">
        <w:t xml:space="preserve"> abriu um </w:t>
      </w:r>
      <w:r w:rsidR="00156731">
        <w:t>campo</w:t>
      </w:r>
      <w:r w:rsidR="000147C7">
        <w:t xml:space="preserve"> de contestação</w:t>
      </w:r>
      <w:r w:rsidR="00156731">
        <w:t xml:space="preserve"> </w:t>
      </w:r>
      <w:r w:rsidR="00095EE8">
        <w:t>no qua</w:t>
      </w:r>
      <w:r w:rsidR="000147C7">
        <w:t xml:space="preserve">l se apresentaram </w:t>
      </w:r>
      <w:r w:rsidR="00810D45">
        <w:t>movimentos como os</w:t>
      </w:r>
      <w:r w:rsidR="00095EE8">
        <w:t xml:space="preserve"> </w:t>
      </w:r>
      <w:proofErr w:type="spellStart"/>
      <w:r w:rsidR="00095EE8" w:rsidRPr="00095EE8">
        <w:rPr>
          <w:i/>
          <w:iCs/>
        </w:rPr>
        <w:t>rolezinhos</w:t>
      </w:r>
      <w:proofErr w:type="spellEnd"/>
      <w:r w:rsidR="00E0585E">
        <w:rPr>
          <w:rStyle w:val="Refdenotaderodap"/>
          <w:i/>
          <w:iCs/>
        </w:rPr>
        <w:footnoteReference w:id="69"/>
      </w:r>
      <w:r w:rsidR="00FA7567">
        <w:t xml:space="preserve"> e</w:t>
      </w:r>
      <w:r w:rsidR="002E5A3B">
        <w:t xml:space="preserve"> as ocupações de escolas em 2015</w:t>
      </w:r>
      <w:r w:rsidR="000147C7">
        <w:t xml:space="preserve"> e 2016</w:t>
      </w:r>
      <w:r w:rsidR="00683B40">
        <w:rPr>
          <w:rStyle w:val="Refdenotaderodap"/>
        </w:rPr>
        <w:footnoteReference w:id="70"/>
      </w:r>
      <w:r w:rsidR="000147C7">
        <w:t>.</w:t>
      </w:r>
    </w:p>
    <w:p w14:paraId="5E9C4681" w14:textId="7D2E41BA" w:rsidR="00727FB6" w:rsidRDefault="005677E0" w:rsidP="00EC3A8C">
      <w:pPr>
        <w:ind w:firstLine="851"/>
      </w:pPr>
      <w:r>
        <w:t xml:space="preserve">Mas junho de 2013 não </w:t>
      </w:r>
      <w:r w:rsidR="002E489F">
        <w:t xml:space="preserve">deu abertura para o surgimento somente dos campos autonomistas e </w:t>
      </w:r>
      <w:r w:rsidR="0046786F">
        <w:t>socialistas</w:t>
      </w:r>
      <w:r w:rsidR="00A67BED">
        <w:t xml:space="preserve"> (Alonso</w:t>
      </w:r>
      <w:r w:rsidR="00C17B1D">
        <w:t xml:space="preserve"> 2017)</w:t>
      </w:r>
      <w:r w:rsidR="00CD258F">
        <w:t>. Alonso (</w:t>
      </w:r>
      <w:r w:rsidR="00FC4063">
        <w:t>2017)</w:t>
      </w:r>
      <w:r w:rsidR="007E6169">
        <w:t xml:space="preserve"> </w:t>
      </w:r>
      <w:commentRangeStart w:id="226"/>
      <w:r w:rsidR="007E6169">
        <w:t>identifica</w:t>
      </w:r>
      <w:r w:rsidR="00FC4063">
        <w:t xml:space="preserve"> </w:t>
      </w:r>
      <w:r w:rsidR="001437C4">
        <w:t xml:space="preserve">três </w:t>
      </w:r>
      <w:r w:rsidR="007E6169">
        <w:t xml:space="preserve">repertórios de </w:t>
      </w:r>
      <w:r w:rsidR="00484267">
        <w:t>confronto</w:t>
      </w:r>
      <w:r w:rsidR="00740394">
        <w:t xml:space="preserve"> </w:t>
      </w:r>
      <w:r w:rsidR="00281413">
        <w:t xml:space="preserve">nos quais possibilitaram também </w:t>
      </w:r>
      <w:r w:rsidR="00740394">
        <w:t>e a existência de três ciclos</w:t>
      </w:r>
      <w:r w:rsidR="00484267">
        <w:t xml:space="preserve"> em junho</w:t>
      </w:r>
      <w:r w:rsidR="001F4CFE">
        <w:t xml:space="preserve"> de 2013</w:t>
      </w:r>
      <w:r w:rsidR="00717D4B">
        <w:t>,</w:t>
      </w:r>
      <w:r w:rsidR="00484267">
        <w:t xml:space="preserve"> </w:t>
      </w:r>
      <w:r w:rsidR="00717D4B">
        <w:t>os quais</w:t>
      </w:r>
      <w:r w:rsidR="00484267">
        <w:t xml:space="preserve"> foram importantes na configuração das disputas </w:t>
      </w:r>
      <w:r w:rsidR="004C3272">
        <w:t>políticas</w:t>
      </w:r>
      <w:r w:rsidR="00B066BE">
        <w:t xml:space="preserve"> </w:t>
      </w:r>
      <w:r w:rsidR="00821641">
        <w:t>no período 2013-2016</w:t>
      </w:r>
      <w:commentRangeEnd w:id="226"/>
      <w:r w:rsidR="002F7B94">
        <w:rPr>
          <w:rStyle w:val="Refdecomentrio"/>
        </w:rPr>
        <w:commentReference w:id="226"/>
      </w:r>
      <w:r w:rsidR="004C3272">
        <w:t>.</w:t>
      </w:r>
      <w:r w:rsidR="001F4CFE">
        <w:t xml:space="preserve"> Concordamos com Alonso ao apontar que</w:t>
      </w:r>
      <w:r w:rsidR="004A20EF">
        <w:t xml:space="preserve"> </w:t>
      </w:r>
      <w:r w:rsidR="001F4CFE">
        <w:t>esses três ciclos foram distintos</w:t>
      </w:r>
      <w:r w:rsidR="00BB2DB0">
        <w:t xml:space="preserve">. Porém, </w:t>
      </w:r>
      <w:r w:rsidR="009D0CE3">
        <w:t>existiu</w:t>
      </w:r>
      <w:r w:rsidR="005252EE">
        <w:t xml:space="preserve"> uma influência significativa </w:t>
      </w:r>
      <w:r w:rsidR="00245C45">
        <w:t>d</w:t>
      </w:r>
      <w:r w:rsidR="005252EE">
        <w:t>as eleições</w:t>
      </w:r>
      <w:r w:rsidR="00BB2DB0">
        <w:t xml:space="preserve"> de 2014 no</w:t>
      </w:r>
      <w:r w:rsidR="00ED14B6">
        <w:t xml:space="preserve"> ciclo Patriota aberto </w:t>
      </w:r>
      <w:r w:rsidR="00717D4B">
        <w:t>e</w:t>
      </w:r>
      <w:r w:rsidR="009B021D">
        <w:t>m</w:t>
      </w:r>
      <w:r w:rsidR="00ED14B6">
        <w:t xml:space="preserve"> 2015</w:t>
      </w:r>
      <w:r w:rsidR="005252EE">
        <w:t xml:space="preserve">. Observamos, porém, que as eleições não foram somente </w:t>
      </w:r>
      <w:r w:rsidR="00740756">
        <w:t xml:space="preserve">um fenômeno </w:t>
      </w:r>
      <w:r w:rsidR="00474951">
        <w:t>fortuito de</w:t>
      </w:r>
      <w:r w:rsidR="009B021D">
        <w:t xml:space="preserve"> residual</w:t>
      </w:r>
      <w:r w:rsidR="00474951">
        <w:t xml:space="preserve"> influência nos ciclos de </w:t>
      </w:r>
      <w:r w:rsidR="00474951">
        <w:lastRenderedPageBreak/>
        <w:t xml:space="preserve">confronto. Antes, entendemos </w:t>
      </w:r>
      <w:r w:rsidR="00810757">
        <w:t>que o</w:t>
      </w:r>
      <w:r w:rsidR="00474951">
        <w:t xml:space="preserve"> período da</w:t>
      </w:r>
      <w:r w:rsidR="002A6734">
        <w:t xml:space="preserve">s eleições foi um ciclo no qual ocorreu uma abertura de janelas de oportunidades nas quais sistema político </w:t>
      </w:r>
      <w:r w:rsidR="00420C87">
        <w:t>e ativistas configuraram uma estrutura de mobilização capaz de dar outros rumos ao confronto político.</w:t>
      </w:r>
      <w:r w:rsidR="00810757">
        <w:t xml:space="preserve"> Neste ponto concordamos com </w:t>
      </w:r>
      <w:proofErr w:type="spellStart"/>
      <w:r w:rsidR="005B43C1">
        <w:t>Mc</w:t>
      </w:r>
      <w:del w:id="227" w:author="Christiane Jalles de Paula" w:date="2024-08-10T17:25:00Z" w16du:dateUtc="2024-08-10T20:25:00Z">
        <w:r w:rsidR="001B5DAA" w:rsidDel="002F7B94">
          <w:delText xml:space="preserve"> </w:delText>
        </w:r>
      </w:del>
      <w:r w:rsidR="005B43C1">
        <w:t>Adam</w:t>
      </w:r>
      <w:proofErr w:type="spellEnd"/>
      <w:r w:rsidR="005B43C1">
        <w:t xml:space="preserve"> e </w:t>
      </w:r>
      <w:proofErr w:type="spellStart"/>
      <w:r w:rsidR="00810757">
        <w:t>Tarrow</w:t>
      </w:r>
      <w:proofErr w:type="spellEnd"/>
      <w:r w:rsidR="005B43C1">
        <w:t xml:space="preserve"> (2011) de que </w:t>
      </w:r>
      <w:r w:rsidR="00ED01D1">
        <w:t xml:space="preserve">existe uma relação recíproca </w:t>
      </w:r>
      <w:r w:rsidR="00925AC1">
        <w:t>entre movimentos sociais e eleições e que esses fenômenos políticos estão profundamente conectados.</w:t>
      </w:r>
    </w:p>
    <w:p w14:paraId="63336836" w14:textId="186E0376" w:rsidR="00E0180A" w:rsidRDefault="002447C7" w:rsidP="00EC3A8C">
      <w:pPr>
        <w:ind w:firstLine="851"/>
      </w:pPr>
      <w:r>
        <w:t xml:space="preserve">Do ponto de vista </w:t>
      </w:r>
      <w:r w:rsidR="00D76E76">
        <w:t>conceitual, o trabalho de Alonso</w:t>
      </w:r>
      <w:r w:rsidR="001B5DAA">
        <w:t xml:space="preserve"> (2017; 2023)</w:t>
      </w:r>
      <w:r w:rsidR="00D76E76">
        <w:t xml:space="preserve"> é muito importante para a compreensão dos movimentos soci</w:t>
      </w:r>
      <w:r w:rsidR="001A0E06">
        <w:t xml:space="preserve">ais com uma ênfase </w:t>
      </w:r>
      <w:r w:rsidR="001A0E06" w:rsidRPr="001A0E06">
        <w:rPr>
          <w:i/>
          <w:iCs/>
        </w:rPr>
        <w:t>naqueles que mobilizam</w:t>
      </w:r>
      <w:r w:rsidR="00F808D6">
        <w:t>.</w:t>
      </w:r>
      <w:r w:rsidR="00D76E76">
        <w:t xml:space="preserve"> </w:t>
      </w:r>
      <w:r w:rsidR="00420FFD">
        <w:t>Porém, s</w:t>
      </w:r>
      <w:r w:rsidR="00A23B8A">
        <w:t xml:space="preserve">egundo </w:t>
      </w:r>
      <w:proofErr w:type="spellStart"/>
      <w:r w:rsidR="00A23B8A">
        <w:t>Mc</w:t>
      </w:r>
      <w:del w:id="228" w:author="Christiane Jalles de Paula" w:date="2024-08-10T17:25:00Z" w16du:dateUtc="2024-08-10T20:25:00Z">
        <w:r w:rsidR="00A23B8A" w:rsidDel="002F7B94">
          <w:delText xml:space="preserve"> </w:delText>
        </w:r>
      </w:del>
      <w:r w:rsidR="00A23B8A">
        <w:t>Adam</w:t>
      </w:r>
      <w:proofErr w:type="spellEnd"/>
      <w:r w:rsidR="00A23B8A">
        <w:t xml:space="preserve"> e </w:t>
      </w:r>
      <w:proofErr w:type="spellStart"/>
      <w:r w:rsidR="00A23B8A">
        <w:t>Tarrow</w:t>
      </w:r>
      <w:proofErr w:type="spellEnd"/>
      <w:r w:rsidR="00A23B8A">
        <w:t xml:space="preserve"> (2011, p. </w:t>
      </w:r>
      <w:r w:rsidR="00F808D6">
        <w:t>20)</w:t>
      </w:r>
      <w:r w:rsidR="000D53BB">
        <w:t xml:space="preserve"> </w:t>
      </w:r>
      <w:r w:rsidR="00FB7E35">
        <w:t>a visão dos teóricos do processo político</w:t>
      </w:r>
      <w:r w:rsidR="000D53BB">
        <w:t xml:space="preserve"> também</w:t>
      </w:r>
      <w:r w:rsidR="00FB7E35">
        <w:t xml:space="preserve"> tem que levar em consideração </w:t>
      </w:r>
      <w:r w:rsidR="002E4DD5">
        <w:t>que a contestação é conformada por uma grande diversidade de atores</w:t>
      </w:r>
      <w:r w:rsidR="004F1554">
        <w:t>.</w:t>
      </w:r>
      <w:r w:rsidR="00C83B03">
        <w:t xml:space="preserve"> </w:t>
      </w:r>
      <w:r w:rsidR="00886472">
        <w:t xml:space="preserve">E aqui o conceito de </w:t>
      </w:r>
      <w:r w:rsidR="00886472" w:rsidRPr="00886472">
        <w:rPr>
          <w:i/>
          <w:iCs/>
        </w:rPr>
        <w:t>confronto eleitoral</w:t>
      </w:r>
      <w:r w:rsidR="00886472">
        <w:rPr>
          <w:rStyle w:val="Refdenotaderodap"/>
          <w:i/>
          <w:iCs/>
        </w:rPr>
        <w:footnoteReference w:id="71"/>
      </w:r>
      <w:r w:rsidR="00886472">
        <w:t xml:space="preserve"> também é importante na leitura dos ciclos de protestos</w:t>
      </w:r>
      <w:r w:rsidR="0028667D">
        <w:t xml:space="preserve"> nos quais estamos analisando</w:t>
      </w:r>
      <w:r w:rsidR="00886472">
        <w:t xml:space="preserve">. </w:t>
      </w:r>
      <w:r w:rsidR="00A0548D">
        <w:t>A tabela abaixo (Tabela 3) resume os conceitos utilizados pelos autores para a compreensão entre movimentos sociais e eleições.</w:t>
      </w:r>
    </w:p>
    <w:p w14:paraId="753160CE" w14:textId="121454D9" w:rsidR="00E0180A" w:rsidRPr="006107DE" w:rsidRDefault="006107DE" w:rsidP="004F3DC4">
      <w:pPr>
        <w:ind w:firstLine="851"/>
        <w:jc w:val="center"/>
        <w:rPr>
          <w:b/>
          <w:bCs/>
        </w:rPr>
      </w:pPr>
      <w:commentRangeStart w:id="229"/>
      <w:commentRangeStart w:id="230"/>
      <w:commentRangeStart w:id="231"/>
      <w:r w:rsidRPr="006107DE">
        <w:rPr>
          <w:b/>
          <w:bCs/>
        </w:rPr>
        <w:t>Tabela 3 – Mecanismos do confronto eleitoral</w:t>
      </w:r>
      <w:commentRangeEnd w:id="229"/>
      <w:r w:rsidR="0040060B">
        <w:rPr>
          <w:rStyle w:val="Refdecomentrio"/>
        </w:rPr>
        <w:commentReference w:id="229"/>
      </w:r>
      <w:commentRangeEnd w:id="230"/>
      <w:r w:rsidR="002F7B94">
        <w:rPr>
          <w:rStyle w:val="Refdecomentrio"/>
        </w:rPr>
        <w:commentReference w:id="230"/>
      </w:r>
      <w:commentRangeEnd w:id="231"/>
      <w:r w:rsidR="002F7B94">
        <w:rPr>
          <w:rStyle w:val="Refdecomentrio"/>
        </w:rPr>
        <w:commentReference w:id="231"/>
      </w:r>
    </w:p>
    <w:tbl>
      <w:tblPr>
        <w:tblStyle w:val="SimplesTabela2"/>
        <w:tblW w:w="0" w:type="auto"/>
        <w:tblLook w:val="0480" w:firstRow="0" w:lastRow="0" w:firstColumn="1" w:lastColumn="0" w:noHBand="0" w:noVBand="1"/>
      </w:tblPr>
      <w:tblGrid>
        <w:gridCol w:w="4530"/>
        <w:gridCol w:w="4531"/>
      </w:tblGrid>
      <w:tr w:rsidR="00DD3B7E" w14:paraId="323C1E66" w14:textId="77777777" w:rsidTr="005F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7D1B0C61" w14:textId="3373D3A2" w:rsidR="00DD3B7E" w:rsidRPr="00615F99" w:rsidRDefault="00D13DA4" w:rsidP="005F4C85">
            <w:pPr>
              <w:spacing w:line="240" w:lineRule="auto"/>
              <w:jc w:val="center"/>
              <w:rPr>
                <w:i/>
                <w:iCs/>
                <w:sz w:val="20"/>
                <w:szCs w:val="20"/>
              </w:rPr>
            </w:pPr>
            <w:r w:rsidRPr="00615F99">
              <w:rPr>
                <w:i/>
                <w:iCs/>
                <w:sz w:val="20"/>
                <w:szCs w:val="20"/>
              </w:rPr>
              <w:t>Eleições como táticas de movimento</w:t>
            </w:r>
          </w:p>
        </w:tc>
        <w:tc>
          <w:tcPr>
            <w:tcW w:w="4531" w:type="dxa"/>
          </w:tcPr>
          <w:p w14:paraId="11B6F0AF" w14:textId="3BBE50A5" w:rsidR="00DD3B7E" w:rsidRPr="005C3E6C" w:rsidRDefault="00D27B6B" w:rsidP="007546BA">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5C3E6C">
              <w:rPr>
                <w:sz w:val="20"/>
                <w:szCs w:val="20"/>
              </w:rPr>
              <w:t>Movimentos sociais utilizam eleições como uma das suas estratégias para alcançar seus objetivos, incluindo a criação de regimes de movimento</w:t>
            </w:r>
            <w:r w:rsidR="00ED0C2A" w:rsidRPr="005C3E6C">
              <w:rPr>
                <w:sz w:val="20"/>
                <w:szCs w:val="20"/>
              </w:rPr>
              <w:t>.</w:t>
            </w:r>
            <w:r w:rsidR="00220AF3" w:rsidRPr="005C3E6C">
              <w:rPr>
                <w:rStyle w:val="Refdenotaderodap"/>
                <w:sz w:val="20"/>
                <w:szCs w:val="20"/>
              </w:rPr>
              <w:footnoteReference w:id="72"/>
            </w:r>
          </w:p>
        </w:tc>
      </w:tr>
      <w:tr w:rsidR="00DD3B7E" w14:paraId="11209882" w14:textId="77777777" w:rsidTr="005F4C85">
        <w:tc>
          <w:tcPr>
            <w:cnfStyle w:val="001000000000" w:firstRow="0" w:lastRow="0" w:firstColumn="1" w:lastColumn="0" w:oddVBand="0" w:evenVBand="0" w:oddHBand="0" w:evenHBand="0" w:firstRowFirstColumn="0" w:firstRowLastColumn="0" w:lastRowFirstColumn="0" w:lastRowLastColumn="0"/>
            <w:tcW w:w="4530" w:type="dxa"/>
            <w:vAlign w:val="center"/>
          </w:tcPr>
          <w:p w14:paraId="47670B11" w14:textId="0C702FA6" w:rsidR="00DD3B7E" w:rsidRPr="00615F99" w:rsidRDefault="00D13DA4" w:rsidP="005F4C85">
            <w:pPr>
              <w:spacing w:line="240" w:lineRule="auto"/>
              <w:jc w:val="center"/>
              <w:rPr>
                <w:i/>
                <w:iCs/>
                <w:sz w:val="20"/>
                <w:szCs w:val="20"/>
              </w:rPr>
            </w:pPr>
            <w:r w:rsidRPr="00615F99">
              <w:rPr>
                <w:i/>
                <w:iCs/>
                <w:sz w:val="20"/>
                <w:szCs w:val="20"/>
              </w:rPr>
              <w:t>Mobilização eleitoral proativa</w:t>
            </w:r>
          </w:p>
        </w:tc>
        <w:tc>
          <w:tcPr>
            <w:tcW w:w="4531" w:type="dxa"/>
          </w:tcPr>
          <w:p w14:paraId="5720671D" w14:textId="01C10BB0" w:rsidR="00DD3B7E" w:rsidRPr="005C3E6C" w:rsidRDefault="007546BA" w:rsidP="007546B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C3E6C">
              <w:rPr>
                <w:sz w:val="20"/>
                <w:szCs w:val="20"/>
              </w:rPr>
              <w:t>Movimentos sociais tornam-se mais ativos no contexto de uma campanha eleitoral, aumentando seus esforços para influenciar os resultados das eleições</w:t>
            </w:r>
            <w:r w:rsidR="00ED0C2A" w:rsidRPr="005C3E6C">
              <w:rPr>
                <w:sz w:val="20"/>
                <w:szCs w:val="20"/>
              </w:rPr>
              <w:t>.</w:t>
            </w:r>
          </w:p>
        </w:tc>
      </w:tr>
      <w:tr w:rsidR="00DD3B7E" w14:paraId="0682F14D" w14:textId="77777777" w:rsidTr="005F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2A8765F4" w14:textId="5A1A3995" w:rsidR="00DD3B7E" w:rsidRPr="00615F99" w:rsidRDefault="00D27B6B" w:rsidP="005F4C85">
            <w:pPr>
              <w:spacing w:line="240" w:lineRule="auto"/>
              <w:jc w:val="center"/>
              <w:rPr>
                <w:i/>
                <w:iCs/>
                <w:sz w:val="20"/>
                <w:szCs w:val="20"/>
              </w:rPr>
            </w:pPr>
            <w:r w:rsidRPr="00615F99">
              <w:rPr>
                <w:i/>
                <w:iCs/>
                <w:sz w:val="20"/>
                <w:szCs w:val="20"/>
              </w:rPr>
              <w:t>Mobilização eleitoral reativa</w:t>
            </w:r>
          </w:p>
        </w:tc>
        <w:tc>
          <w:tcPr>
            <w:tcW w:w="4531" w:type="dxa"/>
          </w:tcPr>
          <w:p w14:paraId="275F1A5C" w14:textId="161338D7" w:rsidR="00DD3B7E" w:rsidRPr="005C3E6C" w:rsidRDefault="007546BA" w:rsidP="007546BA">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5C3E6C">
              <w:rPr>
                <w:sz w:val="20"/>
                <w:szCs w:val="20"/>
              </w:rPr>
              <w:t>Escalada de protestos e mobilizações sociais que ocorrem após uma eleição contestada, frequentemente em resposta a fraudes ou irregularidades percebidas.</w:t>
            </w:r>
          </w:p>
        </w:tc>
      </w:tr>
      <w:tr w:rsidR="00DD3B7E" w14:paraId="5A7B9C94" w14:textId="77777777" w:rsidTr="005F4C85">
        <w:tc>
          <w:tcPr>
            <w:cnfStyle w:val="001000000000" w:firstRow="0" w:lastRow="0" w:firstColumn="1" w:lastColumn="0" w:oddVBand="0" w:evenVBand="0" w:oddHBand="0" w:evenHBand="0" w:firstRowFirstColumn="0" w:firstRowLastColumn="0" w:lastRowFirstColumn="0" w:lastRowLastColumn="0"/>
            <w:tcW w:w="4530" w:type="dxa"/>
            <w:vAlign w:val="center"/>
          </w:tcPr>
          <w:p w14:paraId="686FBB16" w14:textId="36FFF181" w:rsidR="00DD3B7E" w:rsidRPr="00615F99" w:rsidRDefault="00D27B6B" w:rsidP="005F4C85">
            <w:pPr>
              <w:spacing w:line="240" w:lineRule="auto"/>
              <w:jc w:val="center"/>
              <w:rPr>
                <w:i/>
                <w:iCs/>
                <w:sz w:val="20"/>
                <w:szCs w:val="20"/>
              </w:rPr>
            </w:pPr>
            <w:r w:rsidRPr="00615F99">
              <w:rPr>
                <w:i/>
                <w:iCs/>
                <w:sz w:val="20"/>
                <w:szCs w:val="20"/>
              </w:rPr>
              <w:t>Impacto a longo prazo de mudanças em regimes eleitorais</w:t>
            </w:r>
          </w:p>
        </w:tc>
        <w:tc>
          <w:tcPr>
            <w:tcW w:w="4531" w:type="dxa"/>
          </w:tcPr>
          <w:p w14:paraId="216929F7" w14:textId="1607DA40" w:rsidR="00DD3B7E" w:rsidRPr="005C3E6C" w:rsidRDefault="007546BA" w:rsidP="007546BA">
            <w:pPr>
              <w:spacing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5C3E6C">
              <w:rPr>
                <w:sz w:val="20"/>
                <w:szCs w:val="20"/>
              </w:rPr>
              <w:t xml:space="preserve">Mudanças duradouras nas tendências eleitorais influenciam padrões de mobilização e desmobilização </w:t>
            </w:r>
            <w:r w:rsidRPr="005C3E6C">
              <w:rPr>
                <w:sz w:val="20"/>
                <w:szCs w:val="20"/>
              </w:rPr>
              <w:lastRenderedPageBreak/>
              <w:t>de movimentos sociais, afetando a dinâmica política ao longo do tempo</w:t>
            </w:r>
          </w:p>
        </w:tc>
      </w:tr>
      <w:tr w:rsidR="00A43F6A" w14:paraId="151F4407" w14:textId="77777777" w:rsidTr="005F4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vAlign w:val="center"/>
          </w:tcPr>
          <w:p w14:paraId="5F02BDF9" w14:textId="44413868" w:rsidR="00A43F6A" w:rsidRPr="00615F99" w:rsidRDefault="00ED0C2A" w:rsidP="005F4C85">
            <w:pPr>
              <w:spacing w:line="240" w:lineRule="auto"/>
              <w:jc w:val="center"/>
              <w:rPr>
                <w:i/>
                <w:iCs/>
                <w:sz w:val="20"/>
                <w:szCs w:val="20"/>
              </w:rPr>
            </w:pPr>
            <w:r w:rsidRPr="00615F99">
              <w:rPr>
                <w:i/>
                <w:iCs/>
                <w:sz w:val="20"/>
                <w:szCs w:val="20"/>
              </w:rPr>
              <w:lastRenderedPageBreak/>
              <w:t>Polarização partidária induzida por movimentos</w:t>
            </w:r>
          </w:p>
        </w:tc>
        <w:tc>
          <w:tcPr>
            <w:tcW w:w="4531" w:type="dxa"/>
          </w:tcPr>
          <w:p w14:paraId="073EF3E5" w14:textId="040A8CEF" w:rsidR="00A43F6A" w:rsidRPr="005C3E6C" w:rsidRDefault="00ED0C2A" w:rsidP="007546BA">
            <w:pPr>
              <w:spacing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5C3E6C">
              <w:rPr>
                <w:sz w:val="20"/>
                <w:szCs w:val="20"/>
              </w:rPr>
              <w:t>Movimentos sociais influenciam o caráter ideológico e a unidade dos partidos políticos, podendo provocar divisões internas e mudanças na postura dos partidos.</w:t>
            </w:r>
          </w:p>
        </w:tc>
      </w:tr>
    </w:tbl>
    <w:p w14:paraId="36C08BAB" w14:textId="74D0A8EE" w:rsidR="00DD3B7E" w:rsidRPr="004F3DC4" w:rsidRDefault="006107DE" w:rsidP="00277EE8">
      <w:pPr>
        <w:rPr>
          <w:sz w:val="20"/>
          <w:szCs w:val="20"/>
        </w:rPr>
      </w:pPr>
      <w:r w:rsidRPr="004F3DC4">
        <w:rPr>
          <w:sz w:val="20"/>
          <w:szCs w:val="20"/>
        </w:rPr>
        <w:t>Fonte: elaborado pelo autor</w:t>
      </w:r>
      <w:r w:rsidR="004F3DC4" w:rsidRPr="004F3DC4">
        <w:rPr>
          <w:sz w:val="20"/>
          <w:szCs w:val="20"/>
        </w:rPr>
        <w:t xml:space="preserve"> a partir de Mc Adam e </w:t>
      </w:r>
      <w:proofErr w:type="spellStart"/>
      <w:r w:rsidR="004F3DC4" w:rsidRPr="004F3DC4">
        <w:rPr>
          <w:sz w:val="20"/>
          <w:szCs w:val="20"/>
        </w:rPr>
        <w:t>Tarrow</w:t>
      </w:r>
      <w:proofErr w:type="spellEnd"/>
      <w:r w:rsidR="004F3DC4" w:rsidRPr="004F3DC4">
        <w:rPr>
          <w:sz w:val="20"/>
          <w:szCs w:val="20"/>
        </w:rPr>
        <w:t xml:space="preserve"> (2011)</w:t>
      </w:r>
      <w:r w:rsidR="00C650B5">
        <w:rPr>
          <w:sz w:val="20"/>
          <w:szCs w:val="20"/>
        </w:rPr>
        <w:t>.</w:t>
      </w:r>
    </w:p>
    <w:p w14:paraId="31A22A1F" w14:textId="293F5626" w:rsidR="00CE3851" w:rsidRDefault="0080242C" w:rsidP="00EC3A8C">
      <w:pPr>
        <w:ind w:firstLine="851"/>
      </w:pPr>
      <w:r>
        <w:t xml:space="preserve">Além das questões estruturais que levamos em consideração </w:t>
      </w:r>
      <w:r w:rsidR="00F36A3A">
        <w:t xml:space="preserve">na formação dessas oportunidades políticas, a mobilização eleitoral durante a campanha em 2014 trouxe elementos importantes para pensarmos em como a atividade de grupos de direita </w:t>
      </w:r>
      <w:r w:rsidR="005155E4">
        <w:t>passou a mobilizar a arena contenciosa a partir das redes sociais, como também nas rua</w:t>
      </w:r>
      <w:r w:rsidR="005D7959">
        <w:t>s</w:t>
      </w:r>
      <w:r w:rsidR="00F63C1C">
        <w:t xml:space="preserve"> em uma mobilização eleitoral proativa</w:t>
      </w:r>
      <w:r w:rsidR="00B35758">
        <w:t xml:space="preserve"> em torno da campanha de Aécio Neves, assim como reativa, quando</w:t>
      </w:r>
      <w:r w:rsidR="00C628E4">
        <w:t xml:space="preserve"> ocorre uma escalada do protesto na contestação das eleições</w:t>
      </w:r>
      <w:r w:rsidR="005D7959">
        <w:t xml:space="preserve"> (TATAGIBA, 2018, p. 8). Além do mais,</w:t>
      </w:r>
      <w:r w:rsidR="00284E07">
        <w:t xml:space="preserve"> no nosso caso </w:t>
      </w:r>
      <w:r w:rsidR="008F2DE8">
        <w:t>os movimentos não ocasionaram uma influência capaz d</w:t>
      </w:r>
      <w:r w:rsidR="001A2E39">
        <w:t>e modificar</w:t>
      </w:r>
      <w:r w:rsidR="008F2DE8">
        <w:t xml:space="preserve"> o caráter ideológico </w:t>
      </w:r>
      <w:r w:rsidR="00442543">
        <w:t>e a unidade do partido, mas</w:t>
      </w:r>
      <w:r w:rsidR="001A2E39">
        <w:t xml:space="preserve"> atuaram oportunizando possibilidades do sistema político </w:t>
      </w:r>
      <w:r w:rsidR="00BA2AE7">
        <w:t>se mover em torno divisões internas relacionadas às coalizões.</w:t>
      </w:r>
      <w:r w:rsidR="002B3D57">
        <w:t xml:space="preserve"> Por outro lado, </w:t>
      </w:r>
      <w:r w:rsidR="00F75A6A">
        <w:t>alguns resultados das eleições de 2014 levantaram também indícios de que a polarização política com a presença forte de elementos da direita no cenário brasileiro</w:t>
      </w:r>
      <w:r w:rsidR="00613FA7">
        <w:t>,</w:t>
      </w:r>
      <w:r w:rsidR="00F75A6A">
        <w:t xml:space="preserve"> passou a ser um</w:t>
      </w:r>
      <w:r w:rsidR="00613FA7">
        <w:t xml:space="preserve"> dado constante em nossa estrutura eleitoral em torno do impacto de longo prazo </w:t>
      </w:r>
      <w:r w:rsidR="00C53AAA">
        <w:t>de mudanças em regimes eleitorais.</w:t>
      </w:r>
    </w:p>
    <w:p w14:paraId="08389711" w14:textId="30AC78CD" w:rsidR="00CD04E4" w:rsidRDefault="008605F7" w:rsidP="00EC3A8C">
      <w:pPr>
        <w:ind w:firstLine="851"/>
      </w:pPr>
      <w:r>
        <w:t>Neste sentido</w:t>
      </w:r>
      <w:r w:rsidR="00006459">
        <w:t>,</w:t>
      </w:r>
      <w:r>
        <w:t xml:space="preserve"> queremos chamar a atenção para alguns pontos no quais junho de 2013 abriria uma janela de oportunidade que seria explorada em 2014</w:t>
      </w:r>
      <w:r w:rsidR="001C6C99">
        <w:t xml:space="preserve">. </w:t>
      </w:r>
      <w:r w:rsidR="004F1554">
        <w:t>Como apresentamos</w:t>
      </w:r>
      <w:r w:rsidR="00D36343">
        <w:t xml:space="preserve"> anteriormente</w:t>
      </w:r>
      <w:r w:rsidR="004F1554">
        <w:t xml:space="preserve">, o contexto de mobilização em torno das eleições de Collor foi também um contexto importante no qual se configurou </w:t>
      </w:r>
      <w:r w:rsidR="00C83B03">
        <w:t xml:space="preserve">um tipo de relação </w:t>
      </w:r>
      <w:r w:rsidR="004B5935">
        <w:t xml:space="preserve">entre estruturas de mobilização </w:t>
      </w:r>
      <w:r w:rsidR="00EA369A">
        <w:t>e oportunidades políticas</w:t>
      </w:r>
      <w:r w:rsidR="00B76823">
        <w:t xml:space="preserve"> que advém de eleições que são muito disputadas e que, posteriormente, configuram também em processo de mobilização</w:t>
      </w:r>
      <w:r w:rsidR="00EA369A">
        <w:t>.</w:t>
      </w:r>
      <w:r w:rsidR="004E2E10">
        <w:t xml:space="preserve"> Essas estruturas, sobretudo </w:t>
      </w:r>
      <w:r w:rsidR="005872D5">
        <w:t>a grande mídia</w:t>
      </w:r>
      <w:r w:rsidR="00CE280E">
        <w:t>,</w:t>
      </w:r>
      <w:r w:rsidR="005872D5">
        <w:t xml:space="preserve"> oportunizou</w:t>
      </w:r>
      <w:r w:rsidR="004E2E10">
        <w:t xml:space="preserve"> </w:t>
      </w:r>
      <w:r w:rsidR="00EB39A2">
        <w:t>u</w:t>
      </w:r>
      <w:r w:rsidR="00CE280E">
        <w:t>m tratamento diferenciado à</w:t>
      </w:r>
      <w:r w:rsidR="004E2E10">
        <w:t xml:space="preserve"> imagem </w:t>
      </w:r>
      <w:r w:rsidR="00212915">
        <w:t>d</w:t>
      </w:r>
      <w:r w:rsidR="004E2E10">
        <w:t>e Collor que foi capaz</w:t>
      </w:r>
      <w:r w:rsidR="000314B7">
        <w:t>, em um primeiro momento,</w:t>
      </w:r>
      <w:r w:rsidR="004E2E10">
        <w:t xml:space="preserve"> de o lançar como</w:t>
      </w:r>
      <w:r w:rsidR="005872D5">
        <w:t xml:space="preserve"> alternativa à presidência aglutinando o sentimento difuso</w:t>
      </w:r>
      <w:r w:rsidR="00CE280E">
        <w:t xml:space="preserve"> existente </w:t>
      </w:r>
      <w:r w:rsidR="005872D5">
        <w:t>na sociedade</w:t>
      </w:r>
      <w:r w:rsidR="000314B7">
        <w:t xml:space="preserve"> e, em um segundo momento, isolar </w:t>
      </w:r>
      <w:r w:rsidR="00587A1B">
        <w:t>a</w:t>
      </w:r>
      <w:r w:rsidR="00B111D3">
        <w:t xml:space="preserve"> figura</w:t>
      </w:r>
      <w:r w:rsidR="00587A1B">
        <w:t xml:space="preserve"> do presidente</w:t>
      </w:r>
      <w:r w:rsidR="00B111D3">
        <w:t xml:space="preserve"> </w:t>
      </w:r>
      <w:r w:rsidR="00A93825">
        <w:t xml:space="preserve">atuando como </w:t>
      </w:r>
      <w:r w:rsidR="00CD04E4">
        <w:t>um</w:t>
      </w:r>
      <w:r w:rsidR="00587A1B">
        <w:t xml:space="preserve">a </w:t>
      </w:r>
      <w:r w:rsidR="00A93825">
        <w:t>estrutura de mobilização</w:t>
      </w:r>
      <w:r w:rsidR="00260781">
        <w:t xml:space="preserve"> </w:t>
      </w:r>
      <w:r w:rsidR="00A93825">
        <w:t>que</w:t>
      </w:r>
      <w:r w:rsidR="00CD04E4">
        <w:t xml:space="preserve"> paulatinamente atrelava a imagem </w:t>
      </w:r>
      <w:r w:rsidR="00FD2382">
        <w:t>d</w:t>
      </w:r>
      <w:r w:rsidR="00CD04E4">
        <w:t>e Collor à corrupção</w:t>
      </w:r>
      <w:r w:rsidR="005872D5">
        <w:t>.</w:t>
      </w:r>
      <w:r w:rsidR="00A25400">
        <w:t xml:space="preserve"> </w:t>
      </w:r>
    </w:p>
    <w:p w14:paraId="76CC310F" w14:textId="63A32C2F" w:rsidR="00B31902" w:rsidRDefault="00CF548F" w:rsidP="007866ED">
      <w:pPr>
        <w:ind w:firstLine="851"/>
      </w:pPr>
      <w:r>
        <w:t xml:space="preserve">No caso de Dilma Rousseff, queremos assinalar que as eleições configuraram </w:t>
      </w:r>
      <w:r w:rsidR="003B580A">
        <w:t xml:space="preserve">um ciclo de confronto no qual oportunidades foram exploradas por diversos atores políticos. </w:t>
      </w:r>
      <w:r w:rsidR="00305D68">
        <w:t>Ne</w:t>
      </w:r>
      <w:r w:rsidR="00E909AB">
        <w:t>ss</w:t>
      </w:r>
      <w:r w:rsidR="00305D68">
        <w:t>e caso, tanto o momento anterior às eleições</w:t>
      </w:r>
      <w:r w:rsidR="00291EA9">
        <w:t>,</w:t>
      </w:r>
      <w:r w:rsidR="00305D68">
        <w:t xml:space="preserve"> com a reconfiguração da disputa política, como durante e a partir dela, com as manifestações de campos </w:t>
      </w:r>
      <w:r w:rsidR="00E909AB">
        <w:t>ideologicamente antagônicos</w:t>
      </w:r>
      <w:r w:rsidR="00A25400">
        <w:t xml:space="preserve"> </w:t>
      </w:r>
      <w:r w:rsidR="00305D68">
        <w:t>que passaram a disputar o Estad</w:t>
      </w:r>
      <w:r w:rsidR="00291EA9">
        <w:t>o</w:t>
      </w:r>
      <w:r w:rsidR="00A25400">
        <w:t xml:space="preserve">, é perceptível observar janelas de oportunidades políticas que permitiram o </w:t>
      </w:r>
      <w:r w:rsidR="00A25400">
        <w:lastRenderedPageBreak/>
        <w:t>desenvolvimento do ciclo de protestos pelo impeachment.</w:t>
      </w:r>
      <w:r w:rsidR="00081FC1">
        <w:t xml:space="preserve"> Assim, acrescentando aos ciclos observados por Alonso (2017), </w:t>
      </w:r>
      <w:r w:rsidR="00B81AA4">
        <w:t>colocaremos</w:t>
      </w:r>
      <w:r w:rsidR="00081FC1">
        <w:t xml:space="preserve"> a disputa eleitoral como um processo no qual </w:t>
      </w:r>
      <w:r w:rsidR="00B81AA4">
        <w:t>desenvolvem-se</w:t>
      </w:r>
      <w:r w:rsidR="00081FC1">
        <w:t xml:space="preserve"> oportunidades políticas necessárias para </w:t>
      </w:r>
      <w:r w:rsidR="00B81AA4">
        <w:t>o</w:t>
      </w:r>
      <w:r w:rsidR="00081FC1">
        <w:t xml:space="preserve"> ciclo do impeachment (ver Tabela 3).</w:t>
      </w:r>
      <w:r w:rsidR="00844F21">
        <w:t xml:space="preserve"> Esse ciclo não é auto evidente do ponto de vista da contestação pública, mas </w:t>
      </w:r>
      <w:r w:rsidR="008E010D">
        <w:t>ele constrói suas oportunidades políticas a partir da dinâmica das eleições.</w:t>
      </w:r>
    </w:p>
    <w:p w14:paraId="648FBB06" w14:textId="77777777" w:rsidR="00650F7E" w:rsidRDefault="00650F7E">
      <w:pPr>
        <w:spacing w:line="259" w:lineRule="auto"/>
        <w:jc w:val="left"/>
      </w:pPr>
      <w:r>
        <w:br w:type="page"/>
      </w:r>
    </w:p>
    <w:p w14:paraId="64B4B465" w14:textId="77777777" w:rsidR="00081FC1" w:rsidRDefault="00081FC1" w:rsidP="00081FC1">
      <w:pPr>
        <w:ind w:firstLine="851"/>
      </w:pPr>
    </w:p>
    <w:p w14:paraId="73E45AAB" w14:textId="6EBFFFDF" w:rsidR="00081FC1" w:rsidRPr="007C6481" w:rsidRDefault="00081FC1" w:rsidP="00081FC1">
      <w:pPr>
        <w:ind w:firstLine="851"/>
        <w:rPr>
          <w:b/>
          <w:bCs/>
        </w:rPr>
      </w:pPr>
      <w:commentRangeStart w:id="232"/>
      <w:commentRangeStart w:id="233"/>
      <w:r w:rsidRPr="007C6481">
        <w:rPr>
          <w:b/>
          <w:bCs/>
        </w:rPr>
        <w:t>Tabela 3 – Ciclos de Confr</w:t>
      </w:r>
      <w:r w:rsidR="00A63A16">
        <w:rPr>
          <w:b/>
          <w:bCs/>
        </w:rPr>
        <w:t>onto</w:t>
      </w:r>
      <w:r w:rsidRPr="007C6481">
        <w:rPr>
          <w:b/>
          <w:bCs/>
        </w:rPr>
        <w:t xml:space="preserve"> dos Protestos no Brasil (2013-2016)</w:t>
      </w:r>
      <w:commentRangeEnd w:id="232"/>
      <w:r w:rsidR="00D83BD9">
        <w:rPr>
          <w:rStyle w:val="Refdecomentrio"/>
        </w:rPr>
        <w:commentReference w:id="232"/>
      </w:r>
      <w:commentRangeEnd w:id="233"/>
      <w:r w:rsidR="00B02392">
        <w:rPr>
          <w:rStyle w:val="Refdecomentrio"/>
        </w:rPr>
        <w:commentReference w:id="233"/>
      </w:r>
    </w:p>
    <w:tbl>
      <w:tblPr>
        <w:tblStyle w:val="TabelaSimples5"/>
        <w:tblW w:w="0" w:type="auto"/>
        <w:tblLook w:val="04E0" w:firstRow="1" w:lastRow="1" w:firstColumn="1" w:lastColumn="0" w:noHBand="0" w:noVBand="1"/>
      </w:tblPr>
      <w:tblGrid>
        <w:gridCol w:w="4320"/>
        <w:gridCol w:w="4320"/>
      </w:tblGrid>
      <w:tr w:rsidR="00081FC1" w14:paraId="429EAF67" w14:textId="77777777" w:rsidTr="00BD5CE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vAlign w:val="center"/>
          </w:tcPr>
          <w:p w14:paraId="1A77418B" w14:textId="77777777" w:rsidR="00081FC1" w:rsidRPr="007C6481" w:rsidRDefault="00081FC1" w:rsidP="00BD5CE9">
            <w:pPr>
              <w:spacing w:line="240" w:lineRule="auto"/>
              <w:jc w:val="center"/>
              <w:rPr>
                <w:b/>
                <w:bCs/>
              </w:rPr>
            </w:pPr>
            <w:r w:rsidRPr="007C6481">
              <w:rPr>
                <w:b/>
                <w:bCs/>
              </w:rPr>
              <w:t>Ciclo de Confronto</w:t>
            </w:r>
          </w:p>
        </w:tc>
        <w:tc>
          <w:tcPr>
            <w:tcW w:w="4320" w:type="dxa"/>
            <w:vAlign w:val="center"/>
          </w:tcPr>
          <w:p w14:paraId="6C1A28DE" w14:textId="77777777" w:rsidR="00081FC1" w:rsidRPr="007C6481" w:rsidRDefault="00081FC1" w:rsidP="00BD5CE9">
            <w:pPr>
              <w:spacing w:line="240" w:lineRule="auto"/>
              <w:jc w:val="center"/>
              <w:cnfStyle w:val="100000000000" w:firstRow="1" w:lastRow="0" w:firstColumn="0" w:lastColumn="0" w:oddVBand="0" w:evenVBand="0" w:oddHBand="0" w:evenHBand="0" w:firstRowFirstColumn="0" w:firstRowLastColumn="0" w:lastRowFirstColumn="0" w:lastRowLastColumn="0"/>
              <w:rPr>
                <w:b/>
                <w:bCs/>
              </w:rPr>
            </w:pPr>
            <w:r w:rsidRPr="007C6481">
              <w:rPr>
                <w:b/>
                <w:bCs/>
              </w:rPr>
              <w:t>Características</w:t>
            </w:r>
          </w:p>
        </w:tc>
      </w:tr>
      <w:tr w:rsidR="00081FC1" w14:paraId="0F653FF5" w14:textId="77777777" w:rsidTr="00BD5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CBBEBD7" w14:textId="77777777" w:rsidR="00081FC1" w:rsidRPr="00630CBA" w:rsidRDefault="00081FC1" w:rsidP="00BD5CE9">
            <w:pPr>
              <w:spacing w:line="240" w:lineRule="auto"/>
              <w:jc w:val="center"/>
              <w:rPr>
                <w:b/>
                <w:bCs/>
              </w:rPr>
            </w:pPr>
            <w:r w:rsidRPr="00630CBA">
              <w:rPr>
                <w:b/>
                <w:bCs/>
              </w:rPr>
              <w:t>Ciclo Mosaico (junho de 2013)</w:t>
            </w:r>
          </w:p>
        </w:tc>
        <w:tc>
          <w:tcPr>
            <w:tcW w:w="4320" w:type="dxa"/>
            <w:vAlign w:val="center"/>
          </w:tcPr>
          <w:p w14:paraId="305386C0" w14:textId="77777777" w:rsidR="00081FC1" w:rsidRDefault="00081FC1" w:rsidP="00BD5CE9">
            <w:pPr>
              <w:spacing w:line="240" w:lineRule="auto"/>
              <w:jc w:val="left"/>
              <w:cnfStyle w:val="000000100000" w:firstRow="0" w:lastRow="0" w:firstColumn="0" w:lastColumn="0" w:oddVBand="0" w:evenVBand="0" w:oddHBand="1" w:evenHBand="0" w:firstRowFirstColumn="0" w:firstRowLastColumn="0" w:lastRowFirstColumn="0" w:lastRowLastColumn="0"/>
            </w:pPr>
            <w:r>
              <w:t>- Eclosão dos Protestos: Início liderado pelo Movimento Passe Livre (MPL), com demanda por "tarifa zero".</w:t>
            </w:r>
            <w:r>
              <w:br/>
              <w:t xml:space="preserve">- Características: Deliberação por consenso, negação de lideranças, hierarquia de gênero, performances cênicas (fanfarras, artes plásticas), estética punk (vestuário preto), violência simbólica (queima de catracas) e física (tática </w:t>
            </w:r>
            <w:r w:rsidRPr="00630CBA">
              <w:rPr>
                <w:i/>
                <w:iCs/>
              </w:rPr>
              <w:t xml:space="preserve">black </w:t>
            </w:r>
            <w:proofErr w:type="spellStart"/>
            <w:r w:rsidRPr="00630CBA">
              <w:rPr>
                <w:i/>
                <w:iCs/>
              </w:rPr>
              <w:t>bloc</w:t>
            </w:r>
            <w:proofErr w:type="spellEnd"/>
            <w:r>
              <w:t>).</w:t>
            </w:r>
            <w:r>
              <w:br/>
              <w:t>- Autoridades: Patinaram ante o novo estilo de ativismo, resultando em negociações malsucedidas.</w:t>
            </w:r>
            <w:r>
              <w:br/>
              <w:t>- Repressão: Repressão policial em 13 de junho inflama os protestos, atraindo solidariedade da mídia e de cidadãos não mobilizados.</w:t>
            </w:r>
            <w:r>
              <w:br/>
              <w:t>- Diversificação: Inclusão de novos atores e pautas além dos vinte centavos, como educação, saúde, corrupção, etc.</w:t>
            </w:r>
          </w:p>
        </w:tc>
      </w:tr>
      <w:tr w:rsidR="00081FC1" w14:paraId="76F9B2A5" w14:textId="77777777" w:rsidTr="00BD5CE9">
        <w:tc>
          <w:tcPr>
            <w:cnfStyle w:val="001000000000" w:firstRow="0" w:lastRow="0" w:firstColumn="1" w:lastColumn="0" w:oddVBand="0" w:evenVBand="0" w:oddHBand="0" w:evenHBand="0" w:firstRowFirstColumn="0" w:firstRowLastColumn="0" w:lastRowFirstColumn="0" w:lastRowLastColumn="0"/>
            <w:tcW w:w="4320" w:type="dxa"/>
            <w:vAlign w:val="center"/>
          </w:tcPr>
          <w:p w14:paraId="3A534311" w14:textId="77777777" w:rsidR="00081FC1" w:rsidRPr="00630CBA" w:rsidRDefault="00081FC1" w:rsidP="00BD5CE9">
            <w:pPr>
              <w:spacing w:line="240" w:lineRule="auto"/>
              <w:jc w:val="center"/>
              <w:rPr>
                <w:b/>
                <w:bCs/>
              </w:rPr>
            </w:pPr>
            <w:r>
              <w:rPr>
                <w:b/>
                <w:bCs/>
              </w:rPr>
              <w:t>Ciclo</w:t>
            </w:r>
            <w:r w:rsidRPr="00630CBA">
              <w:rPr>
                <w:b/>
                <w:bCs/>
              </w:rPr>
              <w:t xml:space="preserve"> das Eleições de 2014</w:t>
            </w:r>
          </w:p>
        </w:tc>
        <w:tc>
          <w:tcPr>
            <w:tcW w:w="4320" w:type="dxa"/>
            <w:vAlign w:val="center"/>
          </w:tcPr>
          <w:p w14:paraId="0E861529" w14:textId="1AA0FC1C" w:rsidR="00B80DDB" w:rsidRDefault="00081FC1" w:rsidP="00BD5CE9">
            <w:pPr>
              <w:spacing w:line="240" w:lineRule="auto"/>
              <w:jc w:val="left"/>
              <w:cnfStyle w:val="000000000000" w:firstRow="0" w:lastRow="0" w:firstColumn="0" w:lastColumn="0" w:oddVBand="0" w:evenVBand="0" w:oddHBand="0" w:evenHBand="0" w:firstRowFirstColumn="0" w:firstRowLastColumn="0" w:lastRowFirstColumn="0" w:lastRowLastColumn="0"/>
            </w:pPr>
            <w:r>
              <w:t xml:space="preserve">- </w:t>
            </w:r>
            <w:r w:rsidR="00B80DDB">
              <w:t>Construção da disputa política</w:t>
            </w:r>
            <w:r w:rsidR="00B94466">
              <w:t xml:space="preserve"> entre Dilma Rousseff e Aécio Neves</w:t>
            </w:r>
          </w:p>
          <w:p w14:paraId="15651B71" w14:textId="56C8085E" w:rsidR="00761709" w:rsidRDefault="00761709" w:rsidP="00BD5CE9">
            <w:pPr>
              <w:spacing w:line="240" w:lineRule="auto"/>
              <w:jc w:val="left"/>
              <w:cnfStyle w:val="000000000000" w:firstRow="0" w:lastRow="0" w:firstColumn="0" w:lastColumn="0" w:oddVBand="0" w:evenVBand="0" w:oddHBand="0" w:evenHBand="0" w:firstRowFirstColumn="0" w:firstRowLastColumn="0" w:lastRowFirstColumn="0" w:lastRowLastColumn="0"/>
            </w:pPr>
            <w:r>
              <w:t>-</w:t>
            </w:r>
            <w:r w:rsidR="00A63A16">
              <w:t xml:space="preserve"> </w:t>
            </w:r>
            <w:r>
              <w:t>Construção de uma estrutura de mobilização que envolvia grupos</w:t>
            </w:r>
            <w:r w:rsidR="00144983">
              <w:t xml:space="preserve"> de direita</w:t>
            </w:r>
            <w:r w:rsidR="00904D9E">
              <w:t>,</w:t>
            </w:r>
            <w:r w:rsidR="00144983">
              <w:t xml:space="preserve"> juntamente com setores oposicionistas à candidatura de Dilma Rousseff</w:t>
            </w:r>
          </w:p>
          <w:p w14:paraId="57A47B77" w14:textId="56787300" w:rsidR="00904D9E" w:rsidRDefault="00B9065A" w:rsidP="00BD5CE9">
            <w:pPr>
              <w:spacing w:line="240" w:lineRule="auto"/>
              <w:jc w:val="left"/>
              <w:cnfStyle w:val="000000000000" w:firstRow="0" w:lastRow="0" w:firstColumn="0" w:lastColumn="0" w:oddVBand="0" w:evenVBand="0" w:oddHBand="0" w:evenHBand="0" w:firstRowFirstColumn="0" w:firstRowLastColumn="0" w:lastRowFirstColumn="0" w:lastRowLastColumn="0"/>
            </w:pPr>
            <w:r>
              <w:t xml:space="preserve">- </w:t>
            </w:r>
            <w:r w:rsidR="00904D9E">
              <w:t xml:space="preserve">A </w:t>
            </w:r>
            <w:r w:rsidR="00D838C5">
              <w:t>recessão econômica</w:t>
            </w:r>
            <w:r w:rsidR="006D19A7">
              <w:t xml:space="preserve">, o ensaio desenvolvimentista e </w:t>
            </w:r>
            <w:r w:rsidR="003F63A1">
              <w:t>o empresariado nacional</w:t>
            </w:r>
          </w:p>
          <w:p w14:paraId="5314FB54" w14:textId="3BCB092C" w:rsidR="003F63A1" w:rsidRDefault="00081FC1" w:rsidP="00BD5CE9">
            <w:pPr>
              <w:spacing w:line="240" w:lineRule="auto"/>
              <w:jc w:val="left"/>
              <w:cnfStyle w:val="000000000000" w:firstRow="0" w:lastRow="0" w:firstColumn="0" w:lastColumn="0" w:oddVBand="0" w:evenVBand="0" w:oddHBand="0" w:evenHBand="0" w:firstRowFirstColumn="0" w:firstRowLastColumn="0" w:lastRowFirstColumn="0" w:lastRowLastColumn="0"/>
            </w:pPr>
            <w:r>
              <w:t xml:space="preserve">- Novos escândalos de corrupção, como o </w:t>
            </w:r>
            <w:proofErr w:type="spellStart"/>
            <w:r>
              <w:t>Petrolão</w:t>
            </w:r>
            <w:proofErr w:type="spellEnd"/>
            <w:r>
              <w:t xml:space="preserve">, </w:t>
            </w:r>
            <w:r w:rsidR="00F53284">
              <w:t>e a cobertura da mídia</w:t>
            </w:r>
            <w:r>
              <w:t>.</w:t>
            </w:r>
          </w:p>
          <w:p w14:paraId="2740AB55" w14:textId="191C813F" w:rsidR="00081FC1" w:rsidRDefault="003F63A1" w:rsidP="00BD5CE9">
            <w:pPr>
              <w:spacing w:line="240" w:lineRule="auto"/>
              <w:jc w:val="left"/>
              <w:cnfStyle w:val="000000000000" w:firstRow="0" w:lastRow="0" w:firstColumn="0" w:lastColumn="0" w:oddVBand="0" w:evenVBand="0" w:oddHBand="0" w:evenHBand="0" w:firstRowFirstColumn="0" w:firstRowLastColumn="0" w:lastRowFirstColumn="0" w:lastRowLastColumn="0"/>
            </w:pPr>
            <w:r>
              <w:t>- Reação às eleições e o sentimento de fraude: Grupos patriotas reagiram com a afirmação "Fomos roubados nas urnas".</w:t>
            </w:r>
          </w:p>
        </w:tc>
      </w:tr>
      <w:tr w:rsidR="00081FC1" w14:paraId="1E778FC1" w14:textId="77777777" w:rsidTr="00BD5C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4474AD1" w14:textId="77777777" w:rsidR="00081FC1" w:rsidRPr="00630CBA" w:rsidRDefault="00081FC1" w:rsidP="00BD5CE9">
            <w:pPr>
              <w:spacing w:line="240" w:lineRule="auto"/>
              <w:jc w:val="center"/>
              <w:rPr>
                <w:b/>
                <w:bCs/>
              </w:rPr>
            </w:pPr>
            <w:r w:rsidRPr="00630CBA">
              <w:rPr>
                <w:b/>
                <w:bCs/>
              </w:rPr>
              <w:t>Ciclo Patriota (</w:t>
            </w:r>
            <w:proofErr w:type="gramStart"/>
            <w:r w:rsidRPr="00630CBA">
              <w:rPr>
                <w:b/>
                <w:bCs/>
              </w:rPr>
              <w:t>Março</w:t>
            </w:r>
            <w:proofErr w:type="gramEnd"/>
            <w:r w:rsidRPr="00630CBA">
              <w:rPr>
                <w:b/>
                <w:bCs/>
              </w:rPr>
              <w:t xml:space="preserve"> e Abril de 2015)</w:t>
            </w:r>
          </w:p>
        </w:tc>
        <w:tc>
          <w:tcPr>
            <w:tcW w:w="4320" w:type="dxa"/>
            <w:vAlign w:val="center"/>
          </w:tcPr>
          <w:p w14:paraId="3D611B5B" w14:textId="5163356B" w:rsidR="008C2DDA" w:rsidRDefault="008C2DDA" w:rsidP="00BD5CE9">
            <w:pPr>
              <w:spacing w:line="240" w:lineRule="auto"/>
              <w:jc w:val="left"/>
              <w:cnfStyle w:val="000000100000" w:firstRow="0" w:lastRow="0" w:firstColumn="0" w:lastColumn="0" w:oddVBand="0" w:evenVBand="0" w:oddHBand="1" w:evenHBand="0" w:firstRowFirstColumn="0" w:firstRowLastColumn="0" w:lastRowFirstColumn="0" w:lastRowLastColumn="0"/>
            </w:pPr>
            <w:r>
              <w:t xml:space="preserve">- Patriotismo e Anticorrupção: Grupos como Vem </w:t>
            </w:r>
            <w:proofErr w:type="gramStart"/>
            <w:r>
              <w:t>pra</w:t>
            </w:r>
            <w:proofErr w:type="gramEnd"/>
            <w:r>
              <w:t xml:space="preserve"> Rua, Movimento Brasil Livre (MBL) e Revoltados </w:t>
            </w:r>
            <w:proofErr w:type="spellStart"/>
            <w:r>
              <w:t>On</w:t>
            </w:r>
            <w:proofErr w:type="spellEnd"/>
            <w:r>
              <w:t xml:space="preserve"> </w:t>
            </w:r>
            <w:proofErr w:type="spellStart"/>
            <w:r>
              <w:t>Line</w:t>
            </w:r>
            <w:proofErr w:type="spellEnd"/>
            <w:r>
              <w:t xml:space="preserve"> ganharam protagonismo, focando em corrupção e nacionalismo.</w:t>
            </w:r>
          </w:p>
          <w:p w14:paraId="1E0E1CE7" w14:textId="75970328" w:rsidR="00081FC1" w:rsidRDefault="00081FC1" w:rsidP="00BD5CE9">
            <w:pPr>
              <w:spacing w:line="240" w:lineRule="auto"/>
              <w:jc w:val="left"/>
              <w:cnfStyle w:val="000000100000" w:firstRow="0" w:lastRow="0" w:firstColumn="0" w:lastColumn="0" w:oddVBand="0" w:evenVBand="0" w:oddHBand="1" w:evenHBand="0" w:firstRowFirstColumn="0" w:firstRowLastColumn="0" w:lastRowFirstColumn="0" w:lastRowLastColumn="0"/>
            </w:pPr>
            <w:r>
              <w:t>- Crescimento do Setor Patriota: Mobilizações com foco na corrupção e oposição ao governo Dilma.</w:t>
            </w:r>
            <w:r>
              <w:br/>
              <w:t xml:space="preserve">- Liderança de Grupos: Vem </w:t>
            </w:r>
            <w:proofErr w:type="gramStart"/>
            <w:r>
              <w:t>pra</w:t>
            </w:r>
            <w:proofErr w:type="gramEnd"/>
            <w:r>
              <w:t xml:space="preserve"> Rua, Movimento Brasil Livre (MBL), </w:t>
            </w:r>
            <w:r>
              <w:lastRenderedPageBreak/>
              <w:t xml:space="preserve">Revoltados </w:t>
            </w:r>
            <w:proofErr w:type="spellStart"/>
            <w:r>
              <w:t>On</w:t>
            </w:r>
            <w:proofErr w:type="spellEnd"/>
            <w:r>
              <w:t xml:space="preserve"> </w:t>
            </w:r>
            <w:proofErr w:type="spellStart"/>
            <w:r>
              <w:t>Line</w:t>
            </w:r>
            <w:proofErr w:type="spellEnd"/>
            <w:r>
              <w:t>.</w:t>
            </w:r>
            <w:r>
              <w:br/>
              <w:t xml:space="preserve">- Símbolos Nacionais: Utilização de símbolos nacionais e retórica moralizadora, como "Lula, pai do Mensalão. Dilma, mãe do </w:t>
            </w:r>
            <w:proofErr w:type="spellStart"/>
            <w:r>
              <w:t>Petrolão</w:t>
            </w:r>
            <w:proofErr w:type="spellEnd"/>
            <w:r>
              <w:t>".</w:t>
            </w:r>
            <w:r>
              <w:br/>
              <w:t>- Ações e Protagonismo: Realização de grandes manifestações, xingamentos à presidente durante a Copa e organização de protestos em diversas cidades.</w:t>
            </w:r>
          </w:p>
        </w:tc>
      </w:tr>
      <w:tr w:rsidR="00081FC1" w14:paraId="06C15867" w14:textId="77777777" w:rsidTr="00BD5CE9">
        <w:trPr>
          <w:cnfStyle w:val="010000000000" w:firstRow="0" w:lastRow="1" w:firstColumn="0" w:lastColumn="0" w:oddVBand="0" w:evenVBand="0" w:oddHBand="0" w:evenHBand="0" w:firstRowFirstColumn="0" w:firstRowLastColumn="0" w:lastRowFirstColumn="0" w:lastRowLastColumn="0"/>
        </w:trPr>
        <w:tc>
          <w:tcPr>
            <w:cnfStyle w:val="001000000001" w:firstRow="0" w:lastRow="0" w:firstColumn="1" w:lastColumn="0" w:oddVBand="0" w:evenVBand="0" w:oddHBand="0" w:evenHBand="0" w:firstRowFirstColumn="0" w:firstRowLastColumn="0" w:lastRowFirstColumn="1" w:lastRowLastColumn="0"/>
            <w:tcW w:w="4320" w:type="dxa"/>
            <w:vAlign w:val="center"/>
          </w:tcPr>
          <w:p w14:paraId="6BD29DAD" w14:textId="77777777" w:rsidR="00081FC1" w:rsidRPr="00630CBA" w:rsidRDefault="00081FC1" w:rsidP="00BD5CE9">
            <w:pPr>
              <w:spacing w:line="240" w:lineRule="auto"/>
              <w:jc w:val="center"/>
              <w:rPr>
                <w:b/>
                <w:bCs/>
              </w:rPr>
            </w:pPr>
            <w:r w:rsidRPr="00630CBA">
              <w:rPr>
                <w:b/>
                <w:bCs/>
              </w:rPr>
              <w:t>Ciclo do Impeachment (</w:t>
            </w:r>
            <w:proofErr w:type="gramStart"/>
            <w:r w:rsidRPr="00630CBA">
              <w:rPr>
                <w:b/>
                <w:bCs/>
              </w:rPr>
              <w:t>Dezembro</w:t>
            </w:r>
            <w:proofErr w:type="gramEnd"/>
            <w:r w:rsidRPr="00630CBA">
              <w:rPr>
                <w:b/>
                <w:bCs/>
              </w:rPr>
              <w:t xml:space="preserve"> de 2015 a Março de 2016)</w:t>
            </w:r>
          </w:p>
        </w:tc>
        <w:tc>
          <w:tcPr>
            <w:tcW w:w="4320" w:type="dxa"/>
            <w:vAlign w:val="center"/>
          </w:tcPr>
          <w:p w14:paraId="09F7E964" w14:textId="77777777" w:rsidR="00081FC1" w:rsidRPr="00630CBA" w:rsidRDefault="00081FC1" w:rsidP="00BD5CE9">
            <w:pPr>
              <w:spacing w:line="240" w:lineRule="auto"/>
              <w:jc w:val="left"/>
              <w:cnfStyle w:val="010000000000" w:firstRow="0" w:lastRow="1" w:firstColumn="0" w:lastColumn="0" w:oddVBand="0" w:evenVBand="0" w:oddHBand="0" w:evenHBand="0" w:firstRowFirstColumn="0" w:firstRowLastColumn="0" w:lastRowFirstColumn="0" w:lastRowLastColumn="0"/>
              <w:rPr>
                <w:i w:val="0"/>
                <w:iCs w:val="0"/>
              </w:rPr>
            </w:pPr>
            <w:r w:rsidRPr="00630CBA">
              <w:rPr>
                <w:i w:val="0"/>
                <w:iCs w:val="0"/>
              </w:rPr>
              <w:t xml:space="preserve">- Confronto Direto: Entre setores pró e </w:t>
            </w:r>
            <w:proofErr w:type="spellStart"/>
            <w:r w:rsidRPr="00630CBA">
              <w:rPr>
                <w:i w:val="0"/>
                <w:iCs w:val="0"/>
              </w:rPr>
              <w:t>anti-Dilma</w:t>
            </w:r>
            <w:proofErr w:type="spellEnd"/>
            <w:r w:rsidRPr="00630CBA">
              <w:rPr>
                <w:i w:val="0"/>
                <w:iCs w:val="0"/>
              </w:rPr>
              <w:t>.</w:t>
            </w:r>
            <w:r w:rsidRPr="00630CBA">
              <w:rPr>
                <w:i w:val="0"/>
                <w:iCs w:val="0"/>
              </w:rPr>
              <w:br/>
              <w:t>- Campanhas: Mobilizações intercaladas de campanhas "Fora Dilma" e "Não Vai Ter Golpe".</w:t>
            </w:r>
            <w:r w:rsidRPr="00630CBA">
              <w:rPr>
                <w:i w:val="0"/>
                <w:iCs w:val="0"/>
              </w:rPr>
              <w:br/>
              <w:t>- Polarização: Protestos intensos e polarizados culminando no impeachment de Dilma.</w:t>
            </w:r>
            <w:r w:rsidRPr="00630CBA">
              <w:rPr>
                <w:i w:val="0"/>
                <w:iCs w:val="0"/>
              </w:rPr>
              <w:br/>
              <w:t>- Atos Simultâneos: Dois grandes campos políticos em competição organizaram atos simultâneos, destacando a divisão profunda na sociedade.</w:t>
            </w:r>
            <w:r w:rsidRPr="00630CBA">
              <w:rPr>
                <w:i w:val="0"/>
                <w:iCs w:val="0"/>
              </w:rPr>
              <w:br/>
              <w:t>- Retórica Moralizadora e Nacionalismo: Campanha patriota focada na moralidade pública e anticorrupção, enquanto a campanha socialista defendia direitos sociais e contra o oligopólio dos meios de comunicação.</w:t>
            </w:r>
          </w:p>
        </w:tc>
      </w:tr>
    </w:tbl>
    <w:p w14:paraId="42692E4D" w14:textId="77777777" w:rsidR="00081FC1" w:rsidRPr="007C6481" w:rsidRDefault="00081FC1" w:rsidP="00081FC1">
      <w:pPr>
        <w:ind w:firstLine="851"/>
        <w:rPr>
          <w:sz w:val="20"/>
          <w:szCs w:val="20"/>
        </w:rPr>
      </w:pPr>
      <w:r w:rsidRPr="007C6481">
        <w:rPr>
          <w:sz w:val="20"/>
          <w:szCs w:val="20"/>
        </w:rPr>
        <w:t>Fonte: Elaborado pelo autor a partir de Alonso (2017)</w:t>
      </w:r>
    </w:p>
    <w:p w14:paraId="4784C147" w14:textId="70DA8430" w:rsidR="00C321DB" w:rsidRDefault="007866ED" w:rsidP="00B912A2">
      <w:pPr>
        <w:ind w:firstLine="851"/>
      </w:pPr>
      <w:commentRangeStart w:id="234"/>
      <w:commentRangeStart w:id="235"/>
      <w:r>
        <w:t>Neste sentido, o ciclo das eleições foi marcado</w:t>
      </w:r>
      <w:r w:rsidR="0092033E">
        <w:t xml:space="preserve"> por </w:t>
      </w:r>
      <w:r w:rsidR="00F8142C">
        <w:t>uma conjuntura</w:t>
      </w:r>
      <w:r w:rsidR="0092033E">
        <w:t xml:space="preserve"> que abriu oportunidades políticas e </w:t>
      </w:r>
      <w:del w:id="236" w:author="Christiane Jalles de Paula" w:date="2024-08-10T17:33:00Z" w16du:dateUtc="2024-08-10T20:33:00Z">
        <w:r w:rsidR="0092033E" w:rsidDel="00B02392">
          <w:delText>forma</w:delText>
        </w:r>
        <w:r w:rsidR="00691A52" w:rsidDel="00B02392">
          <w:delText>r</w:delText>
        </w:r>
        <w:r w:rsidR="0092033E" w:rsidDel="00B02392">
          <w:delText xml:space="preserve">am </w:delText>
        </w:r>
      </w:del>
      <w:ins w:id="237" w:author="Christiane Jalles de Paula" w:date="2024-08-10T17:33:00Z" w16du:dateUtc="2024-08-10T20:33:00Z">
        <w:r w:rsidR="00B02392">
          <w:t>form</w:t>
        </w:r>
        <w:r w:rsidR="00B02392">
          <w:t>ou</w:t>
        </w:r>
        <w:r w:rsidR="00B02392">
          <w:t xml:space="preserve"> </w:t>
        </w:r>
      </w:ins>
      <w:r w:rsidR="0092033E">
        <w:t>estruturas de mobilização importantes</w:t>
      </w:r>
      <w:r w:rsidR="003469E5">
        <w:t xml:space="preserve"> para o início</w:t>
      </w:r>
      <w:r w:rsidR="00691A52">
        <w:t xml:space="preserve"> das mobilizações pelo impeachment</w:t>
      </w:r>
      <w:r w:rsidR="003469E5">
        <w:t>.</w:t>
      </w:r>
      <w:r w:rsidR="00F8142C">
        <w:t xml:space="preserve"> Em certa medida, junho de 2013 </w:t>
      </w:r>
      <w:r w:rsidR="00DD16EA">
        <w:t xml:space="preserve">é um ciclo no qual a explosão das ruas se constrói a partir de práticas </w:t>
      </w:r>
      <w:r w:rsidR="003A6C62">
        <w:t>do campo autonomista</w:t>
      </w:r>
      <w:r w:rsidR="00045FC7">
        <w:t xml:space="preserve"> e da esquerda socialista (Alonso, 2017, 2023</w:t>
      </w:r>
      <w:r w:rsidR="000F1FEE">
        <w:t>)</w:t>
      </w:r>
      <w:r w:rsidR="00045FC7">
        <w:t>.</w:t>
      </w:r>
      <w:r w:rsidR="00815AFF">
        <w:t xml:space="preserve"> </w:t>
      </w:r>
      <w:r w:rsidR="00BF08FD">
        <w:t>No</w:t>
      </w:r>
      <w:r w:rsidR="00815AFF">
        <w:t xml:space="preserve"> final de junho de 2013 as bandeiras começam a se misturar e a narrativa da corrupção começa a ganhar outras orientações</w:t>
      </w:r>
      <w:r w:rsidR="002434E3">
        <w:t xml:space="preserve">. </w:t>
      </w:r>
      <w:r w:rsidR="005117C2">
        <w:t>Como aponta Singer (</w:t>
      </w:r>
      <w:r w:rsidR="00644056">
        <w:t xml:space="preserve">2013, p. </w:t>
      </w:r>
      <w:r w:rsidR="00B47661">
        <w:t>40), n</w:t>
      </w:r>
      <w:r w:rsidR="00EE5F3D">
        <w:t>o auge das manifestações de junho de 2013</w:t>
      </w:r>
      <w:r w:rsidR="00B47661">
        <w:t xml:space="preserve"> a</w:t>
      </w:r>
      <w:r w:rsidR="00B47661" w:rsidRPr="00B47661">
        <w:t>s variadas correntes ideológicas se encontravam unidas nas ruas. Apesar da exclusão simbólica dos partidos de esquerda da Avenida Paulista</w:t>
      </w:r>
      <w:r w:rsidR="00F60CA4">
        <w:t xml:space="preserve">, </w:t>
      </w:r>
      <w:r w:rsidR="00B47661" w:rsidRPr="00B47661">
        <w:t xml:space="preserve">na noite de quinta-feira </w:t>
      </w:r>
      <w:r w:rsidR="009A4415">
        <w:t>(</w:t>
      </w:r>
      <w:r w:rsidR="00B47661" w:rsidRPr="00B47661">
        <w:t>20 de junho</w:t>
      </w:r>
      <w:r w:rsidR="009A4415">
        <w:t>) estavam presentes manifestantes que</w:t>
      </w:r>
      <w:r w:rsidR="002433D2">
        <w:t>, em sua maioria,</w:t>
      </w:r>
      <w:r w:rsidR="009A4415">
        <w:t xml:space="preserve"> se</w:t>
      </w:r>
      <w:r w:rsidR="002433D2">
        <w:t xml:space="preserve"> localizavam ideologicamente</w:t>
      </w:r>
      <w:r w:rsidR="009A4415">
        <w:t xml:space="preserve"> </w:t>
      </w:r>
      <w:r w:rsidR="002433D2">
        <w:t>n</w:t>
      </w:r>
      <w:r w:rsidR="00B47661" w:rsidRPr="00B47661">
        <w:t>a esquerda</w:t>
      </w:r>
      <w:r w:rsidR="009B61D1">
        <w:t xml:space="preserve"> (22%)</w:t>
      </w:r>
      <w:r w:rsidR="002433D2">
        <w:t xml:space="preserve"> e centro-esquerda (14%).</w:t>
      </w:r>
      <w:r w:rsidR="00B47661" w:rsidRPr="00B47661">
        <w:t xml:space="preserve"> </w:t>
      </w:r>
      <w:r w:rsidR="002433D2">
        <w:t>U</w:t>
      </w:r>
      <w:r w:rsidR="00B47661" w:rsidRPr="00B47661">
        <w:t>ma parte significativa, embora não majoritária do protesto. De forma similar, havia</w:t>
      </w:r>
      <w:r w:rsidR="002433D2">
        <w:t xml:space="preserve"> a</w:t>
      </w:r>
      <w:r w:rsidR="00B47661" w:rsidRPr="00B47661">
        <w:t xml:space="preserve"> presença da direita</w:t>
      </w:r>
      <w:r w:rsidR="00575E95">
        <w:t xml:space="preserve"> (10%) e centro-direita (11%) que</w:t>
      </w:r>
      <w:r w:rsidR="00B47661" w:rsidRPr="00B47661">
        <w:t xml:space="preserve"> era bem menor do que </w:t>
      </w:r>
      <w:r w:rsidR="002433D2">
        <w:t>os grupos de esquerda</w:t>
      </w:r>
      <w:r w:rsidR="00B47661" w:rsidRPr="00B47661">
        <w:t>. O centro</w:t>
      </w:r>
      <w:r w:rsidR="002433D2">
        <w:t xml:space="preserve"> </w:t>
      </w:r>
      <w:r w:rsidR="00645307">
        <w:t>(31%)</w:t>
      </w:r>
      <w:r w:rsidR="00B47661" w:rsidRPr="00B47661">
        <w:t>, por outro lado, dominava tanto em número quanto</w:t>
      </w:r>
      <w:r w:rsidR="00645307">
        <w:t xml:space="preserve"> </w:t>
      </w:r>
      <w:r w:rsidR="00B47661" w:rsidRPr="00B47661">
        <w:t>culturalmente</w:t>
      </w:r>
      <w:r w:rsidR="00645307">
        <w:t xml:space="preserve">, sobretudo </w:t>
      </w:r>
      <w:r w:rsidR="00193A4F">
        <w:t>fazendo referência especificamente à</w:t>
      </w:r>
      <w:r w:rsidR="0064457E">
        <w:t xml:space="preserve"> mudança no ambiente político (65%) e à</w:t>
      </w:r>
      <w:r w:rsidR="00193A4F">
        <w:t xml:space="preserve"> corrupção (50%)</w:t>
      </w:r>
      <w:r w:rsidR="00B47661" w:rsidRPr="00B47661">
        <w:t>.</w:t>
      </w:r>
      <w:r w:rsidR="0064457E">
        <w:t xml:space="preserve"> Esses elementos </w:t>
      </w:r>
      <w:r w:rsidR="0064457E">
        <w:lastRenderedPageBreak/>
        <w:t>nos trazem bons indícios de que não foi junho</w:t>
      </w:r>
      <w:r w:rsidR="008347A5">
        <w:t xml:space="preserve"> que levou às manifestações pelo processo de impeachment de Dilma Rousseff. Junho</w:t>
      </w:r>
      <w:r w:rsidR="00D953F0">
        <w:t xml:space="preserve"> não é causa do processo de impeachment. Antes, junho </w:t>
      </w:r>
      <w:r w:rsidR="00922C73">
        <w:t xml:space="preserve">está inserido em um processo de formação de </w:t>
      </w:r>
      <w:r w:rsidR="00922C73" w:rsidRPr="00DE1BAB">
        <w:rPr>
          <w:i/>
          <w:iCs/>
        </w:rPr>
        <w:t>conjunturas fluidas</w:t>
      </w:r>
      <w:r w:rsidR="005B5573">
        <w:rPr>
          <w:i/>
          <w:iCs/>
        </w:rPr>
        <w:t>,</w:t>
      </w:r>
      <w:r w:rsidR="00922C73">
        <w:t xml:space="preserve"> na</w:t>
      </w:r>
      <w:r w:rsidR="00DE1BAB">
        <w:t xml:space="preserve"> qual abriram-se </w:t>
      </w:r>
      <w:r w:rsidR="00DE1BAB" w:rsidRPr="00DE1BAB">
        <w:rPr>
          <w:i/>
          <w:iCs/>
        </w:rPr>
        <w:t>oportunidades políticas</w:t>
      </w:r>
      <w:r w:rsidR="00DE1BAB">
        <w:t xml:space="preserve"> e </w:t>
      </w:r>
      <w:r w:rsidR="00DE1BAB" w:rsidRPr="00DE1BAB">
        <w:rPr>
          <w:i/>
          <w:iCs/>
        </w:rPr>
        <w:t>lógicas de situação</w:t>
      </w:r>
      <w:r w:rsidR="00922C73">
        <w:t xml:space="preserve"> </w:t>
      </w:r>
      <w:r w:rsidR="00DE1BAB">
        <w:t xml:space="preserve">que passaram a ser exploradas, sobretudo, </w:t>
      </w:r>
      <w:r w:rsidR="007D23A4">
        <w:t>nas eleições de 2014.</w:t>
      </w:r>
    </w:p>
    <w:p w14:paraId="2DFD4C85" w14:textId="65204DF9" w:rsidR="00B04C4C" w:rsidRDefault="003669AC" w:rsidP="00B912A2">
      <w:pPr>
        <w:ind w:firstLine="851"/>
      </w:pPr>
      <w:r>
        <w:t xml:space="preserve">Essas </w:t>
      </w:r>
      <w:r w:rsidR="00A02EA0">
        <w:t>oportunidades têm a ver não só com aspecto estrutural das contradições da sociedade brasileira dos últimos anos</w:t>
      </w:r>
      <w:r w:rsidR="00614776">
        <w:t>, como apontamos anteriormente</w:t>
      </w:r>
      <w:r w:rsidR="00A02EA0">
        <w:t xml:space="preserve">, </w:t>
      </w:r>
      <w:r w:rsidR="00E25D6B">
        <w:t>mas também</w:t>
      </w:r>
      <w:r w:rsidR="00A02EA0">
        <w:t xml:space="preserve"> com os aspectos conjunturais</w:t>
      </w:r>
      <w:r w:rsidR="009C5EAF">
        <w:t>, situacionais,</w:t>
      </w:r>
      <w:r w:rsidR="00A02EA0">
        <w:t xml:space="preserve"> </w:t>
      </w:r>
      <w:r w:rsidR="004350E3">
        <w:t>das relações políticas</w:t>
      </w:r>
      <w:r w:rsidR="00FC3CA2">
        <w:t xml:space="preserve">. </w:t>
      </w:r>
      <w:r w:rsidR="00C321DB">
        <w:t>Nesse sentido, o ciclo</w:t>
      </w:r>
      <w:r w:rsidR="007574A1">
        <w:t xml:space="preserve"> de oportunidades políticas que se abre a partir das eleições</w:t>
      </w:r>
      <w:r w:rsidR="0001307C">
        <w:t xml:space="preserve"> e a dinâmica de disputa em torno da qual ela define o processo político nos faz compreender </w:t>
      </w:r>
      <w:r w:rsidR="00245BFF">
        <w:t xml:space="preserve">a forma como </w:t>
      </w:r>
      <w:del w:id="238" w:author="Christiane Jalles de Paula" w:date="2024-08-10T17:34:00Z" w16du:dateUtc="2024-08-10T20:34:00Z">
        <w:r w:rsidR="00245BFF" w:rsidDel="00B02392">
          <w:delText>ir</w:delText>
        </w:r>
        <w:r w:rsidR="00614776" w:rsidDel="00B02392">
          <w:delText xml:space="preserve">á </w:delText>
        </w:r>
      </w:del>
      <w:r w:rsidR="00614776">
        <w:t xml:space="preserve">se </w:t>
      </w:r>
      <w:del w:id="239" w:author="Christiane Jalles de Paula" w:date="2024-08-10T17:34:00Z" w16du:dateUtc="2024-08-10T20:34:00Z">
        <w:r w:rsidR="00614776" w:rsidDel="00B02392">
          <w:delText xml:space="preserve">dar </w:delText>
        </w:r>
      </w:del>
      <w:ins w:id="240" w:author="Christiane Jalles de Paula" w:date="2024-08-10T17:34:00Z" w16du:dateUtc="2024-08-10T20:34:00Z">
        <w:r w:rsidR="00B02392">
          <w:t>d</w:t>
        </w:r>
        <w:r w:rsidR="00B02392">
          <w:t>eu</w:t>
        </w:r>
        <w:r w:rsidR="00B02392">
          <w:t xml:space="preserve"> </w:t>
        </w:r>
      </w:ins>
      <w:r w:rsidR="00614776">
        <w:t>o ciclo de protestos pelo impeachment.</w:t>
      </w:r>
      <w:r w:rsidR="00245BFF">
        <w:t xml:space="preserve"> </w:t>
      </w:r>
      <w:commentRangeEnd w:id="234"/>
      <w:r w:rsidR="00614776">
        <w:rPr>
          <w:rStyle w:val="Refdecomentrio"/>
        </w:rPr>
        <w:commentReference w:id="234"/>
      </w:r>
      <w:commentRangeEnd w:id="235"/>
      <w:r w:rsidR="004350E3">
        <w:rPr>
          <w:rStyle w:val="Refdecomentrio"/>
        </w:rPr>
        <w:commentReference w:id="235"/>
      </w:r>
    </w:p>
    <w:p w14:paraId="2900B9C2" w14:textId="33E331E1" w:rsidR="00896A41" w:rsidRDefault="00B912A2" w:rsidP="00B912A2">
      <w:pPr>
        <w:ind w:firstLine="851"/>
      </w:pPr>
      <w:r>
        <w:t xml:space="preserve">Como pudemos observar, durante o período das manifestações </w:t>
      </w:r>
      <w:r w:rsidR="00204D1E">
        <w:t>d</w:t>
      </w:r>
      <w:r>
        <w:t>e junho de 2013 a popularidade de Dilma caiu substancialmente</w:t>
      </w:r>
      <w:r w:rsidR="000353BB">
        <w:t>, mas</w:t>
      </w:r>
      <w:r>
        <w:t xml:space="preserve"> se mant</w:t>
      </w:r>
      <w:r w:rsidR="002D0D79">
        <w:t>eve</w:t>
      </w:r>
      <w:r>
        <w:t xml:space="preserve"> estável</w:t>
      </w:r>
      <w:r w:rsidR="004D314C">
        <w:t xml:space="preserve">, mesmo </w:t>
      </w:r>
      <w:r w:rsidR="00204D1E">
        <w:t>que</w:t>
      </w:r>
      <w:r w:rsidR="004D314C">
        <w:t xml:space="preserve"> oscilando entre bom/ótimo e regular</w:t>
      </w:r>
      <w:r>
        <w:t xml:space="preserve"> até </w:t>
      </w:r>
      <w:r w:rsidR="006A0245">
        <w:t>dezembro</w:t>
      </w:r>
      <w:r>
        <w:t xml:space="preserve"> de 20</w:t>
      </w:r>
      <w:r w:rsidR="006A0245">
        <w:t>14</w:t>
      </w:r>
      <w:r w:rsidR="00902927">
        <w:t>.</w:t>
      </w:r>
      <w:r w:rsidR="00A51802">
        <w:t xml:space="preserve"> Esse ponto será importante para compreendermos como Dilma cegaria na disputa presidencial ainda viva, mesmo que vendo suas bases ruindo e a economia entrando em recessão.</w:t>
      </w:r>
      <w:r w:rsidR="00932F0A">
        <w:t xml:space="preserve"> Em março o julgamento da ação </w:t>
      </w:r>
      <w:r w:rsidR="00FA0848">
        <w:t>penal</w:t>
      </w:r>
      <w:r w:rsidR="00932F0A">
        <w:t xml:space="preserve"> 470 chegaria oficialmente ao fim t</w:t>
      </w:r>
      <w:r w:rsidR="00FA0848">
        <w:t>endo condenado 24 dos 37 réus.</w:t>
      </w:r>
      <w:r w:rsidR="00120737">
        <w:t xml:space="preserve"> </w:t>
      </w:r>
      <w:r w:rsidR="00A23813">
        <w:t>Mas o</w:t>
      </w:r>
      <w:r w:rsidR="006952BC">
        <w:t xml:space="preserve"> governo</w:t>
      </w:r>
      <w:r w:rsidR="00D26ACC">
        <w:t xml:space="preserve"> </w:t>
      </w:r>
      <w:r w:rsidR="00A23813">
        <w:t>passaria a</w:t>
      </w:r>
      <w:r w:rsidR="006952BC">
        <w:t xml:space="preserve"> </w:t>
      </w:r>
      <w:r w:rsidR="00A23813">
        <w:t xml:space="preserve">sofrer com </w:t>
      </w:r>
      <w:r w:rsidR="006952BC">
        <w:t xml:space="preserve">uma derrota </w:t>
      </w:r>
      <w:r w:rsidR="00FA0848">
        <w:t xml:space="preserve">importante que prenunciava </w:t>
      </w:r>
      <w:r w:rsidR="006952BC">
        <w:t>dificuldades crescentes com a coalizão</w:t>
      </w:r>
      <w:r w:rsidR="0027321D">
        <w:t>.</w:t>
      </w:r>
      <w:r w:rsidR="00F13D6E">
        <w:t xml:space="preserve"> </w:t>
      </w:r>
      <w:r w:rsidR="0027321D">
        <w:t>A</w:t>
      </w:r>
      <w:r w:rsidR="00F13D6E">
        <w:t xml:space="preserve"> criação de comissão para acompanhar investigações sobre pagamento de propinas da Petrobrás</w:t>
      </w:r>
      <w:r w:rsidR="00F86606">
        <w:rPr>
          <w:rStyle w:val="Refdenotaderodap"/>
        </w:rPr>
        <w:footnoteReference w:id="73"/>
      </w:r>
      <w:r w:rsidR="0027321D">
        <w:t xml:space="preserve"> levariam a investigações que</w:t>
      </w:r>
      <w:r w:rsidR="00144FBF">
        <w:t xml:space="preserve"> desvendariam </w:t>
      </w:r>
      <w:r w:rsidR="0038020F">
        <w:t>o esquema de corrupção política</w:t>
      </w:r>
      <w:r w:rsidR="006549F9">
        <w:t xml:space="preserve"> que desembocaria na famosa Operação Lava-Jato.</w:t>
      </w:r>
    </w:p>
    <w:p w14:paraId="30BD69C6" w14:textId="34889482" w:rsidR="00B912A2" w:rsidRDefault="00896A41" w:rsidP="00B912A2">
      <w:pPr>
        <w:ind w:firstLine="851"/>
      </w:pPr>
      <w:r>
        <w:t xml:space="preserve">Ainda que o caso de Pasadena tenha sido instaurado no começo de 2013, </w:t>
      </w:r>
      <w:r w:rsidR="00591AEA">
        <w:t>a CPMI não havia vingado até fevereiro de 2014, onde novas revelações</w:t>
      </w:r>
      <w:r w:rsidR="00B14BB6">
        <w:t xml:space="preserve"> que estavam em curso de investigação </w:t>
      </w:r>
      <w:r w:rsidR="00DA5330">
        <w:t>n</w:t>
      </w:r>
      <w:r w:rsidR="00B14BB6">
        <w:t>a Holanda,</w:t>
      </w:r>
      <w:r w:rsidR="00591AEA">
        <w:t xml:space="preserve"> </w:t>
      </w:r>
      <w:r w:rsidR="00B14BB6">
        <w:t>recolocariam a gestão da Petrobrás em evidênci</w:t>
      </w:r>
      <w:r w:rsidR="005A7372">
        <w:t>a</w:t>
      </w:r>
      <w:r w:rsidR="00DA5330">
        <w:t xml:space="preserve">. Essas investigações envolviam pagamento de propinas </w:t>
      </w:r>
      <w:r w:rsidR="00720121">
        <w:t>executada pela SBM Offshore, especializada em aluguéis de sondas petrolíferas</w:t>
      </w:r>
      <w:r w:rsidR="004209E4">
        <w:t>. De acordo com Limongi (2023, p. 35), essa denúncia ofereceu</w:t>
      </w:r>
      <w:r w:rsidR="009D4AC3">
        <w:t xml:space="preserve"> nova oportunidade para que Eduardo Cunha</w:t>
      </w:r>
      <w:r w:rsidR="0055396A">
        <w:t xml:space="preserve"> (PMDB-RJ)</w:t>
      </w:r>
      <w:r w:rsidR="009D4AC3">
        <w:t xml:space="preserve"> entrasse em campo articulando e aprovando a toque de caixa</w:t>
      </w:r>
      <w:r w:rsidR="00FD53BA">
        <w:t xml:space="preserve"> a constituição de uma comissão parlamentar de investigação externa com o </w:t>
      </w:r>
      <w:r w:rsidR="00FD53BA">
        <w:lastRenderedPageBreak/>
        <w:t>objetivo de ir à Holanda para colher informações sobre</w:t>
      </w:r>
      <w:r w:rsidR="00D620E6">
        <w:t xml:space="preserve"> </w:t>
      </w:r>
      <w:r w:rsidR="00F2385E">
        <w:t xml:space="preserve">os negócios da empresa no Brasil. </w:t>
      </w:r>
      <w:r w:rsidR="0040393E">
        <w:t>Apesar da maioria para deter a formação da comissão</w:t>
      </w:r>
      <w:r w:rsidR="00A26FBE">
        <w:t xml:space="preserve">, o líder do PT na Câmara, Cândido </w:t>
      </w:r>
      <w:proofErr w:type="spellStart"/>
      <w:r w:rsidR="00A26FBE">
        <w:t>Vacarezza</w:t>
      </w:r>
      <w:proofErr w:type="spellEnd"/>
      <w:r w:rsidR="00A26FBE">
        <w:t xml:space="preserve"> (SP)</w:t>
      </w:r>
      <w:r w:rsidR="0013781A">
        <w:t>,</w:t>
      </w:r>
      <w:r w:rsidR="00A26FBE">
        <w:t xml:space="preserve"> possibilitou que </w:t>
      </w:r>
      <w:r w:rsidR="0013781A">
        <w:t>a iniciativa fosse aprovada. A influência</w:t>
      </w:r>
      <w:r w:rsidR="00D0620D">
        <w:t xml:space="preserve"> de Cunha nesse contexto se</w:t>
      </w:r>
      <w:r w:rsidR="0013781A">
        <w:t xml:space="preserve"> fazia em um</w:t>
      </w:r>
      <w:r w:rsidR="00B018E1">
        <w:t>a</w:t>
      </w:r>
      <w:r w:rsidR="0013781A">
        <w:t xml:space="preserve"> conjuntura na qual</w:t>
      </w:r>
      <w:r w:rsidR="00B018E1">
        <w:t xml:space="preserve"> a base governista</w:t>
      </w:r>
      <w:r w:rsidR="0013781A">
        <w:t xml:space="preserve"> </w:t>
      </w:r>
      <w:r w:rsidR="001445B1">
        <w:t>estava insatisfeita com a reforma ministerial que vinha sendo executada pelo governo</w:t>
      </w:r>
      <w:r w:rsidR="00F26EB5">
        <w:t>,</w:t>
      </w:r>
      <w:r w:rsidR="001445B1">
        <w:t xml:space="preserve"> </w:t>
      </w:r>
      <w:r w:rsidR="00F26EB5">
        <w:t>a qual</w:t>
      </w:r>
      <w:r w:rsidR="001445B1">
        <w:t xml:space="preserve"> visava remontar </w:t>
      </w:r>
      <w:r w:rsidR="00E1070B">
        <w:t>as alianças políticas para a disputa das eleições</w:t>
      </w:r>
      <w:r w:rsidR="00ED3AFB">
        <w:t>.</w:t>
      </w:r>
      <w:r w:rsidR="001E71C0">
        <w:t xml:space="preserve"> A partir daquele momento Eduardo Cunha também passou a articular a formação de um</w:t>
      </w:r>
      <w:r w:rsidR="00442E76">
        <w:t xml:space="preserve"> movimento suprapartidário</w:t>
      </w:r>
      <w:r w:rsidR="008F18C6">
        <w:t xml:space="preserve"> designado como </w:t>
      </w:r>
      <w:r w:rsidR="000C7D26">
        <w:t>“</w:t>
      </w:r>
      <w:r w:rsidR="001E71C0">
        <w:t>Blocão</w:t>
      </w:r>
      <w:r w:rsidR="000C7D26">
        <w:t>”</w:t>
      </w:r>
      <w:r w:rsidR="008F18C6">
        <w:t xml:space="preserve"> e que tinha como objetivo exprimir a insatisfação da base aliada na Câmara </w:t>
      </w:r>
      <w:r w:rsidR="00FB198D">
        <w:t>contra</w:t>
      </w:r>
      <w:r w:rsidR="008F18C6">
        <w:t xml:space="preserve"> o governo Dilma Rousseff (Limongi, 2023, p. </w:t>
      </w:r>
      <w:r w:rsidR="00667899">
        <w:t>36).</w:t>
      </w:r>
    </w:p>
    <w:p w14:paraId="313EE58D" w14:textId="0EAF5802" w:rsidR="0040393E" w:rsidRDefault="00B018E1" w:rsidP="0040393E">
      <w:pPr>
        <w:ind w:firstLine="851"/>
      </w:pPr>
      <w:r>
        <w:t>Ao mesmo tempo, a</w:t>
      </w:r>
      <w:r w:rsidR="0040393E">
        <w:t>lém dos escândalos de corrupção</w:t>
      </w:r>
      <w:r w:rsidR="00667899">
        <w:t xml:space="preserve"> e das relações na esfera político-institucional,</w:t>
      </w:r>
      <w:r w:rsidR="0040393E">
        <w:t xml:space="preserve"> as manifestações de protesto contra a Copa levariam pessoas insatisfeitas com os gastos com o campeonato mundial</w:t>
      </w:r>
      <w:r w:rsidR="0040393E">
        <w:rPr>
          <w:rStyle w:val="Refdenotaderodap"/>
        </w:rPr>
        <w:footnoteReference w:id="74"/>
      </w:r>
      <w:r w:rsidR="0040393E">
        <w:t xml:space="preserve"> às ruas</w:t>
      </w:r>
      <w:r w:rsidR="00057DB5">
        <w:t>,</w:t>
      </w:r>
      <w:r w:rsidR="0040393E">
        <w:t xml:space="preserve"> em um </w:t>
      </w:r>
      <w:r w:rsidR="0040393E" w:rsidRPr="0036350D">
        <w:t xml:space="preserve">confronto entre espetáculo e </w:t>
      </w:r>
      <w:proofErr w:type="spellStart"/>
      <w:r w:rsidR="0040393E" w:rsidRPr="0036350D">
        <w:t>contra-espetáculo</w:t>
      </w:r>
      <w:proofErr w:type="spellEnd"/>
      <w:r w:rsidR="0040393E">
        <w:t xml:space="preserve"> com foco na tática </w:t>
      </w:r>
      <w:r w:rsidR="0040393E" w:rsidRPr="00A66226">
        <w:rPr>
          <w:i/>
          <w:iCs/>
        </w:rPr>
        <w:t xml:space="preserve">black </w:t>
      </w:r>
      <w:proofErr w:type="spellStart"/>
      <w:r w:rsidR="0040393E" w:rsidRPr="00A66226">
        <w:rPr>
          <w:i/>
          <w:iCs/>
        </w:rPr>
        <w:t>bloc</w:t>
      </w:r>
      <w:proofErr w:type="spellEnd"/>
      <w:r w:rsidR="0040393E">
        <w:t xml:space="preserve"> enquanto uma forma de resistência à racionalidade neoliberal e às práticas autoritárias (AUGUSTO, 2014</w:t>
      </w:r>
      <w:r w:rsidR="00EC218F">
        <w:t>; PINHEIRO, 2014</w:t>
      </w:r>
      <w:r w:rsidR="0040393E">
        <w:t xml:space="preserve">). As pessoas também se manifestaram através das redes, as quais </w:t>
      </w:r>
      <w:r w:rsidR="0040393E" w:rsidRPr="00385156">
        <w:t>funcionaram como esferas públicas ampliadas, permitindo a livre expressão de diversas demandas e insatisfações políticas</w:t>
      </w:r>
      <w:r w:rsidR="0040393E">
        <w:t xml:space="preserve"> (PENTEADO, 2014). Por outro lado, o uso das Tecnologias da Informação e Comunicação (TICs) foi</w:t>
      </w:r>
      <w:r w:rsidR="00057DB5">
        <w:t xml:space="preserve"> </w:t>
      </w:r>
      <w:r w:rsidR="00D50C65">
        <w:t>também explorada</w:t>
      </w:r>
      <w:r w:rsidR="0040393E">
        <w:t xml:space="preserve"> </w:t>
      </w:r>
      <w:r w:rsidR="00D50C65">
        <w:t xml:space="preserve">pelo </w:t>
      </w:r>
      <w:r w:rsidR="0040393E">
        <w:t xml:space="preserve">Estado </w:t>
      </w:r>
      <w:r w:rsidR="00D50C65">
        <w:t>como uma forma de construção de</w:t>
      </w:r>
      <w:r w:rsidR="0040393E">
        <w:t xml:space="preserve"> </w:t>
      </w:r>
      <w:r w:rsidR="00D50C65">
        <w:t>t</w:t>
      </w:r>
      <w:r w:rsidR="0040393E">
        <w:t>áticas de vigilância e controle de protestos para tentar refrear os atos que viessem a prejudicar o andamento dos eventos da Copa (FERNANDES, 2023).</w:t>
      </w:r>
      <w:r w:rsidR="003B54B2">
        <w:t xml:space="preserve"> Aqui, o campo autonomista</w:t>
      </w:r>
      <w:r w:rsidR="00593D68">
        <w:t xml:space="preserve"> e os diversos setores ligados às reivindicações a respeito dos megaeventos marcariam sua insatisfação com o governo</w:t>
      </w:r>
      <w:r w:rsidR="00B86582">
        <w:t xml:space="preserve"> reivindicando melhores condições de vida e inflacionando o tema da corrupção do Estado.</w:t>
      </w:r>
    </w:p>
    <w:p w14:paraId="2A505DDC" w14:textId="05A97C21" w:rsidR="00F31F31" w:rsidRDefault="002E019E" w:rsidP="00B912A2">
      <w:pPr>
        <w:ind w:firstLine="851"/>
      </w:pPr>
      <w:r>
        <w:t>Consequentemente</w:t>
      </w:r>
      <w:r w:rsidR="004C19CB">
        <w:t xml:space="preserve">, </w:t>
      </w:r>
      <w:r w:rsidR="002358BB">
        <w:t xml:space="preserve">em junho a popularidade </w:t>
      </w:r>
      <w:r w:rsidR="009A3551">
        <w:t>presidencial oscilaria não só como efeito das manifestações contra a Copa do Mundo</w:t>
      </w:r>
      <w:r w:rsidR="00086E35">
        <w:t>, mas também</w:t>
      </w:r>
      <w:r w:rsidR="008D5E0B">
        <w:t xml:space="preserve"> por uma conjuntura de insatisfação econômica puxada pelo pessimismo com a economia.</w:t>
      </w:r>
      <w:r w:rsidR="00E22C0B">
        <w:t xml:space="preserve"> </w:t>
      </w:r>
      <w:r w:rsidR="00886274">
        <w:t xml:space="preserve">A economia </w:t>
      </w:r>
      <w:r w:rsidR="00146C03">
        <w:t>se conduzia para a recessão</w:t>
      </w:r>
      <w:r w:rsidR="00D43DD2">
        <w:t xml:space="preserve"> com uma</w:t>
      </w:r>
      <w:r w:rsidR="00D4501C">
        <w:t xml:space="preserve"> inflação e taxa de juros altas. </w:t>
      </w:r>
      <w:r w:rsidR="00287CCC">
        <w:t xml:space="preserve">Como aponta </w:t>
      </w:r>
      <w:r w:rsidR="00E70296">
        <w:t>Martins (2022</w:t>
      </w:r>
      <w:r w:rsidR="00DB0825">
        <w:t xml:space="preserve">, p. </w:t>
      </w:r>
      <w:r w:rsidR="00407E0C">
        <w:t>52</w:t>
      </w:r>
      <w:r w:rsidR="00E70296">
        <w:t xml:space="preserve">), </w:t>
      </w:r>
      <w:r w:rsidR="00BE3B9E">
        <w:t>e</w:t>
      </w:r>
      <w:r w:rsidR="00BE3B9E" w:rsidRPr="00BE3B9E">
        <w:t xml:space="preserve">ntre abril de 2013 e abril de 2014 a taxa Selic foi elevada sistematicamente, saindo de 7,25% para 11,0% a.a. </w:t>
      </w:r>
      <w:r w:rsidR="00407E0C">
        <w:t>O</w:t>
      </w:r>
      <w:r w:rsidR="00BE3B9E" w:rsidRPr="00BE3B9E">
        <w:t xml:space="preserve"> Brasil retom</w:t>
      </w:r>
      <w:r w:rsidR="00407E0C">
        <w:t>aria</w:t>
      </w:r>
      <w:r w:rsidR="00BE3B9E" w:rsidRPr="00BE3B9E">
        <w:t xml:space="preserve"> o topo do ranking internacional de taxas de juros</w:t>
      </w:r>
      <w:r w:rsidR="00BE3B9E">
        <w:t xml:space="preserve">. </w:t>
      </w:r>
      <w:r w:rsidR="00D81E3A">
        <w:t>E</w:t>
      </w:r>
      <w:r w:rsidR="00D81E3A" w:rsidRPr="00BE3B9E">
        <w:t>m abril de 2014</w:t>
      </w:r>
      <w:r w:rsidR="00D81E3A">
        <w:t xml:space="preserve"> o</w:t>
      </w:r>
      <w:r w:rsidR="00BE3B9E">
        <w:t xml:space="preserve"> país</w:t>
      </w:r>
      <w:r w:rsidR="00BE3B9E" w:rsidRPr="00BE3B9E">
        <w:t xml:space="preserve"> salt</w:t>
      </w:r>
      <w:r w:rsidR="00D81E3A">
        <w:t>aria</w:t>
      </w:r>
      <w:r w:rsidR="00BE3B9E" w:rsidRPr="00BE3B9E">
        <w:t xml:space="preserve"> do 16º lugar para o 6º lugar</w:t>
      </w:r>
      <w:r w:rsidR="00407E0C">
        <w:t>,</w:t>
      </w:r>
      <w:r w:rsidR="00BE3B9E" w:rsidRPr="00BE3B9E">
        <w:t xml:space="preserve"> em termos de taxas nominais</w:t>
      </w:r>
      <w:r w:rsidR="000943D1">
        <w:t xml:space="preserve">. </w:t>
      </w:r>
      <w:r w:rsidR="00DB0825">
        <w:t>Consequentemente, o</w:t>
      </w:r>
      <w:r w:rsidR="00DB0825" w:rsidRPr="00DB0825">
        <w:t xml:space="preserve"> </w:t>
      </w:r>
      <w:r w:rsidR="00DB0825" w:rsidRPr="00DB0825">
        <w:lastRenderedPageBreak/>
        <w:t>regresso à operação mais estrita do regime de metas para inflação coincid</w:t>
      </w:r>
      <w:r w:rsidR="00DB0825">
        <w:t>iu</w:t>
      </w:r>
      <w:r w:rsidR="00DB0825" w:rsidRPr="00DB0825">
        <w:t xml:space="preserve"> com o insucesso d</w:t>
      </w:r>
      <w:r w:rsidR="006D648F">
        <w:t>o ensaio desenvolvimentista (SINGER</w:t>
      </w:r>
      <w:r w:rsidR="00F4236D">
        <w:t>, 2016</w:t>
      </w:r>
      <w:r w:rsidR="00D11F0D">
        <w:t>)</w:t>
      </w:r>
      <w:r w:rsidR="00DB0825" w:rsidRPr="00DB0825">
        <w:t xml:space="preserve"> implantad</w:t>
      </w:r>
      <w:r w:rsidR="006D648F">
        <w:t>o</w:t>
      </w:r>
      <w:r w:rsidR="00DB0825" w:rsidRPr="00DB0825">
        <w:t xml:space="preserve"> pelo governo em reestabelecer uma trajetória de crescimento sustentada</w:t>
      </w:r>
      <w:r w:rsidR="00DB0825">
        <w:t xml:space="preserve">. </w:t>
      </w:r>
      <w:r w:rsidR="00EC133F">
        <w:t xml:space="preserve">O resultado foi que apesar do segundo semestre de 2013 ter indicado uma recuperação </w:t>
      </w:r>
      <w:r w:rsidR="00874F6F">
        <w:t>na</w:t>
      </w:r>
      <w:r w:rsidR="009E322E">
        <w:t xml:space="preserve"> </w:t>
      </w:r>
      <w:r w:rsidR="00EC133F">
        <w:t>taxa</w:t>
      </w:r>
      <w:r w:rsidR="009E322E">
        <w:t xml:space="preserve"> de crescimento do investimento, </w:t>
      </w:r>
      <w:r w:rsidR="003365C2">
        <w:t>o terceiro e o quarto trimestres do mesmo ano já confirmavam uma desaceleração mais acentuada da economia que viria a se transformar numa trajetória de retração a partir do segundo trimestre de 2014</w:t>
      </w:r>
      <w:r w:rsidR="005052ED">
        <w:rPr>
          <w:rStyle w:val="Refdenotaderodap"/>
        </w:rPr>
        <w:footnoteReference w:id="75"/>
      </w:r>
      <w:r w:rsidR="00497499">
        <w:t>, com crescimento negativo</w:t>
      </w:r>
      <w:r w:rsidR="00926CC6">
        <w:t>.</w:t>
      </w:r>
    </w:p>
    <w:p w14:paraId="43C5B833" w14:textId="2F851A9A" w:rsidR="00E40BB9" w:rsidRDefault="00094B29" w:rsidP="00E40BB9">
      <w:pPr>
        <w:ind w:firstLine="851"/>
      </w:pPr>
      <w:r>
        <w:t xml:space="preserve">Com efeito, </w:t>
      </w:r>
      <w:r w:rsidR="00170170">
        <w:t xml:space="preserve">a condução monetária e fiscal contracionista, junto com a profunda desconfiança da burguesia, </w:t>
      </w:r>
      <w:r w:rsidR="006830C0">
        <w:t>anulariam as</w:t>
      </w:r>
      <w:r w:rsidR="00170170">
        <w:t xml:space="preserve"> tentativas de elevar o investimento</w:t>
      </w:r>
      <w:r w:rsidR="00CA007D">
        <w:t>, o qual apresentaria queda de 4,4% no ano eleitoral (SINGER, 2016, p. 42)</w:t>
      </w:r>
      <w:r w:rsidR="005F1C0A">
        <w:t xml:space="preserve">. </w:t>
      </w:r>
      <w:r w:rsidR="00DB5178">
        <w:t xml:space="preserve">A diminuição do </w:t>
      </w:r>
      <w:r w:rsidR="00646F01">
        <w:t>ritmo de crescimento econômico favorecia a ascensão da oposição que juntava esforços na construção de uma estrutura de mobilização que fosse</w:t>
      </w:r>
      <w:r w:rsidR="007D36E8">
        <w:t xml:space="preserve"> capaz de vencer </w:t>
      </w:r>
      <w:r w:rsidR="00491D15">
        <w:t>o PT no pleito de 2014. Eduardo Campos (PSD)</w:t>
      </w:r>
      <w:r w:rsidR="00886B18">
        <w:t>, após o acidente que ocasionou sua morte,</w:t>
      </w:r>
      <w:r w:rsidR="00491D15">
        <w:t xml:space="preserve"> </w:t>
      </w:r>
      <w:r w:rsidR="0065262B">
        <w:t xml:space="preserve">seria substituído por Marina Silva </w:t>
      </w:r>
      <w:r w:rsidR="00886B18">
        <w:t>na cabeça de chapa</w:t>
      </w:r>
      <w:r w:rsidR="00C83151">
        <w:t xml:space="preserve">. A comoção acabou colocando Marina em segundo lugar nas </w:t>
      </w:r>
      <w:r w:rsidR="00675D4C">
        <w:t>pesquisas ameaçando a candidatura de Dilma. No entanto, a popularidade de Dilma</w:t>
      </w:r>
      <w:r w:rsidR="00E85BD2">
        <w:t xml:space="preserve"> se mostrava resistente a despeito da crise econômica.</w:t>
      </w:r>
      <w:r w:rsidR="0093733D">
        <w:t xml:space="preserve"> </w:t>
      </w:r>
      <w:r w:rsidR="00CC0C90">
        <w:t>Mesmo</w:t>
      </w:r>
      <w:r w:rsidR="00DF135D">
        <w:t xml:space="preserve"> vivendo sob pressão </w:t>
      </w:r>
      <w:r w:rsidR="00730E83">
        <w:t>em relação</w:t>
      </w:r>
      <w:r w:rsidR="00DF135D">
        <w:t xml:space="preserve"> </w:t>
      </w:r>
      <w:r w:rsidR="00730E83">
        <w:t>às</w:t>
      </w:r>
      <w:r w:rsidR="00DF135D">
        <w:t xml:space="preserve"> </w:t>
      </w:r>
      <w:r w:rsidR="00CC0C90">
        <w:t>políticas</w:t>
      </w:r>
      <w:r w:rsidR="00DF135D">
        <w:t xml:space="preserve"> de estímulo ao investimento</w:t>
      </w:r>
      <w:r w:rsidR="00F03F2D">
        <w:t xml:space="preserve"> (Desoneração da folha pessoal, IPI reduzido para os bens duráveis, Programa de </w:t>
      </w:r>
      <w:r w:rsidR="00CC0C90">
        <w:t>Sustentação</w:t>
      </w:r>
      <w:r w:rsidR="00F03F2D">
        <w:t xml:space="preserve"> dos Investimentos (PSI)</w:t>
      </w:r>
      <w:r w:rsidR="00CC0C90">
        <w:t xml:space="preserve"> e o aporte para o Minha Casa Minha Vida) </w:t>
      </w:r>
      <w:r w:rsidR="008C5E34">
        <w:t>foi possível ao governo manter duas conquistas que conferiam estabilidade aos índices de aprovação: a estabilidade de pleno emprego</w:t>
      </w:r>
      <w:r w:rsidR="00724C22">
        <w:t xml:space="preserve"> e a elevação da massa salarial (ver Figura 3).</w:t>
      </w:r>
      <w:r w:rsidR="003B15BF">
        <w:t xml:space="preserve"> Certamente, </w:t>
      </w:r>
      <w:r w:rsidR="00315ACB">
        <w:t xml:space="preserve">o emprego e o salário mantidos permitiriam que o discurso de Dilma </w:t>
      </w:r>
      <w:r w:rsidR="009E6B17">
        <w:t>convencesse</w:t>
      </w:r>
      <w:r w:rsidR="00D0421C">
        <w:t xml:space="preserve"> os setores progressistas e o eleitorado popular</w:t>
      </w:r>
      <w:r w:rsidR="006D66D1">
        <w:t>.</w:t>
      </w:r>
      <w:r w:rsidR="00A91F0E">
        <w:t xml:space="preserve"> </w:t>
      </w:r>
      <w:r w:rsidR="004C15D3">
        <w:t>Porém,</w:t>
      </w:r>
      <w:r w:rsidR="000E3F0D">
        <w:t xml:space="preserve"> </w:t>
      </w:r>
      <w:r w:rsidR="00E40BB9">
        <w:t>movida pelo interesse público Dilma acabou ferindo interesses privados que começaram a se unir ao bloco rentista</w:t>
      </w:r>
      <w:r w:rsidR="004C15D3" w:rsidRPr="004C15D3">
        <w:t xml:space="preserve"> </w:t>
      </w:r>
      <w:r w:rsidR="00072E45">
        <w:t>(</w:t>
      </w:r>
      <w:r w:rsidR="004C15D3">
        <w:t>Singer 2016, p. 51)</w:t>
      </w:r>
      <w:r w:rsidR="00763DF3">
        <w:t xml:space="preserve">. </w:t>
      </w:r>
      <w:r w:rsidR="00A91F0E">
        <w:t>Assim,</w:t>
      </w:r>
      <w:r w:rsidR="00763DF3">
        <w:t xml:space="preserve"> ao mesmo tempo qu</w:t>
      </w:r>
      <w:r w:rsidR="00D51AC1">
        <w:t>e</w:t>
      </w:r>
      <w:r w:rsidR="00763DF3">
        <w:t xml:space="preserve"> conduzia uma</w:t>
      </w:r>
      <w:r w:rsidR="009A1B39">
        <w:t xml:space="preserve"> luta gigantesca contra o núcleo do capital, acabou se indispondo com franjas </w:t>
      </w:r>
      <w:r w:rsidR="00D51AC1">
        <w:t>produtivas sem atentar que esse movimento necessitaria de forte apoio social.</w:t>
      </w:r>
    </w:p>
    <w:p w14:paraId="743FC320" w14:textId="77777777" w:rsidR="00161609" w:rsidRDefault="00BB298B" w:rsidP="008378E5">
      <w:pPr>
        <w:ind w:firstLine="851"/>
      </w:pPr>
      <w:r>
        <w:t>Como aponta Singer (2016, p. 45-</w:t>
      </w:r>
      <w:r w:rsidR="008B7CAD">
        <w:t xml:space="preserve">50), </w:t>
      </w:r>
      <w:r w:rsidR="00CE04D2">
        <w:t>alguns</w:t>
      </w:r>
      <w:r w:rsidR="008B7CAD">
        <w:t xml:space="preserve"> fatores explicam o desembarque </w:t>
      </w:r>
      <w:r w:rsidR="00D74AFE">
        <w:t>dos empresários do governo Dilma</w:t>
      </w:r>
      <w:r w:rsidR="00833A66">
        <w:t>.</w:t>
      </w:r>
      <w:r w:rsidR="00E10EB7">
        <w:t xml:space="preserve"> A primeir</w:t>
      </w:r>
      <w:r w:rsidR="00CE04D2">
        <w:t>o</w:t>
      </w:r>
      <w:r w:rsidR="00E10EB7">
        <w:t xml:space="preserve"> del</w:t>
      </w:r>
      <w:r w:rsidR="00CE04D2">
        <w:t>e</w:t>
      </w:r>
      <w:r w:rsidR="00E10EB7">
        <w:t xml:space="preserve">s é que as </w:t>
      </w:r>
      <w:r w:rsidR="000D300B">
        <w:t>características</w:t>
      </w:r>
      <w:r w:rsidR="00E10EB7">
        <w:t xml:space="preserve"> estruturais da burguesia industrial brasileira causaram fragilidade na </w:t>
      </w:r>
      <w:r w:rsidR="003B69EC">
        <w:t xml:space="preserve">coalizão produtiva devido à dupla </w:t>
      </w:r>
      <w:r w:rsidR="003B69EC">
        <w:lastRenderedPageBreak/>
        <w:t xml:space="preserve">condição de industriais e rentistas </w:t>
      </w:r>
      <w:r w:rsidR="000D300B">
        <w:t>restringindo o grau de empenho na plataforma produtivista.</w:t>
      </w:r>
      <w:r w:rsidR="0073290A">
        <w:t xml:space="preserve"> Em segundo lugar, o avanço da intervenção estatal que provocou </w:t>
      </w:r>
      <w:r w:rsidR="00022EC1">
        <w:t>expansão dos postos de trabalho formais</w:t>
      </w:r>
      <w:r w:rsidR="005F4B96">
        <w:t xml:space="preserve"> promovendo, como consequência</w:t>
      </w:r>
      <w:r w:rsidR="003C6527">
        <w:t>, uma “greve de investimentos” por parte da burguesia</w:t>
      </w:r>
      <w:r w:rsidR="00351B97">
        <w:t xml:space="preserve">. E, por outro lado, o pleno emprego deu musculatura aos sindicatos </w:t>
      </w:r>
      <w:r w:rsidR="000C1A6E">
        <w:t>que resultou em uma contínua elevação de greves,</w:t>
      </w:r>
      <w:r w:rsidR="00175F49">
        <w:t xml:space="preserve"> possibilitando aumentos no salário médio real.</w:t>
      </w:r>
      <w:r w:rsidR="000C1A6E">
        <w:t xml:space="preserve"> </w:t>
      </w:r>
      <w:r w:rsidR="00175F49">
        <w:t xml:space="preserve">Em terceiro lugar, </w:t>
      </w:r>
      <w:r w:rsidR="002A107F">
        <w:t>no contexto global as relações entre burguesia interna e capital internacional se transformaram a partir da crise de 200</w:t>
      </w:r>
      <w:r w:rsidR="00BB6844">
        <w:t>8</w:t>
      </w:r>
      <w:r w:rsidR="000B7A84">
        <w:t>,</w:t>
      </w:r>
      <w:r w:rsidR="00BB6844">
        <w:t xml:space="preserve"> pressionando países como Brasil</w:t>
      </w:r>
      <w:r w:rsidR="002A107F">
        <w:t xml:space="preserve"> </w:t>
      </w:r>
      <w:r w:rsidR="00A62958">
        <w:t>a decidir qual orientação</w:t>
      </w:r>
      <w:r w:rsidR="003D3ADE">
        <w:t xml:space="preserve"> de política econômica e parceiros</w:t>
      </w:r>
      <w:r w:rsidR="00A62958">
        <w:t xml:space="preserve"> a nível </w:t>
      </w:r>
      <w:r w:rsidR="003D3ADE">
        <w:t>de blocos e mercados consumidores.</w:t>
      </w:r>
      <w:r w:rsidR="00E70A83">
        <w:t xml:space="preserve"> A grande questão seria que, caso não houvesse controle</w:t>
      </w:r>
      <w:r w:rsidR="001503BF">
        <w:t xml:space="preserve"> e limite ao movimento dos capitais dentro dessa dinâmica</w:t>
      </w:r>
      <w:r w:rsidR="005A4E23">
        <w:t>,</w:t>
      </w:r>
      <w:r w:rsidR="001503BF">
        <w:t xml:space="preserve"> que obrigasse</w:t>
      </w:r>
      <w:r w:rsidR="005A4E23">
        <w:t xml:space="preserve">m </w:t>
      </w:r>
      <w:r w:rsidR="001503BF">
        <w:t xml:space="preserve">os investimentos </w:t>
      </w:r>
      <w:r w:rsidR="005A4E23">
        <w:t>serem</w:t>
      </w:r>
      <w:r w:rsidR="001503BF">
        <w:t xml:space="preserve"> de interesse nacional</w:t>
      </w:r>
      <w:r w:rsidR="009A32D9">
        <w:t>, os investidores buscariam plataformas de ganho</w:t>
      </w:r>
      <w:r w:rsidR="00BC383B">
        <w:t xml:space="preserve"> que fomentassem a concentração de capital pressionando o </w:t>
      </w:r>
      <w:r w:rsidR="00B0658F">
        <w:t>Estado</w:t>
      </w:r>
      <w:r w:rsidR="00BC383B">
        <w:t xml:space="preserve"> por novas rodadas</w:t>
      </w:r>
      <w:r w:rsidR="00B0658F">
        <w:t xml:space="preserve"> de privatização da infraestrutura e dos serviços públicos.</w:t>
      </w:r>
    </w:p>
    <w:p w14:paraId="12E0DDCD" w14:textId="232CE944" w:rsidR="008378E5" w:rsidRDefault="00B0658F" w:rsidP="008378E5">
      <w:pPr>
        <w:ind w:firstLine="851"/>
      </w:pPr>
      <w:r>
        <w:t>Por fim</w:t>
      </w:r>
      <w:r w:rsidR="00654E37">
        <w:t xml:space="preserve">, e isso diz respeito a uma posição ideológica desse próprio empresariado, </w:t>
      </w:r>
      <w:r w:rsidR="0050195D">
        <w:t>era o fato de que durante boa parte do governo Dilma a coalizão rentista se mobilizava contra as políticas de desenvolvimento</w:t>
      </w:r>
      <w:r>
        <w:t xml:space="preserve"> </w:t>
      </w:r>
      <w:r w:rsidR="00C71D2A">
        <w:t>e buscaram cooptar para sua causa</w:t>
      </w:r>
      <w:r w:rsidR="00F437D7">
        <w:t xml:space="preserve"> </w:t>
      </w:r>
      <w:r w:rsidR="00B46852">
        <w:t xml:space="preserve">outros setores da sociedade por meio de argumentos </w:t>
      </w:r>
      <w:proofErr w:type="spellStart"/>
      <w:r w:rsidR="00B46852">
        <w:t>anti-</w:t>
      </w:r>
      <w:r w:rsidR="002A2763">
        <w:t>intervencionismo</w:t>
      </w:r>
      <w:proofErr w:type="spellEnd"/>
      <w:r w:rsidR="002A2763">
        <w:t xml:space="preserve">, juntando com acusações sobre </w:t>
      </w:r>
      <w:r w:rsidR="00161609">
        <w:t>incompetência administrativa</w:t>
      </w:r>
      <w:r w:rsidR="00D44DD8">
        <w:t>, arbítrio, autoritarismo e corrupção que se somaram ao julgamento do mensalão e posteriormente com a Operação Lava-Jato.</w:t>
      </w:r>
      <w:r w:rsidR="00161609">
        <w:t xml:space="preserve"> </w:t>
      </w:r>
      <w:r w:rsidR="001A50DF">
        <w:t>Nesse sentido</w:t>
      </w:r>
      <w:r w:rsidR="008378E5">
        <w:t>, a piora nas condições objetivas de vida</w:t>
      </w:r>
      <w:r w:rsidR="001A50DF">
        <w:t xml:space="preserve"> </w:t>
      </w:r>
      <w:r w:rsidR="00161609">
        <w:t>acabou potencializando o efeito ideológico</w:t>
      </w:r>
      <w:r w:rsidR="001A50DF">
        <w:t xml:space="preserve"> dessas questões que permitiram com que a contestação pública fosse dirigida sobre dois flanco</w:t>
      </w:r>
      <w:r w:rsidR="00800325">
        <w:t xml:space="preserve">s que se contradiziam ao final de junho de 2013: </w:t>
      </w:r>
      <w:r w:rsidR="00A03295">
        <w:t>de um lado as críticas do campo da esquerda referentes aos problemas infraestruturais conclamando e reivindicando direitos</w:t>
      </w:r>
      <w:r w:rsidR="00BF466C">
        <w:t xml:space="preserve"> essenciais; de outro lado</w:t>
      </w:r>
      <w:r w:rsidR="00437216">
        <w:t xml:space="preserve"> grupos de direita</w:t>
      </w:r>
      <w:r w:rsidR="00BF466C">
        <w:t>, sob um argumento moral a respeito da ineficácia da política</w:t>
      </w:r>
      <w:r w:rsidR="00437216">
        <w:t>,</w:t>
      </w:r>
      <w:r w:rsidR="00A03295">
        <w:t xml:space="preserve"> </w:t>
      </w:r>
      <w:r w:rsidR="00437216">
        <w:t xml:space="preserve">evocavam a não intervenção estatal e a </w:t>
      </w:r>
      <w:r w:rsidR="00B7507D">
        <w:t xml:space="preserve">chamada </w:t>
      </w:r>
      <w:r w:rsidR="00437216">
        <w:t>incompetência</w:t>
      </w:r>
      <w:r w:rsidR="008C41FA">
        <w:t xml:space="preserve"> do Estado para </w:t>
      </w:r>
      <w:r w:rsidR="004D7B4F">
        <w:t xml:space="preserve">com </w:t>
      </w:r>
      <w:r w:rsidR="008C41FA">
        <w:t>a gerência das liberdades individuais.</w:t>
      </w:r>
    </w:p>
    <w:p w14:paraId="642233C1" w14:textId="5B796D00" w:rsidR="00D76FEC" w:rsidRDefault="00046E8B" w:rsidP="00C1440E">
      <w:pPr>
        <w:ind w:firstLine="851"/>
      </w:pPr>
      <w:r>
        <w:t>D</w:t>
      </w:r>
      <w:r w:rsidR="00803694">
        <w:t>ilma</w:t>
      </w:r>
      <w:r w:rsidR="00CF6BA1">
        <w:t xml:space="preserve"> também</w:t>
      </w:r>
      <w:r w:rsidR="00803694">
        <w:t xml:space="preserve"> passaria a ser incomodada </w:t>
      </w:r>
      <w:r w:rsidR="000C20ED">
        <w:t>com</w:t>
      </w:r>
      <w:r w:rsidR="00803694">
        <w:t xml:space="preserve"> as reverberações da Operação Lava-Jato.</w:t>
      </w:r>
      <w:r w:rsidR="003C23E1">
        <w:t xml:space="preserve"> Os </w:t>
      </w:r>
      <w:r w:rsidR="00C37B3B">
        <w:t>pré-candidatos</w:t>
      </w:r>
      <w:r w:rsidR="003C23E1">
        <w:t xml:space="preserve"> da oposição à Presidência, Aécio Neves e Eduardo Campos</w:t>
      </w:r>
      <w:r w:rsidR="00001D8A">
        <w:t xml:space="preserve"> (PSB-PE</w:t>
      </w:r>
      <w:r w:rsidR="00C37B3B">
        <w:t>)</w:t>
      </w:r>
      <w:r w:rsidR="00BE3981">
        <w:t xml:space="preserve"> </w:t>
      </w:r>
      <w:r w:rsidR="007D2F3B">
        <w:t xml:space="preserve">já </w:t>
      </w:r>
      <w:r>
        <w:t>haviam</w:t>
      </w:r>
      <w:r w:rsidR="00307959">
        <w:t xml:space="preserve"> firmado</w:t>
      </w:r>
      <w:r w:rsidR="00BE3981">
        <w:t xml:space="preserve"> acordo para a </w:t>
      </w:r>
      <w:r w:rsidR="003B6403">
        <w:t>instauração</w:t>
      </w:r>
      <w:r w:rsidR="00BE3981">
        <w:t xml:space="preserve"> de uma CPI no Senado para investigar a compra de Pasadena. Envolvidos por ess</w:t>
      </w:r>
      <w:r w:rsidR="005165C5">
        <w:t>a iniciativa,</w:t>
      </w:r>
      <w:r w:rsidR="00BE3981">
        <w:t xml:space="preserve"> </w:t>
      </w:r>
      <w:r w:rsidR="005165C5">
        <w:t>a</w:t>
      </w:r>
      <w:r w:rsidR="00BE3981">
        <w:t xml:space="preserve"> movimentação dos integrantes do Blocão passaria a ser cada vez mais contundente em torno da ampliação d</w:t>
      </w:r>
      <w:r w:rsidR="007B3B67">
        <w:t>o seu</w:t>
      </w:r>
      <w:r w:rsidR="00BE3981">
        <w:t xml:space="preserve"> círculo</w:t>
      </w:r>
      <w:r w:rsidR="000E7EB7">
        <w:t xml:space="preserve"> de influência.</w:t>
      </w:r>
      <w:r w:rsidR="006B6D8E">
        <w:t xml:space="preserve"> </w:t>
      </w:r>
      <w:r w:rsidR="00806362">
        <w:t xml:space="preserve">Dentre os signatários da proposta </w:t>
      </w:r>
      <w:r w:rsidR="005F637B">
        <w:t xml:space="preserve">e que integravam o pelotão de frente do Blocão estavam </w:t>
      </w:r>
      <w:r w:rsidR="00806362">
        <w:t xml:space="preserve">Eduardo Cunha, André Moura </w:t>
      </w:r>
      <w:r w:rsidR="001703C6">
        <w:t>(</w:t>
      </w:r>
      <w:r w:rsidR="00806362">
        <w:t>PSC-SE</w:t>
      </w:r>
      <w:r w:rsidR="001703C6">
        <w:t>)</w:t>
      </w:r>
      <w:r w:rsidR="00806362">
        <w:t>, Bernardo Vasco</w:t>
      </w:r>
      <w:r w:rsidR="001703C6">
        <w:t>n</w:t>
      </w:r>
      <w:r w:rsidR="00806362">
        <w:t>celos</w:t>
      </w:r>
      <w:r w:rsidR="001703C6">
        <w:t xml:space="preserve"> (PR-MG), </w:t>
      </w:r>
      <w:proofErr w:type="spellStart"/>
      <w:r w:rsidR="001703C6">
        <w:t>Antonio</w:t>
      </w:r>
      <w:proofErr w:type="spellEnd"/>
      <w:r w:rsidR="001703C6">
        <w:t xml:space="preserve"> </w:t>
      </w:r>
      <w:commentRangeStart w:id="241"/>
      <w:r w:rsidR="001703C6">
        <w:t>Brito</w:t>
      </w:r>
      <w:commentRangeEnd w:id="241"/>
      <w:r w:rsidR="00B02392">
        <w:rPr>
          <w:rStyle w:val="Refdecomentrio"/>
        </w:rPr>
        <w:commentReference w:id="241"/>
      </w:r>
      <w:r w:rsidR="001703C6">
        <w:t xml:space="preserve"> (PTB-BA), Paulinho da Força</w:t>
      </w:r>
      <w:r w:rsidR="00A707D3">
        <w:t xml:space="preserve"> (SD-SP) e Fernando Francischini (SD-PR)</w:t>
      </w:r>
      <w:r w:rsidR="005F637B">
        <w:t>.</w:t>
      </w:r>
      <w:r w:rsidR="00395CC0">
        <w:t xml:space="preserve"> </w:t>
      </w:r>
      <w:r w:rsidR="00E62DAA">
        <w:t xml:space="preserve">Mesmo que </w:t>
      </w:r>
      <w:r w:rsidR="00923085">
        <w:t>o PMDB estivesse</w:t>
      </w:r>
      <w:r w:rsidR="001C4F29">
        <w:t xml:space="preserve"> se</w:t>
      </w:r>
      <w:r w:rsidR="00923085">
        <w:t xml:space="preserve"> mantido na vice-presidência</w:t>
      </w:r>
      <w:r w:rsidR="0031136D">
        <w:t xml:space="preserve"> na composição da chapa que disputaria as eleições de </w:t>
      </w:r>
      <w:r w:rsidR="0031136D">
        <w:lastRenderedPageBreak/>
        <w:t xml:space="preserve">2014, nomes ilustres como o próprio Eduardo Cunha, Jorge </w:t>
      </w:r>
      <w:proofErr w:type="spellStart"/>
      <w:r w:rsidR="0031136D">
        <w:t>Piccinani</w:t>
      </w:r>
      <w:proofErr w:type="spellEnd"/>
      <w:r w:rsidR="0031136D">
        <w:t xml:space="preserve"> (RJ)</w:t>
      </w:r>
      <w:r w:rsidR="00B66D87">
        <w:t xml:space="preserve">, Romeu Jucá (RR), Geddel Vieira Lima (BA), Henrique Eduardo Alves (RN) e Eunício de </w:t>
      </w:r>
      <w:proofErr w:type="spellStart"/>
      <w:r w:rsidR="00B66D87">
        <w:t>Olibeira</w:t>
      </w:r>
      <w:proofErr w:type="spellEnd"/>
      <w:r w:rsidR="00B66D87">
        <w:t xml:space="preserve"> (CE)</w:t>
      </w:r>
      <w:r w:rsidR="00BD4A83">
        <w:t>, abriram dissidência e se juntaram à campanha do PSDB.</w:t>
      </w:r>
    </w:p>
    <w:p w14:paraId="0885C71C" w14:textId="7B252A32" w:rsidR="003A293A" w:rsidRDefault="004D7B4F" w:rsidP="00C1440E">
      <w:pPr>
        <w:ind w:firstLine="851"/>
      </w:pPr>
      <w:r>
        <w:t>No âmbito midiático</w:t>
      </w:r>
      <w:r w:rsidR="008777FC">
        <w:t xml:space="preserve">, os escândalos de corrupção tinham cobertura destacada nos principais jornais impressos e televisivos. </w:t>
      </w:r>
      <w:r w:rsidR="00A35DAA">
        <w:t>Como aponta</w:t>
      </w:r>
      <w:r w:rsidR="0019192B">
        <w:t xml:space="preserve">m Fontes, </w:t>
      </w:r>
      <w:proofErr w:type="spellStart"/>
      <w:r w:rsidR="0019192B">
        <w:t>Ferracioli</w:t>
      </w:r>
      <w:proofErr w:type="spellEnd"/>
      <w:r w:rsidR="0019192B">
        <w:t xml:space="preserve"> e Sampaio (2016), havia pouca pluralidade de enquadramentos</w:t>
      </w:r>
      <w:r w:rsidR="00357CB0">
        <w:t xml:space="preserve"> acionados</w:t>
      </w:r>
      <w:r w:rsidR="008777FC">
        <w:t xml:space="preserve"> </w:t>
      </w:r>
      <w:r w:rsidR="00357CB0">
        <w:t xml:space="preserve">nas principais revistas semanais brasileiras a respeito da Lava jato. </w:t>
      </w:r>
      <w:r w:rsidR="005D35C6">
        <w:t xml:space="preserve">Geralmente, as matérias estavam sempre enfatizando as </w:t>
      </w:r>
      <w:commentRangeStart w:id="242"/>
      <w:r w:rsidR="005D35C6" w:rsidRPr="008D6C90">
        <w:rPr>
          <w:i/>
          <w:iCs/>
        </w:rPr>
        <w:t xml:space="preserve">relações perniciosas entre agentes políticos e econômicos </w:t>
      </w:r>
      <w:r w:rsidR="00435253" w:rsidRPr="008D6C90">
        <w:rPr>
          <w:i/>
          <w:iCs/>
        </w:rPr>
        <w:t>ou focando em impactos no jogo político e no mercado</w:t>
      </w:r>
      <w:r w:rsidR="008D6C90">
        <w:t xml:space="preserve"> </w:t>
      </w:r>
      <w:commentRangeEnd w:id="242"/>
      <w:r w:rsidR="00B02392">
        <w:rPr>
          <w:rStyle w:val="Refdecomentrio"/>
        </w:rPr>
        <w:commentReference w:id="242"/>
      </w:r>
      <w:r w:rsidR="008D6C90">
        <w:t>(</w:t>
      </w:r>
      <w:bookmarkStart w:id="243" w:name="_Hlk174203878"/>
      <w:r w:rsidR="008D6C90">
        <w:t xml:space="preserve">FONTES </w:t>
      </w:r>
      <w:r w:rsidR="008D6C90" w:rsidRPr="008D6C90">
        <w:rPr>
          <w:i/>
          <w:iCs/>
        </w:rPr>
        <w:t>et al</w:t>
      </w:r>
      <w:r w:rsidR="005F3C7E">
        <w:t xml:space="preserve">, </w:t>
      </w:r>
      <w:bookmarkEnd w:id="243"/>
      <w:r w:rsidR="005F3C7E">
        <w:t>2016, p. 261)</w:t>
      </w:r>
      <w:r w:rsidR="00435253">
        <w:t xml:space="preserve">. Em geral, </w:t>
      </w:r>
      <w:r w:rsidR="005F3C7E">
        <w:t xml:space="preserve">as relações entre os políticos e os empresários foram um enquadramento predominante, indicando uma tendência de personalização do </w:t>
      </w:r>
      <w:r w:rsidR="00390248">
        <w:t>tema através de</w:t>
      </w:r>
      <w:r w:rsidR="00E50883">
        <w:t xml:space="preserve"> agentes da Polícia Federal, do Ministério público Federal e do </w:t>
      </w:r>
      <w:r w:rsidR="009950CD">
        <w:t>J</w:t>
      </w:r>
      <w:r w:rsidR="00E50883">
        <w:t>udiciário</w:t>
      </w:r>
      <w:r w:rsidR="009950CD">
        <w:t>.</w:t>
      </w:r>
      <w:r w:rsidR="00D80FB8">
        <w:t xml:space="preserve"> De acordo com os autores </w:t>
      </w:r>
      <w:del w:id="244" w:author="Christiane Jalles de Paula" w:date="2024-08-10T17:37:00Z" w16du:dateUtc="2024-08-10T20:37:00Z">
        <w:r w:rsidR="00D80FB8" w:rsidDel="00B02392">
          <w:delText>(</w:delText>
        </w:r>
        <w:r w:rsidR="000B681E" w:rsidDel="00B02392">
          <w:delText>2016, p. 259)</w:delText>
        </w:r>
        <w:r w:rsidR="00ED42CB" w:rsidDel="00B02392">
          <w:delText xml:space="preserve"> </w:delText>
        </w:r>
      </w:del>
      <w:r w:rsidR="00ED42CB">
        <w:t>esses enquadramentos se manifestavam a partir de algumas categorias importantes</w:t>
      </w:r>
      <w:r w:rsidR="006007EE">
        <w:t xml:space="preserve"> como: </w:t>
      </w:r>
      <w:r w:rsidR="009E706E">
        <w:t>“</w:t>
      </w:r>
      <w:r w:rsidR="006007EE">
        <w:t>impunidade dos corruptores</w:t>
      </w:r>
      <w:r w:rsidR="009E706E">
        <w:t>”</w:t>
      </w:r>
      <w:r w:rsidR="006007EE">
        <w:t xml:space="preserve">, </w:t>
      </w:r>
      <w:r w:rsidR="009E706E">
        <w:t>“f</w:t>
      </w:r>
      <w:r w:rsidR="006007EE">
        <w:t>uturo da Petrobrás em jogo</w:t>
      </w:r>
      <w:r w:rsidR="009E706E">
        <w:t>”</w:t>
      </w:r>
      <w:r w:rsidR="006007EE">
        <w:t>,</w:t>
      </w:r>
      <w:r w:rsidR="00C637FD">
        <w:t xml:space="preserve"> </w:t>
      </w:r>
      <w:r w:rsidR="009E706E">
        <w:t>“e</w:t>
      </w:r>
      <w:r w:rsidR="00C637FD">
        <w:t>feitos da operação no mundo político e na economia</w:t>
      </w:r>
      <w:r w:rsidR="009E706E">
        <w:t>”</w:t>
      </w:r>
      <w:r w:rsidR="00C637FD">
        <w:t xml:space="preserve">, </w:t>
      </w:r>
      <w:r w:rsidR="009E706E">
        <w:t>“</w:t>
      </w:r>
      <w:r w:rsidR="00C637FD">
        <w:t>relação promíscua entre empresas e partidos</w:t>
      </w:r>
      <w:r w:rsidR="009E706E">
        <w:t>”</w:t>
      </w:r>
      <w:r w:rsidR="00C637FD">
        <w:t xml:space="preserve">, </w:t>
      </w:r>
      <w:r w:rsidR="009E706E">
        <w:t>“</w:t>
      </w:r>
      <w:r w:rsidR="00C637FD">
        <w:t>tentativa de sabotar a operação</w:t>
      </w:r>
      <w:r w:rsidR="009E706E">
        <w:t>”</w:t>
      </w:r>
      <w:r w:rsidR="00C637FD">
        <w:t xml:space="preserve">. </w:t>
      </w:r>
      <w:r w:rsidR="00917E3D">
        <w:t xml:space="preserve">O importante notar é que no conjunto das causas para cada uma dessas categorias </w:t>
      </w:r>
      <w:r w:rsidR="004278EE">
        <w:t>as matérias sempre evocavam o verbete</w:t>
      </w:r>
      <w:r w:rsidR="00DF5CB0">
        <w:t xml:space="preserve"> “Projeto de poder do PT”, indicando como </w:t>
      </w:r>
      <w:r w:rsidR="00483F5E">
        <w:t xml:space="preserve">formas de julgamentos a </w:t>
      </w:r>
      <w:r w:rsidR="00C329F2">
        <w:t>“</w:t>
      </w:r>
      <w:r w:rsidR="00483F5E">
        <w:t xml:space="preserve">condenação </w:t>
      </w:r>
      <w:r w:rsidR="00C329F2">
        <w:t>prévia do PT” ou então</w:t>
      </w:r>
      <w:r w:rsidR="005A6920">
        <w:t xml:space="preserve"> desqualificando o partido a partir do julgamento de </w:t>
      </w:r>
      <w:r w:rsidR="00537398">
        <w:t xml:space="preserve">que </w:t>
      </w:r>
      <w:r w:rsidR="005A6920">
        <w:t xml:space="preserve">o “PT se perdeu no caminho”. </w:t>
      </w:r>
      <w:r w:rsidR="00A8523E">
        <w:t>Por fim, as soluções apresentadas sempre davam centralidade na “confiança no trabalho d</w:t>
      </w:r>
      <w:r w:rsidR="00CA661E">
        <w:t>e Moro e Janot”</w:t>
      </w:r>
      <w:ins w:id="245" w:author="Christiane Jalles de Paula" w:date="2024-08-10T17:38:00Z" w16du:dateUtc="2024-08-10T20:38:00Z">
        <w:r w:rsidR="00B02392">
          <w:t xml:space="preserve"> </w:t>
        </w:r>
        <w:r w:rsidR="00B02392">
          <w:t xml:space="preserve">(FONTES </w:t>
        </w:r>
        <w:r w:rsidR="00B02392" w:rsidRPr="008D6C90">
          <w:rPr>
            <w:i/>
            <w:iCs/>
          </w:rPr>
          <w:t>et al</w:t>
        </w:r>
        <w:r w:rsidR="00B02392">
          <w:t>, 2016, p. 259)</w:t>
        </w:r>
      </w:ins>
      <w:r w:rsidR="00CF589C">
        <w:t>.</w:t>
      </w:r>
    </w:p>
    <w:p w14:paraId="3B5A5640" w14:textId="45BB855C" w:rsidR="001F3C3C" w:rsidRDefault="001F3C3C" w:rsidP="00C1440E">
      <w:pPr>
        <w:ind w:firstLine="851"/>
      </w:pPr>
      <w:r>
        <w:t xml:space="preserve">Além do mais, as coberturas também assinalaram </w:t>
      </w:r>
      <w:r w:rsidR="00932E81">
        <w:t>que os escândalos eram produzidos a partir de uma transgressão</w:t>
      </w:r>
      <w:r w:rsidR="00F52A5C">
        <w:t>, uma publicidade disruptiva da realidade (</w:t>
      </w:r>
      <w:r w:rsidR="00970F81">
        <w:t>Medeiros e Silveira, 2017</w:t>
      </w:r>
      <w:r w:rsidR="00D136FF">
        <w:t>, p. 15)</w:t>
      </w:r>
      <w:r w:rsidR="00225C02">
        <w:t>. De acordo com Medeiros e Silveira (2015</w:t>
      </w:r>
      <w:r w:rsidR="00DD0955">
        <w:t>)</w:t>
      </w:r>
      <w:r w:rsidR="00225C02">
        <w:t xml:space="preserve">, </w:t>
      </w:r>
      <w:r w:rsidR="007D5B1C">
        <w:t>a menção de que a lava-Jato investigava o “maior escândalo de corrupção da história do país</w:t>
      </w:r>
      <w:r w:rsidR="00DD0955">
        <w:t>”</w:t>
      </w:r>
      <w:r w:rsidR="00F2725F">
        <w:t xml:space="preserve"> </w:t>
      </w:r>
      <w:r w:rsidR="00EE4B71">
        <w:t>colaborava</w:t>
      </w:r>
      <w:r w:rsidR="00F2725F">
        <w:t xml:space="preserve"> para a produção do escândalo enquanto </w:t>
      </w:r>
      <w:r w:rsidR="002A28C7">
        <w:t>um tipo</w:t>
      </w:r>
      <w:r w:rsidR="00F2725F">
        <w:t xml:space="preserve"> de ressonância</w:t>
      </w:r>
      <w:r w:rsidR="004963B3">
        <w:t xml:space="preserve"> que gerava forte influ</w:t>
      </w:r>
      <w:r w:rsidR="002A28C7">
        <w:t>ê</w:t>
      </w:r>
      <w:r w:rsidR="004963B3">
        <w:t>ncia na formação da opinião pública</w:t>
      </w:r>
      <w:r w:rsidR="002A28C7">
        <w:t>,</w:t>
      </w:r>
      <w:r w:rsidR="004963B3">
        <w:t xml:space="preserve"> </w:t>
      </w:r>
      <w:r w:rsidR="002A28C7">
        <w:t>com</w:t>
      </w:r>
      <w:r w:rsidR="004963B3">
        <w:t xml:space="preserve"> </w:t>
      </w:r>
      <w:r w:rsidR="002A28C7">
        <w:t>sua</w:t>
      </w:r>
      <w:r w:rsidR="004963B3">
        <w:t xml:space="preserve"> importância como fonte de construção e reprodução de realidades.</w:t>
      </w:r>
      <w:r w:rsidR="00EE4B71">
        <w:t xml:space="preserve"> Neste sentido, </w:t>
      </w:r>
      <w:r w:rsidR="00DB1AC3">
        <w:t xml:space="preserve">para os autores existiram pelo menos dois mecanismos </w:t>
      </w:r>
      <w:r w:rsidR="009C6231">
        <w:t>discursivos presentes nas matérias que foram veiculas nos principais</w:t>
      </w:r>
      <w:r w:rsidR="008C478B">
        <w:t xml:space="preserve"> jornais e revistas da mídia hegemônica. O primeiro, o qual trabalhava a dimensão do evento</w:t>
      </w:r>
      <w:r w:rsidR="002E25C0">
        <w:t xml:space="preserve"> </w:t>
      </w:r>
      <w:r w:rsidR="007400B2">
        <w:t>que dava centralidade ao esquema de corrupção sobressaindo a outros existentes</w:t>
      </w:r>
      <w:r w:rsidR="00917587">
        <w:t xml:space="preserve"> e noticiados. Esse esquema era “revelado” a partir de </w:t>
      </w:r>
      <w:r w:rsidR="002F25EE">
        <w:t>“</w:t>
      </w:r>
      <w:proofErr w:type="spellStart"/>
      <w:r w:rsidR="002F25EE">
        <w:t>Petrolão</w:t>
      </w:r>
      <w:proofErr w:type="spellEnd"/>
      <w:r w:rsidR="002F25EE">
        <w:t>, o maior esquema de corrupção da história do país”.</w:t>
      </w:r>
      <w:r w:rsidR="00E83EE2">
        <w:t xml:space="preserve"> Os verbetes “</w:t>
      </w:r>
      <w:proofErr w:type="spellStart"/>
      <w:r w:rsidR="00E83EE2">
        <w:t>petrolão</w:t>
      </w:r>
      <w:proofErr w:type="spellEnd"/>
      <w:r w:rsidR="00E83EE2">
        <w:t xml:space="preserve">” e “propinoduto” passariam a ser utilizados de forma recorrente </w:t>
      </w:r>
      <w:r w:rsidR="002015FF">
        <w:t>na mídia e sua associação criava um neologismo em torno</w:t>
      </w:r>
      <w:r w:rsidR="00F25C50">
        <w:t xml:space="preserve"> do esquema do mensalão</w:t>
      </w:r>
      <w:r w:rsidR="00434F8B">
        <w:t>. Por sua vez</w:t>
      </w:r>
      <w:r w:rsidR="00FE36B1">
        <w:t>,</w:t>
      </w:r>
      <w:r w:rsidR="00434F8B">
        <w:t xml:space="preserve"> o propinoduto estabelecia</w:t>
      </w:r>
      <w:r w:rsidR="00B94D1C">
        <w:t xml:space="preserve"> um elo com </w:t>
      </w:r>
      <w:r w:rsidR="00B94D1C">
        <w:lastRenderedPageBreak/>
        <w:t>estruturas imaginárias que criavam sentido para o leitor</w:t>
      </w:r>
      <w:r w:rsidR="00C31F60">
        <w:t xml:space="preserve"> fazendo analogia a</w:t>
      </w:r>
      <w:r w:rsidR="00FE36B1">
        <w:t xml:space="preserve"> uma espécie de tubulação pela qual o </w:t>
      </w:r>
      <w:r w:rsidR="002B3740">
        <w:t>fluxo de dinheiro estava em constante vazão. Sobre esse ponto era perceptível também as</w:t>
      </w:r>
      <w:r w:rsidR="00A67C8A">
        <w:t xml:space="preserve"> coberturas do </w:t>
      </w:r>
      <w:r w:rsidR="00A67C8A" w:rsidRPr="00B02392">
        <w:rPr>
          <w:i/>
          <w:iCs/>
          <w:rPrChange w:id="246" w:author="Christiane Jalles de Paula" w:date="2024-08-10T17:38:00Z" w16du:dateUtc="2024-08-10T20:38:00Z">
            <w:rPr/>
          </w:rPrChange>
        </w:rPr>
        <w:t>Jornal Nacional</w:t>
      </w:r>
      <w:del w:id="247" w:author="Christiane Jalles de Paula" w:date="2024-08-10T17:38:00Z" w16du:dateUtc="2024-08-10T20:38:00Z">
        <w:r w:rsidR="00A67C8A" w:rsidRPr="00B02392" w:rsidDel="00B02392">
          <w:rPr>
            <w:i/>
            <w:iCs/>
            <w:rPrChange w:id="248" w:author="Christiane Jalles de Paula" w:date="2024-08-10T17:38:00Z" w16du:dateUtc="2024-08-10T20:38:00Z">
              <w:rPr/>
            </w:rPrChange>
          </w:rPr>
          <w:delText xml:space="preserve"> (JN)</w:delText>
        </w:r>
      </w:del>
      <w:r w:rsidR="00A67C8A">
        <w:t xml:space="preserve"> ao colocar constantemente </w:t>
      </w:r>
      <w:r w:rsidR="002747A4">
        <w:t>a imagem dessa tubulação</w:t>
      </w:r>
      <w:r w:rsidR="00C2157D">
        <w:t xml:space="preserve"> “esgotando” todo o dinheiro do Estado.</w:t>
      </w:r>
      <w:r w:rsidR="00F170E2">
        <w:t xml:space="preserve"> Essa mesma imagem</w:t>
      </w:r>
      <w:r w:rsidR="004C2957">
        <w:t xml:space="preserve"> do propinoduto era também recorrente ao fazer a relação entre os envolvidos no esquema de corrupção a partir de um conjunto de encan</w:t>
      </w:r>
      <w:r w:rsidR="00447B79">
        <w:t xml:space="preserve">amentos pelos quais </w:t>
      </w:r>
      <w:r w:rsidR="00C0742F">
        <w:t>se conectavam</w:t>
      </w:r>
      <w:r w:rsidR="00466479">
        <w:rPr>
          <w:rStyle w:val="Refdenotaderodap"/>
        </w:rPr>
        <w:footnoteReference w:id="76"/>
      </w:r>
      <w:r w:rsidR="00C0742F">
        <w:t>.</w:t>
      </w:r>
    </w:p>
    <w:p w14:paraId="5F730343" w14:textId="52D28CD7" w:rsidR="00C2157D" w:rsidRDefault="00C2157D" w:rsidP="00C1440E">
      <w:pPr>
        <w:ind w:firstLine="851"/>
      </w:pPr>
      <w:r>
        <w:t>O segundo mecanism</w:t>
      </w:r>
      <w:r w:rsidR="001952D1">
        <w:t>o</w:t>
      </w:r>
      <w:r w:rsidR="00676AFE">
        <w:t xml:space="preserve"> </w:t>
      </w:r>
      <w:r w:rsidR="0004254D">
        <w:t>discursivo</w:t>
      </w:r>
      <w:r w:rsidR="00787D50">
        <w:t>,</w:t>
      </w:r>
      <w:r w:rsidR="00B16BF4">
        <w:t xml:space="preserve"> que aparecia na frase “Corrupção é </w:t>
      </w:r>
      <w:r w:rsidR="00691217">
        <w:t>o exercício do poder de cargos políticos”</w:t>
      </w:r>
      <w:r w:rsidR="00787D50">
        <w:t>, referia-se</w:t>
      </w:r>
      <w:r w:rsidR="0004254D">
        <w:t xml:space="preserve"> à </w:t>
      </w:r>
      <w:r w:rsidR="006A14CA">
        <w:t>perspectiva</w:t>
      </w:r>
      <w:r w:rsidR="0004254D">
        <w:t xml:space="preserve"> d</w:t>
      </w:r>
      <w:r w:rsidR="003776AE">
        <w:t>a</w:t>
      </w:r>
      <w:r w:rsidR="0004254D">
        <w:t xml:space="preserve"> corrupção como um escândalo político</w:t>
      </w:r>
      <w:r w:rsidR="006A14CA">
        <w:t xml:space="preserve"> </w:t>
      </w:r>
      <w:r w:rsidR="0004254D">
        <w:t>centrada nos cargos</w:t>
      </w:r>
      <w:r w:rsidR="006A14CA">
        <w:t xml:space="preserve"> e na autoridade dos envolvidos. </w:t>
      </w:r>
      <w:r w:rsidR="002F62AB">
        <w:t>Nesse sentido</w:t>
      </w:r>
      <w:r w:rsidR="00470513">
        <w:t xml:space="preserve">, </w:t>
      </w:r>
      <w:r w:rsidR="002F62AB">
        <w:t>a abordagem</w:t>
      </w:r>
      <w:r w:rsidR="000227C6">
        <w:t xml:space="preserve"> midiática</w:t>
      </w:r>
      <w:r w:rsidR="002F62AB">
        <w:t xml:space="preserve"> em torno da corrupção </w:t>
      </w:r>
      <w:r w:rsidR="007A293D">
        <w:t>se manifestava a partir do uso da autoridade para a obtenção de ganho pessoa</w:t>
      </w:r>
      <w:r w:rsidR="000227C6">
        <w:t>l</w:t>
      </w:r>
      <w:r w:rsidR="00B5758F">
        <w:t xml:space="preserve">. Isso dava o caráter de natureza política ao fenômeno </w:t>
      </w:r>
      <w:r w:rsidR="001469AA">
        <w:t xml:space="preserve">com o potencial de prejudicar a reputação dos políticos envolvidos e, sobretudo, do partido que estava no </w:t>
      </w:r>
      <w:r w:rsidR="000227C6">
        <w:t>poder</w:t>
      </w:r>
      <w:r w:rsidR="001952D1">
        <w:t>.</w:t>
      </w:r>
    </w:p>
    <w:p w14:paraId="347347A7" w14:textId="4B165BB7" w:rsidR="00B635EB" w:rsidRDefault="00616D13" w:rsidP="00C1440E">
      <w:pPr>
        <w:ind w:firstLine="851"/>
      </w:pPr>
      <w:r>
        <w:t xml:space="preserve">De forma consonante, </w:t>
      </w:r>
      <w:proofErr w:type="spellStart"/>
      <w:r>
        <w:t>Cioccari</w:t>
      </w:r>
      <w:proofErr w:type="spellEnd"/>
      <w:r>
        <w:t xml:space="preserve"> (</w:t>
      </w:r>
      <w:r w:rsidR="007C2C4D">
        <w:t>2015) argumenta que</w:t>
      </w:r>
      <w:r w:rsidR="0091128F">
        <w:t xml:space="preserve"> apesar de escândalos políticos serem, em sua maioria, eventos episódicos, </w:t>
      </w:r>
      <w:r w:rsidR="00B62FC6">
        <w:t xml:space="preserve">o escândalo da Petrobrás e sua reverberação em relação à Operação Lava </w:t>
      </w:r>
      <w:r w:rsidR="00B46415">
        <w:t>J</w:t>
      </w:r>
      <w:r w:rsidR="00B62FC6">
        <w:t>ato</w:t>
      </w:r>
      <w:r w:rsidR="00B46415">
        <w:t>, dura mais</w:t>
      </w:r>
      <w:r w:rsidR="000154E2">
        <w:t xml:space="preserve"> do que o ano no qual se deflagram as investigações. </w:t>
      </w:r>
      <w:r w:rsidR="00282737">
        <w:t xml:space="preserve">Como observa a autora (2015, p. </w:t>
      </w:r>
      <w:r w:rsidR="00E501C0">
        <w:t xml:space="preserve">64) </w:t>
      </w:r>
      <w:r w:rsidR="00E501C0" w:rsidRPr="00E501C0">
        <w:t xml:space="preserve">O </w:t>
      </w:r>
      <w:r w:rsidR="00A73602" w:rsidRPr="00E501C0">
        <w:t>escândalo envolvendo a</w:t>
      </w:r>
      <w:r w:rsidR="00E501C0" w:rsidRPr="00E501C0">
        <w:t xml:space="preserve"> Petrobras</w:t>
      </w:r>
      <w:r w:rsidR="00E501C0">
        <w:t xml:space="preserve"> surge em março de 2014</w:t>
      </w:r>
      <w:r w:rsidR="00A73602">
        <w:t xml:space="preserve"> e</w:t>
      </w:r>
      <w:r w:rsidR="00E501C0" w:rsidRPr="00E501C0">
        <w:t xml:space="preserve"> </w:t>
      </w:r>
      <w:r w:rsidR="00A73602" w:rsidRPr="00E501C0">
        <w:t xml:space="preserve">recomeça </w:t>
      </w:r>
      <w:r w:rsidR="000227C6" w:rsidRPr="00E501C0">
        <w:t xml:space="preserve">a </w:t>
      </w:r>
      <w:r w:rsidR="009F148D" w:rsidRPr="00E501C0">
        <w:t>fazer parte</w:t>
      </w:r>
      <w:r w:rsidR="00E501C0" w:rsidRPr="00E501C0">
        <w:t xml:space="preserve"> </w:t>
      </w:r>
      <w:del w:id="249" w:author="Christiane Jalles de Paula" w:date="2024-08-10T17:39:00Z" w16du:dateUtc="2024-08-10T20:39:00Z">
        <w:r w:rsidR="00E501C0" w:rsidRPr="00E501C0" w:rsidDel="00B02392">
          <w:delText xml:space="preserve"> </w:delText>
        </w:r>
      </w:del>
      <w:r w:rsidR="00E501C0" w:rsidRPr="00E501C0">
        <w:t>do</w:t>
      </w:r>
      <w:del w:id="250" w:author="Christiane Jalles de Paula" w:date="2024-08-10T17:39:00Z" w16du:dateUtc="2024-08-10T20:39:00Z">
        <w:r w:rsidR="00E501C0" w:rsidRPr="00E501C0" w:rsidDel="00B02392">
          <w:delText xml:space="preserve"> </w:delText>
        </w:r>
      </w:del>
      <w:r w:rsidR="00E501C0" w:rsidRPr="00E501C0">
        <w:t xml:space="preserve"> agendamento </w:t>
      </w:r>
      <w:del w:id="251" w:author="Christiane Jalles de Paula" w:date="2024-08-10T17:39:00Z" w16du:dateUtc="2024-08-10T20:39:00Z">
        <w:r w:rsidR="00E501C0" w:rsidRPr="00E501C0" w:rsidDel="00B02392">
          <w:delText xml:space="preserve"> do  jornal</w:delText>
        </w:r>
      </w:del>
      <w:ins w:id="252" w:author="Christiane Jalles de Paula" w:date="2024-08-10T17:39:00Z" w16du:dateUtc="2024-08-10T20:39:00Z">
        <w:r w:rsidR="00B02392" w:rsidRPr="00E501C0">
          <w:t>do jornal</w:t>
        </w:r>
      </w:ins>
      <w:del w:id="253" w:author="Christiane Jalles de Paula" w:date="2024-08-10T17:39:00Z" w16du:dateUtc="2024-08-10T20:39:00Z">
        <w:r w:rsidR="00E501C0" w:rsidRPr="00E501C0" w:rsidDel="00B02392">
          <w:delText xml:space="preserve"> </w:delText>
        </w:r>
      </w:del>
      <w:r w:rsidR="00E501C0" w:rsidRPr="00E501C0">
        <w:t xml:space="preserve"> no</w:t>
      </w:r>
      <w:del w:id="254" w:author="Christiane Jalles de Paula" w:date="2024-08-10T17:39:00Z" w16du:dateUtc="2024-08-10T20:39:00Z">
        <w:r w:rsidR="00E501C0" w:rsidRPr="00E501C0" w:rsidDel="00B02392">
          <w:delText xml:space="preserve"> </w:delText>
        </w:r>
      </w:del>
      <w:r w:rsidR="00E501C0" w:rsidRPr="00E501C0">
        <w:t xml:space="preserve"> mês</w:t>
      </w:r>
      <w:del w:id="255" w:author="Christiane Jalles de Paula" w:date="2024-08-10T17:39:00Z" w16du:dateUtc="2024-08-10T20:39:00Z">
        <w:r w:rsidR="00E501C0" w:rsidRPr="00E501C0" w:rsidDel="00B02392">
          <w:delText xml:space="preserve"> </w:delText>
        </w:r>
      </w:del>
      <w:r w:rsidR="00E501C0" w:rsidRPr="00E501C0">
        <w:t xml:space="preserve"> de </w:t>
      </w:r>
      <w:del w:id="256" w:author="Christiane Jalles de Paula" w:date="2024-08-10T17:39:00Z" w16du:dateUtc="2024-08-10T20:39:00Z">
        <w:r w:rsidR="00E501C0" w:rsidRPr="00E501C0" w:rsidDel="00B02392">
          <w:delText xml:space="preserve"> </w:delText>
        </w:r>
      </w:del>
      <w:r w:rsidR="00E501C0" w:rsidRPr="00E501C0">
        <w:t xml:space="preserve">outubro, </w:t>
      </w:r>
      <w:del w:id="257" w:author="Christiane Jalles de Paula" w:date="2024-08-10T17:39:00Z" w16du:dateUtc="2024-08-10T20:39:00Z">
        <w:r w:rsidR="00627862" w:rsidDel="00B02392">
          <w:delText xml:space="preserve">nas </w:delText>
        </w:r>
      </w:del>
      <w:ins w:id="258" w:author="Christiane Jalles de Paula" w:date="2024-08-10T17:39:00Z" w16du:dateUtc="2024-08-10T20:39:00Z">
        <w:r w:rsidR="00B02392">
          <w:t>às</w:t>
        </w:r>
        <w:r w:rsidR="00B02392">
          <w:t xml:space="preserve"> </w:t>
        </w:r>
      </w:ins>
      <w:r w:rsidR="00627862">
        <w:t>vésperas do primeiro turn</w:t>
      </w:r>
      <w:r w:rsidR="000E09C8">
        <w:t>o e com uma cobertura</w:t>
      </w:r>
      <w:r w:rsidR="00B56C5C">
        <w:t xml:space="preserve"> que passa a ser acentuada até finais de novembro de 2014</w:t>
      </w:r>
      <w:r w:rsidR="00E022BE">
        <w:t xml:space="preserve">, </w:t>
      </w:r>
      <w:del w:id="259" w:author="Christiane Jalles de Paula" w:date="2024-08-10T17:39:00Z" w16du:dateUtc="2024-08-10T20:39:00Z">
        <w:r w:rsidR="00E022BE" w:rsidDel="00B02392">
          <w:delText xml:space="preserve">nas </w:delText>
        </w:r>
      </w:del>
      <w:r w:rsidR="00E022BE">
        <w:t>véspera</w:t>
      </w:r>
      <w:del w:id="260" w:author="Christiane Jalles de Paula" w:date="2024-08-10T17:40:00Z" w16du:dateUtc="2024-08-10T20:40:00Z">
        <w:r w:rsidR="00E022BE" w:rsidDel="00B02392">
          <w:delText>s</w:delText>
        </w:r>
      </w:del>
      <w:r w:rsidR="00E022BE">
        <w:t xml:space="preserve"> das votações do segundo turno</w:t>
      </w:r>
      <w:r w:rsidR="000976A5">
        <w:t xml:space="preserve"> </w:t>
      </w:r>
      <w:r w:rsidR="00E022BE">
        <w:t>(</w:t>
      </w:r>
      <w:r w:rsidR="000976A5">
        <w:t>Figura</w:t>
      </w:r>
      <w:r w:rsidR="00E022BE">
        <w:t xml:space="preserve"> 4)</w:t>
      </w:r>
      <w:r w:rsidR="00B56C5C">
        <w:t>.</w:t>
      </w:r>
    </w:p>
    <w:p w14:paraId="0CB18B05" w14:textId="65492255" w:rsidR="00E022BE" w:rsidRPr="00032A27" w:rsidRDefault="00E022BE" w:rsidP="00032A27">
      <w:pPr>
        <w:pStyle w:val="Legenda"/>
        <w:keepNext/>
        <w:jc w:val="center"/>
        <w:rPr>
          <w:b/>
          <w:bCs/>
          <w:i w:val="0"/>
          <w:iCs w:val="0"/>
        </w:rPr>
      </w:pPr>
      <w:r w:rsidRPr="00032A27">
        <w:rPr>
          <w:b/>
          <w:bCs/>
          <w:i w:val="0"/>
          <w:iCs w:val="0"/>
        </w:rPr>
        <w:lastRenderedPageBreak/>
        <w:t xml:space="preserve">Figura </w:t>
      </w:r>
      <w:r w:rsidRPr="00032A27">
        <w:rPr>
          <w:b/>
          <w:bCs/>
          <w:i w:val="0"/>
          <w:iCs w:val="0"/>
        </w:rPr>
        <w:fldChar w:fldCharType="begin"/>
      </w:r>
      <w:r w:rsidRPr="00032A27">
        <w:rPr>
          <w:b/>
          <w:bCs/>
          <w:i w:val="0"/>
          <w:iCs w:val="0"/>
        </w:rPr>
        <w:instrText xml:space="preserve"> SEQ Figura \* ARABIC </w:instrText>
      </w:r>
      <w:r w:rsidRPr="00032A27">
        <w:rPr>
          <w:b/>
          <w:bCs/>
          <w:i w:val="0"/>
          <w:iCs w:val="0"/>
        </w:rPr>
        <w:fldChar w:fldCharType="separate"/>
      </w:r>
      <w:r w:rsidR="006E3A9E">
        <w:rPr>
          <w:b/>
          <w:bCs/>
          <w:i w:val="0"/>
          <w:iCs w:val="0"/>
          <w:noProof/>
        </w:rPr>
        <w:t>4</w:t>
      </w:r>
      <w:r w:rsidRPr="00032A27">
        <w:rPr>
          <w:b/>
          <w:bCs/>
          <w:i w:val="0"/>
          <w:iCs w:val="0"/>
        </w:rPr>
        <w:fldChar w:fldCharType="end"/>
      </w:r>
      <w:r w:rsidRPr="00032A27">
        <w:rPr>
          <w:b/>
          <w:bCs/>
          <w:i w:val="0"/>
          <w:iCs w:val="0"/>
        </w:rPr>
        <w:t xml:space="preserve"> - Cobertura do caso Petrobrás pela Folha de São Paulo</w:t>
      </w:r>
    </w:p>
    <w:p w14:paraId="0604F439" w14:textId="77777777" w:rsidR="000976A5" w:rsidRDefault="000976A5" w:rsidP="00032A27">
      <w:pPr>
        <w:jc w:val="center"/>
      </w:pPr>
      <w:r w:rsidRPr="000976A5">
        <w:rPr>
          <w:noProof/>
        </w:rPr>
        <w:drawing>
          <wp:inline distT="0" distB="0" distL="0" distR="0" wp14:anchorId="0019E98D" wp14:editId="35F31241">
            <wp:extent cx="5104874" cy="3470031"/>
            <wp:effectExtent l="0" t="0" r="635" b="0"/>
            <wp:docPr id="1943511945"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11945" name="Imagem 1" descr="Gráfico, Gráfico de linhas&#10;&#10;Descrição gerada automaticamente"/>
                    <pic:cNvPicPr/>
                  </pic:nvPicPr>
                  <pic:blipFill>
                    <a:blip r:embed="rId17"/>
                    <a:stretch>
                      <a:fillRect/>
                    </a:stretch>
                  </pic:blipFill>
                  <pic:spPr>
                    <a:xfrm>
                      <a:off x="0" y="0"/>
                      <a:ext cx="5112735" cy="3475375"/>
                    </a:xfrm>
                    <a:prstGeom prst="rect">
                      <a:avLst/>
                    </a:prstGeom>
                  </pic:spPr>
                </pic:pic>
              </a:graphicData>
            </a:graphic>
          </wp:inline>
        </w:drawing>
      </w:r>
    </w:p>
    <w:p w14:paraId="2769946E" w14:textId="5221A3AD" w:rsidR="002522F0" w:rsidRDefault="00FB034A" w:rsidP="00C1440E">
      <w:pPr>
        <w:ind w:firstLine="851"/>
      </w:pPr>
      <w:r>
        <w:t xml:space="preserve">Neste sentido, é possível dizer que </w:t>
      </w:r>
      <w:r w:rsidRPr="00FB034A">
        <w:t xml:space="preserve">os escândalos </w:t>
      </w:r>
      <w:r w:rsidR="00275099" w:rsidRPr="00FB034A">
        <w:t>se transformaram</w:t>
      </w:r>
      <w:r w:rsidR="00940621">
        <w:t xml:space="preserve"> </w:t>
      </w:r>
      <w:r w:rsidR="00940621" w:rsidRPr="00FB034A">
        <w:t>em</w:t>
      </w:r>
      <w:r w:rsidR="00940621">
        <w:t xml:space="preserve"> </w:t>
      </w:r>
      <w:r w:rsidR="00275099" w:rsidRPr="00275099">
        <w:rPr>
          <w:i/>
          <w:iCs/>
        </w:rPr>
        <w:t>shows midiáticos</w:t>
      </w:r>
      <w:r w:rsidRPr="00275099">
        <w:rPr>
          <w:i/>
          <w:iCs/>
        </w:rPr>
        <w:t xml:space="preserve"> </w:t>
      </w:r>
      <w:r w:rsidRPr="00FB034A">
        <w:t>onde</w:t>
      </w:r>
      <w:r w:rsidR="00275099">
        <w:t xml:space="preserve"> </w:t>
      </w:r>
      <w:r w:rsidRPr="00FB034A">
        <w:t>a realidade é filtrada por um</w:t>
      </w:r>
      <w:r w:rsidR="00275099">
        <w:t xml:space="preserve"> </w:t>
      </w:r>
      <w:r w:rsidRPr="00FB034A">
        <w:t>tipo de enquadramento e traduzida pela elaboração de notícias</w:t>
      </w:r>
      <w:r w:rsidR="00275099">
        <w:t xml:space="preserve"> </w:t>
      </w:r>
      <w:r w:rsidRPr="00FB034A">
        <w:t>e corroborada pelo uso de imagens</w:t>
      </w:r>
      <w:r w:rsidR="00D850AF">
        <w:t xml:space="preserve"> </w:t>
      </w:r>
      <w:commentRangeStart w:id="261"/>
      <w:r w:rsidR="00D850AF">
        <w:t>(</w:t>
      </w:r>
      <w:proofErr w:type="spellStart"/>
      <w:r w:rsidR="000227C6">
        <w:t>C</w:t>
      </w:r>
      <w:r w:rsidR="00D850AF">
        <w:t>ioccari</w:t>
      </w:r>
      <w:proofErr w:type="spellEnd"/>
      <w:r w:rsidR="00D850AF">
        <w:t xml:space="preserve">, 2015, </w:t>
      </w:r>
      <w:proofErr w:type="gramStart"/>
      <w:r w:rsidR="00D850AF">
        <w:t xml:space="preserve">p. </w:t>
      </w:r>
      <w:r w:rsidR="003D68AA">
        <w:t>.</w:t>
      </w:r>
      <w:proofErr w:type="gramEnd"/>
      <w:r w:rsidR="003D68AA">
        <w:t xml:space="preserve"> </w:t>
      </w:r>
      <w:commentRangeEnd w:id="261"/>
      <w:r w:rsidR="00B02392">
        <w:rPr>
          <w:rStyle w:val="Refdecomentrio"/>
        </w:rPr>
        <w:commentReference w:id="261"/>
      </w:r>
      <w:r w:rsidR="001063D8">
        <w:t>De certa forma, ao articular elementos de acusação em torno das questões referentes à corrupção na esfera política</w:t>
      </w:r>
      <w:r w:rsidR="009E62FF">
        <w:t xml:space="preserve">, foram se construindo oportunidades discursivas sobre as quais grupos passaram a se mobilizar </w:t>
      </w:r>
      <w:r w:rsidR="00B26C38">
        <w:t xml:space="preserve">no intuito de desgastar cada vez mais a imagem do PT no poder. Assim, se do lado </w:t>
      </w:r>
      <w:r w:rsidR="004A7B56">
        <w:t>econômico</w:t>
      </w:r>
      <w:r w:rsidR="00B26C38">
        <w:t>-</w:t>
      </w:r>
      <w:r w:rsidR="004A7B56">
        <w:t xml:space="preserve">empresarial, </w:t>
      </w:r>
      <w:r w:rsidR="00571136">
        <w:t xml:space="preserve">as críticas ao governo se dirigiam </w:t>
      </w:r>
      <w:r w:rsidR="00B26C38">
        <w:t>à</w:t>
      </w:r>
      <w:r w:rsidR="00571136">
        <w:t xml:space="preserve"> figura de Dilma desqualificando-a enquanto gestora do Estado. Do ponto de vista</w:t>
      </w:r>
      <w:r w:rsidR="003535A0">
        <w:t xml:space="preserve"> político-institucional essas acusações operavam no sentido desgastar o</w:t>
      </w:r>
      <w:r w:rsidR="000F6475">
        <w:t xml:space="preserve"> PT devido ao tempo no poder apelando para a narrativa em torno</w:t>
      </w:r>
      <w:r w:rsidR="007B55B0">
        <w:t xml:space="preserve"> da corrupção.</w:t>
      </w:r>
    </w:p>
    <w:p w14:paraId="4DE57B88" w14:textId="0D4BE4FF" w:rsidR="003D242E" w:rsidRDefault="005E19C9" w:rsidP="00433D0E">
      <w:pPr>
        <w:ind w:firstLine="851"/>
      </w:pPr>
      <w:r>
        <w:t xml:space="preserve">Decerto, ao atrelar as características de crise do sistema político </w:t>
      </w:r>
      <w:r w:rsidR="00F704D9">
        <w:t>e as relações clientelistas estabelecidas na máquina pública,</w:t>
      </w:r>
      <w:r>
        <w:t xml:space="preserve"> a partir da ideia de corrupção, sobretudo em relação ao partido no poder, ia se construindo uma estrutura de oportunidades discursivas, a qual propunha </w:t>
      </w:r>
      <w:r w:rsidR="000B0B76">
        <w:t>duas imagens de heróis da República</w:t>
      </w:r>
      <w:r w:rsidR="00E60215">
        <w:t xml:space="preserve">. A </w:t>
      </w:r>
      <w:del w:id="262" w:author="Christiane Jalles de Paula" w:date="2024-08-10T17:40:00Z" w16du:dateUtc="2024-08-10T20:40:00Z">
        <w:r w:rsidR="00E60215" w:rsidDel="00B02392">
          <w:delText xml:space="preserve">Primeira </w:delText>
        </w:r>
      </w:del>
      <w:ins w:id="263" w:author="Christiane Jalles de Paula" w:date="2024-08-10T17:40:00Z" w16du:dateUtc="2024-08-10T20:40:00Z">
        <w:r w:rsidR="00B02392">
          <w:t>p</w:t>
        </w:r>
        <w:r w:rsidR="00B02392">
          <w:t xml:space="preserve">rimeira </w:t>
        </w:r>
      </w:ins>
      <w:r w:rsidR="00E60215">
        <w:t>dessas figuras seria o candidato à presidência Aécio Neves</w:t>
      </w:r>
      <w:r w:rsidR="00A418DF">
        <w:t xml:space="preserve"> (PSDB) sob o qual o discurso econômico e de gerência do Estado </w:t>
      </w:r>
      <w:r w:rsidR="00555520">
        <w:t>colava com mais contundência.</w:t>
      </w:r>
      <w:r w:rsidR="003925B9">
        <w:t xml:space="preserve"> </w:t>
      </w:r>
      <w:r w:rsidR="00555520">
        <w:t>Além do ma</w:t>
      </w:r>
      <w:r w:rsidR="0019574E">
        <w:t>is, passaria a ser um nome importante para o empresariado, principalmente se tratando do desenvolvimento</w:t>
      </w:r>
      <w:r w:rsidR="008F7E38">
        <w:t xml:space="preserve"> de uma agenda neoliberal ligada aos grupos de interesse empresariais.</w:t>
      </w:r>
      <w:r w:rsidR="00751926">
        <w:t xml:space="preserve"> Isso fica muito nítido no</w:t>
      </w:r>
      <w:r w:rsidR="00E50730">
        <w:t xml:space="preserve"> decorrer de todo o discurso de Aécio enquanto </w:t>
      </w:r>
      <w:del w:id="264" w:author="Christiane Jalles de Paula" w:date="2024-08-10T17:41:00Z" w16du:dateUtc="2024-08-10T20:41:00Z">
        <w:r w:rsidR="00E50730" w:rsidDel="00B02392">
          <w:delText xml:space="preserve">Senador </w:delText>
        </w:r>
      </w:del>
      <w:ins w:id="265" w:author="Christiane Jalles de Paula" w:date="2024-08-10T17:41:00Z" w16du:dateUtc="2024-08-10T20:41:00Z">
        <w:r w:rsidR="00B02392">
          <w:t>s</w:t>
        </w:r>
        <w:r w:rsidR="00B02392">
          <w:t xml:space="preserve">enador </w:t>
        </w:r>
      </w:ins>
      <w:r w:rsidR="00E50730">
        <w:t>apresentado acima.</w:t>
      </w:r>
    </w:p>
    <w:p w14:paraId="6F23B0CA" w14:textId="644B4554" w:rsidR="00EB36F0" w:rsidRDefault="008F7E38" w:rsidP="00433D0E">
      <w:pPr>
        <w:ind w:firstLine="851"/>
      </w:pPr>
      <w:r>
        <w:lastRenderedPageBreak/>
        <w:t>De outro lado</w:t>
      </w:r>
      <w:r w:rsidR="008F7145">
        <w:t>,</w:t>
      </w:r>
      <w:r>
        <w:t xml:space="preserve"> a imagem do Juiz Sérgio Moro</w:t>
      </w:r>
      <w:r w:rsidR="008F7145">
        <w:t xml:space="preserve"> a</w:t>
      </w:r>
      <w:r w:rsidR="003D242E">
        <w:t>parecia</w:t>
      </w:r>
      <w:r w:rsidR="008F7145">
        <w:t xml:space="preserve"> </w:t>
      </w:r>
      <w:r w:rsidR="003D242E">
        <w:t xml:space="preserve">a </w:t>
      </w:r>
      <w:r w:rsidR="008F7145">
        <w:t xml:space="preserve">partir da </w:t>
      </w:r>
      <w:r w:rsidR="00DA2ECB">
        <w:t xml:space="preserve">narrativa de </w:t>
      </w:r>
      <w:r w:rsidR="008F7145">
        <w:t>luta</w:t>
      </w:r>
      <w:r w:rsidR="005E19C9">
        <w:t xml:space="preserve"> </w:t>
      </w:r>
      <w:r w:rsidR="008F7145">
        <w:t>contra a corrupção</w:t>
      </w:r>
      <w:r w:rsidR="00D544C7">
        <w:t xml:space="preserve"> no Estado e, sobretudo, </w:t>
      </w:r>
      <w:r w:rsidR="003D242E">
        <w:t xml:space="preserve">contra </w:t>
      </w:r>
      <w:r w:rsidR="00DA2ECB">
        <w:t>a corrupção do</w:t>
      </w:r>
      <w:r w:rsidR="003D242E">
        <w:t xml:space="preserve"> </w:t>
      </w:r>
      <w:r w:rsidR="00D544C7">
        <w:t>governo do PT. O Juiz concatenava os anseios de</w:t>
      </w:r>
      <w:r w:rsidR="0005351D">
        <w:t xml:space="preserve"> grupos de classe média e de uma direita conservadora</w:t>
      </w:r>
      <w:r w:rsidR="00EB36F0">
        <w:t xml:space="preserve"> que se manifestava “contra tudo o que está aí”.</w:t>
      </w:r>
      <w:r w:rsidR="001578D9">
        <w:t xml:space="preserve"> Não é </w:t>
      </w:r>
      <w:r w:rsidR="00EC6F7C">
        <w:t>à toa</w:t>
      </w:r>
      <w:r w:rsidR="001578D9">
        <w:t xml:space="preserve"> que</w:t>
      </w:r>
      <w:r w:rsidR="004A32E6">
        <w:t>,</w:t>
      </w:r>
      <w:r w:rsidR="001578D9">
        <w:t xml:space="preserve"> na conformação de estruturas de oportunidades discursivas</w:t>
      </w:r>
      <w:r w:rsidR="004A32E6">
        <w:t>,</w:t>
      </w:r>
      <w:r w:rsidR="001578D9">
        <w:t xml:space="preserve"> o enquadramento</w:t>
      </w:r>
      <w:r w:rsidR="00E27076">
        <w:t xml:space="preserve"> em torno de julgamentos morais era muito recorrente pelos principais semanários de revistas, sobretudo na Veja (Fontes </w:t>
      </w:r>
      <w:r w:rsidR="00E27076">
        <w:rPr>
          <w:i/>
          <w:iCs/>
        </w:rPr>
        <w:t>et al.</w:t>
      </w:r>
      <w:r w:rsidR="00E27076">
        <w:t>,</w:t>
      </w:r>
      <w:r w:rsidR="00EC6F7C">
        <w:t xml:space="preserve"> 2016,</w:t>
      </w:r>
      <w:r w:rsidR="00E27076">
        <w:t xml:space="preserve"> </w:t>
      </w:r>
      <w:r w:rsidR="00EC6F7C">
        <w:t>p. 257)</w:t>
      </w:r>
      <w:r w:rsidR="004A32E6">
        <w:t>.</w:t>
      </w:r>
    </w:p>
    <w:p w14:paraId="47FAFEDE" w14:textId="04ECBB04" w:rsidR="005E2FB0" w:rsidRDefault="0022099A" w:rsidP="00CF218C">
      <w:pPr>
        <w:ind w:firstLine="851"/>
      </w:pPr>
      <w:r>
        <w:t xml:space="preserve">Essa estrutura discursiva </w:t>
      </w:r>
      <w:r w:rsidR="00130200">
        <w:t xml:space="preserve">apareceria nas ações tomadas pelos presidenciáveis durante o período das eleições, </w:t>
      </w:r>
      <w:r w:rsidR="004E1996">
        <w:t>sobretudo ao</w:t>
      </w:r>
      <w:r w:rsidR="000B173F">
        <w:t xml:space="preserve"> adotar a desconstrução do adversário como ferramenta prioritária na narrativa política durante o </w:t>
      </w:r>
      <w:r w:rsidR="004E1996">
        <w:t>segundo</w:t>
      </w:r>
      <w:r w:rsidR="000B173F">
        <w:t xml:space="preserve"> turno das eleições</w:t>
      </w:r>
      <w:r w:rsidR="004E1996">
        <w:t xml:space="preserve"> (Souza </w:t>
      </w:r>
      <w:r w:rsidR="004E1996">
        <w:rPr>
          <w:i/>
          <w:iCs/>
        </w:rPr>
        <w:t>et al</w:t>
      </w:r>
      <w:r w:rsidR="006C7B03">
        <w:rPr>
          <w:i/>
          <w:iCs/>
        </w:rPr>
        <w:t>.</w:t>
      </w:r>
      <w:r w:rsidR="004E1996">
        <w:t xml:space="preserve">, 2020). </w:t>
      </w:r>
      <w:r w:rsidR="00EC0D3F">
        <w:t>Como apontam os autores, foi perceptível durante os debates que as estratégias de contornar os problemas vividos pelo país</w:t>
      </w:r>
      <w:r w:rsidR="002B25F4">
        <w:t xml:space="preserve"> se manifestou em várias frentes</w:t>
      </w:r>
      <w:r w:rsidR="0093114F">
        <w:t xml:space="preserve"> com destaque para as estratégias de ataque ao adversário</w:t>
      </w:r>
      <w:r w:rsidR="00D14E53">
        <w:t xml:space="preserve">. Nesse sentido, </w:t>
      </w:r>
      <w:r w:rsidR="008E2320">
        <w:t>durante o</w:t>
      </w:r>
      <w:r w:rsidR="00D14E53">
        <w:t xml:space="preserve"> tempo destinado ao debate a</w:t>
      </w:r>
      <w:r w:rsidR="00530E13">
        <w:t xml:space="preserve"> estratégia de Aécio Neves focou em criticar a campanha petista, juntamente com a corrupção na Petrobrás</w:t>
      </w:r>
      <w:r w:rsidR="001779AD">
        <w:t>,</w:t>
      </w:r>
      <w:r w:rsidR="00803909">
        <w:t xml:space="preserve"> utilizando termos como “fracassou” para deslegitimar Dilma e seu governo</w:t>
      </w:r>
      <w:r w:rsidR="008E2320">
        <w:t xml:space="preserve"> (41,7%)</w:t>
      </w:r>
      <w:r w:rsidR="00803909">
        <w:t>. Por outro lado, Dilma procurou</w:t>
      </w:r>
      <w:r w:rsidR="00F936DD">
        <w:t xml:space="preserve"> enfatizar escândalos de corrupção na gestão do PSDB, como o mensalão Mineiro e a dívida deixada por Aécio em Minas Gerais (</w:t>
      </w:r>
      <w:r w:rsidR="004B4FDC">
        <w:t>35,78%</w:t>
      </w:r>
      <w:r w:rsidR="008E2320">
        <w:t>).</w:t>
      </w:r>
      <w:r w:rsidR="00020577">
        <w:t xml:space="preserve"> </w:t>
      </w:r>
      <w:r w:rsidR="00C40EE5">
        <w:t>Isso</w:t>
      </w:r>
      <w:r w:rsidR="00912753">
        <w:t xml:space="preserve"> andava de acordo com a centralidade</w:t>
      </w:r>
      <w:r w:rsidR="00C40EE5">
        <w:t xml:space="preserve"> </w:t>
      </w:r>
      <w:r w:rsidR="00912753">
        <w:t>que</w:t>
      </w:r>
      <w:r w:rsidR="00C40EE5">
        <w:t xml:space="preserve"> o tema da corrupção </w:t>
      </w:r>
      <w:r w:rsidR="00912753">
        <w:t>ganhava</w:t>
      </w:r>
      <w:r w:rsidR="00A05396">
        <w:t xml:space="preserve"> no debate público </w:t>
      </w:r>
      <w:r w:rsidR="001462A3">
        <w:t xml:space="preserve">e que </w:t>
      </w:r>
      <w:r w:rsidR="00A05396">
        <w:t>reverberaria nas ruas.</w:t>
      </w:r>
    </w:p>
    <w:p w14:paraId="0338BC9D" w14:textId="424E9A46" w:rsidR="00A05396" w:rsidRDefault="00ED4DFF" w:rsidP="00CF218C">
      <w:pPr>
        <w:ind w:firstLine="851"/>
      </w:pPr>
      <w:r>
        <w:t xml:space="preserve">Para contornar os problemas relacionados à corrupção no governo, Dilma procurou </w:t>
      </w:r>
      <w:r w:rsidR="001D62A9">
        <w:t>dar</w:t>
      </w:r>
      <w:r w:rsidR="00DF31D8">
        <w:t xml:space="preserve"> “</w:t>
      </w:r>
      <w:r w:rsidR="001D62A9">
        <w:t>destaqu</w:t>
      </w:r>
      <w:r w:rsidR="0076449C">
        <w:t>e aos programas sociais</w:t>
      </w:r>
      <w:r w:rsidR="0031771E">
        <w:t>, às obras de infraestrutura</w:t>
      </w:r>
      <w:r w:rsidR="0076449C">
        <w:t xml:space="preserve"> e a</w:t>
      </w:r>
      <w:r w:rsidR="0031771E">
        <w:t>s</w:t>
      </w:r>
      <w:r w:rsidR="0076449C">
        <w:t xml:space="preserve"> melhoria</w:t>
      </w:r>
      <w:r w:rsidR="0031771E">
        <w:t>s na vida dos menos favorecidos</w:t>
      </w:r>
      <w:r w:rsidR="00DF31D8">
        <w:t>”</w:t>
      </w:r>
      <w:r w:rsidR="0031771E">
        <w:t xml:space="preserve"> (26,06%)</w:t>
      </w:r>
      <w:r w:rsidR="00D44E20">
        <w:t xml:space="preserve">. De certa maneira, </w:t>
      </w:r>
      <w:r w:rsidR="00B45B79">
        <w:t xml:space="preserve">foi uma tentativa de Dilma para dar respostas ao que restara de junho de 2013 e o pacto </w:t>
      </w:r>
      <w:r w:rsidR="00BC4976">
        <w:t>pelo qual havia se comprometido com as rua</w:t>
      </w:r>
      <w:r w:rsidR="005323CC">
        <w:t>s. Isso ocorria ao mesmo tempo em que tentava desconstruir a ênfase</w:t>
      </w:r>
      <w:r w:rsidR="00DF31D8">
        <w:t xml:space="preserve"> que seu adversário dava ao “fracasso econômico do PT e o emparelhamento dos bancos públicos”</w:t>
      </w:r>
      <w:r w:rsidR="00601577">
        <w:t xml:space="preserve"> (3,33%) e à desconstrução da imagem do</w:t>
      </w:r>
      <w:r w:rsidR="00B90F86">
        <w:t xml:space="preserve"> país relacionada a problemas na gestão petista” (12,77%).</w:t>
      </w:r>
    </w:p>
    <w:p w14:paraId="0C0D82F2" w14:textId="15B9CCBB" w:rsidR="00DD521E" w:rsidRDefault="002413C6" w:rsidP="00DD521E">
      <w:pPr>
        <w:ind w:firstLine="851"/>
      </w:pPr>
      <w:r>
        <w:t>N</w:t>
      </w:r>
      <w:r w:rsidR="0052705B">
        <w:t>as redes</w:t>
      </w:r>
      <w:ins w:id="266" w:author="Christiane Jalles de Paula" w:date="2024-08-10T17:41:00Z" w16du:dateUtc="2024-08-10T20:41:00Z">
        <w:r w:rsidR="00B02392">
          <w:t xml:space="preserve"> sociais,</w:t>
        </w:r>
      </w:ins>
      <w:r w:rsidR="0052705B">
        <w:t xml:space="preserve"> </w:t>
      </w:r>
      <w:r>
        <w:t>a eleição ganh</w:t>
      </w:r>
      <w:r w:rsidR="00A001EC">
        <w:t xml:space="preserve">ou </w:t>
      </w:r>
      <w:r>
        <w:t>contornos variados</w:t>
      </w:r>
      <w:ins w:id="267" w:author="Christiane Jalles de Paula" w:date="2024-08-10T17:41:00Z" w16du:dateUtc="2024-08-10T20:41:00Z">
        <w:r w:rsidR="00B02392">
          <w:t>. M</w:t>
        </w:r>
      </w:ins>
      <w:del w:id="268" w:author="Christiane Jalles de Paula" w:date="2024-08-10T17:41:00Z" w16du:dateUtc="2024-08-10T20:41:00Z">
        <w:r w:rsidR="00611152" w:rsidDel="00B02392">
          <w:delText>, m</w:delText>
        </w:r>
      </w:del>
      <w:r w:rsidR="00611152">
        <w:t>as era perceptível a construção de uma estrutura discursiva que dava condições necessárias para a posterior indignação dos setores que perderam a eleição</w:t>
      </w:r>
      <w:r w:rsidR="00AC3F41">
        <w:t xml:space="preserve"> para dar início a um processo de contagem de votos. Assim, como apontam Penteado, Goya e França (2014, p. </w:t>
      </w:r>
      <w:r w:rsidR="001166D8">
        <w:t xml:space="preserve">52), na rede social </w:t>
      </w:r>
      <w:proofErr w:type="spellStart"/>
      <w:r w:rsidR="001166D8">
        <w:rPr>
          <w:i/>
          <w:iCs/>
        </w:rPr>
        <w:t>twitter</w:t>
      </w:r>
      <w:proofErr w:type="spellEnd"/>
      <w:r w:rsidR="001166D8">
        <w:t xml:space="preserve"> </w:t>
      </w:r>
      <w:r w:rsidR="00C82600">
        <w:t xml:space="preserve">foi perceptível </w:t>
      </w:r>
      <w:r w:rsidR="00AA573B">
        <w:t xml:space="preserve">usos de </w:t>
      </w:r>
      <w:r w:rsidR="00AA573B">
        <w:rPr>
          <w:i/>
          <w:iCs/>
        </w:rPr>
        <w:t>hashtags</w:t>
      </w:r>
      <w:r w:rsidR="00AA573B">
        <w:t xml:space="preserve"> que</w:t>
      </w:r>
      <w:r w:rsidR="005E0EFC">
        <w:t xml:space="preserve"> </w:t>
      </w:r>
      <w:r w:rsidR="00AA573B">
        <w:t xml:space="preserve">destacavam uma positividade com a </w:t>
      </w:r>
      <w:r w:rsidR="005E0EFC">
        <w:t>eleição</w:t>
      </w:r>
      <w:r w:rsidR="00AA573B">
        <w:t xml:space="preserve"> dos </w:t>
      </w:r>
      <w:r w:rsidR="00EB0873">
        <w:t xml:space="preserve">dois candidatos, ainda que </w:t>
      </w:r>
      <w:r w:rsidR="00E76003">
        <w:t>houvesse</w:t>
      </w:r>
      <w:r w:rsidR="00EB0873">
        <w:t xml:space="preserve"> um destaque grande das</w:t>
      </w:r>
      <w:r w:rsidR="00E21DC7">
        <w:t xml:space="preserve"> </w:t>
      </w:r>
      <w:r w:rsidR="00E21DC7" w:rsidRPr="00E21DC7">
        <w:rPr>
          <w:i/>
          <w:iCs/>
        </w:rPr>
        <w:t>hashtags</w:t>
      </w:r>
      <w:r w:rsidR="00EB0873">
        <w:t xml:space="preserve"> </w:t>
      </w:r>
      <w:r w:rsidR="00E21DC7">
        <w:rPr>
          <w:i/>
          <w:iCs/>
        </w:rPr>
        <w:t>#forapt</w:t>
      </w:r>
      <w:r w:rsidR="00E21DC7">
        <w:t xml:space="preserve"> </w:t>
      </w:r>
      <w:r w:rsidR="003432EF">
        <w:t xml:space="preserve">como essencialmente </w:t>
      </w:r>
      <w:proofErr w:type="spellStart"/>
      <w:r w:rsidR="003432EF">
        <w:lastRenderedPageBreak/>
        <w:t>anti-PT</w:t>
      </w:r>
      <w:proofErr w:type="spellEnd"/>
      <w:r w:rsidR="00D11F0B">
        <w:rPr>
          <w:rStyle w:val="Refdenotaderodap"/>
        </w:rPr>
        <w:footnoteReference w:id="77"/>
      </w:r>
      <w:r w:rsidR="00DD521E">
        <w:t>.</w:t>
      </w:r>
      <w:r w:rsidR="00D6545F">
        <w:t xml:space="preserve"> A grande questão, porém, é que em meio a esse debate </w:t>
      </w:r>
      <w:r w:rsidR="00DD521E">
        <w:t xml:space="preserve">surgiria um ponto crítico ao decreto </w:t>
      </w:r>
      <w:r w:rsidR="00DD521E" w:rsidRPr="00DD521E">
        <w:t>8.243 de 23 de maio de 2014</w:t>
      </w:r>
      <w:r w:rsidR="00011ADF">
        <w:t>, o qual instituía a política nacional de participação social</w:t>
      </w:r>
      <w:r w:rsidR="00295195">
        <w:t xml:space="preserve"> (PNPS)</w:t>
      </w:r>
      <w:r w:rsidR="007D2353">
        <w:rPr>
          <w:rStyle w:val="Refdenotaderodap"/>
        </w:rPr>
        <w:footnoteReference w:id="78"/>
      </w:r>
      <w:r w:rsidR="00463C14">
        <w:t xml:space="preserve"> com um pico de </w:t>
      </w:r>
      <w:r w:rsidR="00463C14">
        <w:rPr>
          <w:i/>
          <w:iCs/>
        </w:rPr>
        <w:t>hashtags</w:t>
      </w:r>
      <w:r w:rsidR="007D0AC5">
        <w:t xml:space="preserve"> significativo</w:t>
      </w:r>
      <w:r w:rsidR="00E46159">
        <w:t xml:space="preserve"> (</w:t>
      </w:r>
      <w:r w:rsidR="00E46159">
        <w:rPr>
          <w:i/>
          <w:iCs/>
        </w:rPr>
        <w:t>#abaixodecretodadilma</w:t>
      </w:r>
      <w:r w:rsidR="00E46159">
        <w:t>)</w:t>
      </w:r>
      <w:r w:rsidR="007D2353">
        <w:t xml:space="preserve">. </w:t>
      </w:r>
      <w:r w:rsidR="007D0AC5">
        <w:t>De fato, t</w:t>
      </w:r>
      <w:r w:rsidR="007D2353">
        <w:t>al dec</w:t>
      </w:r>
      <w:r w:rsidR="00F56932">
        <w:t xml:space="preserve">reto gerou diversas controvérsias no debate público, dentre elas o fato de </w:t>
      </w:r>
      <w:r w:rsidR="00AF4AD4">
        <w:t>o</w:t>
      </w:r>
      <w:r w:rsidR="0057077B">
        <w:t xml:space="preserve"> Congresso Nacional</w:t>
      </w:r>
      <w:r w:rsidR="00AF4AD4">
        <w:t xml:space="preserve"> se sentir ameaçado em relação ao seu papel na democracia brasileira.</w:t>
      </w:r>
      <w:r w:rsidR="00463C14">
        <w:t xml:space="preserve"> </w:t>
      </w:r>
      <w:r w:rsidR="007D0AC5">
        <w:t>Para os favorá</w:t>
      </w:r>
      <w:r w:rsidR="0096424E">
        <w:t>veis ao decreto, estes entendiam que a participação seria capaz de fortalecer a democracia, na medida em que aproximaria a sociedade do Estado</w:t>
      </w:r>
      <w:r w:rsidR="00666C2E">
        <w:t>. Entendiam que a participação poderia influir de forma positiva na gestão governamental</w:t>
      </w:r>
      <w:r w:rsidR="008A5AAA">
        <w:t xml:space="preserve"> e na capacidade de atuar sem </w:t>
      </w:r>
      <w:r w:rsidR="0041013B">
        <w:t>interferir</w:t>
      </w:r>
      <w:r w:rsidR="008A5AAA">
        <w:t xml:space="preserve"> no trabalho do Poder Legislativo, inclusive dialogando com ele</w:t>
      </w:r>
      <w:r w:rsidR="00E25E70">
        <w:t xml:space="preserve">. </w:t>
      </w:r>
      <w:r w:rsidR="002913FF">
        <w:t xml:space="preserve">Por outro lado, </w:t>
      </w:r>
      <w:r w:rsidR="00523559">
        <w:t>o grupo desfavorável ao decreto entendia</w:t>
      </w:r>
      <w:r w:rsidR="00065F8E">
        <w:t xml:space="preserve"> que </w:t>
      </w:r>
      <w:r w:rsidR="00814481">
        <w:t>ele</w:t>
      </w:r>
      <w:r w:rsidR="00065F8E">
        <w:t xml:space="preserve"> criaria um sistema de participação que ameaçaria o sistema representativo brasileiro</w:t>
      </w:r>
      <w:r w:rsidR="00B63D16">
        <w:t xml:space="preserve"> e que instituiria um outro Poder no âmbito da </w:t>
      </w:r>
      <w:r w:rsidR="0072039E">
        <w:t xml:space="preserve">República. </w:t>
      </w:r>
      <w:r w:rsidR="00523559">
        <w:t xml:space="preserve">Isso é, </w:t>
      </w:r>
      <w:r w:rsidR="00B37AC3">
        <w:t>“decreta a falência do Poder Legislativo” e o “sucateamento total e absoluto do Congresso” e seu “alijamento das discussões sobre as políticas públicas”</w:t>
      </w:r>
      <w:r w:rsidR="008A5AAA">
        <w:t xml:space="preserve"> (ALENCAR e RIBEIRO, </w:t>
      </w:r>
      <w:r w:rsidR="00E25E70">
        <w:t>2014, p. 25)</w:t>
      </w:r>
      <w:r w:rsidR="007604BE">
        <w:t>.</w:t>
      </w:r>
    </w:p>
    <w:p w14:paraId="15FC3062" w14:textId="539B7C8C" w:rsidR="002413C6" w:rsidRPr="00E21DC7" w:rsidRDefault="007604BE" w:rsidP="00CF218C">
      <w:pPr>
        <w:ind w:firstLine="851"/>
      </w:pPr>
      <w:r>
        <w:t>Decerto a</w:t>
      </w:r>
      <w:r w:rsidR="00636E81">
        <w:t xml:space="preserve"> reação do Congresso se dava exatamente em relação à manutenção das bases políticas </w:t>
      </w:r>
      <w:r w:rsidR="002B1CC6">
        <w:t>através da destinação de emendas parlamentares como formas de exercício de políticas públicas</w:t>
      </w:r>
      <w:r w:rsidR="002535DD">
        <w:t>. Se de um lado</w:t>
      </w:r>
      <w:r w:rsidR="008C5F7D">
        <w:t xml:space="preserve"> à tentativa de construir um sistema de participação</w:t>
      </w:r>
      <w:r w:rsidR="00E201AB">
        <w:t xml:space="preserve"> democrática se fazia perante os preceitos constitucionais</w:t>
      </w:r>
      <w:r w:rsidR="00CE0325">
        <w:t xml:space="preserve"> e que, de alguma maneira,</w:t>
      </w:r>
      <w:r w:rsidR="002F449E">
        <w:t xml:space="preserve"> dava respostas</w:t>
      </w:r>
      <w:r w:rsidR="005E1B68">
        <w:t xml:space="preserve"> a mais participação </w:t>
      </w:r>
      <w:r w:rsidR="000B77FB">
        <w:t>para a</w:t>
      </w:r>
      <w:r w:rsidR="005E1B68">
        <w:t xml:space="preserve"> sociedade</w:t>
      </w:r>
      <w:r w:rsidR="00CE4565">
        <w:t>,</w:t>
      </w:r>
      <w:r w:rsidR="005E1B68">
        <w:t xml:space="preserve"> ainda que</w:t>
      </w:r>
      <w:r w:rsidR="00CE0325">
        <w:t xml:space="preserve"> pudesse diminuir os chamados</w:t>
      </w:r>
      <w:r w:rsidR="002535DD">
        <w:t xml:space="preserve"> custos da coalizão</w:t>
      </w:r>
      <w:r w:rsidR="00CE0325">
        <w:t>. Por outro</w:t>
      </w:r>
      <w:r w:rsidR="00773D2E">
        <w:t xml:space="preserve"> lado,</w:t>
      </w:r>
      <w:r w:rsidR="00CE0325">
        <w:t xml:space="preserve"> </w:t>
      </w:r>
      <w:r w:rsidR="00773D2E">
        <w:t xml:space="preserve">ao </w:t>
      </w:r>
      <w:r w:rsidR="001674BD">
        <w:t>se</w:t>
      </w:r>
      <w:r w:rsidR="00773D2E">
        <w:t xml:space="preserve"> sentir ameaçado</w:t>
      </w:r>
      <w:r w:rsidR="00B12F74">
        <w:t xml:space="preserve"> em relação ao próprio exercício dos cargos legislativos quanto à manutenção das bases eleitorais</w:t>
      </w:r>
      <w:r w:rsidR="00474666">
        <w:t xml:space="preserve">, parte do Congresso foi </w:t>
      </w:r>
      <w:r w:rsidR="002759AB">
        <w:t>reativo</w:t>
      </w:r>
      <w:r w:rsidR="00474666">
        <w:t xml:space="preserve"> em inflar o debate público em torno da revogação do decreto</w:t>
      </w:r>
      <w:r w:rsidR="00AC40BD">
        <w:t xml:space="preserve">. Neste sentido, mobilizar </w:t>
      </w:r>
      <w:r w:rsidR="002535DD">
        <w:t xml:space="preserve">a esfera pública em torno dessa controvérsia </w:t>
      </w:r>
      <w:r w:rsidR="002F449E">
        <w:t>era também uma forma de</w:t>
      </w:r>
      <w:r w:rsidR="00CE4565">
        <w:t xml:space="preserve"> </w:t>
      </w:r>
      <w:r w:rsidR="00167287">
        <w:t>blindar</w:t>
      </w:r>
      <w:r w:rsidR="00CE4565">
        <w:t xml:space="preserve"> o próprio Legislativo</w:t>
      </w:r>
      <w:r w:rsidR="00167287">
        <w:t xml:space="preserve"> contra determinadas investidas que diminuíssem seu poder.</w:t>
      </w:r>
      <w:r w:rsidR="00F25024">
        <w:t xml:space="preserve"> </w:t>
      </w:r>
      <w:r w:rsidR="007F3F0D">
        <w:t xml:space="preserve">Esse evento marcaria </w:t>
      </w:r>
      <w:r w:rsidR="00B3198A">
        <w:t>espaços de</w:t>
      </w:r>
      <w:r w:rsidR="007F3F0D">
        <w:t xml:space="preserve"> oportunidades políticas na medida em que possibilitava aberturas </w:t>
      </w:r>
      <w:r w:rsidR="00877054">
        <w:t xml:space="preserve">repentinas no sistema devido aos conflitos entre os </w:t>
      </w:r>
      <w:r w:rsidR="00877054">
        <w:lastRenderedPageBreak/>
        <w:t>poderes.</w:t>
      </w:r>
      <w:r w:rsidR="008B6948">
        <w:t xml:space="preserve"> </w:t>
      </w:r>
      <w:r w:rsidR="007737C6">
        <w:t>Essa abertura gerava</w:t>
      </w:r>
      <w:r w:rsidR="008B6948">
        <w:t xml:space="preserve"> lógicas de situação nas quais os atores estavam dispostos a agir</w:t>
      </w:r>
      <w:r w:rsidR="00DB525E">
        <w:t xml:space="preserve"> de acordo com o que a conjuntura</w:t>
      </w:r>
      <w:r w:rsidR="00AC5CDE">
        <w:t xml:space="preserve"> propiciava em relação à dinâmica eleitoral.</w:t>
      </w:r>
    </w:p>
    <w:p w14:paraId="2D7E9166" w14:textId="790C21B5" w:rsidR="00B43EF5" w:rsidRDefault="00B3198A" w:rsidP="00C86F06">
      <w:pPr>
        <w:ind w:firstLine="851"/>
      </w:pPr>
      <w:r>
        <w:t xml:space="preserve">Neste sentido, </w:t>
      </w:r>
      <w:r w:rsidR="00372B99">
        <w:t xml:space="preserve">é possível perceber que durante a disputa eleitoral </w:t>
      </w:r>
      <w:r w:rsidR="004348BF">
        <w:t>janelas de oportunidades políticas foram se expandindo</w:t>
      </w:r>
      <w:r w:rsidR="00D82796">
        <w:t xml:space="preserve"> e</w:t>
      </w:r>
      <w:r w:rsidR="004348BF">
        <w:t xml:space="preserve"> possibilitando que atores sociais se posicionassem nos campos discursivos como também nas estruturas de mobilização </w:t>
      </w:r>
      <w:r w:rsidR="00FB6620">
        <w:t>existentes na sociedade</w:t>
      </w:r>
      <w:r w:rsidR="00314DEC">
        <w:t>. De fato, as eleições de 2014 ocorreram em um cenário político em transformação e é impossível considerar</w:t>
      </w:r>
      <w:r w:rsidR="0095262F">
        <w:t xml:space="preserve"> satisfatório entendê-la sem olharmos para o terremoto político</w:t>
      </w:r>
      <w:r w:rsidR="0046582A">
        <w:t xml:space="preserve"> que foram as mobilizações em junho e durante também o período da Copa do Mundo. </w:t>
      </w:r>
      <w:r w:rsidR="00D313A6">
        <w:t xml:space="preserve">Além do mais, as profundas transformações </w:t>
      </w:r>
      <w:r w:rsidR="009E6E40">
        <w:t>pelas quais a estrutura da sociedade passou nesses últimos anos de governos do PT possibilitou</w:t>
      </w:r>
      <w:r w:rsidR="009116B6">
        <w:t xml:space="preserve"> que </w:t>
      </w:r>
      <w:r w:rsidR="00E96C11">
        <w:t>a estrutura de estratificação social brasileira promovesse</w:t>
      </w:r>
      <w:r w:rsidR="009116B6">
        <w:t xml:space="preserve"> reviravoltas importantes no eleitorado</w:t>
      </w:r>
      <w:r w:rsidR="000A71AB">
        <w:rPr>
          <w:rStyle w:val="Refdenotaderodap"/>
        </w:rPr>
        <w:footnoteReference w:id="79"/>
      </w:r>
      <w:r w:rsidR="00D82796">
        <w:t>,</w:t>
      </w:r>
      <w:r w:rsidR="000C1082">
        <w:t xml:space="preserve"> </w:t>
      </w:r>
      <w:r w:rsidR="00D82796">
        <w:t>as quais</w:t>
      </w:r>
      <w:r w:rsidR="000C1082">
        <w:t xml:space="preserve"> configuraram uma disputa política na qual</w:t>
      </w:r>
      <w:r w:rsidR="00932E65">
        <w:t xml:space="preserve"> as campanhas se dirigiriam em torno de quem dava </w:t>
      </w:r>
      <w:r w:rsidR="0029108D">
        <w:t xml:space="preserve">melhores respostas </w:t>
      </w:r>
      <w:r w:rsidR="00E97425">
        <w:t>a esse eleitorado frente ao ambiente de crise instalado.</w:t>
      </w:r>
      <w:r w:rsidR="00CB4846">
        <w:t xml:space="preserve"> Certamente, a identificação de que o elei</w:t>
      </w:r>
      <w:r w:rsidR="00E00065">
        <w:t>torado popular já representava uma ameaça aos interesses de grupos privilegiados</w:t>
      </w:r>
      <w:r w:rsidR="008B36C7">
        <w:t>, uma vez que o voto petista</w:t>
      </w:r>
      <w:r w:rsidR="001506E5">
        <w:t xml:space="preserve"> que era concentrado nas camadas médias e no centro-sul do país, migrara</w:t>
      </w:r>
      <w:r w:rsidR="00B567D6">
        <w:t xml:space="preserve"> durante todo esse período</w:t>
      </w:r>
      <w:r w:rsidR="00C86F06">
        <w:t xml:space="preserve"> (desde 2006)</w:t>
      </w:r>
      <w:r w:rsidR="00B567D6">
        <w:t xml:space="preserve"> para</w:t>
      </w:r>
      <w:r w:rsidR="00C86F06">
        <w:t xml:space="preserve"> o</w:t>
      </w:r>
      <w:r w:rsidR="00B567D6">
        <w:t xml:space="preserve"> Norte-Nordeste e</w:t>
      </w:r>
      <w:r w:rsidR="00C86F06">
        <w:t>,</w:t>
      </w:r>
      <w:r w:rsidR="00B567D6">
        <w:t xml:space="preserve"> sobretudo</w:t>
      </w:r>
      <w:r w:rsidR="00C86F06">
        <w:t>,</w:t>
      </w:r>
      <w:r w:rsidR="00B567D6">
        <w:t xml:space="preserve"> para os mais pobres nessas regiões (COUTO, </w:t>
      </w:r>
      <w:r w:rsidR="00A45E10">
        <w:t>2014</w:t>
      </w:r>
      <w:r w:rsidR="005F3BE5">
        <w:t>; LAPA, 2016</w:t>
      </w:r>
      <w:r w:rsidR="00A45E10">
        <w:t>)</w:t>
      </w:r>
      <w:r w:rsidR="00C86F06">
        <w:t>.</w:t>
      </w:r>
    </w:p>
    <w:p w14:paraId="726143FA" w14:textId="28977FC9" w:rsidR="00B3198A" w:rsidRDefault="00C86F06" w:rsidP="00C86F06">
      <w:pPr>
        <w:ind w:firstLine="851"/>
      </w:pPr>
      <w:r>
        <w:t>De certa forma, a</w:t>
      </w:r>
      <w:r w:rsidR="00013621">
        <w:t>s</w:t>
      </w:r>
      <w:r w:rsidR="00E00065">
        <w:t xml:space="preserve"> largas</w:t>
      </w:r>
      <w:r w:rsidR="00D569AD">
        <w:t xml:space="preserve"> exposições na mídia tradicional brasileira</w:t>
      </w:r>
      <w:r w:rsidR="00084339">
        <w:t xml:space="preserve"> a respeito dos escândalos de corrupção</w:t>
      </w:r>
      <w:r w:rsidR="00A45E10">
        <w:t xml:space="preserve"> procuraram atingir os governos do PT</w:t>
      </w:r>
      <w:r w:rsidR="00200F5F">
        <w:t xml:space="preserve"> durante grande parte desse período, construindo uma imagem do governo envolvida em escândalos de corrupção</w:t>
      </w:r>
      <w:r w:rsidR="00013621">
        <w:t xml:space="preserve"> e que atingira pontos conflituosos em 2014</w:t>
      </w:r>
      <w:r w:rsidR="008C580D">
        <w:rPr>
          <w:rStyle w:val="Refdenotaderodap"/>
        </w:rPr>
        <w:footnoteReference w:id="80"/>
      </w:r>
      <w:r w:rsidR="00B43EF5">
        <w:t xml:space="preserve">. </w:t>
      </w:r>
      <w:r w:rsidR="004C2133">
        <w:t xml:space="preserve">A </w:t>
      </w:r>
      <w:r w:rsidR="00EA7DC2">
        <w:t>dinâmica de cobertura</w:t>
      </w:r>
      <w:r w:rsidR="0085453D">
        <w:t>s</w:t>
      </w:r>
      <w:r w:rsidR="00422C33">
        <w:t xml:space="preserve"> e publicações</w:t>
      </w:r>
      <w:r w:rsidR="00EA7DC2">
        <w:t xml:space="preserve"> implicou</w:t>
      </w:r>
      <w:r w:rsidR="007A00AF">
        <w:t xml:space="preserve"> </w:t>
      </w:r>
      <w:r w:rsidR="00751380">
        <w:t>em uma polarização</w:t>
      </w:r>
      <w:r w:rsidR="00824D59">
        <w:t xml:space="preserve"> </w:t>
      </w:r>
      <w:r w:rsidR="00E47937">
        <w:t>evidente</w:t>
      </w:r>
      <w:r w:rsidR="00E23C11">
        <w:t xml:space="preserve"> </w:t>
      </w:r>
      <w:r w:rsidR="00D749EF">
        <w:t xml:space="preserve">do conteúdo jornalístico na </w:t>
      </w:r>
      <w:r w:rsidR="00D749EF" w:rsidRPr="00D749EF">
        <w:rPr>
          <w:i/>
          <w:iCs/>
        </w:rPr>
        <w:t>web</w:t>
      </w:r>
      <w:r w:rsidR="00D749EF">
        <w:t xml:space="preserve"> </w:t>
      </w:r>
      <w:r w:rsidR="00BD6917">
        <w:t xml:space="preserve">durante </w:t>
      </w:r>
      <w:r w:rsidR="002A594C">
        <w:t xml:space="preserve">os meses de disputa eleitoral </w:t>
      </w:r>
      <w:r w:rsidR="00E47937">
        <w:t>(</w:t>
      </w:r>
      <w:r w:rsidR="00E11961">
        <w:t>MATOS e FORMENTIN, 2016</w:t>
      </w:r>
      <w:r w:rsidR="003715D9">
        <w:t xml:space="preserve">; </w:t>
      </w:r>
      <w:r w:rsidR="00E47DE7">
        <w:t>CAVASSANA e CERVI, 2018</w:t>
      </w:r>
      <w:r w:rsidR="00E11961">
        <w:t>)</w:t>
      </w:r>
      <w:r w:rsidR="00C528ED">
        <w:t xml:space="preserve">. As abordagens dos principais meios de comunicação expressavam </w:t>
      </w:r>
      <w:r w:rsidR="005B2185">
        <w:t>a polarização política que se transpunha a outros espaços sociais</w:t>
      </w:r>
      <w:r w:rsidR="00D131F0">
        <w:t xml:space="preserve"> e isso ficou nítido no resultado das eleições</w:t>
      </w:r>
      <w:r w:rsidR="00D431D4">
        <w:t xml:space="preserve"> e posteriormente, viria a se manifestar sobre a insatisfação no começo das mobilizações</w:t>
      </w:r>
      <w:r w:rsidR="00C00D35">
        <w:t xml:space="preserve"> pelo impeachment de Dilma.</w:t>
      </w:r>
    </w:p>
    <w:p w14:paraId="5BC850CF" w14:textId="66126C03" w:rsidR="00380E77" w:rsidRDefault="00E67EFC" w:rsidP="00CF218C">
      <w:pPr>
        <w:ind w:firstLine="851"/>
      </w:pPr>
      <w:r>
        <w:lastRenderedPageBreak/>
        <w:t xml:space="preserve">Como sabemos, </w:t>
      </w:r>
      <w:r w:rsidR="001C1DA0">
        <w:t>Dilma</w:t>
      </w:r>
      <w:r w:rsidR="00C75112">
        <w:t xml:space="preserve"> (</w:t>
      </w:r>
      <w:r w:rsidR="00AD0F00">
        <w:t>51,64%)</w:t>
      </w:r>
      <w:r w:rsidR="001C1DA0">
        <w:t xml:space="preserve"> </w:t>
      </w:r>
      <w:r w:rsidR="0063466D">
        <w:t>ven</w:t>
      </w:r>
      <w:r w:rsidR="00E96C11">
        <w:t>c</w:t>
      </w:r>
      <w:r w:rsidR="0063466D">
        <w:t>eu as</w:t>
      </w:r>
      <w:r w:rsidR="001C1DA0">
        <w:t xml:space="preserve"> eleições</w:t>
      </w:r>
      <w:r>
        <w:t xml:space="preserve"> por uma margem pequena</w:t>
      </w:r>
      <w:r w:rsidR="00AD0F00">
        <w:t>.</w:t>
      </w:r>
      <w:r w:rsidR="00CB7BA7">
        <w:t xml:space="preserve"> Aécio</w:t>
      </w:r>
      <w:r w:rsidR="009165EF">
        <w:t xml:space="preserve"> </w:t>
      </w:r>
      <w:r w:rsidR="00312065">
        <w:t>(</w:t>
      </w:r>
      <w:r w:rsidR="009165EF">
        <w:t>48,36%)</w:t>
      </w:r>
      <w:r w:rsidR="00CB7BA7">
        <w:t xml:space="preserve"> </w:t>
      </w:r>
      <w:r w:rsidR="005C0233">
        <w:t xml:space="preserve">amargurou uma derrota em uma reviravolta dos votos durante o processo </w:t>
      </w:r>
      <w:r w:rsidR="007D5B9A">
        <w:t xml:space="preserve">de contagem que marcou o </w:t>
      </w:r>
      <w:commentRangeStart w:id="269"/>
      <w:r w:rsidR="007D5B9A">
        <w:t>imaginário popular</w:t>
      </w:r>
      <w:commentRangeEnd w:id="269"/>
      <w:r w:rsidR="000A08D3">
        <w:rPr>
          <w:rStyle w:val="Refdecomentrio"/>
        </w:rPr>
        <w:commentReference w:id="269"/>
      </w:r>
      <w:r w:rsidR="00430C2E">
        <w:rPr>
          <w:rStyle w:val="Refdenotaderodap"/>
        </w:rPr>
        <w:footnoteReference w:id="81"/>
      </w:r>
      <w:r w:rsidR="007D5B9A">
        <w:t xml:space="preserve">. </w:t>
      </w:r>
      <w:r w:rsidR="00923EC7">
        <w:t>Durante a campanha, Aécio apresentou um viés de alta nas intenções de voto</w:t>
      </w:r>
      <w:r w:rsidR="00C87618">
        <w:t xml:space="preserve"> (46%) contra sua adversária (44%). Essa arrancada dera certo otimismo na campanha </w:t>
      </w:r>
      <w:r w:rsidR="00E7121A">
        <w:t>que ajudou a produzir uma militância disposta a ganhar as ruas</w:t>
      </w:r>
      <w:r w:rsidR="008D0DFB">
        <w:t xml:space="preserve"> a partir de diversos </w:t>
      </w:r>
      <w:r w:rsidR="008D0DFB" w:rsidRPr="008D0DFB">
        <w:rPr>
          <w:i/>
          <w:iCs/>
        </w:rPr>
        <w:t>slogans</w:t>
      </w:r>
      <w:r w:rsidR="008D0DFB">
        <w:t xml:space="preserve"> dentre eles o “muda Brasil”</w:t>
      </w:r>
      <w:r w:rsidR="007A211D">
        <w:t>.</w:t>
      </w:r>
      <w:r w:rsidR="008D0DFB">
        <w:t xml:space="preserve"> </w:t>
      </w:r>
      <w:r w:rsidR="002B3D42">
        <w:t>Como afirma Limongi (2023</w:t>
      </w:r>
      <w:r w:rsidR="002B03FB">
        <w:t>, p. 61</w:t>
      </w:r>
      <w:r w:rsidR="002B3D42">
        <w:t xml:space="preserve">), essa ebulição ocorria nas </w:t>
      </w:r>
      <w:r w:rsidR="00AA0652">
        <w:t>mediações da</w:t>
      </w:r>
      <w:r w:rsidR="002B3D42">
        <w:t xml:space="preserve"> avenida Faria Lima, onde se concentrava</w:t>
      </w:r>
      <w:r w:rsidR="00AA0652">
        <w:t>m bancos e empresas de investimento</w:t>
      </w:r>
      <w:r w:rsidR="00757E00">
        <w:t xml:space="preserve">. </w:t>
      </w:r>
      <w:r w:rsidR="00514D6B">
        <w:t xml:space="preserve">Aos poucos a estratégia da campanha </w:t>
      </w:r>
      <w:r w:rsidR="00641D72">
        <w:t>buscou também reforços nos likes e na campanha n</w:t>
      </w:r>
      <w:r w:rsidR="00455440">
        <w:t>a</w:t>
      </w:r>
      <w:r w:rsidR="00641D72">
        <w:t>s redes sociais a partir de jovens</w:t>
      </w:r>
      <w:r w:rsidR="002B03FB">
        <w:t xml:space="preserve"> e </w:t>
      </w:r>
      <w:r w:rsidR="00455440">
        <w:t>“</w:t>
      </w:r>
      <w:r w:rsidR="002B03FB">
        <w:t xml:space="preserve">celebridades </w:t>
      </w:r>
      <w:r w:rsidR="00455440">
        <w:t xml:space="preserve">e experts” </w:t>
      </w:r>
      <w:commentRangeStart w:id="270"/>
      <w:r w:rsidR="002B03FB">
        <w:t>da direita</w:t>
      </w:r>
      <w:commentRangeEnd w:id="270"/>
      <w:r w:rsidR="000A08D3">
        <w:rPr>
          <w:rStyle w:val="Refdecomentrio"/>
        </w:rPr>
        <w:commentReference w:id="270"/>
      </w:r>
      <w:del w:id="271" w:author="Christiane Jalles de Paula" w:date="2024-08-10T17:45:00Z" w16du:dateUtc="2024-08-10T20:45:00Z">
        <w:r w:rsidR="002B03FB" w:rsidDel="000A08D3">
          <w:delText xml:space="preserve"> radical</w:delText>
        </w:r>
      </w:del>
      <w:r w:rsidR="001927F8">
        <w:t>.</w:t>
      </w:r>
      <w:r w:rsidR="00A07965">
        <w:t xml:space="preserve"> Mas não teve jeito, </w:t>
      </w:r>
      <w:r w:rsidR="00D4367F">
        <w:t>apesar da tentativa de ocupar os espaços públicos o PSDB não conseguira</w:t>
      </w:r>
      <w:r w:rsidR="00B62D70">
        <w:t xml:space="preserve"> vencer</w:t>
      </w:r>
      <w:r w:rsidR="006423B1">
        <w:t xml:space="preserve"> e foi atrás de </w:t>
      </w:r>
      <w:r w:rsidR="00E0516A">
        <w:t>uma nova estratégia</w:t>
      </w:r>
      <w:r w:rsidR="006423B1">
        <w:t xml:space="preserve"> </w:t>
      </w:r>
      <w:r w:rsidR="00897A68">
        <w:t>protocolando um pedido de auditoria das urnas eletr</w:t>
      </w:r>
      <w:r w:rsidR="004351CD">
        <w:t>ônicas junto ao TSE</w:t>
      </w:r>
      <w:r w:rsidR="00E86FC0">
        <w:rPr>
          <w:rStyle w:val="Refdenotaderodap"/>
        </w:rPr>
        <w:footnoteReference w:id="82"/>
      </w:r>
      <w:r w:rsidR="00F56161">
        <w:t>.</w:t>
      </w:r>
    </w:p>
    <w:p w14:paraId="444D58D3" w14:textId="4872B12B" w:rsidR="00380E77" w:rsidRDefault="002B2393" w:rsidP="00CF218C">
      <w:pPr>
        <w:ind w:firstLine="851"/>
      </w:pPr>
      <w:r>
        <w:t>A estratégia não funcionou</w:t>
      </w:r>
      <w:r w:rsidR="003B61E1">
        <w:t xml:space="preserve">, mas os movimentos que estiveram junto com o partido </w:t>
      </w:r>
      <w:r w:rsidR="00DA7961">
        <w:t>procuraram organizar protestos para o dia 1º de novembro</w:t>
      </w:r>
      <w:r w:rsidR="001F343B">
        <w:t>, mas o comparecimento foi baixo.</w:t>
      </w:r>
      <w:r w:rsidR="00380E77">
        <w:t xml:space="preserve"> No entanto,</w:t>
      </w:r>
      <w:r w:rsidR="002C5EA7">
        <w:t xml:space="preserve"> </w:t>
      </w:r>
      <w:ins w:id="272" w:author="Christiane Jalles de Paula" w:date="2024-08-10T17:47:00Z" w16du:dateUtc="2024-08-10T20:47:00Z">
        <w:r w:rsidR="000A08D3">
          <w:t xml:space="preserve">figuras declaradamente identificadas como de </w:t>
        </w:r>
      </w:ins>
      <w:del w:id="273" w:author="Christiane Jalles de Paula" w:date="2024-08-10T17:47:00Z" w16du:dateUtc="2024-08-10T20:47:00Z">
        <w:r w:rsidR="002C5EA7" w:rsidDel="000A08D3">
          <w:delText xml:space="preserve">a </w:delText>
        </w:r>
      </w:del>
      <w:r w:rsidR="002C5EA7">
        <w:t xml:space="preserve">direita </w:t>
      </w:r>
      <w:del w:id="274" w:author="Christiane Jalles de Paula" w:date="2024-08-10T17:47:00Z" w16du:dateUtc="2024-08-10T20:47:00Z">
        <w:r w:rsidR="00E712BF" w:rsidDel="000A08D3">
          <w:delText xml:space="preserve">acabou </w:delText>
        </w:r>
      </w:del>
      <w:ins w:id="275" w:author="Christiane Jalles de Paula" w:date="2024-08-10T17:47:00Z" w16du:dateUtc="2024-08-10T20:47:00Z">
        <w:r w:rsidR="000A08D3">
          <w:t>acab</w:t>
        </w:r>
        <w:r w:rsidR="000A08D3">
          <w:t>aram</w:t>
        </w:r>
        <w:r w:rsidR="000A08D3">
          <w:t xml:space="preserve"> </w:t>
        </w:r>
      </w:ins>
      <w:r w:rsidR="00E712BF">
        <w:t xml:space="preserve">controlando os protestos </w:t>
      </w:r>
      <w:ins w:id="276" w:author="Christiane Jalles de Paula" w:date="2024-08-10T17:47:00Z" w16du:dateUtc="2024-08-10T20:47:00Z">
        <w:r w:rsidR="000A08D3">
          <w:t xml:space="preserve">que contou </w:t>
        </w:r>
      </w:ins>
      <w:r w:rsidR="00E712BF">
        <w:t xml:space="preserve">com a presença de personalidades como o cantor Lobão e Eduardo Bolsonaro. </w:t>
      </w:r>
      <w:r w:rsidR="006C0AEA">
        <w:t xml:space="preserve">As ideias dos manifestantes iam de encontro com </w:t>
      </w:r>
      <w:r w:rsidR="00CE6DDE">
        <w:t>o pedido de autoria do PSDB</w:t>
      </w:r>
      <w:r w:rsidR="00EF127F">
        <w:t>, ainda que o partido não quisesse endossar as manifestações</w:t>
      </w:r>
      <w:r w:rsidR="0006519D">
        <w:t xml:space="preserve">. </w:t>
      </w:r>
      <w:r w:rsidR="007852E9">
        <w:t>Como aponta Limongi (2023, p. 66), o PSDB não</w:t>
      </w:r>
      <w:r w:rsidR="00817D77">
        <w:t xml:space="preserve"> se posicionou em relação aos manifestantes, somente considerou a manifestação legítima</w:t>
      </w:r>
      <w:r w:rsidR="00DB21B4">
        <w:t>. A imprensa, de forma consoante, não chegou nem a identific</w:t>
      </w:r>
      <w:r w:rsidR="00FA30AB">
        <w:t>ar</w:t>
      </w:r>
      <w:r w:rsidR="00DB21B4">
        <w:t xml:space="preserve"> os grupos envolvidos, como é de costume. </w:t>
      </w:r>
      <w:r w:rsidR="00BA6DCE">
        <w:t>Aécio e o PSDB resolveram voltar às atribuições comuns</w:t>
      </w:r>
      <w:r w:rsidR="00591ABA">
        <w:t xml:space="preserve">, mas </w:t>
      </w:r>
      <w:r w:rsidR="00CE0E2E">
        <w:t>continuou endossando</w:t>
      </w:r>
      <w:r w:rsidR="00821018">
        <w:t xml:space="preserve"> um discurso moralizador alegando que havia perdido as eleições para </w:t>
      </w:r>
      <w:r w:rsidR="00821018">
        <w:lastRenderedPageBreak/>
        <w:t xml:space="preserve">uma </w:t>
      </w:r>
      <w:r w:rsidR="00CE0E2E">
        <w:t>organização criminosa</w:t>
      </w:r>
      <w:r w:rsidR="00821301">
        <w:t>.</w:t>
      </w:r>
      <w:r w:rsidR="00B87DF4">
        <w:t xml:space="preserve"> </w:t>
      </w:r>
      <w:r w:rsidR="00821301">
        <w:t>A</w:t>
      </w:r>
      <w:r w:rsidR="00B87DF4">
        <w:t xml:space="preserve">o mesmo tempo </w:t>
      </w:r>
      <w:r w:rsidR="00A14E46">
        <w:t>a Lava Jato voltava a entrar em destaque com a operação Juízo Final</w:t>
      </w:r>
      <w:r w:rsidR="00CE0E2E">
        <w:t>. Os movimentos viriam a se ajuntar</w:t>
      </w:r>
      <w:r w:rsidR="00C853D2">
        <w:t xml:space="preserve"> em 15 de novembro com o aparecimento </w:t>
      </w:r>
      <w:r w:rsidR="00830C71">
        <w:t xml:space="preserve">do Vem </w:t>
      </w:r>
      <w:proofErr w:type="gramStart"/>
      <w:r w:rsidR="00A239D9">
        <w:t>P</w:t>
      </w:r>
      <w:r w:rsidR="00830C71">
        <w:t>ra</w:t>
      </w:r>
      <w:proofErr w:type="gramEnd"/>
      <w:r w:rsidR="00830C71">
        <w:t xml:space="preserve"> Rua e do Movimento Brasil Livre com c</w:t>
      </w:r>
      <w:r w:rsidR="0014490A">
        <w:t>aminhões</w:t>
      </w:r>
      <w:r w:rsidR="00830C71">
        <w:t xml:space="preserve"> de som e estrutura o </w:t>
      </w:r>
      <w:r w:rsidR="009B56C7">
        <w:t>suficiente</w:t>
      </w:r>
      <w:r w:rsidR="00830C71">
        <w:t xml:space="preserve"> para fazer barulho, sem muitos manifestantes</w:t>
      </w:r>
      <w:r w:rsidR="007E61B3">
        <w:t xml:space="preserve">, mas com cartazes que já apontavam para um pedido explícito de </w:t>
      </w:r>
      <w:r w:rsidR="007E61B3" w:rsidRPr="007E61B3">
        <w:rPr>
          <w:i/>
          <w:iCs/>
        </w:rPr>
        <w:t>impeachment</w:t>
      </w:r>
      <w:r w:rsidR="00312BDC">
        <w:rPr>
          <w:rStyle w:val="Refdenotaderodap"/>
          <w:i/>
          <w:iCs/>
        </w:rPr>
        <w:footnoteReference w:id="83"/>
      </w:r>
      <w:r w:rsidR="007E61B3">
        <w:t>.</w:t>
      </w:r>
    </w:p>
    <w:p w14:paraId="1B248F36" w14:textId="77777777" w:rsidR="000A08D3" w:rsidRDefault="0037544F" w:rsidP="00853149">
      <w:pPr>
        <w:ind w:firstLine="851"/>
        <w:rPr>
          <w:ins w:id="277" w:author="Christiane Jalles de Paula" w:date="2024-08-10T17:48:00Z" w16du:dateUtc="2024-08-10T20:48:00Z"/>
        </w:rPr>
      </w:pPr>
      <w:r>
        <w:t>O ano de 2015 se ini</w:t>
      </w:r>
      <w:r w:rsidR="00034D56">
        <w:t>ciou e</w:t>
      </w:r>
      <w:r w:rsidR="00651970">
        <w:t xml:space="preserve"> </w:t>
      </w:r>
      <w:r w:rsidR="00211C15">
        <w:t>houve uma</w:t>
      </w:r>
      <w:r w:rsidR="00651970">
        <w:t xml:space="preserve"> mudança na direção </w:t>
      </w:r>
      <w:r w:rsidR="00371E12">
        <w:t>oposta das propostas colocadas em campanha por Dilma</w:t>
      </w:r>
      <w:r w:rsidR="00211C15">
        <w:t>.</w:t>
      </w:r>
      <w:r w:rsidR="00371E12">
        <w:t xml:space="preserve"> </w:t>
      </w:r>
      <w:r w:rsidR="00211C15">
        <w:t xml:space="preserve">O governo </w:t>
      </w:r>
      <w:r w:rsidR="00371E12">
        <w:t>começ</w:t>
      </w:r>
      <w:r w:rsidR="00211C15">
        <w:t>ou</w:t>
      </w:r>
      <w:r w:rsidR="00371E12">
        <w:t xml:space="preserve"> a sofrer um efeito contundente</w:t>
      </w:r>
      <w:r w:rsidR="00214015">
        <w:t xml:space="preserve"> da desaceleração da atividade econômica, do nível de emprego e da renda dos mais pobres</w:t>
      </w:r>
      <w:r w:rsidR="00286B16">
        <w:t xml:space="preserve"> enquanto uma crise econômica.</w:t>
      </w:r>
      <w:r w:rsidR="003935E2">
        <w:t xml:space="preserve"> De forma a reagir à crise e responder as exigências do mercado,</w:t>
      </w:r>
      <w:r w:rsidR="00910E43">
        <w:t xml:space="preserve"> a presidenta contrariou promessas de campanha e deu início a um programa de reajuste fiscal</w:t>
      </w:r>
      <w:r w:rsidR="00AB2CE5">
        <w:t>, de acordo com o defendido por Aécio.</w:t>
      </w:r>
      <w:r w:rsidR="003935E2">
        <w:t xml:space="preserve"> </w:t>
      </w:r>
    </w:p>
    <w:p w14:paraId="768B46D4" w14:textId="4E6887FD" w:rsidR="00447D37" w:rsidDel="000A08D3" w:rsidRDefault="00014618" w:rsidP="00853149">
      <w:pPr>
        <w:ind w:firstLine="851"/>
        <w:rPr>
          <w:del w:id="278" w:author="Christiane Jalles de Paula" w:date="2024-08-10T17:49:00Z" w16du:dateUtc="2024-08-10T20:49:00Z"/>
        </w:rPr>
      </w:pPr>
      <w:r>
        <w:t xml:space="preserve">Do outro lado, </w:t>
      </w:r>
      <w:r w:rsidR="00AB2CE5">
        <w:t>a crise</w:t>
      </w:r>
      <w:r w:rsidR="004169F8">
        <w:t xml:space="preserve"> </w:t>
      </w:r>
      <w:r w:rsidR="00AB2CE5">
        <w:t>política se manifestava na queda da sua base aliada no congresso</w:t>
      </w:r>
      <w:r w:rsidR="0018586B">
        <w:t xml:space="preserve"> e na diminuição de cadeiras do seu partido, o PT.</w:t>
      </w:r>
      <w:r w:rsidR="00AB2CE5">
        <w:t xml:space="preserve"> </w:t>
      </w:r>
      <w:r w:rsidR="00743145">
        <w:t xml:space="preserve"> </w:t>
      </w:r>
      <w:r w:rsidR="003555D5">
        <w:t>A</w:t>
      </w:r>
      <w:r w:rsidR="003555D5" w:rsidRPr="003555D5">
        <w:t xml:space="preserve"> relação com o Congresso Nacional piorou devido à eleição de Eduardo Cunha como presidente da Câmara dos Deputados, derrotando o candidato apoiado pelo Palácio do Planalto. </w:t>
      </w:r>
      <w:r w:rsidR="001C5E4E">
        <w:t>A Lava Jato contribuía de forma agrava</w:t>
      </w:r>
      <w:r w:rsidR="0061686B">
        <w:t>nte</w:t>
      </w:r>
      <w:r w:rsidR="001C5E4E">
        <w:t xml:space="preserve"> </w:t>
      </w:r>
      <w:r w:rsidR="0061686B">
        <w:t>com a</w:t>
      </w:r>
      <w:r w:rsidR="001C5E4E">
        <w:t xml:space="preserve"> crise</w:t>
      </w:r>
      <w:r w:rsidR="00CE2D14">
        <w:t xml:space="preserve"> no governo</w:t>
      </w:r>
      <w:r w:rsidR="001C5E4E">
        <w:t>.</w:t>
      </w:r>
      <w:r w:rsidR="00B45F28">
        <w:t xml:space="preserve"> </w:t>
      </w:r>
      <w:r w:rsidR="00851D8F">
        <w:t>Na sociedade</w:t>
      </w:r>
      <w:r w:rsidR="003555D5">
        <w:t>,</w:t>
      </w:r>
      <w:r w:rsidR="00851D8F">
        <w:t xml:space="preserve"> a popularidade do governo abria oportunidades para o avanço</w:t>
      </w:r>
      <w:r w:rsidR="000838BD">
        <w:t xml:space="preserve"> da direita nas ruas</w:t>
      </w:r>
      <w:r w:rsidR="00C059DC">
        <w:t>.</w:t>
      </w:r>
      <w:r w:rsidR="000838BD">
        <w:t xml:space="preserve"> O antipetismo</w:t>
      </w:r>
      <w:r w:rsidR="000838BD">
        <w:rPr>
          <w:rStyle w:val="Refdenotaderodap"/>
        </w:rPr>
        <w:footnoteReference w:id="84"/>
      </w:r>
      <w:r w:rsidR="000838BD">
        <w:t xml:space="preserve"> oferecia uma energia importante para os protestos e as insatisfações difusas.</w:t>
      </w:r>
      <w:r w:rsidR="001C5E4E">
        <w:t xml:space="preserve"> </w:t>
      </w:r>
      <w:r w:rsidR="00DE4C64">
        <w:t>Dilma tentava dar respostas através de um pacote</w:t>
      </w:r>
      <w:r w:rsidR="00F6000D">
        <w:t xml:space="preserve"> de medidas contra a corrupção que seria enviado ao Congresso em fevereiro</w:t>
      </w:r>
      <w:r w:rsidR="00F2266D">
        <w:rPr>
          <w:rStyle w:val="Refdenotaderodap"/>
        </w:rPr>
        <w:footnoteReference w:id="85"/>
      </w:r>
      <w:r w:rsidR="000024A6">
        <w:t xml:space="preserve">. </w:t>
      </w:r>
      <w:r w:rsidR="00AE4435">
        <w:t xml:space="preserve">Mas o ambiente </w:t>
      </w:r>
      <w:r w:rsidR="00A7277B">
        <w:t>já não estava tão favorável assim.</w:t>
      </w:r>
      <w:r w:rsidR="00834D90">
        <w:t xml:space="preserve"> </w:t>
      </w:r>
      <w:r w:rsidR="00CE2D14">
        <w:t xml:space="preserve"> </w:t>
      </w:r>
      <w:r w:rsidR="000838BD">
        <w:t>As manifestações foram</w:t>
      </w:r>
      <w:r w:rsidR="00732494">
        <w:t xml:space="preserve"> escalando e as articulações entre sistema político e a direita que estava nas ruas</w:t>
      </w:r>
      <w:r w:rsidR="005F722A">
        <w:t xml:space="preserve"> ganhou proximidades ímpares e configurou uma estrutura de mobilização importante neste contexto. </w:t>
      </w:r>
      <w:r w:rsidR="000838BD" w:rsidRPr="003555D5">
        <w:t>Durante o auge das mobilizações e sob a pressão da operação Lava Jato, Cunha distanciou-se do governo, aproximou-se dos opositores e facilitou o andamento do processo de impeachment no Legislativo.</w:t>
      </w:r>
    </w:p>
    <w:p w14:paraId="10FA80C4" w14:textId="62C282BB" w:rsidR="00CA26ED" w:rsidRDefault="00CA26ED" w:rsidP="000A08D3">
      <w:pPr>
        <w:ind w:firstLine="851"/>
        <w:pPrChange w:id="282" w:author="Christiane Jalles de Paula" w:date="2024-08-10T17:49:00Z" w16du:dateUtc="2024-08-10T20:49:00Z">
          <w:pPr>
            <w:spacing w:line="259" w:lineRule="auto"/>
            <w:jc w:val="left"/>
          </w:pPr>
        </w:pPrChange>
      </w:pPr>
      <w:r>
        <w:br w:type="page"/>
      </w:r>
    </w:p>
    <w:p w14:paraId="5B1E3CEA" w14:textId="0AF72E2A" w:rsidR="00CA26ED" w:rsidRPr="00CA26ED" w:rsidDel="000A08D3" w:rsidRDefault="00CA26ED" w:rsidP="00CA26ED">
      <w:pPr>
        <w:ind w:firstLine="851"/>
        <w:rPr>
          <w:del w:id="283" w:author="Christiane Jalles de Paula" w:date="2024-08-10T17:49:00Z" w16du:dateUtc="2024-08-10T20:49:00Z"/>
        </w:rPr>
      </w:pPr>
    </w:p>
    <w:p w14:paraId="6E09F0CD" w14:textId="071AC4AF" w:rsidR="00FA15C4" w:rsidRPr="00DC5B9D" w:rsidRDefault="00FA15C4" w:rsidP="007F27AE">
      <w:pPr>
        <w:pStyle w:val="Ttulo1"/>
        <w:numPr>
          <w:ilvl w:val="0"/>
          <w:numId w:val="32"/>
        </w:numPr>
      </w:pPr>
      <w:bookmarkStart w:id="284" w:name="_Toc173959622"/>
      <w:r>
        <w:t>Estruturas</w:t>
      </w:r>
      <w:r w:rsidR="00DA1743">
        <w:t xml:space="preserve"> </w:t>
      </w:r>
      <w:r>
        <w:t>de mobilização em grandes manifestações</w:t>
      </w:r>
      <w:bookmarkEnd w:id="284"/>
    </w:p>
    <w:p w14:paraId="1D4E8734" w14:textId="77777777" w:rsidR="00CD0FD4" w:rsidRDefault="00CD0FD4" w:rsidP="00FA15C4">
      <w:pPr>
        <w:ind w:firstLine="851"/>
      </w:pPr>
    </w:p>
    <w:p w14:paraId="0E67D8B4" w14:textId="002C2DFF" w:rsidR="00FA15C4" w:rsidRDefault="0A554350" w:rsidP="00FA15C4">
      <w:pPr>
        <w:ind w:firstLine="851"/>
      </w:pPr>
      <w:r>
        <w:t xml:space="preserve">Compreender como eventos de protesto se sustentam por determinado tempo é uma questão fundamental no estudo dos movimentos sociais. Apesar de muito visível, sua resposta não é imediata. É difícil saber por que as pessoas vão às ruas, mas é possível mapear de que forma e quais atores coletivos constroem determinada dinâmica de </w:t>
      </w:r>
      <w:commentRangeStart w:id="285"/>
      <w:r>
        <w:t>mobilização</w:t>
      </w:r>
      <w:commentRangeEnd w:id="285"/>
      <w:r w:rsidR="00FA15C4">
        <w:commentReference w:id="285"/>
      </w:r>
      <w:r>
        <w:t xml:space="preserve">. Em grandes protestos existirão sempre determinados movimentos que iniciam a dinâmica de contestação, mas não quer dizer que sempre serão os mesmos que chegarão ao final de determinado ciclo. Esses movimentos se constroem de diversas maneiras, com formas organizativas distintas, difundem a ação e criam </w:t>
      </w:r>
      <w:r w:rsidRPr="0A554350">
        <w:rPr>
          <w:i/>
          <w:iCs/>
        </w:rPr>
        <w:t>estruturas de mobilização</w:t>
      </w:r>
      <w:r>
        <w:t xml:space="preserve"> para sustentar determinado protesto.</w:t>
      </w:r>
    </w:p>
    <w:p w14:paraId="5F536866" w14:textId="11B351B6" w:rsidR="001707BC" w:rsidDel="000A08D3" w:rsidRDefault="001707BC" w:rsidP="001707BC">
      <w:pPr>
        <w:ind w:firstLine="851"/>
        <w:rPr>
          <w:del w:id="286" w:author="Christiane Jalles de Paula" w:date="2024-08-10T17:50:00Z" w16du:dateUtc="2024-08-10T20:50:00Z"/>
        </w:rPr>
      </w:pPr>
      <w:r>
        <w:t xml:space="preserve">As estruturas de mobilização são fundamentais para o sucesso dos movimentos sociais, pois fornecem os meios pelos quais os ativistas podem organizar e mobilizar a ação coletiva. De acordo com </w:t>
      </w:r>
      <w:proofErr w:type="spellStart"/>
      <w:r>
        <w:t>Tarrow</w:t>
      </w:r>
      <w:proofErr w:type="spellEnd"/>
      <w:r>
        <w:t xml:space="preserve"> (20</w:t>
      </w:r>
      <w:r w:rsidR="00817A3F">
        <w:t>09</w:t>
      </w:r>
      <w:r>
        <w:t>), essas estruturas podem ser definidas como "as organizações, redes, quadros, recursos e oportunidades que os movimentos sociais usam para mobilizar seus seguidores" (p. 27).</w:t>
      </w:r>
      <w:r w:rsidR="00A8387D">
        <w:t xml:space="preserve"> </w:t>
      </w:r>
      <w:r>
        <w:t xml:space="preserve">As organizações são os grupos formais que trabalham em prol da causa do movimento, como sindicatos, organizações não-governamentais (ONGs) e grupos de defesa de direitos. As redes, por sua vez, são as conexões informais entre os ativistas, que podem ser estabelecidas por meio das mídias sociais, por exemplo. Os quadros são os líderes e ativistas experientes que possuem conhecimento e habilidades para mobilizar e liderar a ação coletiva. </w:t>
      </w:r>
    </w:p>
    <w:p w14:paraId="052573D2" w14:textId="0ECFE6DE" w:rsidR="00A8387D" w:rsidRDefault="001707BC" w:rsidP="001707BC">
      <w:pPr>
        <w:ind w:firstLine="851"/>
      </w:pPr>
      <w:r>
        <w:t>Os recursos incluem o financiamento, a infraestrutura e o acesso a meios de comunicação</w:t>
      </w:r>
      <w:r w:rsidR="006A33ED">
        <w:t>. A</w:t>
      </w:r>
      <w:r>
        <w:t xml:space="preserve"> presença de estruturas de mobilização é crucial para que os movimentos sociais possam gerar mudanças políticas e sociais. As estruturas fornecem aos ativistas os meios necessários para organizar e mobilizar a ação coletiva, aumentando a efetividade e a visibilidade do movimento.</w:t>
      </w:r>
    </w:p>
    <w:p w14:paraId="40F13833" w14:textId="1424CE7F" w:rsidR="00FA15C4" w:rsidRDefault="00A8387D" w:rsidP="001707BC">
      <w:pPr>
        <w:ind w:firstLine="851"/>
      </w:pPr>
      <w:r>
        <w:t>No entanto, entendo</w:t>
      </w:r>
      <w:r w:rsidR="00FA15C4">
        <w:t xml:space="preserve"> que a questão da mobilização está para além do fato de agregar pessoas em um determinado espaço de confronto político. Ao mobilizar, os participantes necessitam construir e se apoiar em estruturas que garantem a permanência desse confronto. De acordo com </w:t>
      </w:r>
      <w:proofErr w:type="spellStart"/>
      <w:r w:rsidR="00FA15C4">
        <w:t>Tarrow</w:t>
      </w:r>
      <w:proofErr w:type="spellEnd"/>
      <w:r w:rsidR="00FA15C4">
        <w:t xml:space="preserve"> (2009, p. 159-160), sempre existiu uma confusão ao distinguir os aspectos diferentes da organização de um movimento social. Primeiro, pelo fato de que movimentos se compõem por uma </w:t>
      </w:r>
      <w:r w:rsidR="00FA15C4" w:rsidRPr="00640F7B">
        <w:rPr>
          <w:i/>
          <w:iCs/>
        </w:rPr>
        <w:t>organização hierárquica formal</w:t>
      </w:r>
      <w:r w:rsidR="00FA15C4">
        <w:t>, que define mais ou menos sua atuação em determinados cenários de reivindicação. Aqui estamos falando de como eles se constroem anterior à cena contenciosa e que marca a sua característica enquanto organizações de movimentos sociais (</w:t>
      </w:r>
      <w:r w:rsidR="00FA15C4" w:rsidRPr="004D1703">
        <w:rPr>
          <w:i/>
          <w:iCs/>
        </w:rPr>
        <w:t xml:space="preserve">Social Movement </w:t>
      </w:r>
      <w:proofErr w:type="spellStart"/>
      <w:r w:rsidR="00FA15C4" w:rsidRPr="004D1703">
        <w:rPr>
          <w:i/>
          <w:iCs/>
        </w:rPr>
        <w:t>Organization</w:t>
      </w:r>
      <w:r w:rsidR="00FA15C4">
        <w:rPr>
          <w:i/>
          <w:iCs/>
        </w:rPr>
        <w:t>s</w:t>
      </w:r>
      <w:proofErr w:type="spellEnd"/>
      <w:r w:rsidR="00FA15C4">
        <w:t xml:space="preserve"> – </w:t>
      </w:r>
      <w:proofErr w:type="spellStart"/>
      <w:r w:rsidR="00FA15C4" w:rsidRPr="004D1703">
        <w:rPr>
          <w:i/>
          <w:iCs/>
        </w:rPr>
        <w:t>SMOs</w:t>
      </w:r>
      <w:proofErr w:type="spellEnd"/>
      <w:r w:rsidR="00FA15C4">
        <w:t xml:space="preserve">). Em segundo lugar, a </w:t>
      </w:r>
      <w:r w:rsidR="00FA15C4" w:rsidRPr="000D35AA">
        <w:rPr>
          <w:i/>
          <w:iCs/>
        </w:rPr>
        <w:lastRenderedPageBreak/>
        <w:t>organização da ação coletiva para contatos com opositores</w:t>
      </w:r>
      <w:r w:rsidR="00FA15C4">
        <w:t xml:space="preserve"> vai, desde reuniões temporárias, até redes sociais informais que são controlados por organizações, coalizões de organizações ou simplesmente por ninguém. É, sobretudo, a respeito desse segundo ponto que quero chamar a atenção, pois a construção de determinadas dinâmicas de mobilização em massa obedece a uma série de fatores que nem sempre estão sob o controle dos grupos que iniciam determinado ato de protesto. Isso não significa, porém, que nestes momentos a ação contenciosa se estabelece de forma desorientada. A direção nesse tipo de interpretação é compreender que em termos de estruturas de mobilização podemos priorizar uma estrutura de incentivos e/ou constrangimentos políticos que delimitam as possibilidades de escolha dos agentes entre </w:t>
      </w:r>
      <w:r w:rsidR="00FA15C4" w:rsidRPr="00B250FA">
        <w:rPr>
          <w:i/>
          <w:iCs/>
        </w:rPr>
        <w:t>cursos de ação</w:t>
      </w:r>
      <w:r w:rsidR="00FA15C4">
        <w:t xml:space="preserve"> (ALONSO, 2009, p. 56). </w:t>
      </w:r>
    </w:p>
    <w:p w14:paraId="0105C8F5" w14:textId="685DD968" w:rsidR="00FA15C4" w:rsidRDefault="00FA15C4" w:rsidP="00FA15C4">
      <w:pPr>
        <w:ind w:firstLine="851"/>
      </w:pPr>
      <w:r>
        <w:t xml:space="preserve">Se no campo interno, esses atores coletivos possuem uma dinâmica formal e ao mesmo tempo informal, por onde se organizam e estabelecem relações com os seus participantes. No campo externo, esses movimentos podem se construir a partir de </w:t>
      </w:r>
      <w:r w:rsidRPr="00F2482A">
        <w:rPr>
          <w:i/>
          <w:iCs/>
        </w:rPr>
        <w:t>redes conectivas</w:t>
      </w:r>
      <w:r>
        <w:t xml:space="preserve"> que estruturam relações sustentadas com os opositores, mas que sejam flexíveis o bastante para permitir conexões informais que ligam pessoas e redes entre si as quais agregam e coordenam o confronto (TARROW, 2009, p. 160). De maneira geral, as formas mais efetivas de organização são baseadas em unidades locais e contextualmente enraizadas, organizadas por estruturas conectivas e coordenadas por organizações formais. Entretanto, não é minha intenção trabalhar como esses movimentos se formam em suas raízes (</w:t>
      </w:r>
      <w:proofErr w:type="spellStart"/>
      <w:r w:rsidRPr="00BD0093">
        <w:rPr>
          <w:i/>
          <w:iCs/>
        </w:rPr>
        <w:t>grassroot</w:t>
      </w:r>
      <w:proofErr w:type="spellEnd"/>
      <w:r>
        <w:t>) mobilizadoras. Antes, procur</w:t>
      </w:r>
      <w:r w:rsidR="006C039C">
        <w:t>arei</w:t>
      </w:r>
      <w:r>
        <w:t xml:space="preserve"> traçar relações que marcam as estruturas de mobilização em determinados ciclos de protestos em massa. É olhar para a dinâmica de mobilização a partir das estruturas que se movimentam no decorrer de determinado ciclo de protestos.</w:t>
      </w:r>
    </w:p>
    <w:p w14:paraId="55FB1CF8" w14:textId="7B7F2B20" w:rsidR="00FA15C4" w:rsidRDefault="00FA15C4" w:rsidP="00FA15C4">
      <w:pPr>
        <w:ind w:firstLine="851"/>
      </w:pPr>
      <w:r>
        <w:t>Neste sentido, argumento neste capítulo que a forma como as dinâmicas de protestos em massa se desenvolve tem a ver com a maneira como as estruturas de mobilização se comportam durante o processo político. Por estruturas de mobilização refiro aos veículos coletivos, tanto formais como informais, através dos quais as pessoas se mobilizam e se envolvem em ações coletivas (MCADAM et al, 2008, p. 3). Esses veículos podem ser movimentos, redes de movimentos, coalizões ou demais formas organizativas que incentivam as pessoas estarem nas ruas durante esses eventos. Em relação a essas estruturas, queremos apontar para o fato de como se organizaram e as relações que estabeleceram n</w:t>
      </w:r>
      <w:r w:rsidR="00ED49A7">
        <w:t>estes</w:t>
      </w:r>
      <w:r>
        <w:t xml:space="preserve"> ciclos de protestos. Pretendo, explorar os aspectos de médio alcance que configuram a forma de organização dos movimentos sociais durante os últimos anos realizando uma cartografia dessas dinâmicas de mobilização</w:t>
      </w:r>
      <w:r w:rsidR="000F04B2">
        <w:t xml:space="preserve"> em cada uma desses momentos.</w:t>
      </w:r>
    </w:p>
    <w:p w14:paraId="1D933841" w14:textId="77777777" w:rsidR="00FA15C4" w:rsidRPr="00BE4DE8" w:rsidRDefault="00FA15C4" w:rsidP="00FA15C4">
      <w:pPr>
        <w:ind w:firstLine="851"/>
      </w:pPr>
      <w:commentRangeStart w:id="287"/>
      <w:commentRangeStart w:id="288"/>
      <w:r>
        <w:lastRenderedPageBreak/>
        <w:t>Apesar das formas de organização da ação coletiva serem consideradas importantes para a construção de uma dinâmica de mobilização, o caráter de difusão de tal ação também sofre influências externas, como, por exemplo, a expansão e a disponibilidade da mídia de massa. Neste sentido, o impacto das mídias tradicionais, assim como as mídias sociais, na construção de uma estrutura de mobilização nos ajuda a entender e localizar a dinâmica de expansão do protesto. De certa maneira, essas estruturas estão ligadas a certos grupos de interesse, os quais disputam os significados e direções nos protestos. A interação entre essas diversas formas de mobilizar também marca a dinâmica do processo político.</w:t>
      </w:r>
      <w:commentRangeEnd w:id="287"/>
      <w:r>
        <w:rPr>
          <w:rStyle w:val="Refdecomentrio"/>
        </w:rPr>
        <w:commentReference w:id="287"/>
      </w:r>
      <w:commentRangeEnd w:id="288"/>
      <w:r w:rsidR="0019085E">
        <w:rPr>
          <w:rStyle w:val="Refdecomentrio"/>
        </w:rPr>
        <w:commentReference w:id="288"/>
      </w:r>
    </w:p>
    <w:p w14:paraId="33E1D29B" w14:textId="14D5863D" w:rsidR="00FA15C4" w:rsidRDefault="00FA15C4" w:rsidP="00FA15C4">
      <w:pPr>
        <w:ind w:firstLine="851"/>
      </w:pPr>
      <w:commentRangeStart w:id="289"/>
      <w:commentRangeStart w:id="290"/>
      <w:commentRangeStart w:id="291"/>
      <w:r>
        <w:t xml:space="preserve">O que </w:t>
      </w:r>
      <w:r w:rsidR="00387A8E">
        <w:t>quero</w:t>
      </w:r>
      <w:r>
        <w:t xml:space="preserve"> compreender neste capítulo é, </w:t>
      </w:r>
      <w:r w:rsidR="000F04B2">
        <w:t>portanto</w:t>
      </w:r>
      <w:r>
        <w:t>, como movimentos, coletivos e grupos sociais se organizam através de determinadas estruturas de mobilização que os colocam em movimento na cena contenciosa.</w:t>
      </w:r>
      <w:r w:rsidR="00FE764D">
        <w:t xml:space="preserve"> Sustento a ideia de que à maneira de organização dessas estruturas obedece a ordem das narrativas em cada um desses </w:t>
      </w:r>
      <w:r w:rsidR="00660E99">
        <w:t xml:space="preserve">momentos, ou seja, o nível abrangente do episódio político e como ele se conecta com as </w:t>
      </w:r>
      <w:r w:rsidR="000749F2">
        <w:t>demandas e organização dos movimentos e coletivos em cada um desses momentos.</w:t>
      </w:r>
    </w:p>
    <w:p w14:paraId="7959589A" w14:textId="16EE8CC8" w:rsidR="00FA15C4" w:rsidRDefault="00FA15C4" w:rsidP="00FA15C4">
      <w:pPr>
        <w:ind w:firstLine="851"/>
      </w:pPr>
      <w:r>
        <w:t>Em segundo lugar, queremos chamar a atenção para os processos de aliança e coalizão formados durante esses momentos, como se sustentam e quais as direções que eles tomam. Sabemos que na tentativa de sustentar uma ação contra opositores os movimentos se relacionam, nestes momentos, em processos de coalizão consensuais ou conflituosos (DIANI, 2010). Isso, de certa maneira, indica a direção para a qual determinado tipo de conflito se desenvolve. Terceiro</w:t>
      </w:r>
      <w:r w:rsidR="008B30E0">
        <w:t>,</w:t>
      </w:r>
      <w:r>
        <w:t xml:space="preserve"> os chamados mecanismos externos que procuram disputar espaços e construir sentidos a determinada dinâmica de mobilização.</w:t>
      </w:r>
      <w:commentRangeEnd w:id="289"/>
      <w:r w:rsidR="004713B3">
        <w:rPr>
          <w:rStyle w:val="Refdecomentrio"/>
        </w:rPr>
        <w:commentReference w:id="289"/>
      </w:r>
      <w:commentRangeEnd w:id="290"/>
      <w:r w:rsidR="00BD739A">
        <w:rPr>
          <w:rStyle w:val="Refdecomentrio"/>
        </w:rPr>
        <w:commentReference w:id="290"/>
      </w:r>
      <w:commentRangeEnd w:id="291"/>
      <w:r w:rsidR="0019085E">
        <w:rPr>
          <w:rStyle w:val="Refdecomentrio"/>
        </w:rPr>
        <w:commentReference w:id="291"/>
      </w:r>
    </w:p>
    <w:p w14:paraId="7A86C998" w14:textId="1E141CC0" w:rsidR="000A7F40" w:rsidRDefault="000A7F40">
      <w:pPr>
        <w:spacing w:line="259" w:lineRule="auto"/>
        <w:jc w:val="left"/>
        <w:rPr>
          <w:b/>
          <w:bCs/>
        </w:rPr>
      </w:pPr>
      <w:r>
        <w:rPr>
          <w:b/>
          <w:bCs/>
        </w:rPr>
        <w:br w:type="page"/>
      </w:r>
    </w:p>
    <w:p w14:paraId="049FA694" w14:textId="77777777" w:rsidR="002D3303" w:rsidRDefault="002D3303" w:rsidP="00FA15C4">
      <w:pPr>
        <w:rPr>
          <w:b/>
          <w:bCs/>
        </w:rPr>
      </w:pPr>
    </w:p>
    <w:p w14:paraId="73A8F30B" w14:textId="03712870" w:rsidR="00FA15C4" w:rsidRPr="00E75293" w:rsidRDefault="00050309" w:rsidP="00A1153F">
      <w:pPr>
        <w:pStyle w:val="Ttulo2"/>
        <w:rPr>
          <w:b w:val="0"/>
          <w:i/>
          <w:iCs/>
        </w:rPr>
      </w:pPr>
      <w:bookmarkStart w:id="292" w:name="_Toc173959623"/>
      <w:commentRangeStart w:id="293"/>
      <w:r>
        <w:rPr>
          <w:b w:val="0"/>
          <w:i/>
          <w:iCs/>
        </w:rPr>
        <w:t xml:space="preserve">3.1 </w:t>
      </w:r>
      <w:r w:rsidR="00CD0FD4" w:rsidRPr="00E75293">
        <w:rPr>
          <w:b w:val="0"/>
          <w:i/>
          <w:iCs/>
        </w:rPr>
        <w:t>As estruturas de mobilização</w:t>
      </w:r>
      <w:r w:rsidR="005D711A" w:rsidRPr="00E75293">
        <w:rPr>
          <w:b w:val="0"/>
          <w:i/>
          <w:iCs/>
        </w:rPr>
        <w:t>, processo político e grandes manifestações</w:t>
      </w:r>
      <w:bookmarkEnd w:id="292"/>
      <w:commentRangeEnd w:id="293"/>
      <w:r w:rsidR="002768E7">
        <w:rPr>
          <w:rStyle w:val="Refdecomentrio"/>
          <w:rFonts w:eastAsiaTheme="minorHAnsi" w:cstheme="minorBidi"/>
          <w:b w:val="0"/>
        </w:rPr>
        <w:commentReference w:id="293"/>
      </w:r>
    </w:p>
    <w:p w14:paraId="3C593C37" w14:textId="77777777" w:rsidR="00534DA9" w:rsidRDefault="00534DA9" w:rsidP="00534DA9">
      <w:pPr>
        <w:ind w:firstLine="709"/>
      </w:pPr>
    </w:p>
    <w:p w14:paraId="4A51B3A1" w14:textId="77777777" w:rsidR="0019085E" w:rsidRDefault="00FA15C4" w:rsidP="00534DA9">
      <w:pPr>
        <w:ind w:firstLine="709"/>
        <w:rPr>
          <w:ins w:id="294" w:author="Christiane Jalles de Paula" w:date="2024-08-10T17:56:00Z" w16du:dateUtc="2024-08-10T20:56:00Z"/>
        </w:rPr>
      </w:pPr>
      <w:r>
        <w:t>Existem duas formas de analisar determinado processo político: 1) através das questões que envolvem a sua emergência ou; 2) os seus resultados. No primeiro caso observa-se os fatores que proporcionam a emergência de determinada dinâmica contenciosa</w:t>
      </w:r>
      <w:r w:rsidR="00C73C61">
        <w:t>.</w:t>
      </w:r>
      <w:r>
        <w:t xml:space="preserve"> Falamos aqui, por exemplo, nas oportunidades políticas a serem exploradas pelos participantes</w:t>
      </w:r>
      <w:r w:rsidR="005C30EE">
        <w:t xml:space="preserve"> como foi trabalhado no capítulo anterior. </w:t>
      </w:r>
      <w:r>
        <w:t xml:space="preserve">No segundo, atenta-se para os resultados que determinada dinâmica ocasionou no sistema político. Esse é o foco programático através do qual Charles </w:t>
      </w:r>
      <w:proofErr w:type="spellStart"/>
      <w:r>
        <w:t>Tilly</w:t>
      </w:r>
      <w:proofErr w:type="spellEnd"/>
      <w:r>
        <w:t xml:space="preserve"> </w:t>
      </w:r>
      <w:commentRangeStart w:id="295"/>
      <w:r>
        <w:t>(2004; 2008)</w:t>
      </w:r>
      <w:commentRangeEnd w:id="295"/>
      <w:r>
        <w:rPr>
          <w:rStyle w:val="Refdecomentrio"/>
        </w:rPr>
        <w:commentReference w:id="295"/>
      </w:r>
      <w:r>
        <w:t xml:space="preserve"> desenvolve</w:t>
      </w:r>
      <w:r w:rsidR="00927648">
        <w:t>u</w:t>
      </w:r>
      <w:r>
        <w:t xml:space="preserve"> sua atenção para a análise de eventos de protesto (</w:t>
      </w:r>
      <w:proofErr w:type="spellStart"/>
      <w:r w:rsidRPr="009D0416">
        <w:rPr>
          <w:i/>
          <w:iCs/>
        </w:rPr>
        <w:t>Protest</w:t>
      </w:r>
      <w:proofErr w:type="spellEnd"/>
      <w:r w:rsidRPr="009D0416">
        <w:rPr>
          <w:i/>
          <w:iCs/>
        </w:rPr>
        <w:t xml:space="preserve"> Event </w:t>
      </w:r>
      <w:proofErr w:type="spellStart"/>
      <w:r w:rsidRPr="009D0416">
        <w:rPr>
          <w:i/>
          <w:iCs/>
        </w:rPr>
        <w:t>Analysis</w:t>
      </w:r>
      <w:proofErr w:type="spellEnd"/>
      <w:r w:rsidRPr="009D0416">
        <w:rPr>
          <w:i/>
          <w:iCs/>
        </w:rPr>
        <w:t xml:space="preserve"> – PEA</w:t>
      </w:r>
      <w:r>
        <w:t xml:space="preserve">), cuja contribuição está em compreender: a) o nível abrangente do episódio (o que ele chamou de narrativas); b) o nível micro do evento (o que chamou de epidemiologia); e c) a descrição detalhada das interações sucessivas dentro de episódios contenciosos. </w:t>
      </w:r>
    </w:p>
    <w:p w14:paraId="3380EACD" w14:textId="06B03A1B" w:rsidR="00FA15C4" w:rsidDel="0019085E" w:rsidRDefault="00FA15C4" w:rsidP="00534DA9">
      <w:pPr>
        <w:ind w:firstLine="709"/>
        <w:rPr>
          <w:del w:id="296" w:author="Christiane Jalles de Paula" w:date="2024-08-10T17:56:00Z" w16du:dateUtc="2024-08-10T20:56:00Z"/>
        </w:rPr>
      </w:pPr>
      <w:r>
        <w:t xml:space="preserve">A proposta levantada por </w:t>
      </w:r>
      <w:proofErr w:type="spellStart"/>
      <w:r>
        <w:t>Tilly</w:t>
      </w:r>
      <w:proofErr w:type="spellEnd"/>
      <w:r>
        <w:t xml:space="preserve"> é de grande importância para o presente estudo, dado que sua abordagem é referência no campo de estudos dos movimentos sociais e da ação coletiva.</w:t>
      </w:r>
    </w:p>
    <w:p w14:paraId="4C453018" w14:textId="77777777" w:rsidR="0019085E" w:rsidRDefault="0019085E" w:rsidP="0019085E">
      <w:pPr>
        <w:ind w:firstLine="709"/>
        <w:rPr>
          <w:ins w:id="297" w:author="Christiane Jalles de Paula" w:date="2024-08-10T17:57:00Z" w16du:dateUtc="2024-08-10T20:57:00Z"/>
        </w:rPr>
      </w:pPr>
      <w:ins w:id="298" w:author="Christiane Jalles de Paula" w:date="2024-08-10T17:56:00Z" w16du:dateUtc="2024-08-10T20:56:00Z">
        <w:r>
          <w:t xml:space="preserve"> </w:t>
        </w:r>
      </w:ins>
      <w:r w:rsidR="00BF6580">
        <w:t>Entretanto</w:t>
      </w:r>
      <w:r w:rsidR="00FA15C4">
        <w:t xml:space="preserve">, mergulhar nas dinâmicas do processo político demandaria fôlego sobre o qual um campo de pesquisa ainda pode ser desenvolvido a respeito dos casos aqui trabalhados. Além do mais, </w:t>
      </w:r>
      <w:r w:rsidR="00BF6580">
        <w:t>são diversas</w:t>
      </w:r>
      <w:r w:rsidR="00FA15C4">
        <w:t xml:space="preserve"> </w:t>
      </w:r>
      <w:r w:rsidR="00EB67E2">
        <w:t>as análises que se enveredara</w:t>
      </w:r>
      <w:r w:rsidR="002E6C34">
        <w:t xml:space="preserve">m </w:t>
      </w:r>
      <w:r w:rsidR="00FA15C4">
        <w:t xml:space="preserve">em torno dos processos políticos aqui tratados e sobre as quais o presente trabalho se </w:t>
      </w:r>
      <w:commentRangeStart w:id="299"/>
      <w:r w:rsidR="00FA15C4">
        <w:t>ancora</w:t>
      </w:r>
      <w:commentRangeEnd w:id="299"/>
      <w:r w:rsidR="00FA15C4">
        <w:rPr>
          <w:rStyle w:val="Refdecomentrio"/>
        </w:rPr>
        <w:commentReference w:id="299"/>
      </w:r>
      <w:r w:rsidR="00FA15C4">
        <w:t xml:space="preserve">. Neste sentido, compartilho da visão de </w:t>
      </w:r>
      <w:proofErr w:type="spellStart"/>
      <w:r w:rsidR="00FA15C4">
        <w:t>Tilly</w:t>
      </w:r>
      <w:proofErr w:type="spellEnd"/>
      <w:r w:rsidR="00FA15C4">
        <w:t xml:space="preserve"> sobre os processos políticos, mas enveredo muito próximo daquilo que </w:t>
      </w:r>
      <w:commentRangeStart w:id="300"/>
      <w:proofErr w:type="spellStart"/>
      <w:r w:rsidR="00FA15C4">
        <w:t>Hanspeter</w:t>
      </w:r>
      <w:proofErr w:type="spellEnd"/>
      <w:r w:rsidR="00FA15C4">
        <w:t xml:space="preserve"> </w:t>
      </w:r>
      <w:proofErr w:type="spellStart"/>
      <w:r w:rsidR="00FA15C4">
        <w:t>Kriesi</w:t>
      </w:r>
      <w:proofErr w:type="spellEnd"/>
      <w:r w:rsidR="00FA15C4">
        <w:t xml:space="preserve">, </w:t>
      </w:r>
      <w:proofErr w:type="spellStart"/>
      <w:r w:rsidR="00FA15C4">
        <w:t>Swen</w:t>
      </w:r>
      <w:proofErr w:type="spellEnd"/>
      <w:r w:rsidR="00FA15C4">
        <w:t xml:space="preserve"> </w:t>
      </w:r>
      <w:proofErr w:type="spellStart"/>
      <w:r w:rsidR="00FA15C4">
        <w:t>Hutter</w:t>
      </w:r>
      <w:proofErr w:type="spellEnd"/>
      <w:r w:rsidR="00FA15C4">
        <w:t xml:space="preserve"> e Abel Bojar (2019)</w:t>
      </w:r>
      <w:commentRangeEnd w:id="300"/>
      <w:r w:rsidR="00FA15C4">
        <w:rPr>
          <w:rStyle w:val="Refdecomentrio"/>
        </w:rPr>
        <w:commentReference w:id="300"/>
      </w:r>
      <w:r w:rsidR="00FA15C4">
        <w:t xml:space="preserve"> propõem em torno da análise do episódio contencioso (</w:t>
      </w:r>
      <w:proofErr w:type="spellStart"/>
      <w:r w:rsidR="00FA15C4">
        <w:t>Contentious-episode</w:t>
      </w:r>
      <w:proofErr w:type="spellEnd"/>
      <w:r w:rsidR="00FA15C4">
        <w:t xml:space="preserve"> </w:t>
      </w:r>
      <w:proofErr w:type="spellStart"/>
      <w:r w:rsidR="00FA15C4">
        <w:t>Analysis</w:t>
      </w:r>
      <w:proofErr w:type="spellEnd"/>
      <w:r w:rsidR="00FA15C4">
        <w:t xml:space="preserve"> – CEA) que, ao invés analisar as causas de determinado episódio com um foco na análise estrita de eventos de protesto, </w:t>
      </w:r>
      <w:r w:rsidR="00FA06A0">
        <w:t>é</w:t>
      </w:r>
      <w:r w:rsidR="00FA15C4">
        <w:t xml:space="preserve"> mais contundente explicar a sua ocorrência localizando-o na narrativa das ações dos manifestantes em cada um desses momentos.</w:t>
      </w:r>
      <w:r w:rsidR="007703AD">
        <w:t xml:space="preserve"> </w:t>
      </w:r>
    </w:p>
    <w:p w14:paraId="73BC9369" w14:textId="2ABB0C02" w:rsidR="00FA15C4" w:rsidRDefault="0019085E" w:rsidP="0019085E">
      <w:pPr>
        <w:ind w:firstLine="709"/>
        <w:pPrChange w:id="301" w:author="Christiane Jalles de Paula" w:date="2024-08-10T17:56:00Z" w16du:dateUtc="2024-08-10T20:56:00Z">
          <w:pPr>
            <w:spacing w:before="240"/>
            <w:ind w:firstLine="851"/>
          </w:pPr>
        </w:pPrChange>
      </w:pPr>
      <w:ins w:id="302" w:author="Christiane Jalles de Paula" w:date="2024-08-10T17:57:00Z" w16du:dateUtc="2024-08-10T20:57:00Z">
        <w:r>
          <w:t>Dessa maneira, entendo que u</w:t>
        </w:r>
      </w:ins>
      <w:del w:id="303" w:author="Christiane Jalles de Paula" w:date="2024-08-10T17:57:00Z" w16du:dateUtc="2024-08-10T20:57:00Z">
        <w:r w:rsidR="007703AD" w:rsidDel="0019085E">
          <w:delText>U</w:delText>
        </w:r>
      </w:del>
      <w:r w:rsidR="007703AD">
        <w:t>m processo político leva em consideração um conjunto de fatores que transbordam a cena contenciosa</w:t>
      </w:r>
      <w:r w:rsidR="001A098D">
        <w:t>.</w:t>
      </w:r>
      <w:r w:rsidR="00FA15C4">
        <w:t xml:space="preserve"> </w:t>
      </w:r>
      <w:r w:rsidR="00FA06A0">
        <w:t>Por narrativa, entendo as formas d</w:t>
      </w:r>
      <w:r w:rsidR="003B04CD">
        <w:t xml:space="preserve">e construção das manifestações </w:t>
      </w:r>
      <w:r w:rsidR="002319B9">
        <w:t>em seu nível abrangente</w:t>
      </w:r>
      <w:r w:rsidR="009454A4">
        <w:t>.</w:t>
      </w:r>
      <w:r w:rsidR="00572EBB">
        <w:t xml:space="preserve"> Neste sentido, a partir dessas narrativas procuro </w:t>
      </w:r>
      <w:r w:rsidR="00E25CCD">
        <w:t>compreender como as estruturas de mobilização se construíram em torno desses momentos levando em consideração o quadro</w:t>
      </w:r>
      <w:r w:rsidR="00114D56">
        <w:t xml:space="preserve"> das estruturas de oportunidades políticas e discursivas trabalhadas em momento anterior.</w:t>
      </w:r>
      <w:r w:rsidR="00A3526D">
        <w:t xml:space="preserve"> </w:t>
      </w:r>
      <w:r w:rsidR="00FA15C4">
        <w:t xml:space="preserve">Com efeito, </w:t>
      </w:r>
      <w:r w:rsidR="008A0F48">
        <w:t>a finalidade é entender</w:t>
      </w:r>
      <w:r w:rsidR="00FA15C4">
        <w:t xml:space="preserve"> como se constroem estruturas de mobilização distintas e, ao mesmo tempo, semelhantes a esses momentos e que marcam a dinâmica destes ciclos de protestos</w:t>
      </w:r>
      <w:r w:rsidR="00D006C7">
        <w:t>.</w:t>
      </w:r>
    </w:p>
    <w:p w14:paraId="2470144A" w14:textId="34972F00" w:rsidR="00FA15C4" w:rsidRPr="00A5553B" w:rsidRDefault="00FA15C4" w:rsidP="00FA15C4">
      <w:pPr>
        <w:ind w:firstLine="851"/>
      </w:pPr>
      <w:r>
        <w:lastRenderedPageBreak/>
        <w:t xml:space="preserve">Argumento que nesses momentos existiram estruturas por meio das quais diversos atores se mobilizaram. Desde partidos políticos, centrais sindicais, movimentos sociais, coletivos, movimento estudantil, pessoas comuns, dentre outros. O que é característico a cada momento é o fato de que determinadas alianças, mesmo que essas não fossem traçadas de antemão, foram importantes na configuração da dinâmica do protesto. Compreendo que a natureza dessas alianças pode não ser duradoura. Neste sentido, é possível compreender que esses momentos foram construídos por veículos de mobilização específicos que ora estabelecem alianças entre si, ora desenvolveram-se em dinâmicas opostas. Dito isso, </w:t>
      </w:r>
      <w:del w:id="304" w:author="Christiane Jalles de Paula" w:date="2024-08-10T17:58:00Z" w16du:dateUtc="2024-08-10T20:58:00Z">
        <w:r w:rsidR="004466DF" w:rsidDel="0019085E">
          <w:delText xml:space="preserve">nossa </w:delText>
        </w:r>
      </w:del>
      <w:ins w:id="305" w:author="Christiane Jalles de Paula" w:date="2024-08-10T17:58:00Z" w16du:dateUtc="2024-08-10T20:58:00Z">
        <w:r w:rsidR="0019085E">
          <w:t>a</w:t>
        </w:r>
        <w:r w:rsidR="0019085E">
          <w:t xml:space="preserve"> </w:t>
        </w:r>
      </w:ins>
      <w:r w:rsidR="004466DF">
        <w:t xml:space="preserve">finalidade é </w:t>
      </w:r>
      <w:r>
        <w:t xml:space="preserve">compreender como essas </w:t>
      </w:r>
      <w:r w:rsidR="00DB1841">
        <w:t>estruturas</w:t>
      </w:r>
      <w:r>
        <w:t xml:space="preserve"> foram fundamentais aos processos de mobilização e como elas permitem construir dinâmicas de mobilização em massa</w:t>
      </w:r>
      <w:ins w:id="306" w:author="Christiane Jalles de Paula" w:date="2024-08-10T17:58:00Z" w16du:dateUtc="2024-08-10T20:58:00Z">
        <w:r w:rsidR="0019085E">
          <w:t xml:space="preserve"> nos casos</w:t>
        </w:r>
      </w:ins>
      <w:ins w:id="307" w:author="Christiane Jalles de Paula" w:date="2024-08-10T17:59:00Z" w16du:dateUtc="2024-08-10T20:59:00Z">
        <w:r w:rsidR="0019085E">
          <w:t xml:space="preserve"> aqui</w:t>
        </w:r>
      </w:ins>
      <w:ins w:id="308" w:author="Christiane Jalles de Paula" w:date="2024-08-10T17:58:00Z" w16du:dateUtc="2024-08-10T20:58:00Z">
        <w:r w:rsidR="0019085E">
          <w:t xml:space="preserve"> </w:t>
        </w:r>
      </w:ins>
      <w:ins w:id="309" w:author="Christiane Jalles de Paula" w:date="2024-08-10T17:59:00Z" w16du:dateUtc="2024-08-10T20:59:00Z">
        <w:r w:rsidR="0019085E">
          <w:t>em tela</w:t>
        </w:r>
      </w:ins>
      <w:r>
        <w:t>.</w:t>
      </w:r>
    </w:p>
    <w:p w14:paraId="7AC71925" w14:textId="6002B7C2" w:rsidR="00FA15C4" w:rsidRDefault="00FA15C4" w:rsidP="00FA15C4">
      <w:pPr>
        <w:ind w:firstLine="851"/>
      </w:pPr>
      <w:commentRangeStart w:id="310"/>
      <w:commentRangeStart w:id="311"/>
      <w:r>
        <w:t>Quando colocamos em perspectiva</w:t>
      </w:r>
      <w:r w:rsidR="00CA0CA6">
        <w:t>,</w:t>
      </w:r>
      <w:r>
        <w:t xml:space="preserve"> as estruturas de mobilização se compõem por elementos do sistema político que possuem interesses na condução do processo político, como também elementos da sociedade civil que constroem dinâmicas e formas de mobilização que são semelhantes e diferentes no tempo e espaço. Podemos dizer que a força e o impacto que esses ciclos ocasionam na sociedade têm muito a ver com a maneira com que essas estruturas se relacionam nesses momentos. Elas carregam características comuns, mas apresentam dinâmicas ímpares para compreender os resultados de determinado ciclo de protesto. O que chamo de resultados do ciclo de protestos tem a ver com o seu desenrolar na política institucionalizada e na sociedade. Isso nos faz lançar questões de como o sistema político e a sociedade são impactados por esses ciclos. De certo modo, a maneira como essas estruturas de mobilização se relaciona dentro de determinado ciclo marca a direção dos seus resultados.</w:t>
      </w:r>
      <w:commentRangeEnd w:id="310"/>
      <w:r>
        <w:rPr>
          <w:rStyle w:val="Refdecomentrio"/>
        </w:rPr>
        <w:commentReference w:id="310"/>
      </w:r>
      <w:commentRangeEnd w:id="311"/>
      <w:r w:rsidR="002501F9">
        <w:rPr>
          <w:rStyle w:val="Refdecomentrio"/>
        </w:rPr>
        <w:commentReference w:id="311"/>
      </w:r>
    </w:p>
    <w:p w14:paraId="431C9E79" w14:textId="22DC34C4" w:rsidR="00FA15C4" w:rsidRDefault="00FA15C4" w:rsidP="00FA15C4">
      <w:pPr>
        <w:ind w:firstLine="851"/>
      </w:pPr>
      <w:r>
        <w:t xml:space="preserve">Ao analisar as estruturas de mobilização queremos dar destaque para </w:t>
      </w:r>
      <w:r w:rsidR="00D201CD">
        <w:t>como elas se constroem</w:t>
      </w:r>
      <w:r w:rsidR="007334D8">
        <w:t xml:space="preserve"> </w:t>
      </w:r>
      <w:r w:rsidR="00D201CD">
        <w:t>na dinâmica de determinado processo político.</w:t>
      </w:r>
      <w:r>
        <w:t xml:space="preserve"> </w:t>
      </w:r>
      <w:r w:rsidR="005644B8">
        <w:t>N</w:t>
      </w:r>
      <w:r w:rsidR="0069151E">
        <w:t xml:space="preserve">ão é a pretensão deste trabalho </w:t>
      </w:r>
      <w:r w:rsidR="00AF3590">
        <w:t xml:space="preserve">levantar os pormenores </w:t>
      </w:r>
      <w:r w:rsidR="005644B8">
        <w:t>de cada estrutura de mobilização</w:t>
      </w:r>
      <w:r w:rsidR="00061CDE">
        <w:t xml:space="preserve">, a gênese e </w:t>
      </w:r>
      <w:r w:rsidR="00F66954">
        <w:t>origem, de cada um</w:t>
      </w:r>
      <w:r w:rsidR="00CE292F">
        <w:t xml:space="preserve"> </w:t>
      </w:r>
      <w:r w:rsidR="00061CDE">
        <w:t>dos grupos envolvidos nos processos políticos aqui tratados. Antes</w:t>
      </w:r>
      <w:r w:rsidR="00F66954">
        <w:t>, encontrar as formas de relações estabelecidas entre os</w:t>
      </w:r>
      <w:r w:rsidR="00E77025">
        <w:t xml:space="preserve"> </w:t>
      </w:r>
      <w:r w:rsidR="00F66954">
        <w:t xml:space="preserve">grupos participantes </w:t>
      </w:r>
      <w:r w:rsidR="000539EA">
        <w:t xml:space="preserve">do processo político, indicando a dinâmica de suas relações por meio das narrativas </w:t>
      </w:r>
      <w:r w:rsidR="000D4178">
        <w:t>levantadas em cada momento.</w:t>
      </w:r>
    </w:p>
    <w:p w14:paraId="6863E8CB" w14:textId="7BC63169" w:rsidR="000A7F40" w:rsidRDefault="000A7F40">
      <w:pPr>
        <w:spacing w:line="259" w:lineRule="auto"/>
        <w:jc w:val="left"/>
        <w:rPr>
          <w:b/>
          <w:bCs/>
        </w:rPr>
      </w:pPr>
      <w:r>
        <w:rPr>
          <w:b/>
          <w:bCs/>
        </w:rPr>
        <w:br w:type="page"/>
      </w:r>
    </w:p>
    <w:p w14:paraId="7D628B71" w14:textId="77777777" w:rsidR="00CA298E" w:rsidRDefault="00CA298E" w:rsidP="00CA298E">
      <w:pPr>
        <w:rPr>
          <w:b/>
          <w:bCs/>
        </w:rPr>
      </w:pPr>
    </w:p>
    <w:p w14:paraId="60CD95BA" w14:textId="17BC4929" w:rsidR="00CA298E" w:rsidRPr="00E75293" w:rsidRDefault="00050309" w:rsidP="001C29AC">
      <w:pPr>
        <w:pStyle w:val="Ttulo2"/>
        <w:rPr>
          <w:b w:val="0"/>
          <w:bCs/>
          <w:i/>
          <w:iCs/>
        </w:rPr>
      </w:pPr>
      <w:bookmarkStart w:id="312" w:name="_Toc173959624"/>
      <w:r>
        <w:rPr>
          <w:b w:val="0"/>
          <w:bCs/>
          <w:i/>
          <w:iCs/>
        </w:rPr>
        <w:t xml:space="preserve">3.2 </w:t>
      </w:r>
      <w:r w:rsidR="00961F2A" w:rsidRPr="00E75293">
        <w:rPr>
          <w:b w:val="0"/>
          <w:bCs/>
          <w:i/>
          <w:iCs/>
        </w:rPr>
        <w:t>O Movimento Pela Ética na Política: estruturas de mobilização e grandes manifestações no impeachment de Collor</w:t>
      </w:r>
      <w:bookmarkEnd w:id="312"/>
    </w:p>
    <w:p w14:paraId="223BE75D" w14:textId="77777777" w:rsidR="001C29AC" w:rsidRDefault="001C29AC" w:rsidP="00FA15C4">
      <w:pPr>
        <w:ind w:firstLine="851"/>
      </w:pPr>
    </w:p>
    <w:p w14:paraId="536B6023" w14:textId="2543BDA5" w:rsidR="00B54FF8" w:rsidRDefault="00EF2E48" w:rsidP="00B54FF8">
      <w:pPr>
        <w:ind w:firstLine="851"/>
      </w:pPr>
      <w:r>
        <w:t>Em dezembro de 1989, Fernando Collor de Melo foi eleito para a Presidência da República do Brasil</w:t>
      </w:r>
      <w:r w:rsidR="001E6B02">
        <w:t xml:space="preserve">. </w:t>
      </w:r>
      <w:r w:rsidR="00437879">
        <w:t>Passados quase trinta anos da última vez que o eleitorado brasileiro elegera diretamente</w:t>
      </w:r>
      <w:r w:rsidR="003726B8">
        <w:t xml:space="preserve"> um presidente (década de 1960), Fernando Collor de Melo se tornaria o primeiro presidente a ser eleito</w:t>
      </w:r>
      <w:r w:rsidR="00D20D7D">
        <w:t>,</w:t>
      </w:r>
      <w:r w:rsidR="003726B8">
        <w:t xml:space="preserve"> conforme a Constituição de 1988.</w:t>
      </w:r>
      <w:r w:rsidR="003F5F30">
        <w:t xml:space="preserve"> </w:t>
      </w:r>
      <w:r w:rsidR="00D3434C">
        <w:t>A despeito das expectativas positivas com que foi empossado em 1990, o governo do</w:t>
      </w:r>
      <w:r w:rsidR="00F22040">
        <w:t xml:space="preserve"> novo presidente foi aos poucos perdendo prestígio popular e enfrentando diversas dificuldades para liderar politicamente o país</w:t>
      </w:r>
      <w:r w:rsidR="00052FA5">
        <w:t>. Além da crise econômica e social que o Brasil enfrentara após a queda do regime autoritário</w:t>
      </w:r>
      <w:r w:rsidR="00B2468E">
        <w:t>, seu governo foi afetado por um volume crescente de acusações de corrupção</w:t>
      </w:r>
      <w:r w:rsidR="0019583A">
        <w:t xml:space="preserve"> que envolvia</w:t>
      </w:r>
      <w:r w:rsidR="00056314">
        <w:t xml:space="preserve">, por exemplo, a acusação </w:t>
      </w:r>
      <w:r w:rsidR="00097478">
        <w:t xml:space="preserve">feita pelo seu irmão de que o presidente estava associado a um esquema </w:t>
      </w:r>
      <w:r w:rsidR="00460421">
        <w:t>gerenciado pelo tesoureiro de sua campanha</w:t>
      </w:r>
      <w:r w:rsidR="00B2468E">
        <w:t>.</w:t>
      </w:r>
    </w:p>
    <w:p w14:paraId="1DED1A50" w14:textId="7B54452D" w:rsidR="00D3434C" w:rsidRDefault="00B54FF8" w:rsidP="00B54FF8">
      <w:pPr>
        <w:ind w:firstLine="851"/>
      </w:pPr>
      <w:r>
        <w:t>E</w:t>
      </w:r>
      <w:r w:rsidR="00B2468E">
        <w:t>m</w:t>
      </w:r>
      <w:r>
        <w:t xml:space="preserve"> meio</w:t>
      </w:r>
      <w:r w:rsidR="00B2468E">
        <w:t xml:space="preserve"> </w:t>
      </w:r>
      <w:r w:rsidR="004C1EF4">
        <w:t xml:space="preserve">a </w:t>
      </w:r>
      <w:r w:rsidR="00B2468E">
        <w:t>um contexto</w:t>
      </w:r>
      <w:r w:rsidR="00580941">
        <w:t xml:space="preserve"> </w:t>
      </w:r>
      <w:r w:rsidR="009A1422">
        <w:t xml:space="preserve">de crise </w:t>
      </w:r>
      <w:r w:rsidR="00D220E7">
        <w:t>e com dificuldades de dar sentido</w:t>
      </w:r>
      <w:r w:rsidR="001F4596">
        <w:t xml:space="preserve"> à dinâmica política</w:t>
      </w:r>
      <w:r w:rsidR="00D220E7">
        <w:t xml:space="preserve">, o presidente Collor enfrentava um conjunto de manifestações </w:t>
      </w:r>
      <w:r w:rsidR="00346126">
        <w:t xml:space="preserve">que reivindicavam </w:t>
      </w:r>
      <w:r w:rsidR="001F4596">
        <w:t xml:space="preserve">um tratamento ético às questões </w:t>
      </w:r>
      <w:r w:rsidR="00061B28">
        <w:t>da sociedade brasileira</w:t>
      </w:r>
      <w:r w:rsidR="00D229D8">
        <w:t>. O próprio desenvolvimento da cris</w:t>
      </w:r>
      <w:r w:rsidR="00E931E1">
        <w:t>e nos revelou que os limites usuais existentes entre a política e as demais esferas sociais foram, aos poucos, esvaecendo e ganhando contornos</w:t>
      </w:r>
      <w:r w:rsidR="00823BAA">
        <w:t xml:space="preserve"> cada vez mais fortes a partir de estruturas de mobilização que passaram a dar</w:t>
      </w:r>
      <w:r w:rsidR="00224A86">
        <w:t xml:space="preserve"> um outro sentido à política</w:t>
      </w:r>
      <w:r w:rsidR="008B4ED5">
        <w:t xml:space="preserve"> na sociedade.</w:t>
      </w:r>
      <w:r w:rsidR="00CC6D7C">
        <w:t xml:space="preserve"> Nesse contexto, os atores envolvidos em todo o processo político</w:t>
      </w:r>
      <w:r w:rsidR="0066628E">
        <w:t xml:space="preserve"> começaram, também, a construírem suas dinâmicas de mobilização com um sentido específico: </w:t>
      </w:r>
      <w:r w:rsidR="00C07DEA">
        <w:t xml:space="preserve">a </w:t>
      </w:r>
      <w:r w:rsidR="0066628E">
        <w:t>destituição do presidente eleito</w:t>
      </w:r>
      <w:r w:rsidR="002D3555">
        <w:t>.</w:t>
      </w:r>
    </w:p>
    <w:p w14:paraId="4009BCAA" w14:textId="3891CB18" w:rsidR="00772F34" w:rsidRDefault="00FA15C4" w:rsidP="00772F34">
      <w:pPr>
        <w:ind w:firstLine="851"/>
      </w:pPr>
      <w:r>
        <w:t>Como salienta Sallum (2015), a crise do governo Collor se dá em torno de controvérsias as quais também estiveram presentes na promulgação da Constituição de 1988. Para o autor, a Constituição, ao mesmo tempo em que cria condições institucionais mais favoráveis às coletividades, empresta, em contrapartida, uma moldura rígida ao desenvolvimento nacionalista e autárquico. De um lado, há a ampliação das franquias democráticas e, de outro, um elemento de disputa, em âmbito institucional, sobre as ideias predominantes em relação à gestão econômica</w:t>
      </w:r>
      <w:r>
        <w:rPr>
          <w:rStyle w:val="Refdenotaderodap"/>
        </w:rPr>
        <w:footnoteReference w:id="86"/>
      </w:r>
      <w:r>
        <w:t xml:space="preserve">, o que viria interferir quanto aos seus impactos </w:t>
      </w:r>
      <w:r>
        <w:lastRenderedPageBreak/>
        <w:t>na sociedade. No limiar dessas relações surgem campos em disputa nos quais vertentes de orientação político-econômicas passam a se relacionar</w:t>
      </w:r>
      <w:r w:rsidR="00425048">
        <w:rPr>
          <w:rStyle w:val="Refdenotaderodap"/>
        </w:rPr>
        <w:footnoteReference w:id="87"/>
      </w:r>
      <w:r>
        <w:t>.</w:t>
      </w:r>
    </w:p>
    <w:p w14:paraId="14F35F40" w14:textId="33DD4C7A" w:rsidR="002A156D" w:rsidRDefault="0A554350" w:rsidP="007C0891">
      <w:pPr>
        <w:ind w:firstLine="851"/>
      </w:pPr>
      <w:r>
        <w:t xml:space="preserve">As ações de Collor, na tentativa de diminuir os efeitos do contexto de crise, não encontraram grande aceitação dentro da política institucionalizada. Além do mais, o </w:t>
      </w:r>
      <w:commentRangeStart w:id="313"/>
      <w:r>
        <w:t>impacto negativo na opinião pública dos escândalos de corrupção</w:t>
      </w:r>
      <w:commentRangeEnd w:id="313"/>
      <w:r w:rsidR="00FA15C4">
        <w:commentReference w:id="313"/>
      </w:r>
      <w:r>
        <w:t xml:space="preserve"> também alimentava um ambiente de formação de alianças por parte da oposição. No interior da política institucional existiam campos em disputa que foram construídos tanto nas Diretas Já, quanto durante o processo constituinte de 198</w:t>
      </w:r>
      <w:ins w:id="314" w:author="Christiane Jalles de Paula" w:date="2024-08-10T18:23:00Z" w16du:dateUtc="2024-08-10T21:23:00Z">
        <w:r w:rsidR="002501F9">
          <w:t>7-1988</w:t>
        </w:r>
      </w:ins>
      <w:del w:id="315" w:author="Christiane Jalles de Paula" w:date="2024-08-10T18:23:00Z" w16du:dateUtc="2024-08-10T21:23:00Z">
        <w:r w:rsidDel="002501F9">
          <w:delText>8</w:delText>
        </w:r>
      </w:del>
      <w:r>
        <w:t>. Como observa Sallum (2005, p. 62), algumas polarizações políticas foram desenvolvidas ainda no processo constituinte e que se mantiveram durante o governo Collor. De um lado, se articulavam o centrão e os liberal-conservadores favoráveis a uma democracia representativa “controlada” e, de outro, os partidos de esquerda com a proposta de um nacional desenvolvimentismo redistributivo e a aposta na democracia representativa com mecanismos de participação. De acordo com Sallum (2015, p. 32) PMDB e PSDB ocupavam, nesse cenário, uma posição intermediária nacional. Durante o processo político do mandato de Collor a não participação dos partidos na montagem dos ministérios acabou colocando o presidente em uma situação na qual governava sem uma base orgânica no Congresso. Isso, por sua vez, gerou insatisfação na forma de condução das diversas tentativas de implementar uma agenda político-econômica que fosse capaz de tirar o país da crise.</w:t>
      </w:r>
    </w:p>
    <w:p w14:paraId="2F7D5CBD" w14:textId="3C2A5303" w:rsidR="00E42323" w:rsidRDefault="00CB2399" w:rsidP="00E42323">
      <w:pPr>
        <w:ind w:firstLine="851"/>
      </w:pPr>
      <w:r>
        <w:t xml:space="preserve">Ainda neste contexto, </w:t>
      </w:r>
      <w:r w:rsidR="00CC0B2F">
        <w:t>e</w:t>
      </w:r>
      <w:r w:rsidR="00C3613B">
        <w:t xml:space="preserve"> retomando uma disputa que se deu a partir das eleições de 1989</w:t>
      </w:r>
      <w:r w:rsidR="00E42323">
        <w:t xml:space="preserve">, </w:t>
      </w:r>
      <w:r w:rsidR="00C3613B">
        <w:t>é perceptível a</w:t>
      </w:r>
      <w:r w:rsidR="00194AB8">
        <w:t xml:space="preserve"> constatação da existência de </w:t>
      </w:r>
      <w:r w:rsidR="00E42323">
        <w:t xml:space="preserve">uma primeira estrutura de mobilização </w:t>
      </w:r>
      <w:r w:rsidR="00473C78">
        <w:t xml:space="preserve">que tem a ver com a forma através da qual algumas vertentes de inflexão liberal (SALLUM, 2015) </w:t>
      </w:r>
      <w:r w:rsidR="00A65F92">
        <w:t xml:space="preserve">começam a disputar espaço dentro do Estado. </w:t>
      </w:r>
      <w:r w:rsidR="00CB35A7">
        <w:t>De um lado</w:t>
      </w:r>
      <w:r w:rsidR="00C226CB">
        <w:t xml:space="preserve">, alguns setores empresariais e </w:t>
      </w:r>
      <w:r w:rsidR="00167F9E">
        <w:t xml:space="preserve">a grande </w:t>
      </w:r>
      <w:r w:rsidR="00C226CB">
        <w:t>imprensa</w:t>
      </w:r>
      <w:r w:rsidR="00167F9E">
        <w:t xml:space="preserve"> que, com a fragilização do regime autoritário</w:t>
      </w:r>
      <w:r w:rsidR="00DC6A5A">
        <w:t>, promoveu um surto de associativismo empresarial result</w:t>
      </w:r>
      <w:r w:rsidR="00571C1B">
        <w:t>ando</w:t>
      </w:r>
      <w:r w:rsidR="00DC6A5A">
        <w:t xml:space="preserve"> na criação de várias entidades</w:t>
      </w:r>
      <w:r w:rsidR="00C604F2">
        <w:t xml:space="preserve"> destinadas à defesa de </w:t>
      </w:r>
      <w:r w:rsidR="00C604F2">
        <w:lastRenderedPageBreak/>
        <w:t>interesses mais amplos, como a liberdade de mercado</w:t>
      </w:r>
      <w:r w:rsidR="00BA03F0">
        <w:t xml:space="preserve"> e</w:t>
      </w:r>
      <w:r w:rsidR="00C604F2">
        <w:t xml:space="preserve"> a propriedade</w:t>
      </w:r>
      <w:r w:rsidR="009E4EB8">
        <w:t xml:space="preserve">, e que estavam sintonizados com o liberalismo dominante nos países </w:t>
      </w:r>
      <w:r w:rsidR="009660DA">
        <w:t>centrais</w:t>
      </w:r>
      <w:r w:rsidR="00C604F2">
        <w:t>.</w:t>
      </w:r>
      <w:r w:rsidR="009660DA">
        <w:t xml:space="preserve"> Do outro lado</w:t>
      </w:r>
      <w:r w:rsidR="003F553E">
        <w:t>, uma vertente empresarial que tem origem no braço empresarial do Estado</w:t>
      </w:r>
      <w:r w:rsidR="008C21B0">
        <w:t xml:space="preserve"> </w:t>
      </w:r>
      <w:r w:rsidR="0016051E">
        <w:t xml:space="preserve">com a estratégia de </w:t>
      </w:r>
      <w:r w:rsidR="0097294D">
        <w:t>desenvolvimento nacional que permitisse a adaptação da economia brasileira aos novos padrões técnicos e organizacionais emergentes</w:t>
      </w:r>
      <w:r w:rsidR="003F553E">
        <w:t xml:space="preserve"> (SALLUM, 2015, p. 46</w:t>
      </w:r>
      <w:r w:rsidR="002925B8">
        <w:t>-5</w:t>
      </w:r>
      <w:r w:rsidR="00C94E76">
        <w:t>0).</w:t>
      </w:r>
      <w:r w:rsidR="00063225">
        <w:t xml:space="preserve"> </w:t>
      </w:r>
      <w:r w:rsidR="00EA703E">
        <w:t xml:space="preserve">Essa segunda vertente </w:t>
      </w:r>
      <w:r w:rsidR="001D1340">
        <w:t>estaria mais identificada</w:t>
      </w:r>
      <w:r w:rsidR="008314A8">
        <w:t>, de acordo com o autor,</w:t>
      </w:r>
      <w:r w:rsidR="001D1340">
        <w:t xml:space="preserve"> com a Central Única dos Trabalhadores (CUT)</w:t>
      </w:r>
      <w:r w:rsidR="008314A8">
        <w:t>.</w:t>
      </w:r>
    </w:p>
    <w:p w14:paraId="14D6131D" w14:textId="4890F14F" w:rsidR="00FA15C4" w:rsidRDefault="00FA15C4" w:rsidP="00FA15C4">
      <w:pPr>
        <w:ind w:firstLine="851"/>
      </w:pPr>
      <w:r>
        <w:t>De alguma maneira, a aposta na democracia participativa angariaria esforços para o desenvolvimento de estruturas de mobilização que colocassem as pessoas nas ruas durante as manifestações do Fora Collor. O que quero chamar atenção aqui é o fato de que parte das estruturas de mobilização construídas durante o processo de mobilização das Diretas Já foram</w:t>
      </w:r>
      <w:r w:rsidR="00AA57B0">
        <w:t xml:space="preserve"> elementos</w:t>
      </w:r>
      <w:r>
        <w:t xml:space="preserve"> importantes para o início das dinâmicas de mobilização</w:t>
      </w:r>
      <w:r w:rsidR="00AA57B0">
        <w:t xml:space="preserve"> no Fora</w:t>
      </w:r>
      <w:r>
        <w:t xml:space="preserve"> Collor. Assim, </w:t>
      </w:r>
      <w:r w:rsidR="005B64D7">
        <w:t>saliento que</w:t>
      </w:r>
      <w:r>
        <w:t xml:space="preserve"> a construção dessa estrutura de oportunidades políticas se conjuga com uma situação bem parecida sobre a qual foram criadas as mobilizações no período das Diretas Já, com algumas </w:t>
      </w:r>
      <w:commentRangeStart w:id="316"/>
      <w:commentRangeStart w:id="317"/>
      <w:r>
        <w:t>ressalvas</w:t>
      </w:r>
      <w:r>
        <w:rPr>
          <w:rStyle w:val="Refdenotaderodap"/>
        </w:rPr>
        <w:footnoteReference w:id="88"/>
      </w:r>
      <w:r>
        <w:t>.</w:t>
      </w:r>
      <w:commentRangeEnd w:id="316"/>
      <w:r w:rsidR="0022714A">
        <w:rPr>
          <w:rStyle w:val="Refdecomentrio"/>
        </w:rPr>
        <w:commentReference w:id="316"/>
      </w:r>
      <w:commentRangeEnd w:id="317"/>
      <w:r w:rsidR="004174A4">
        <w:rPr>
          <w:rStyle w:val="Refdecomentrio"/>
        </w:rPr>
        <w:commentReference w:id="317"/>
      </w:r>
    </w:p>
    <w:p w14:paraId="73A7F435" w14:textId="5F3A9FB9" w:rsidR="00FA15C4" w:rsidDel="004174A4" w:rsidRDefault="00FA15C4" w:rsidP="00FA15C4">
      <w:pPr>
        <w:ind w:firstLine="851"/>
        <w:rPr>
          <w:del w:id="318" w:author="Christiane Jalles de Paula" w:date="2024-08-10T18:45:00Z" w16du:dateUtc="2024-08-10T21:45:00Z"/>
        </w:rPr>
      </w:pPr>
      <w:r>
        <w:t xml:space="preserve">Alguns fatos marcam o momento crítico dos processos de mobilização e das manifestações públicas. </w:t>
      </w:r>
      <w:r w:rsidR="007174E1">
        <w:t>Quando</w:t>
      </w:r>
      <w:r>
        <w:t xml:space="preserve"> estoura, na opinião pública, o caso Rosane Collor e a “República de Alagoas”</w:t>
      </w:r>
      <w:r>
        <w:rPr>
          <w:rStyle w:val="Refdenotaderodap"/>
        </w:rPr>
        <w:footnoteReference w:id="89"/>
      </w:r>
      <w:r>
        <w:t xml:space="preserve"> e o governo ganha aspecto negativo a partir do levantamento de suspeitas de corrupção, a pressão, que não viria somente dos agentes político-institucionais, começa a ser construída de fora do Estado. </w:t>
      </w:r>
      <w:r w:rsidR="00725A4E">
        <w:t xml:space="preserve">Esse contexto </w:t>
      </w:r>
      <w:r>
        <w:t xml:space="preserve">colocaria a relação entre desempenho governamental e a corrupção cada vez mais latentes. O impacto do caso de corrupção na opinião </w:t>
      </w:r>
      <w:r>
        <w:lastRenderedPageBreak/>
        <w:t>pública abre uma janela de oportunidades onde se inserem as articulações entre setores da sociedade civil, mídia e sistema político. De acordo com Sallum (2015, p. 150), construiu, neste contexto, uma “oposição democratizante” que tinha como intuito reduzir as possibilidades da liberalização da economia, além de questionar a maneira como vinha sendo conduzida a política.</w:t>
      </w:r>
      <w:r w:rsidR="003827D3">
        <w:t xml:space="preserve"> </w:t>
      </w:r>
      <w:r w:rsidR="00147E46">
        <w:t xml:space="preserve"> </w:t>
      </w:r>
      <w:r>
        <w:t xml:space="preserve"> </w:t>
      </w:r>
      <w:commentRangeStart w:id="319"/>
      <w:commentRangeStart w:id="320"/>
      <w:r>
        <w:t xml:space="preserve">Esse fenômeno tornar-se-ia um importante marco para o movimento de </w:t>
      </w:r>
      <w:r w:rsidRPr="78201CAA">
        <w:rPr>
          <w:i/>
          <w:iCs/>
        </w:rPr>
        <w:t>impeachment</w:t>
      </w:r>
      <w:r>
        <w:t xml:space="preserve"> e incorporaria as massas ao processo de mobilização, na medida que os problemas envolvendo a ética na política seriam o mote para as mobilizações na sociedade.</w:t>
      </w:r>
      <w:commentRangeEnd w:id="319"/>
      <w:r w:rsidR="00785815">
        <w:rPr>
          <w:rStyle w:val="Refdecomentrio"/>
        </w:rPr>
        <w:commentReference w:id="319"/>
      </w:r>
      <w:commentRangeEnd w:id="320"/>
      <w:r w:rsidR="004174A4">
        <w:rPr>
          <w:rStyle w:val="Refdecomentrio"/>
        </w:rPr>
        <w:commentReference w:id="320"/>
      </w:r>
      <w:ins w:id="321" w:author="Christiane Jalles de Paula" w:date="2024-08-10T18:45:00Z" w16du:dateUtc="2024-08-10T21:45:00Z">
        <w:r w:rsidR="004174A4">
          <w:t xml:space="preserve"> </w:t>
        </w:r>
      </w:ins>
    </w:p>
    <w:p w14:paraId="22D3E1E3" w14:textId="1F1FBE7D" w:rsidR="00A4384D" w:rsidRDefault="008771C3" w:rsidP="00FA15C4">
      <w:pPr>
        <w:ind w:firstLine="851"/>
      </w:pPr>
      <w:r>
        <w:t>No sistema político essa oposição democratizante disputava forças com alguns setores que compunham</w:t>
      </w:r>
      <w:r w:rsidR="00C73A12">
        <w:t xml:space="preserve"> o Estado e que eram influenciados por grande parte do empresariado</w:t>
      </w:r>
      <w:r w:rsidR="000700A0">
        <w:t>.</w:t>
      </w:r>
      <w:r w:rsidR="00A17A5A">
        <w:t xml:space="preserve"> No entanto, a</w:t>
      </w:r>
      <w:r w:rsidR="000700A0">
        <w:t>s acusações de Pedro Collor e a decisão dos partidos de esquerda e centro de criarem uma C</w:t>
      </w:r>
      <w:r w:rsidR="00DF0173">
        <w:t xml:space="preserve">omissão </w:t>
      </w:r>
      <w:r w:rsidR="000700A0">
        <w:t>P</w:t>
      </w:r>
      <w:r w:rsidR="00DF0173">
        <w:t xml:space="preserve">arlamentar de </w:t>
      </w:r>
      <w:r w:rsidR="000700A0">
        <w:t>I</w:t>
      </w:r>
      <w:r w:rsidR="00DF0173">
        <w:t>nquérito (CPI)</w:t>
      </w:r>
      <w:r w:rsidR="00A17A5A">
        <w:t xml:space="preserve"> mudaram qualitativamente a disputa polític</w:t>
      </w:r>
      <w:r w:rsidR="006B6542">
        <w:t>o-institucional. Para além da questão do desempenho</w:t>
      </w:r>
      <w:r w:rsidR="009C74A9">
        <w:t xml:space="preserve"> de Fernando Collor de Mello na Presidência, começava-se a criar </w:t>
      </w:r>
      <w:r w:rsidR="00A85C3C">
        <w:t xml:space="preserve">um entendimento em torno do fato de que ele </w:t>
      </w:r>
      <w:r w:rsidR="00716B6E">
        <w:t>possuía</w:t>
      </w:r>
      <w:r w:rsidR="000B2887">
        <w:t>,</w:t>
      </w:r>
      <w:r w:rsidR="00A85C3C">
        <w:t xml:space="preserve"> ou não</w:t>
      </w:r>
      <w:r w:rsidR="000B2887">
        <w:t>,</w:t>
      </w:r>
      <w:r w:rsidR="00A85C3C">
        <w:t xml:space="preserve"> os requisitos morais implícitos </w:t>
      </w:r>
      <w:r w:rsidR="000B2887">
        <w:t>de sua investidura no cargo de presidente</w:t>
      </w:r>
      <w:r w:rsidR="007643ED">
        <w:t xml:space="preserve"> (SALLUM, 2015, p. 202). </w:t>
      </w:r>
      <w:r w:rsidR="00233A20">
        <w:t>Soma-se a esse fato</w:t>
      </w:r>
      <w:r w:rsidR="004A6776">
        <w:t xml:space="preserve"> as condições materiais opressivas as quais as classes mais populares enfrentavam</w:t>
      </w:r>
      <w:r w:rsidR="007460EE">
        <w:t xml:space="preserve"> em decorrência do estado</w:t>
      </w:r>
      <w:r w:rsidR="00F3702E">
        <w:t xml:space="preserve"> de</w:t>
      </w:r>
      <w:r w:rsidR="007460EE">
        <w:t xml:space="preserve"> crise que se implantava durante </w:t>
      </w:r>
      <w:r w:rsidR="00E46D38">
        <w:t>o período.</w:t>
      </w:r>
    </w:p>
    <w:p w14:paraId="3727A014" w14:textId="57AFA16C" w:rsidR="007C0891" w:rsidRDefault="0022714A" w:rsidP="00FD3B76">
      <w:pPr>
        <w:ind w:firstLine="851"/>
      </w:pPr>
      <w:r>
        <w:t xml:space="preserve">Neste </w:t>
      </w:r>
      <w:r w:rsidR="00E46D38">
        <w:t>contexto</w:t>
      </w:r>
      <w:r>
        <w:t xml:space="preserve">, </w:t>
      </w:r>
      <w:r w:rsidR="00E46D38">
        <w:t>ao olharmos para a</w:t>
      </w:r>
      <w:r w:rsidR="00831FD5">
        <w:t xml:space="preserve">s manifestações </w:t>
      </w:r>
      <w:r w:rsidR="00831FD5" w:rsidRPr="00831FD5">
        <w:t>do "Fora Collor" em 1992 no Brasil</w:t>
      </w:r>
      <w:r w:rsidR="00831FD5">
        <w:t xml:space="preserve"> percebemos</w:t>
      </w:r>
      <w:r w:rsidR="00831FD5" w:rsidRPr="00831FD5">
        <w:t xml:space="preserve"> </w:t>
      </w:r>
      <w:r w:rsidR="00BB06D5">
        <w:t xml:space="preserve">o aparecimento de diversos grupos </w:t>
      </w:r>
      <w:r w:rsidR="00831FD5" w:rsidRPr="00831FD5">
        <w:t xml:space="preserve">e movimentos sociais. </w:t>
      </w:r>
      <w:r w:rsidR="00FB7F79">
        <w:t>E</w:t>
      </w:r>
      <w:r w:rsidR="00BB06D5">
        <w:t>xistiram grupos que foram mais representativos</w:t>
      </w:r>
      <w:r w:rsidR="00F1710E">
        <w:t xml:space="preserve"> durante</w:t>
      </w:r>
      <w:r w:rsidR="00282B30">
        <w:t xml:space="preserve"> as</w:t>
      </w:r>
      <w:r w:rsidR="00F1710E">
        <w:t xml:space="preserve"> manifestações. </w:t>
      </w:r>
      <w:r w:rsidR="003C7AB2">
        <w:t>Havia presença de e</w:t>
      </w:r>
      <w:r w:rsidR="00F1710E">
        <w:t>studantes</w:t>
      </w:r>
      <w:r w:rsidR="003C7AB2">
        <w:t>, pois</w:t>
      </w:r>
      <w:r w:rsidR="00F1710E">
        <w:t xml:space="preserve"> </w:t>
      </w:r>
      <w:r w:rsidR="003C7AB2">
        <w:t>a</w:t>
      </w:r>
      <w:r w:rsidR="00F1710E">
        <w:t xml:space="preserve"> juventude foi uma força importante </w:t>
      </w:r>
      <w:r w:rsidR="00586AD4">
        <w:t>nesses eventos</w:t>
      </w:r>
      <w:r w:rsidR="003305A8">
        <w:t>.</w:t>
      </w:r>
      <w:r w:rsidR="00F1710E">
        <w:t xml:space="preserve"> </w:t>
      </w:r>
      <w:r w:rsidR="003305A8">
        <w:t>M</w:t>
      </w:r>
      <w:r w:rsidR="00F1710E">
        <w:t xml:space="preserve">uitos estudantes se unindo ao movimento porque estavam insatisfeitos com o governo e </w:t>
      </w:r>
      <w:commentRangeStart w:id="322"/>
      <w:r w:rsidR="00F1710E">
        <w:t>com as políticas implementadas</w:t>
      </w:r>
      <w:commentRangeEnd w:id="322"/>
      <w:r w:rsidR="00AC1417">
        <w:rPr>
          <w:rStyle w:val="Refdecomentrio"/>
        </w:rPr>
        <w:commentReference w:id="322"/>
      </w:r>
      <w:r w:rsidR="00F1710E">
        <w:t>.</w:t>
      </w:r>
      <w:r w:rsidR="00327715">
        <w:t xml:space="preserve"> Os trabalhadores </w:t>
      </w:r>
      <w:r w:rsidR="00F1710E">
        <w:t>também estiveram presentes nas manifestações</w:t>
      </w:r>
      <w:r w:rsidR="003305A8">
        <w:t>.</w:t>
      </w:r>
      <w:r w:rsidR="00F1710E">
        <w:t xml:space="preserve"> </w:t>
      </w:r>
      <w:r w:rsidR="003305A8">
        <w:t>M</w:t>
      </w:r>
      <w:r w:rsidR="00F1710E">
        <w:t>uitos des</w:t>
      </w:r>
      <w:r w:rsidR="003305A8">
        <w:t>tes</w:t>
      </w:r>
      <w:r w:rsidR="00F1710E">
        <w:t xml:space="preserve"> protestando contra o aumento do desemprego e a deterioração das condições de trabalho.</w:t>
      </w:r>
      <w:r w:rsidR="003F4D46">
        <w:t xml:space="preserve"> Uma pauta importante </w:t>
      </w:r>
      <w:r w:rsidR="00752271">
        <w:t>dentro das lutas econômico-corporativas</w:t>
      </w:r>
      <w:r w:rsidR="00901BC4">
        <w:t xml:space="preserve"> sobre a qual o movimento popular e sindical se ancorava, sobretudo</w:t>
      </w:r>
      <w:r w:rsidR="00225EF6">
        <w:t xml:space="preserve"> referentes à desvalorização salarial e à queda no número de empregos (MATUSCELLI, </w:t>
      </w:r>
      <w:r w:rsidR="000B10C3">
        <w:t>2010, p. 543).</w:t>
      </w:r>
      <w:r w:rsidR="00327715">
        <w:t xml:space="preserve"> Os d</w:t>
      </w:r>
      <w:r w:rsidR="00F1710E">
        <w:t>iferentes movimentos sociais, incluindo grupos de direitos humanos, ambientais e de defesa dos direitos das mulheres, também participaram das manifestações</w:t>
      </w:r>
      <w:r w:rsidR="003305A8">
        <w:t xml:space="preserve"> do Fora Collor</w:t>
      </w:r>
      <w:r w:rsidR="00F1710E">
        <w:t>.</w:t>
      </w:r>
      <w:r w:rsidR="0051022A">
        <w:t xml:space="preserve"> Por fim, alguns</w:t>
      </w:r>
      <w:r w:rsidR="00F1710E">
        <w:t xml:space="preserve"> partidos políticos, incluindo partidos de esquerda, também se uniram</w:t>
      </w:r>
      <w:r w:rsidR="00586AD4">
        <w:t xml:space="preserve"> ao movimento</w:t>
      </w:r>
      <w:r w:rsidR="00F1710E">
        <w:t>.</w:t>
      </w:r>
    </w:p>
    <w:p w14:paraId="02A0F929" w14:textId="2623BAD2" w:rsidR="003F4214" w:rsidRDefault="008D0471" w:rsidP="00374113">
      <w:pPr>
        <w:ind w:firstLine="851"/>
      </w:pPr>
      <w:r>
        <w:t>Existiram, por sua vez, grandes grupos que se articularam em torno da campanha do Fora Collor</w:t>
      </w:r>
      <w:r w:rsidR="00C27835">
        <w:t>.</w:t>
      </w:r>
      <w:r w:rsidR="00276768">
        <w:t xml:space="preserve"> </w:t>
      </w:r>
      <w:r w:rsidR="00C56662">
        <w:t xml:space="preserve">O </w:t>
      </w:r>
      <w:r w:rsidR="00DC5DDA">
        <w:t>Movimento Pela Ética na Política</w:t>
      </w:r>
      <w:r w:rsidR="003E18EA">
        <w:t xml:space="preserve"> (MEP)</w:t>
      </w:r>
      <w:r w:rsidR="00C56662">
        <w:t xml:space="preserve"> foi, certamente,</w:t>
      </w:r>
      <w:r w:rsidR="00DC5DDA">
        <w:t xml:space="preserve"> </w:t>
      </w:r>
      <w:r w:rsidR="00C56662">
        <w:t xml:space="preserve">senão o principal, mas </w:t>
      </w:r>
      <w:r w:rsidR="00D349C2" w:rsidRPr="00D349C2">
        <w:t>um importante movimento que emergiu durante as manifestações</w:t>
      </w:r>
      <w:r w:rsidR="00D349C2">
        <w:t xml:space="preserve"> </w:t>
      </w:r>
      <w:r w:rsidR="00D349C2" w:rsidRPr="00D349C2">
        <w:t xml:space="preserve">com o objetivo de mobilizar a sociedade civil em torno da luta contra a corrupção na política brasileira e pela ética na gestão </w:t>
      </w:r>
      <w:r w:rsidR="00D349C2" w:rsidRPr="00D349C2">
        <w:lastRenderedPageBreak/>
        <w:t>pública.</w:t>
      </w:r>
      <w:r w:rsidR="00201B37">
        <w:t xml:space="preserve"> </w:t>
      </w:r>
      <w:r w:rsidR="009D7C15">
        <w:t>De acordo com</w:t>
      </w:r>
      <w:r w:rsidR="00ED541A">
        <w:t xml:space="preserve"> Tatagiba </w:t>
      </w:r>
      <w:r w:rsidR="009B65FD">
        <w:t>(1998</w:t>
      </w:r>
      <w:r w:rsidR="00ED541A">
        <w:t>)</w:t>
      </w:r>
      <w:r w:rsidR="00732162">
        <w:t xml:space="preserve">, os grupos que compunham o MEP advinham de uma </w:t>
      </w:r>
      <w:r w:rsidR="009A1D3E">
        <w:t>dinâmica societal brasileira marcada pelo impacto dos novos movimento</w:t>
      </w:r>
      <w:r w:rsidR="00FE0DDE">
        <w:t>s</w:t>
      </w:r>
      <w:r w:rsidR="009A1D3E">
        <w:t xml:space="preserve"> sociais </w:t>
      </w:r>
      <w:r w:rsidR="0045196F">
        <w:t>na sociedade civil.</w:t>
      </w:r>
      <w:r w:rsidR="00FE0DDE">
        <w:t xml:space="preserve"> Esse impacto se deu, sobretudo</w:t>
      </w:r>
      <w:r w:rsidR="00A44372">
        <w:t>:</w:t>
      </w:r>
      <w:r w:rsidR="0040718A">
        <w:t xml:space="preserve"> </w:t>
      </w:r>
      <w:r w:rsidR="003B5E1E">
        <w:t>a)</w:t>
      </w:r>
      <w:r w:rsidR="00FE0DDE">
        <w:t xml:space="preserve"> </w:t>
      </w:r>
      <w:r w:rsidR="00BA36DA">
        <w:t xml:space="preserve">pelo peso que esses movimentos passaram a ter </w:t>
      </w:r>
      <w:r w:rsidR="00234A2F">
        <w:t xml:space="preserve">no reordenamento do sistema partidário </w:t>
      </w:r>
      <w:r w:rsidR="006E26E1">
        <w:t>com a criação do Partido dos Trabalhadores e da Central Única dos Trabalhadores (CUT)</w:t>
      </w:r>
      <w:r w:rsidR="003B5E1E">
        <w:t xml:space="preserve">; b) </w:t>
      </w:r>
      <w:r w:rsidR="000764F6">
        <w:t>a construção da a</w:t>
      </w:r>
      <w:r w:rsidR="000C4D70">
        <w:t>utonomia da sociedade civil em relação ao Estado</w:t>
      </w:r>
      <w:r w:rsidR="003F4214">
        <w:t>,</w:t>
      </w:r>
      <w:r w:rsidR="006F7C83">
        <w:t xml:space="preserve"> e o potencial </w:t>
      </w:r>
      <w:r w:rsidR="003F4214">
        <w:t>discurso contrário aos tradicionais padrões autoritários da cultura política</w:t>
      </w:r>
      <w:r w:rsidR="006F7C83">
        <w:t xml:space="preserve">; </w:t>
      </w:r>
      <w:r w:rsidR="00AB54E8">
        <w:t xml:space="preserve">c) </w:t>
      </w:r>
      <w:r w:rsidR="006F7C83">
        <w:t xml:space="preserve">a </w:t>
      </w:r>
      <w:r w:rsidR="00940EB8">
        <w:t>formalização de novos direitos sociais</w:t>
      </w:r>
      <w:r w:rsidR="006F7C83">
        <w:t xml:space="preserve"> na Constituinte,</w:t>
      </w:r>
      <w:r w:rsidR="00940EB8">
        <w:t xml:space="preserve"> e na institucionalização de dispositivos de democracia direta</w:t>
      </w:r>
      <w:r w:rsidR="006F7C83">
        <w:t>;</w:t>
      </w:r>
      <w:r w:rsidR="001A6D8E">
        <w:t xml:space="preserve"> e</w:t>
      </w:r>
      <w:r w:rsidR="00A767D4">
        <w:t xml:space="preserve"> também</w:t>
      </w:r>
      <w:r w:rsidR="001A6D8E">
        <w:t xml:space="preserve"> </w:t>
      </w:r>
      <w:r w:rsidR="00CE3FD2">
        <w:t xml:space="preserve">d) </w:t>
      </w:r>
      <w:r w:rsidR="00A767D4">
        <w:t>n</w:t>
      </w:r>
      <w:r w:rsidR="00CE3FD2">
        <w:t xml:space="preserve">a instauração de novos formatos de participação política, </w:t>
      </w:r>
      <w:r w:rsidR="001A6D8E">
        <w:t>a partir de</w:t>
      </w:r>
      <w:r w:rsidR="00CE3FD2">
        <w:t xml:space="preserve"> conselhos setor</w:t>
      </w:r>
      <w:r w:rsidR="001A6D8E">
        <w:t xml:space="preserve">iais e </w:t>
      </w:r>
      <w:r w:rsidR="00CE3FD2">
        <w:t>orçamentos participativos (TATAGIBA, 1998</w:t>
      </w:r>
      <w:r w:rsidR="00F33777">
        <w:t>, p. 29)</w:t>
      </w:r>
      <w:r w:rsidR="001A6D8E">
        <w:t>.</w:t>
      </w:r>
    </w:p>
    <w:p w14:paraId="3309A7E3" w14:textId="51A97B31" w:rsidR="004E4402" w:rsidRDefault="001E71D5" w:rsidP="0030403C">
      <w:pPr>
        <w:ind w:firstLine="851"/>
      </w:pPr>
      <w:r>
        <w:t>De certa maneira</w:t>
      </w:r>
      <w:r w:rsidR="00A44372">
        <w:t>, o</w:t>
      </w:r>
      <w:r>
        <w:t xml:space="preserve"> </w:t>
      </w:r>
      <w:r w:rsidR="00D632C5">
        <w:t>curso</w:t>
      </w:r>
      <w:r>
        <w:t xml:space="preserve"> d</w:t>
      </w:r>
      <w:r w:rsidR="00D632C5">
        <w:t>a</w:t>
      </w:r>
      <w:r>
        <w:t xml:space="preserve"> construção de u</w:t>
      </w:r>
      <w:r w:rsidR="0030403C">
        <w:t>ma orientação voltada à ideia de</w:t>
      </w:r>
      <w:r w:rsidR="00F6034C">
        <w:t xml:space="preserve"> </w:t>
      </w:r>
      <w:r w:rsidR="00F6034C" w:rsidRPr="78201CAA">
        <w:rPr>
          <w:i/>
          <w:iCs/>
        </w:rPr>
        <w:t>universalização da cidadania</w:t>
      </w:r>
      <w:r w:rsidR="00F6034C" w:rsidRPr="78201CAA">
        <w:rPr>
          <w:rStyle w:val="Refdenotaderodap"/>
          <w:i/>
          <w:iCs/>
        </w:rPr>
        <w:footnoteReference w:id="90"/>
      </w:r>
      <w:r>
        <w:t xml:space="preserve"> </w:t>
      </w:r>
      <w:r w:rsidR="00D4481E">
        <w:t>foi um processo gestado, sobretudo, na década de 1970 com a formação das associações de base (SADER, 1988</w:t>
      </w:r>
      <w:del w:id="323" w:author="Christiane Jalles de Paula" w:date="2024-08-10T18:52:00Z" w16du:dateUtc="2024-08-10T21:52:00Z">
        <w:r w:rsidR="00A61719" w:rsidDel="004174A4">
          <w:delText>;</w:delText>
        </w:r>
      </w:del>
      <w:r w:rsidR="00D4481E">
        <w:t>)</w:t>
      </w:r>
      <w:r w:rsidR="00013A7F">
        <w:t xml:space="preserve">, como também </w:t>
      </w:r>
      <w:r w:rsidR="00173136">
        <w:t>o surgimento, neste mesmo período</w:t>
      </w:r>
      <w:r w:rsidR="004147BB">
        <w:t>,</w:t>
      </w:r>
      <w:r w:rsidR="003E1E69">
        <w:t xml:space="preserve"> de </w:t>
      </w:r>
      <w:r w:rsidR="00154DD3">
        <w:t xml:space="preserve">movimentos populares </w:t>
      </w:r>
      <w:r w:rsidR="00157927">
        <w:t>que tinham como objetivo fundamental</w:t>
      </w:r>
      <w:r w:rsidR="00BE2373">
        <w:t xml:space="preserve"> apresentar à sociedade</w:t>
      </w:r>
      <w:r w:rsidR="000B44F5">
        <w:t xml:space="preserve"> um campo ético-político comum</w:t>
      </w:r>
      <w:r w:rsidR="00B238FE">
        <w:t>,</w:t>
      </w:r>
      <w:r w:rsidR="000B44F5">
        <w:t xml:space="preserve"> capaz de construir e transformar</w:t>
      </w:r>
      <w:r w:rsidR="00AA374B">
        <w:t xml:space="preserve"> o fundamento da democracia a partir de políticas alternativas em torno dos direitos humanos e sociais</w:t>
      </w:r>
      <w:r w:rsidR="00831F7D">
        <w:t xml:space="preserve"> (DOIMO, 1995)</w:t>
      </w:r>
      <w:r w:rsidR="00DA3F97">
        <w:t xml:space="preserve">. </w:t>
      </w:r>
      <w:r w:rsidR="003846D5">
        <w:t>Neste contexto,</w:t>
      </w:r>
      <w:r w:rsidR="006C2F75">
        <w:t xml:space="preserve"> o entendimento da ação coletiva</w:t>
      </w:r>
      <w:r w:rsidR="00632B74">
        <w:t xml:space="preserve"> envolveria valores morais ou apelos ético-políticos capazes de </w:t>
      </w:r>
      <w:r w:rsidR="00E3341E">
        <w:t>questionar a autoridade política e estabelecer fronteiras intergrupos</w:t>
      </w:r>
      <w:r w:rsidR="005C3CE0">
        <w:t xml:space="preserve"> </w:t>
      </w:r>
      <w:r w:rsidR="000C2831">
        <w:t>com uma integração social que prezasse pe</w:t>
      </w:r>
      <w:r w:rsidR="009C2744">
        <w:t>lo acesso a bens e serviços</w:t>
      </w:r>
      <w:r w:rsidR="0085126D">
        <w:t xml:space="preserve"> promulgados e chancelados com Constituição de 1988.</w:t>
      </w:r>
    </w:p>
    <w:p w14:paraId="20E1C722" w14:textId="059F2928" w:rsidR="00374113" w:rsidRDefault="0A554350" w:rsidP="00374113">
      <w:pPr>
        <w:ind w:firstLine="851"/>
      </w:pPr>
      <w:r>
        <w:t xml:space="preserve">Essa dinâmica coincidiu com as narrativas dos principais grupos e movimentos sociais que participaram na estrutura criada pelo MEP. Dentre eles, a Igreja </w:t>
      </w:r>
      <w:del w:id="324" w:author="Christiane Jalles de Paula" w:date="2024-08-10T18:52:00Z" w16du:dateUtc="2024-08-10T21:52:00Z">
        <w:r w:rsidDel="004174A4">
          <w:delText>c</w:delText>
        </w:r>
      </w:del>
      <w:ins w:id="325" w:author="Christiane Jalles de Paula" w:date="2024-08-10T18:52:00Z" w16du:dateUtc="2024-08-10T21:52:00Z">
        <w:r w:rsidR="004174A4">
          <w:t>C</w:t>
        </w:r>
      </w:ins>
      <w:r>
        <w:t xml:space="preserve">atólica, a qual desempenhou um papel fundamental na mobilização da sociedade civil, principalmente através da Comissão Brasileira Justiça e Paz e a Conferência Nacional dos Bispos do Brasil (CNBB); os partidos políticos de oposição, como o PT, o PSDB e o PDT que apoiaram as manifestações populares pelo </w:t>
      </w:r>
      <w:r w:rsidRPr="0A554350">
        <w:rPr>
          <w:i/>
          <w:iCs/>
        </w:rPr>
        <w:t>impeachment</w:t>
      </w:r>
      <w:r>
        <w:t xml:space="preserve"> e se juntaram ao movimento pela ética na política; o movimento estudantil, cujos estudantes foram uma presença constante nas manifestações, liderando muitas delas e trazendo uma nova energia para o movimento; a Ordem dos Advogados do Brasil (OAB), cuja atuação esteve em torno da manutenção do Estado democrático de direito pós Constituinte de 1988; o movimento sindical que, a partir dos sindicatos se uniram ao </w:t>
      </w:r>
      <w:r>
        <w:lastRenderedPageBreak/>
        <w:t>movimento, principalmente através da Central Única dos Trabalhadores (CUT) e da Força Sindical; diversos outros movimentos com presença importante nas manifestações, reivindicando seus direitos e lutando contra a corrupção na política.</w:t>
      </w:r>
    </w:p>
    <w:p w14:paraId="40B89E19" w14:textId="77777777" w:rsidR="00447F53" w:rsidRDefault="0A554350" w:rsidP="00447F53">
      <w:pPr>
        <w:ind w:firstLine="851"/>
      </w:pPr>
      <w:r>
        <w:t xml:space="preserve">Os </w:t>
      </w:r>
      <w:commentRangeStart w:id="326"/>
      <w:r>
        <w:t xml:space="preserve">estudantes </w:t>
      </w:r>
      <w:commentRangeEnd w:id="326"/>
      <w:r w:rsidR="00A97B12">
        <w:commentReference w:id="326"/>
      </w:r>
      <w:r>
        <w:t xml:space="preserve">também foram uma das principais estruturas de mobilização durante o Fora Collor. De acordo com </w:t>
      </w:r>
      <w:proofErr w:type="spellStart"/>
      <w:r>
        <w:t>Matuscelli</w:t>
      </w:r>
      <w:proofErr w:type="spellEnd"/>
      <w:r>
        <w:t xml:space="preserve"> (2015), a participação dos estudantes foi fundamental para o sucesso do movimento, visto que eles foram a vanguarda da mobilização popular e lideraram as principais manifestações nas ruas. Entretanto, a adesão dos estudantes não foi homogênea, houve uma divisão entre as lideranças estudantis, com algumas mantendo uma postura mais autônoma e outras aproximando-se do PT. Certamente, lideranças que viriam a fazer parte do próprio partido dos trabalhadores encabeçavam a mobilização a partir do movimento estudantil. Lindberg Farias, presidente da UNE à época, e que se tornaria um dos quadros do PT anos depois, era a principal liderança do movimento.</w:t>
      </w:r>
    </w:p>
    <w:p w14:paraId="6AF73E7D" w14:textId="04F0E11D" w:rsidR="00560AB0" w:rsidRDefault="00447F53" w:rsidP="00447F53">
      <w:pPr>
        <w:ind w:firstLine="851"/>
      </w:pPr>
      <w:r>
        <w:t>Com efeito, a</w:t>
      </w:r>
      <w:r w:rsidR="00505F43">
        <w:t xml:space="preserve"> entrada dos estudantes na construção das mobilizações </w:t>
      </w:r>
      <w:r w:rsidR="008159F9">
        <w:t xml:space="preserve">contra </w:t>
      </w:r>
      <w:r w:rsidR="0051131E">
        <w:t xml:space="preserve">Collor </w:t>
      </w:r>
      <w:r w:rsidR="008159F9">
        <w:t>se faz</w:t>
      </w:r>
      <w:r w:rsidR="00530740">
        <w:t xml:space="preserve"> também</w:t>
      </w:r>
      <w:r w:rsidR="008159F9">
        <w:t xml:space="preserve"> n</w:t>
      </w:r>
      <w:r w:rsidR="0051131E">
        <w:t xml:space="preserve">o movimento dos “Caras Pintadas”. </w:t>
      </w:r>
      <w:r w:rsidR="00546DF1" w:rsidRPr="00546DF1">
        <w:t>O movimento foi caracterizado pela presença de jovens, principalmente estudantes universitários, que utilizavam tinta guache para pintar seus rostos de verde e amarelo e protestar contra a corrupção na política brasileira.</w:t>
      </w:r>
      <w:r w:rsidR="003A24DB">
        <w:t xml:space="preserve"> Assim como a </w:t>
      </w:r>
      <w:commentRangeStart w:id="327"/>
      <w:r w:rsidR="003A24DB">
        <w:t>trajetória do movimento estudantil ao longo dos</w:t>
      </w:r>
      <w:r w:rsidR="00510DCB">
        <w:t xml:space="preserve"> anos </w:t>
      </w:r>
      <w:ins w:id="328" w:author="Christiane Jalles de Paula" w:date="2024-08-10T18:55:00Z" w16du:dateUtc="2024-08-10T21:55:00Z">
        <w:r w:rsidR="00C0024D">
          <w:t>19</w:t>
        </w:r>
      </w:ins>
      <w:r w:rsidR="00510DCB">
        <w:t xml:space="preserve">60, </w:t>
      </w:r>
      <w:ins w:id="329" w:author="Christiane Jalles de Paula" w:date="2024-08-10T18:55:00Z" w16du:dateUtc="2024-08-10T21:55:00Z">
        <w:r w:rsidR="00C0024D">
          <w:t>19</w:t>
        </w:r>
      </w:ins>
      <w:r w:rsidR="00510DCB">
        <w:t xml:space="preserve">70 e </w:t>
      </w:r>
      <w:ins w:id="330" w:author="Christiane Jalles de Paula" w:date="2024-08-10T18:55:00Z" w16du:dateUtc="2024-08-10T21:55:00Z">
        <w:r w:rsidR="00C0024D">
          <w:t>19</w:t>
        </w:r>
      </w:ins>
      <w:r w:rsidR="00510DCB">
        <w:t xml:space="preserve">80, </w:t>
      </w:r>
      <w:r w:rsidR="00510DCB" w:rsidRPr="00510DCB">
        <w:t>o movimento dos caras pintadas foi o resultado de um processo de politização da juventude brasileira, que se mobilizou em torno da luta contra a corrupção e pelo fortalecimento da democracia no país</w:t>
      </w:r>
      <w:r w:rsidR="00690230">
        <w:t xml:space="preserve"> </w:t>
      </w:r>
      <w:r w:rsidR="00C87450">
        <w:t>(</w:t>
      </w:r>
      <w:del w:id="331" w:author="Christiane Jalles de Paula" w:date="2024-08-10T18:56:00Z" w16du:dateUtc="2024-08-10T21:56:00Z">
        <w:r w:rsidR="00C87450" w:rsidDel="00C0024D">
          <w:delText xml:space="preserve">TOSI </w:delText>
        </w:r>
      </w:del>
      <w:r w:rsidR="00C837EE">
        <w:t>RODRIGUES,</w:t>
      </w:r>
      <w:r w:rsidR="00F26199">
        <w:t xml:space="preserve"> 2014;</w:t>
      </w:r>
      <w:r w:rsidR="00C837EE">
        <w:t xml:space="preserve"> </w:t>
      </w:r>
      <w:r w:rsidR="00690230">
        <w:t xml:space="preserve">MISCHE, </w:t>
      </w:r>
      <w:r w:rsidR="00C837EE">
        <w:t>1997)</w:t>
      </w:r>
      <w:r w:rsidR="00510DCB" w:rsidRPr="00510DCB">
        <w:t>.</w:t>
      </w:r>
      <w:commentRangeEnd w:id="327"/>
      <w:r w:rsidR="00D54CC3">
        <w:rPr>
          <w:rStyle w:val="Refdecomentrio"/>
        </w:rPr>
        <w:commentReference w:id="327"/>
      </w:r>
      <w:r w:rsidR="00510DCB" w:rsidRPr="00510DCB">
        <w:t xml:space="preserve"> A presença de jovens nas manifestações também foi interpretada como uma evidência do fracasso do regime militar em controlar o processo de democratização do país, que ainda deixava uma grande parcela da população excluída do processo político.</w:t>
      </w:r>
      <w:r w:rsidR="00691169">
        <w:t xml:space="preserve"> As interpretações divergem quanto a papel desempenhado pelos</w:t>
      </w:r>
      <w:r w:rsidR="000D4581">
        <w:t xml:space="preserve"> jovens estudantes nesse processo</w:t>
      </w:r>
      <w:r w:rsidR="00DC5725">
        <w:t>,</w:t>
      </w:r>
      <w:r w:rsidR="000D4581">
        <w:t xml:space="preserve"> os entendendo simplesmente como “massa de manobra”</w:t>
      </w:r>
      <w:r w:rsidR="00405E4B">
        <w:t xml:space="preserve"> para derrubar o presidente Collor e abrir caminho para um novo ciclo político no país</w:t>
      </w:r>
      <w:r w:rsidR="00315C78">
        <w:rPr>
          <w:rStyle w:val="Refdenotaderodap"/>
        </w:rPr>
        <w:footnoteReference w:id="91"/>
      </w:r>
      <w:r w:rsidR="00405E4B">
        <w:t>.</w:t>
      </w:r>
    </w:p>
    <w:p w14:paraId="3BF0567B" w14:textId="166DD151" w:rsidR="00C1193F" w:rsidRDefault="00BF7F79" w:rsidP="0097094B">
      <w:pPr>
        <w:ind w:firstLine="851"/>
      </w:pPr>
      <w:r>
        <w:lastRenderedPageBreak/>
        <w:t>De acordo com o autor</w:t>
      </w:r>
      <w:commentRangeStart w:id="332"/>
      <w:r>
        <w:t>,</w:t>
      </w:r>
      <w:commentRangeEnd w:id="332"/>
      <w:r>
        <w:commentReference w:id="332"/>
      </w:r>
      <w:r>
        <w:t xml:space="preserve"> o lema “Fora Collor” passou a </w:t>
      </w:r>
      <w:r w:rsidR="00CF5F23">
        <w:t>ganhar relativa projeção no segundo semestre de 1991, tornando-se objeto de acirrados debates na sociedade brasileira, na CUT, no PT e na UNE.</w:t>
      </w:r>
      <w:r w:rsidR="00E87749">
        <w:t xml:space="preserve"> </w:t>
      </w:r>
      <w:r w:rsidR="0011148B">
        <w:t>Além dos estudantes,</w:t>
      </w:r>
      <w:r w:rsidR="00FD2C20">
        <w:t xml:space="preserve"> </w:t>
      </w:r>
      <w:proofErr w:type="spellStart"/>
      <w:r w:rsidR="00FD2C20">
        <w:t>Matuscelli</w:t>
      </w:r>
      <w:proofErr w:type="spellEnd"/>
      <w:r w:rsidR="0011148B">
        <w:t xml:space="preserve"> destaca também a ação da classe média e dos trabalhadores como determinantes</w:t>
      </w:r>
      <w:r w:rsidR="005F54C4">
        <w:t xml:space="preserve"> para a construção do Fora Collor. A ação desses grupos ampliou a base social do movimento e garantiu sua continuidade após as primeiras manifestações. </w:t>
      </w:r>
      <w:r w:rsidR="00F13343">
        <w:t xml:space="preserve">Para </w:t>
      </w:r>
      <w:proofErr w:type="spellStart"/>
      <w:r w:rsidR="00F13343">
        <w:t>Matuscelli</w:t>
      </w:r>
      <w:proofErr w:type="spellEnd"/>
      <w:r w:rsidR="00F13343">
        <w:t xml:space="preserve"> (2015) a crise foi um fator que contribuiu para a deslegitimação do governo Collor e para a adesão de outras classes sociais ao movimento</w:t>
      </w:r>
      <w:r>
        <w:t>.</w:t>
      </w:r>
      <w:r w:rsidR="00AB51B1">
        <w:t xml:space="preserve"> Para os estudantes</w:t>
      </w:r>
      <w:r w:rsidR="00001927">
        <w:t>,</w:t>
      </w:r>
      <w:r w:rsidR="00AB51B1">
        <w:t xml:space="preserve"> sustentar a palavra “Fora Collor” colocaria o movimento em um</w:t>
      </w:r>
      <w:r w:rsidR="002513CF">
        <w:t>a</w:t>
      </w:r>
      <w:r w:rsidR="00AB51B1">
        <w:t xml:space="preserve"> indeterminação sobre o que ocorreria dentro de uma possível reivindicação de eleições gerais. O movimento estudantil tinha</w:t>
      </w:r>
      <w:r w:rsidR="00206F58">
        <w:t xml:space="preserve"> muito clara a ideia e proposição do</w:t>
      </w:r>
      <w:r w:rsidR="00AB51B1">
        <w:t xml:space="preserve"> lema</w:t>
      </w:r>
      <w:r w:rsidR="00206F58">
        <w:t>, mas não sabia, de fato</w:t>
      </w:r>
      <w:r w:rsidR="00C0747B">
        <w:t>,</w:t>
      </w:r>
      <w:r w:rsidR="00206F58">
        <w:t xml:space="preserve"> o que aconteceria</w:t>
      </w:r>
      <w:r w:rsidR="002513CF">
        <w:t xml:space="preserve">. </w:t>
      </w:r>
      <w:proofErr w:type="spellStart"/>
      <w:r w:rsidR="00E27130">
        <w:t>Matuscelli</w:t>
      </w:r>
      <w:proofErr w:type="spellEnd"/>
      <w:r w:rsidR="00874833">
        <w:t xml:space="preserve"> (2015</w:t>
      </w:r>
      <w:r w:rsidR="00001927">
        <w:t>, p.</w:t>
      </w:r>
      <w:r w:rsidR="00D44E30">
        <w:t xml:space="preserve"> </w:t>
      </w:r>
      <w:r w:rsidR="002E6C04">
        <w:t>4)</w:t>
      </w:r>
      <w:r w:rsidR="00E27130">
        <w:t xml:space="preserve"> argumenta que nesse momento passa a haver um deslocamento mais moderado</w:t>
      </w:r>
      <w:r w:rsidR="00456363">
        <w:t xml:space="preserve"> em relação ao lema do “Fora Collor”</w:t>
      </w:r>
      <w:r w:rsidR="008C05E7">
        <w:t>,</w:t>
      </w:r>
      <w:r w:rsidR="00FC207D">
        <w:t xml:space="preserve"> colocando a CUT, o movimento estudantil e o PT</w:t>
      </w:r>
      <w:r w:rsidR="00874833">
        <w:t xml:space="preserve"> com uma proposta de </w:t>
      </w:r>
      <w:r w:rsidR="000C5FAC">
        <w:t>manter-se</w:t>
      </w:r>
      <w:r w:rsidR="00874833">
        <w:t xml:space="preserve"> na oposição ao governo e </w:t>
      </w:r>
      <w:r w:rsidR="003932AD">
        <w:t>contrários</w:t>
      </w:r>
      <w:r w:rsidR="00874833">
        <w:t xml:space="preserve"> aos efeitos da política neoliberal e à corrupção no governo</w:t>
      </w:r>
      <w:r w:rsidR="003932AD">
        <w:rPr>
          <w:rStyle w:val="Refdenotaderodap"/>
        </w:rPr>
        <w:footnoteReference w:id="92"/>
      </w:r>
      <w:r w:rsidR="00874833">
        <w:t>.</w:t>
      </w:r>
    </w:p>
    <w:p w14:paraId="21F55E2E" w14:textId="0426112C" w:rsidR="005F6133" w:rsidRDefault="0002387A" w:rsidP="005F6133">
      <w:pPr>
        <w:ind w:firstLine="851"/>
      </w:pPr>
      <w:r>
        <w:t>Em</w:t>
      </w:r>
      <w:r w:rsidR="00137806">
        <w:t xml:space="preserve"> "</w:t>
      </w:r>
      <w:proofErr w:type="spellStart"/>
      <w:r w:rsidR="00137806">
        <w:t>Partisan</w:t>
      </w:r>
      <w:proofErr w:type="spellEnd"/>
      <w:r w:rsidR="00137806">
        <w:t xml:space="preserve"> </w:t>
      </w:r>
      <w:proofErr w:type="spellStart"/>
      <w:r w:rsidR="00137806">
        <w:t>Publics</w:t>
      </w:r>
      <w:proofErr w:type="spellEnd"/>
      <w:r w:rsidR="00137806">
        <w:t xml:space="preserve">: Communication </w:t>
      </w:r>
      <w:proofErr w:type="spellStart"/>
      <w:r w:rsidR="00137806">
        <w:t>and</w:t>
      </w:r>
      <w:proofErr w:type="spellEnd"/>
      <w:r w:rsidR="00137806">
        <w:t xml:space="preserve"> </w:t>
      </w:r>
      <w:proofErr w:type="spellStart"/>
      <w:r w:rsidR="00137806">
        <w:t>Contention</w:t>
      </w:r>
      <w:proofErr w:type="spellEnd"/>
      <w:r w:rsidR="00137806">
        <w:t xml:space="preserve"> </w:t>
      </w:r>
      <w:proofErr w:type="spellStart"/>
      <w:r w:rsidR="00137806">
        <w:t>Across</w:t>
      </w:r>
      <w:proofErr w:type="spellEnd"/>
      <w:r w:rsidR="00137806">
        <w:t xml:space="preserve"> </w:t>
      </w:r>
      <w:proofErr w:type="spellStart"/>
      <w:r w:rsidR="00137806">
        <w:t>Brazilian</w:t>
      </w:r>
      <w:proofErr w:type="spellEnd"/>
      <w:r w:rsidR="00137806">
        <w:t xml:space="preserve"> Youth </w:t>
      </w:r>
      <w:proofErr w:type="spellStart"/>
      <w:r w:rsidR="00137806">
        <w:t>Activist</w:t>
      </w:r>
      <w:proofErr w:type="spellEnd"/>
      <w:r w:rsidR="00137806">
        <w:t xml:space="preserve"> Networks"</w:t>
      </w:r>
      <w:r w:rsidR="004E35E0">
        <w:t>,</w:t>
      </w:r>
      <w:r w:rsidR="00137806">
        <w:t xml:space="preserve"> Ann </w:t>
      </w:r>
      <w:proofErr w:type="spellStart"/>
      <w:r w:rsidR="00137806">
        <w:t>Mische</w:t>
      </w:r>
      <w:proofErr w:type="spellEnd"/>
      <w:r w:rsidR="00137806">
        <w:t xml:space="preserve"> </w:t>
      </w:r>
      <w:ins w:id="333" w:author="Christiane Jalles de Paula" w:date="2024-08-10T18:57:00Z" w16du:dateUtc="2024-08-10T21:57:00Z">
        <w:r w:rsidR="00C0024D">
          <w:t>(200</w:t>
        </w:r>
      </w:ins>
      <w:ins w:id="334" w:author="Christiane Jalles de Paula" w:date="2024-08-10T18:58:00Z" w16du:dateUtc="2024-08-10T21:58:00Z">
        <w:r w:rsidR="00C0024D">
          <w:t xml:space="preserve">8) </w:t>
        </w:r>
      </w:ins>
      <w:r w:rsidR="004E35E0">
        <w:t xml:space="preserve">nos dá uma contribuição de grande importância </w:t>
      </w:r>
      <w:r w:rsidR="00137806">
        <w:t>para entendermos a dinâmica da mobilização política de jovens no Brasil</w:t>
      </w:r>
      <w:r w:rsidR="00C22584">
        <w:t xml:space="preserve"> desde os anos 1980</w:t>
      </w:r>
      <w:r w:rsidR="00776053">
        <w:t xml:space="preserve"> e que incide </w:t>
      </w:r>
      <w:r w:rsidR="00C22584">
        <w:t>de maneira contundente nas mobilizações</w:t>
      </w:r>
      <w:r w:rsidR="004E35E0">
        <w:t xml:space="preserve"> pelo </w:t>
      </w:r>
      <w:r w:rsidR="004E35E0">
        <w:rPr>
          <w:i/>
          <w:iCs/>
        </w:rPr>
        <w:t>impeachment</w:t>
      </w:r>
      <w:r w:rsidR="00C22584">
        <w:t xml:space="preserve"> de Collor</w:t>
      </w:r>
      <w:r w:rsidR="00137806">
        <w:t xml:space="preserve">. A autora utiliza uma abordagem etnográfica para examinar a experiência política de jovens engajados em diferentes movimentos sociais e partidos políticos, como o movimento estudantil, o movimento negro, o movimento LGBT e </w:t>
      </w:r>
      <w:r w:rsidR="00AF7A3F">
        <w:t>na construção do campo político dos partidos de esquerda, sobretudo o</w:t>
      </w:r>
      <w:r w:rsidR="00137806">
        <w:t xml:space="preserve"> Partido dos Trabalhadores (PT).</w:t>
      </w:r>
    </w:p>
    <w:p w14:paraId="2C2C4D2E" w14:textId="4E801012" w:rsidR="00F1293D" w:rsidRPr="005E7DDB" w:rsidRDefault="0007164E" w:rsidP="005F6133">
      <w:pPr>
        <w:ind w:firstLine="851"/>
      </w:pPr>
      <w:r>
        <w:lastRenderedPageBreak/>
        <w:t xml:space="preserve">Para </w:t>
      </w:r>
      <w:proofErr w:type="spellStart"/>
      <w:r>
        <w:t>Mische</w:t>
      </w:r>
      <w:proofErr w:type="spellEnd"/>
      <w:r w:rsidR="008323EB">
        <w:t xml:space="preserve">, </w:t>
      </w:r>
      <w:r w:rsidR="008323EB" w:rsidRPr="008323EB">
        <w:t xml:space="preserve">a mediação é uma prática fundamental na mobilização política e os estudantes desempenharam um papel crucial como mediadores entre diferentes grupos e setores sociais </w:t>
      </w:r>
      <w:r w:rsidR="008323EB">
        <w:t xml:space="preserve">durante o processo de mobilização </w:t>
      </w:r>
      <w:r w:rsidR="00D633FE">
        <w:t xml:space="preserve">em torno do </w:t>
      </w:r>
      <w:r w:rsidR="00D633FE" w:rsidRPr="00D633FE">
        <w:rPr>
          <w:i/>
          <w:iCs/>
        </w:rPr>
        <w:t xml:space="preserve">impeachment de Collor </w:t>
      </w:r>
      <w:r w:rsidR="008323EB" w:rsidRPr="008323EB">
        <w:t>(MISCHE, 2008, p. 115). A autora descreve a mediação como uma forma de facilitar a comunicação e a interação entre diferentes atores, a fim de construir uma coalizão mais ampla em torno de uma determinada questão política.</w:t>
      </w:r>
      <w:r w:rsidR="00782020">
        <w:t xml:space="preserve"> </w:t>
      </w:r>
      <w:r w:rsidR="00A3537B">
        <w:t>Para a autora é possível identificar</w:t>
      </w:r>
      <w:r w:rsidR="00097734" w:rsidRPr="00097734">
        <w:t xml:space="preserve"> dois tipos de mediação: a mediação horizontal, que envolve a coordenação entre grupos de ativistas com interesses semelhantes, e a mediação vertical, que envolve a comunicação entre ativistas e líderes políticos ou instituições do Estado (MISCHE, 2008, p. 119).</w:t>
      </w:r>
      <w:r w:rsidR="003A6A8E">
        <w:t xml:space="preserve"> </w:t>
      </w:r>
      <w:r w:rsidR="00097734" w:rsidRPr="00097734">
        <w:t>A autora argumenta que a mediação horizontal é particularmente importante para a construção de um movimento social forte e duradouro, enquanto a mediação vertical pode ser útil para alcançar objetivos políticos específicos.</w:t>
      </w:r>
    </w:p>
    <w:p w14:paraId="683774EF" w14:textId="610D4DBF" w:rsidR="00F1293D" w:rsidRDefault="00F1293D" w:rsidP="00F1293D">
      <w:pPr>
        <w:ind w:firstLine="851"/>
      </w:pPr>
      <w:r>
        <w:t xml:space="preserve">A análise de </w:t>
      </w:r>
      <w:proofErr w:type="spellStart"/>
      <w:r>
        <w:t>Mische</w:t>
      </w:r>
      <w:proofErr w:type="spellEnd"/>
      <w:r>
        <w:t xml:space="preserve"> (2008) destaca a importância da mediação como uma estratégia para a mobilização social e política. Nesse sentido, a mediação pode ser vista como uma forma de construir pontes entre diferentes grupos e setores sociais, promovendo a articulação e a construção de alianças políticas amplas e duradouras. Além disso, a mediação também pode ser vista como uma forma de promover o diálogo e a negociação entre diferentes atores sociais, contribuindo para a construção de soluções mais democráticas e inclusivas para os problemas sociais e políticos.</w:t>
      </w:r>
      <w:r w:rsidR="00B43D9D">
        <w:t xml:space="preserve"> No caso do movimento do Fora Collor essa forma de mediação entre estudantes e demais atores políticos foi fundamental para compreender</w:t>
      </w:r>
      <w:r w:rsidR="00786D11">
        <w:t>, desde o processo de articulação até a dinâmica de mobilização contra</w:t>
      </w:r>
      <w:r w:rsidR="00A766F3">
        <w:t xml:space="preserve"> o governo</w:t>
      </w:r>
      <w:r w:rsidR="00786D11">
        <w:t>.</w:t>
      </w:r>
    </w:p>
    <w:p w14:paraId="3D16A331" w14:textId="40727F25" w:rsidR="00C034D5" w:rsidRDefault="00A0319C" w:rsidP="00C6766E">
      <w:pPr>
        <w:ind w:firstLine="851"/>
      </w:pPr>
      <w:r>
        <w:t>Neste sentido, n</w:t>
      </w:r>
      <w:r w:rsidR="00736B3D">
        <w:t xml:space="preserve">o contexto do processo de </w:t>
      </w:r>
      <w:r w:rsidR="00736B3D" w:rsidRPr="78201CAA">
        <w:rPr>
          <w:i/>
          <w:iCs/>
        </w:rPr>
        <w:t>impeachment</w:t>
      </w:r>
      <w:r w:rsidR="00736B3D">
        <w:t xml:space="preserve"> de Fernando Collor de Melo, os estudantes tiveram um papel</w:t>
      </w:r>
      <w:r w:rsidR="005C1B9C">
        <w:t xml:space="preserve"> relevante</w:t>
      </w:r>
      <w:r w:rsidR="00736B3D">
        <w:t xml:space="preserve"> na mediação entre diferentes grupos e setores da sociedade. </w:t>
      </w:r>
      <w:r w:rsidR="00462E7D">
        <w:t>Eles</w:t>
      </w:r>
      <w:r w:rsidR="00736B3D">
        <w:t xml:space="preserve"> utilizaram táticas de mediação, como a organização de encontros e debates, a construção de redes de comunicação e a criação de alianças estratégicas para mobilizar e articular diferentes setores sociais em torno da questão do </w:t>
      </w:r>
      <w:r w:rsidR="00736B3D" w:rsidRPr="78201CAA">
        <w:rPr>
          <w:i/>
          <w:iCs/>
        </w:rPr>
        <w:t>impeachment</w:t>
      </w:r>
      <w:r w:rsidR="00736B3D">
        <w:t>.</w:t>
      </w:r>
      <w:r w:rsidR="00C6766E">
        <w:t xml:space="preserve"> </w:t>
      </w:r>
      <w:r w:rsidR="00C034D5">
        <w:t xml:space="preserve">Segundo </w:t>
      </w:r>
      <w:proofErr w:type="spellStart"/>
      <w:r w:rsidR="00C034D5">
        <w:t>Mische</w:t>
      </w:r>
      <w:proofErr w:type="spellEnd"/>
      <w:r w:rsidR="00C034D5">
        <w:t xml:space="preserve"> (2008), a construção de redes de solidariedade entre diferentes grupos de ativistas foi fundamental para a ampliação da mobilização e para a construção de uma agenda mais abrangente. Isso possibilitou a formação de uma estrutura de mobilização que colocassem diversos setores da sociedade em consonância com a narrativa do movimento.</w:t>
      </w:r>
      <w:r w:rsidR="00561B11">
        <w:t xml:space="preserve"> Por outro lado,</w:t>
      </w:r>
      <w:r w:rsidR="00C034D5">
        <w:t xml:space="preserve"> </w:t>
      </w:r>
      <w:r w:rsidR="00561B11">
        <w:t>a</w:t>
      </w:r>
      <w:r w:rsidR="00C034D5">
        <w:t xml:space="preserve"> produção de mídias alternativas também se mostrou uma prática importante dos jovens ativistas, pois permitiu a ampliação da esfera pública na articulação das demandas populares. </w:t>
      </w:r>
      <w:r w:rsidR="00C034D5">
        <w:lastRenderedPageBreak/>
        <w:t>Além disso, os jovens ativistas atuaram como mediadores cívicos, estabelecendo um diálogo entre os políticos da oposição e as demandas populares</w:t>
      </w:r>
      <w:r w:rsidR="00C034D5">
        <w:rPr>
          <w:rStyle w:val="Refdenotaderodap"/>
        </w:rPr>
        <w:footnoteReference w:id="93"/>
      </w:r>
      <w:r w:rsidR="00C034D5">
        <w:t>.</w:t>
      </w:r>
    </w:p>
    <w:p w14:paraId="3C10D3C5" w14:textId="77777777" w:rsidR="00BC778D" w:rsidRDefault="00590625" w:rsidP="005A611C">
      <w:pPr>
        <w:spacing w:before="240"/>
        <w:ind w:firstLine="851"/>
      </w:pPr>
      <w:r>
        <w:t xml:space="preserve">Ainda que controversa, a dinâmica de construção de uma agenda ampla de mobilização pelos estudantes teve um </w:t>
      </w:r>
      <w:r w:rsidR="00103039">
        <w:t>ponto nevrálgico que</w:t>
      </w:r>
      <w:r w:rsidR="00E03B61">
        <w:t xml:space="preserve"> </w:t>
      </w:r>
      <w:r w:rsidR="00103039">
        <w:t xml:space="preserve">sobrepunha a heterogeneidade das configurações </w:t>
      </w:r>
      <w:r w:rsidR="00255C66">
        <w:t>e divisões dentro do próprio movimento estudantil</w:t>
      </w:r>
      <w:r w:rsidR="005B29E8">
        <w:t>.</w:t>
      </w:r>
      <w:r w:rsidR="00255C66">
        <w:t xml:space="preserve"> Para </w:t>
      </w:r>
      <w:proofErr w:type="spellStart"/>
      <w:r w:rsidR="00255C66">
        <w:t>Mische</w:t>
      </w:r>
      <w:proofErr w:type="spellEnd"/>
      <w:r w:rsidR="00255C66">
        <w:t xml:space="preserve"> (2008, p.</w:t>
      </w:r>
      <w:r w:rsidR="006C72A4">
        <w:t xml:space="preserve"> 140), em amplas convergências cívicas</w:t>
      </w:r>
      <w:r w:rsidR="00D26AF0">
        <w:t>,</w:t>
      </w:r>
      <w:r w:rsidR="006C72A4">
        <w:t xml:space="preserve"> </w:t>
      </w:r>
      <w:r w:rsidR="00D26AF0">
        <w:t xml:space="preserve">nas quais muitos setores se reúnem em eventos, </w:t>
      </w:r>
      <w:r w:rsidR="00AD117F">
        <w:t xml:space="preserve">os subgrupos fortemente sobrepostos </w:t>
      </w:r>
      <w:r w:rsidR="008B02D9">
        <w:t xml:space="preserve">podem dar lugar a alguma forma de </w:t>
      </w:r>
      <w:r w:rsidR="008B02D9" w:rsidRPr="008B02D9">
        <w:rPr>
          <w:i/>
          <w:iCs/>
        </w:rPr>
        <w:t>coordenação</w:t>
      </w:r>
      <w:r w:rsidR="008B02D9">
        <w:t xml:space="preserve"> </w:t>
      </w:r>
      <w:r w:rsidR="005B3117">
        <w:t xml:space="preserve">- </w:t>
      </w:r>
      <w:r w:rsidR="008B02D9">
        <w:t xml:space="preserve">necessária para distribuir recursos </w:t>
      </w:r>
      <w:r w:rsidR="005B3117">
        <w:t xml:space="preserve">e responsabilidades entre as clivagens internas, ou então </w:t>
      </w:r>
      <w:r w:rsidR="007C0035">
        <w:t xml:space="preserve">essas clivagens podem ser superadas por aquilo que ela chamou de </w:t>
      </w:r>
      <w:r w:rsidR="007C0035">
        <w:rPr>
          <w:i/>
          <w:iCs/>
        </w:rPr>
        <w:t>ponte simbólica</w:t>
      </w:r>
      <w:r w:rsidR="007C0035">
        <w:t xml:space="preserve"> (</w:t>
      </w:r>
      <w:proofErr w:type="spellStart"/>
      <w:r w:rsidR="00D10E81" w:rsidRPr="00D10E81">
        <w:rPr>
          <w:i/>
          <w:iCs/>
        </w:rPr>
        <w:t>symbolic</w:t>
      </w:r>
      <w:proofErr w:type="spellEnd"/>
      <w:r w:rsidR="00D10E81" w:rsidRPr="00D10E81">
        <w:rPr>
          <w:i/>
          <w:iCs/>
        </w:rPr>
        <w:t xml:space="preserve"> </w:t>
      </w:r>
      <w:proofErr w:type="spellStart"/>
      <w:r w:rsidR="00D10E81" w:rsidRPr="00D10E81">
        <w:rPr>
          <w:i/>
          <w:iCs/>
        </w:rPr>
        <w:t>bridging</w:t>
      </w:r>
      <w:proofErr w:type="spellEnd"/>
      <w:r w:rsidR="00D10E81">
        <w:t>)</w:t>
      </w:r>
      <w:r w:rsidR="005F4694">
        <w:t xml:space="preserve">, na qual atores particulares </w:t>
      </w:r>
      <w:r w:rsidR="00B01C13">
        <w:t>servem como personificações simbólicas de coletividades maiores.</w:t>
      </w:r>
    </w:p>
    <w:p w14:paraId="2A8DF909" w14:textId="245930F7" w:rsidR="00D22945" w:rsidRDefault="00BC778D" w:rsidP="00B837D0">
      <w:pPr>
        <w:spacing w:before="240"/>
        <w:ind w:firstLine="851"/>
      </w:pPr>
      <w:r>
        <w:t>Ao</w:t>
      </w:r>
      <w:r w:rsidR="007D60C6">
        <w:t xml:space="preserve"> estudar </w:t>
      </w:r>
      <w:r>
        <w:t xml:space="preserve">a dinâmica de mediação no movimento de </w:t>
      </w:r>
      <w:r>
        <w:rPr>
          <w:i/>
          <w:iCs/>
        </w:rPr>
        <w:t>impeachment</w:t>
      </w:r>
      <w:r>
        <w:t xml:space="preserve">, </w:t>
      </w:r>
      <w:proofErr w:type="spellStart"/>
      <w:r w:rsidR="005F250A">
        <w:t>Mische</w:t>
      </w:r>
      <w:proofErr w:type="spellEnd"/>
      <w:r w:rsidR="005F250A">
        <w:t xml:space="preserve"> desenvolveu um olhar muito detalhado sobre a existência de</w:t>
      </w:r>
      <w:r w:rsidR="00C117DD">
        <w:t xml:space="preserve"> uma</w:t>
      </w:r>
      <w:r w:rsidR="005F250A">
        <w:t xml:space="preserve"> </w:t>
      </w:r>
      <w:r w:rsidR="005F250A" w:rsidRPr="00C117DD">
        <w:rPr>
          <w:i/>
          <w:iCs/>
        </w:rPr>
        <w:t>estrutura de afiliações sobrepostas</w:t>
      </w:r>
      <w:r w:rsidR="00722699">
        <w:t xml:space="preserve">. </w:t>
      </w:r>
      <w:r w:rsidR="00C117DD">
        <w:t>A</w:t>
      </w:r>
      <w:r w:rsidR="004A2370">
        <w:t>o</w:t>
      </w:r>
      <w:r w:rsidR="00A7174D">
        <w:t xml:space="preserve"> mapear </w:t>
      </w:r>
      <w:r w:rsidR="00F3682B">
        <w:t xml:space="preserve">a rede de estudantes no processo de mobilização, </w:t>
      </w:r>
      <w:proofErr w:type="spellStart"/>
      <w:r w:rsidR="00F3682B">
        <w:t>Mische</w:t>
      </w:r>
      <w:proofErr w:type="spellEnd"/>
      <w:r w:rsidR="008A1A43">
        <w:t xml:space="preserve"> </w:t>
      </w:r>
      <w:r w:rsidR="001C6197">
        <w:t>observ</w:t>
      </w:r>
      <w:r w:rsidR="008A1A43">
        <w:t>ou</w:t>
      </w:r>
      <w:r w:rsidR="005E7C11">
        <w:t xml:space="preserve"> três características estruturais principais desta rede: </w:t>
      </w:r>
      <w:r w:rsidR="00C82343">
        <w:t>1) os fortes efeitos estruturantes da filiação partidária</w:t>
      </w:r>
      <w:r w:rsidR="002D67B5">
        <w:t>; 2) o fato da UNE servir como um contexto de l</w:t>
      </w:r>
      <w:r w:rsidR="000B2BF2">
        <w:t>i</w:t>
      </w:r>
      <w:r w:rsidR="002D67B5">
        <w:t>gação entre ativistas dos partidos</w:t>
      </w:r>
      <w:r w:rsidR="00A52CBD">
        <w:t xml:space="preserve">; e 3) </w:t>
      </w:r>
      <w:r w:rsidR="00A263F8">
        <w:t>de que a rede mostra</w:t>
      </w:r>
      <w:r w:rsidR="00722699">
        <w:t>ra</w:t>
      </w:r>
      <w:r w:rsidR="00A263F8">
        <w:t xml:space="preserve"> que a juventude do PT tinha a matriz de filiações mais diversificada setorialmente, além do movimento estudantil</w:t>
      </w:r>
      <w:r w:rsidR="008072B0">
        <w:t xml:space="preserve"> e dos partidos políticos, incluindo filiações </w:t>
      </w:r>
      <w:r w:rsidR="0042722C">
        <w:t xml:space="preserve">a associações </w:t>
      </w:r>
      <w:r w:rsidR="008072B0">
        <w:t>religiosas</w:t>
      </w:r>
      <w:r w:rsidR="0042722C">
        <w:t>, trabalhistas, de pesquisa, antidiscriminatórias e de curso</w:t>
      </w:r>
      <w:r w:rsidR="000D6FB8">
        <w:t xml:space="preserve"> </w:t>
      </w:r>
      <w:r w:rsidR="00497E70">
        <w:t xml:space="preserve">(MISCHE, 2008, p. 145). </w:t>
      </w:r>
      <w:r w:rsidR="0011097F">
        <w:t xml:space="preserve">Isso, no entanto, não colocava a própria juventude do PT como protagonista nesses eventos. Como afirma </w:t>
      </w:r>
      <w:proofErr w:type="spellStart"/>
      <w:r w:rsidR="0011097F">
        <w:t>Mische</w:t>
      </w:r>
      <w:proofErr w:type="spellEnd"/>
      <w:r w:rsidR="0011097F">
        <w:t xml:space="preserve"> (2008, p. 146)</w:t>
      </w:r>
      <w:r w:rsidR="000458DD">
        <w:t>,</w:t>
      </w:r>
      <w:r w:rsidR="0011097F">
        <w:t xml:space="preserve"> embora a explicação sobre a questão das conexões do PT seja plausível do ponto de vista estrutural, a amplitude e popularidade dos líderes estudantis do PT eram quase invisíveis na eufórica cobertura midiática que acompanhou </w:t>
      </w:r>
      <w:r w:rsidR="000458DD">
        <w:t xml:space="preserve">as mobilizações pelo </w:t>
      </w:r>
      <w:r w:rsidR="000458DD">
        <w:rPr>
          <w:i/>
          <w:iCs/>
        </w:rPr>
        <w:t>impeachment</w:t>
      </w:r>
      <w:r w:rsidR="00367916">
        <w:t>. Os dirigentes do PCdoB, como o presidente da UNE, Lindberg Farias, e em menor escala</w:t>
      </w:r>
      <w:r w:rsidR="004819F1">
        <w:t>, os do PSDB</w:t>
      </w:r>
      <w:r w:rsidR="00F13949">
        <w:t xml:space="preserve">, eclipsaram </w:t>
      </w:r>
      <w:r w:rsidR="008D2BFA">
        <w:t xml:space="preserve">a proeminência dos líderes </w:t>
      </w:r>
      <w:r w:rsidR="008D2BFA">
        <w:lastRenderedPageBreak/>
        <w:t>estudantis do PT</w:t>
      </w:r>
      <w:r w:rsidR="007B3E07">
        <w:t>,</w:t>
      </w:r>
      <w:r w:rsidR="00B74FA2">
        <w:t xml:space="preserve"> a partir de sua participação em configurações de movimento particulares, como o Movimento Opção Brasil</w:t>
      </w:r>
      <w:r w:rsidR="00A95F3E">
        <w:t xml:space="preserve"> (MOB)</w:t>
      </w:r>
      <w:r w:rsidR="00B74FA2">
        <w:t xml:space="preserve"> que foi o germe do desenvolvimento do processo de mobilização pelo </w:t>
      </w:r>
      <w:r w:rsidR="00B74FA2">
        <w:rPr>
          <w:i/>
          <w:iCs/>
        </w:rPr>
        <w:t>impeachment</w:t>
      </w:r>
      <w:r w:rsidR="00B74FA2">
        <w:t xml:space="preserve"> e que, posteriormente, se tornaria, o Movimento pela Ética na Política.</w:t>
      </w:r>
      <w:r w:rsidR="00AC7E51">
        <w:t xml:space="preserve"> Na figura</w:t>
      </w:r>
      <w:r w:rsidR="0054793F">
        <w:t xml:space="preserve"> </w:t>
      </w:r>
      <w:r w:rsidR="009D393B">
        <w:t>a seguir</w:t>
      </w:r>
      <w:r w:rsidR="0054793F">
        <w:t xml:space="preserve"> (Figura </w:t>
      </w:r>
      <w:del w:id="335" w:author="Christiane Jalles de Paula" w:date="2024-08-10T18:59:00Z" w16du:dateUtc="2024-08-10T21:59:00Z">
        <w:r w:rsidR="0054793F" w:rsidDel="00C0024D">
          <w:delText>1</w:delText>
        </w:r>
      </w:del>
      <w:ins w:id="336" w:author="Christiane Jalles de Paula" w:date="2024-08-10T18:59:00Z" w16du:dateUtc="2024-08-10T21:59:00Z">
        <w:r w:rsidR="00C0024D">
          <w:t>5</w:t>
        </w:r>
      </w:ins>
      <w:r w:rsidR="0054793F">
        <w:t>)</w:t>
      </w:r>
      <w:r w:rsidR="00AC7E51">
        <w:t xml:space="preserve"> podemos observar muito bem a articulação dess</w:t>
      </w:r>
      <w:r w:rsidR="00901AFD">
        <w:t>a estrutura de rede</w:t>
      </w:r>
      <w:r w:rsidR="009D393B">
        <w:t xml:space="preserve"> formada nas mobilizações pelo </w:t>
      </w:r>
      <w:r w:rsidR="009D393B">
        <w:rPr>
          <w:i/>
          <w:iCs/>
        </w:rPr>
        <w:t>impeachment</w:t>
      </w:r>
      <w:r w:rsidR="009D393B">
        <w:t xml:space="preserve"> de Collor.</w:t>
      </w:r>
    </w:p>
    <w:p w14:paraId="7DEC9178" w14:textId="030F5556" w:rsidR="001D708D" w:rsidRPr="001D708D" w:rsidRDefault="003B15C0" w:rsidP="001D708D">
      <w:pPr>
        <w:pStyle w:val="Legenda"/>
        <w:keepNext/>
        <w:jc w:val="center"/>
        <w:rPr>
          <w:i w:val="0"/>
          <w:iCs w:val="0"/>
        </w:rPr>
      </w:pPr>
      <w:r w:rsidRPr="003B15C0">
        <w:rPr>
          <w:b/>
          <w:bCs/>
          <w:i w:val="0"/>
          <w:iCs w:val="0"/>
        </w:rPr>
        <w:t xml:space="preserve">Figura </w:t>
      </w:r>
      <w:r w:rsidR="00C404D4">
        <w:rPr>
          <w:b/>
          <w:bCs/>
          <w:i w:val="0"/>
          <w:iCs w:val="0"/>
        </w:rPr>
        <w:fldChar w:fldCharType="begin"/>
      </w:r>
      <w:r w:rsidR="00C404D4">
        <w:rPr>
          <w:b/>
          <w:bCs/>
          <w:i w:val="0"/>
          <w:iCs w:val="0"/>
        </w:rPr>
        <w:instrText xml:space="preserve"> SEQ Figura \* ARABIC </w:instrText>
      </w:r>
      <w:r w:rsidR="00C404D4">
        <w:rPr>
          <w:b/>
          <w:bCs/>
          <w:i w:val="0"/>
          <w:iCs w:val="0"/>
        </w:rPr>
        <w:fldChar w:fldCharType="separate"/>
      </w:r>
      <w:r w:rsidR="006E3A9E">
        <w:rPr>
          <w:b/>
          <w:bCs/>
          <w:i w:val="0"/>
          <w:iCs w:val="0"/>
          <w:noProof/>
        </w:rPr>
        <w:t>5</w:t>
      </w:r>
      <w:r w:rsidR="00C404D4">
        <w:rPr>
          <w:b/>
          <w:bCs/>
          <w:i w:val="0"/>
          <w:iCs w:val="0"/>
        </w:rPr>
        <w:fldChar w:fldCharType="end"/>
      </w:r>
      <w:r w:rsidRPr="003B15C0">
        <w:rPr>
          <w:i w:val="0"/>
          <w:iCs w:val="0"/>
        </w:rPr>
        <w:t>- Mediação na estrutura de mobilização: jovens e os grupos nos eventos</w:t>
      </w:r>
    </w:p>
    <w:p w14:paraId="013AD8C3" w14:textId="69946B7D" w:rsidR="003B15C0" w:rsidRDefault="003B15C0" w:rsidP="001D708D">
      <w:pPr>
        <w:keepNext/>
        <w:spacing w:before="240"/>
      </w:pPr>
      <w:r w:rsidRPr="003B15C0">
        <w:rPr>
          <w:noProof/>
        </w:rPr>
        <w:drawing>
          <wp:inline distT="0" distB="0" distL="0" distR="0" wp14:anchorId="559D264F" wp14:editId="55BA4419">
            <wp:extent cx="5760085" cy="4826000"/>
            <wp:effectExtent l="0" t="0" r="0" b="0"/>
            <wp:docPr id="1099171071" name="Imagem 109917107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71071" name="Imagem 1" descr="Diagrama&#10;&#10;Descrição gerada automaticamente"/>
                    <pic:cNvPicPr/>
                  </pic:nvPicPr>
                  <pic:blipFill rotWithShape="1">
                    <a:blip r:embed="rId18">
                      <a:extLst>
                        <a:ext uri="{BEBA8EAE-BF5A-486C-A8C5-ECC9F3942E4B}">
                          <a14:imgProps xmlns:a14="http://schemas.microsoft.com/office/drawing/2010/main">
                            <a14:imgLayer r:embed="rId19">
                              <a14:imgEffect>
                                <a14:sharpenSoften amount="50000"/>
                              </a14:imgEffect>
                              <a14:imgEffect>
                                <a14:saturation sat="400000"/>
                              </a14:imgEffect>
                            </a14:imgLayer>
                          </a14:imgProps>
                        </a:ext>
                      </a:extLst>
                    </a:blip>
                    <a:srcRect b="9178"/>
                    <a:stretch/>
                  </pic:blipFill>
                  <pic:spPr bwMode="auto">
                    <a:xfrm>
                      <a:off x="0" y="0"/>
                      <a:ext cx="5760085" cy="4826000"/>
                    </a:xfrm>
                    <a:prstGeom prst="rect">
                      <a:avLst/>
                    </a:prstGeom>
                    <a:ln>
                      <a:noFill/>
                    </a:ln>
                    <a:extLst>
                      <a:ext uri="{53640926-AAD7-44D8-BBD7-CCE9431645EC}">
                        <a14:shadowObscured xmlns:a14="http://schemas.microsoft.com/office/drawing/2010/main"/>
                      </a:ext>
                    </a:extLst>
                  </pic:spPr>
                </pic:pic>
              </a:graphicData>
            </a:graphic>
          </wp:inline>
        </w:drawing>
      </w:r>
    </w:p>
    <w:p w14:paraId="1407F9C2" w14:textId="374E075C" w:rsidR="003B15C0" w:rsidRPr="001D708D" w:rsidRDefault="003B15C0" w:rsidP="003B15C0">
      <w:pPr>
        <w:pStyle w:val="Legenda"/>
        <w:rPr>
          <w:i w:val="0"/>
          <w:iCs w:val="0"/>
          <w:sz w:val="20"/>
          <w:szCs w:val="20"/>
        </w:rPr>
      </w:pPr>
      <w:r w:rsidRPr="78201CAA">
        <w:rPr>
          <w:b/>
          <w:bCs/>
          <w:i w:val="0"/>
          <w:iCs w:val="0"/>
          <w:sz w:val="20"/>
          <w:szCs w:val="20"/>
        </w:rPr>
        <w:t>Fonte:</w:t>
      </w:r>
      <w:r w:rsidRPr="78201CAA">
        <w:rPr>
          <w:i w:val="0"/>
          <w:iCs w:val="0"/>
          <w:sz w:val="20"/>
          <w:szCs w:val="20"/>
        </w:rPr>
        <w:t xml:space="preserve"> MISCHE, 2008</w:t>
      </w:r>
      <w:del w:id="337" w:author="Christiane Jalles de Paula" w:date="2024-08-10T18:59:00Z" w16du:dateUtc="2024-08-10T21:59:00Z">
        <w:r w:rsidR="001D708D" w:rsidRPr="78201CAA" w:rsidDel="00C0024D">
          <w:rPr>
            <w:rStyle w:val="Refdenotaderodap"/>
            <w:i w:val="0"/>
            <w:iCs w:val="0"/>
            <w:sz w:val="20"/>
            <w:szCs w:val="20"/>
          </w:rPr>
          <w:footnoteReference w:id="94"/>
        </w:r>
      </w:del>
      <w:ins w:id="340" w:author="Christiane Jalles de Paula" w:date="2024-08-10T18:59:00Z" w16du:dateUtc="2024-08-10T21:59:00Z">
        <w:r w:rsidR="00C0024D">
          <w:rPr>
            <w:i w:val="0"/>
            <w:iCs w:val="0"/>
            <w:sz w:val="20"/>
            <w:szCs w:val="20"/>
          </w:rPr>
          <w:t xml:space="preserve">, </w:t>
        </w:r>
        <w:commentRangeStart w:id="341"/>
        <w:r w:rsidR="00C0024D">
          <w:rPr>
            <w:i w:val="0"/>
            <w:iCs w:val="0"/>
            <w:sz w:val="20"/>
            <w:szCs w:val="20"/>
          </w:rPr>
          <w:t>p</w:t>
        </w:r>
        <w:commentRangeEnd w:id="341"/>
        <w:r w:rsidR="00C0024D">
          <w:rPr>
            <w:rStyle w:val="Refdecomentrio"/>
            <w:rFonts w:eastAsiaTheme="minorHAnsi" w:cstheme="minorBidi"/>
            <w:i w:val="0"/>
            <w:iCs w:val="0"/>
            <w:lang w:eastAsia="en-US"/>
          </w:rPr>
          <w:commentReference w:id="341"/>
        </w:r>
        <w:r w:rsidR="00C0024D">
          <w:rPr>
            <w:i w:val="0"/>
            <w:iCs w:val="0"/>
            <w:sz w:val="20"/>
            <w:szCs w:val="20"/>
          </w:rPr>
          <w:t xml:space="preserve">. </w:t>
        </w:r>
      </w:ins>
    </w:p>
    <w:p w14:paraId="53E0FF61" w14:textId="210B9289" w:rsidR="003111E9" w:rsidRDefault="008411B6" w:rsidP="001D708D">
      <w:pPr>
        <w:spacing w:before="240"/>
        <w:ind w:firstLine="851"/>
      </w:pPr>
      <w:proofErr w:type="spellStart"/>
      <w:r>
        <w:t>Mische</w:t>
      </w:r>
      <w:proofErr w:type="spellEnd"/>
      <w:r>
        <w:t xml:space="preserve"> separa esse processo em duas fases. A </w:t>
      </w:r>
      <w:r w:rsidRPr="00003668">
        <w:rPr>
          <w:i/>
          <w:iCs/>
        </w:rPr>
        <w:t>fase de articulação</w:t>
      </w:r>
      <w:r>
        <w:t xml:space="preserve"> que durou de novembro de 1991 até maio de 1992, na qual os jovens estudantes organizaram suas atividades chamando atenção para os problemas crescentes no governo Collor e, por extensão, no país como um todo. Nesse contexto setores organizados da sociedade brasileira passaram a utilizar fóruns públicos para clamar por uma alternativa ao atual estado de crise (MISCHE, 2008, p. 149). </w:t>
      </w:r>
      <w:r w:rsidR="00CE44A6">
        <w:t>A</w:t>
      </w:r>
      <w:r>
        <w:t xml:space="preserve"> </w:t>
      </w:r>
      <w:r w:rsidRPr="005B07C7">
        <w:rPr>
          <w:i/>
          <w:iCs/>
        </w:rPr>
        <w:t>fase de denúncia</w:t>
      </w:r>
      <w:r>
        <w:t xml:space="preserve">, representada na figura acima, que começa a partir de 01/06/1992, em que o Congresso vota para a instalação da Comissão Parlamentar Mista de Inquérito (CPMI – </w:t>
      </w:r>
      <w:r>
        <w:lastRenderedPageBreak/>
        <w:t xml:space="preserve">Esquema PC Farias – </w:t>
      </w:r>
      <w:r w:rsidRPr="009C6801">
        <w:t>RQN 52/1992</w:t>
      </w:r>
      <w:r>
        <w:t>). Nesta fase ocorre</w:t>
      </w:r>
      <w:r w:rsidR="00093B04">
        <w:t xml:space="preserve"> um movimento gradual de segmentação parcial entre estudantes e ambientes cívicos para uma sobreposição cada vez mais forte</w:t>
      </w:r>
      <w:r w:rsidR="00747074">
        <w:t>.</w:t>
      </w:r>
      <w:r w:rsidR="00B41841">
        <w:t xml:space="preserve"> Isso marca a força da intersetorialidade no processo de mobilização.</w:t>
      </w:r>
      <w:r w:rsidR="00747074">
        <w:t xml:space="preserve"> </w:t>
      </w:r>
      <w:r w:rsidR="00F4229E" w:rsidRPr="00F4229E">
        <w:t xml:space="preserve">Conforme a pesquisadora menciona, alguns acontecimentos ainda se encontravam sob a influência de setores específicos. A título de exemplo, à esquerda da representação gráfica, constam a primeira série de comícios estudantis ocorridos em junho e julho, assim como um evento acadêmico durante a conferência nacional de ciências. Esses eventos ostentavam, majoritariamente, a participação de estudantes e adeptos de partidos políticos, embora grupos profissionais e movimentos trabalhistas também passassem a figurar. À direita, é possível visualizar o comício da campanha de julho em apoio à candidatura do Partido dos Trabalhadores para prefeito, bem como a Vigília pela Reforma Agrária, que contou com a organização de movimentos populares, sindicatos, a Igreja Católica e partidos de oposição. Todos esses eventos convergiram para se tornarem plataformas destinadas a denunciar a gestão de Collor. Contudo, uma parcela significativa dos participantes dessas ocasiões também foi atraída para engajar-se nos eventos de cunho intersetorial, mais amplos, promovidos pelo Movimento pela Ética na Política, </w:t>
      </w:r>
      <w:r w:rsidR="008D2A95">
        <w:t>no centro</w:t>
      </w:r>
      <w:r w:rsidR="00F4229E" w:rsidRPr="00F4229E">
        <w:t xml:space="preserve"> </w:t>
      </w:r>
      <w:r w:rsidR="008D2A95">
        <w:t>n</w:t>
      </w:r>
      <w:r w:rsidR="00F4229E" w:rsidRPr="00F4229E">
        <w:t>a figura.</w:t>
      </w:r>
    </w:p>
    <w:p w14:paraId="41E624D5" w14:textId="13739327" w:rsidR="003216A6" w:rsidRDefault="00B74FA2" w:rsidP="001D708D">
      <w:pPr>
        <w:spacing w:before="240"/>
        <w:ind w:firstLine="851"/>
      </w:pPr>
      <w:r>
        <w:t>A questão, porém, é que o peso d</w:t>
      </w:r>
      <w:r w:rsidR="003B6ADE">
        <w:t xml:space="preserve">a atuação dos estudantes se fez presente, sobretudo, </w:t>
      </w:r>
      <w:r w:rsidR="003A000E">
        <w:t>na construção de um espaço heterogêneo de discussão intersetorial</w:t>
      </w:r>
      <w:r w:rsidR="00A95F3E">
        <w:t xml:space="preserve"> no MOB</w:t>
      </w:r>
      <w:r w:rsidR="00AC0AB6">
        <w:t>, baseado na equalização provisória de atores com posições ideológicas</w:t>
      </w:r>
      <w:r w:rsidR="00A95F3E">
        <w:t xml:space="preserve"> e acesso a poder e recursos muito diferentes.</w:t>
      </w:r>
      <w:r w:rsidR="003216A6">
        <w:t xml:space="preserve"> A mediação</w:t>
      </w:r>
      <w:r w:rsidR="00E70578">
        <w:t xml:space="preserve">, aqui, se tornou uma </w:t>
      </w:r>
      <w:r w:rsidR="003216A6">
        <w:t>prática fundamental na construção de</w:t>
      </w:r>
      <w:r w:rsidR="00E70578">
        <w:t xml:space="preserve"> uma</w:t>
      </w:r>
      <w:r w:rsidR="003216A6">
        <w:t xml:space="preserve"> coaliz</w:t>
      </w:r>
      <w:r w:rsidR="00E70578">
        <w:t>ão</w:t>
      </w:r>
      <w:r w:rsidR="003216A6">
        <w:t xml:space="preserve"> política ampla e duradoura. </w:t>
      </w:r>
      <w:r w:rsidR="00E70578">
        <w:t>O</w:t>
      </w:r>
      <w:r w:rsidR="003216A6">
        <w:t>s estudantes desempenharam um papel crucial como mediadores entre sindicatos, movimentos sociais, partidos políticos e a imprensa, contribuindo para a construção de uma ampla aliança política que culminou no impeachment de Collor.</w:t>
      </w:r>
      <w:r w:rsidR="006763C8">
        <w:t xml:space="preserve"> A centralidade desse ator social se fez não somente pelo fato de que os estudantes tinham papel central no desenvolvimento da política </w:t>
      </w:r>
      <w:r w:rsidR="007E0D44">
        <w:t>dos anos anteriores, mas, sobretudo, na formação de suas identidades políticas e na construção de quadros dentro das vertentes partidárias</w:t>
      </w:r>
      <w:r w:rsidR="0091155C">
        <w:rPr>
          <w:rStyle w:val="Refdenotaderodap"/>
        </w:rPr>
        <w:footnoteReference w:id="95"/>
      </w:r>
      <w:r w:rsidR="007E0D44">
        <w:t>.</w:t>
      </w:r>
    </w:p>
    <w:p w14:paraId="71A45A95" w14:textId="62AF4371" w:rsidR="001801CA" w:rsidRDefault="00A95F3E" w:rsidP="00CA6132">
      <w:pPr>
        <w:spacing w:before="240"/>
        <w:ind w:firstLine="851"/>
      </w:pPr>
      <w:r>
        <w:lastRenderedPageBreak/>
        <w:t xml:space="preserve"> </w:t>
      </w:r>
      <w:r w:rsidR="0049124E">
        <w:t xml:space="preserve">Neste contexto, afirma </w:t>
      </w:r>
      <w:proofErr w:type="spellStart"/>
      <w:r w:rsidR="0049124E">
        <w:t>Mische</w:t>
      </w:r>
      <w:proofErr w:type="spellEnd"/>
      <w:r w:rsidR="0049124E">
        <w:t xml:space="preserve"> (2008, p. 153), as narrativas do movimento não se limitaram a um discurso estritamente ético, mas incluíam um conjunto mais substantivo de questões sociais, desde a pobreza e a educação até a reforma político-institucional.</w:t>
      </w:r>
      <w:r w:rsidR="00CA6132">
        <w:t xml:space="preserve"> Assim,</w:t>
      </w:r>
      <w:r w:rsidR="006F1669">
        <w:t xml:space="preserve"> </w:t>
      </w:r>
      <w:r w:rsidR="0097152F">
        <w:t xml:space="preserve">é importante </w:t>
      </w:r>
      <w:r w:rsidR="00CA6132">
        <w:t>destacar</w:t>
      </w:r>
      <w:r w:rsidR="0097152F">
        <w:t xml:space="preserve"> </w:t>
      </w:r>
      <w:r w:rsidR="00CA6132">
        <w:t>o</w:t>
      </w:r>
      <w:r w:rsidR="0097152F">
        <w:t xml:space="preserve"> fato </w:t>
      </w:r>
      <w:del w:id="342" w:author="Christiane Jalles de Paula" w:date="2024-08-10T19:00:00Z" w16du:dateUtc="2024-08-10T22:00:00Z">
        <w:r w:rsidR="0097152F" w:rsidDel="00C0024D">
          <w:delText>d</w:delText>
        </w:r>
        <w:r w:rsidR="006F1669" w:rsidRPr="0027444C" w:rsidDel="00C0024D">
          <w:delText>os</w:delText>
        </w:r>
      </w:del>
      <w:ins w:id="343" w:author="Christiane Jalles de Paula" w:date="2024-08-10T19:00:00Z" w16du:dateUtc="2024-08-10T22:00:00Z">
        <w:r w:rsidR="00C0024D">
          <w:t>d</w:t>
        </w:r>
        <w:r w:rsidR="00C0024D" w:rsidRPr="0027444C">
          <w:t>e os</w:t>
        </w:r>
      </w:ins>
      <w:r w:rsidR="006F1669" w:rsidRPr="0027444C">
        <w:t xml:space="preserve"> estudantes atua</w:t>
      </w:r>
      <w:r w:rsidR="0097152F">
        <w:t>re</w:t>
      </w:r>
      <w:r w:rsidR="006F1669" w:rsidRPr="0027444C">
        <w:t>m não só como uma estrutura de mobilização importante no processo de aliança, mas como um catalisador das mobilizações. Tendo em vista não só o fato de que eles conjugavam de uma identidade cívica que se entrelaçava com a narrativa em torno da questão da ética na política, mas</w:t>
      </w:r>
      <w:r w:rsidR="00FC1BEB">
        <w:t>,</w:t>
      </w:r>
      <w:r w:rsidR="006F1669" w:rsidRPr="0027444C">
        <w:t xml:space="preserve"> sobretudo, que o processo de engajamento levava também em consideração a luta por direitos que estava inserida na construção das identidades estudantis e partidárias.</w:t>
      </w:r>
      <w:r w:rsidR="003E7F38">
        <w:t xml:space="preserve"> Certamente, a dinâmica implementada pelo MEP caminhava em consonância com uma bandeira de luta contra a recessão, as altas taxas de inflação, o desemprego, o arrocho salarial, ou mesmo de oposição genérica ao neoliberalismo (MATUSCELLI, 2015, p. 6).</w:t>
      </w:r>
      <w:r w:rsidR="005858B7">
        <w:t xml:space="preserve"> Isso, de alguma maneira, </w:t>
      </w:r>
      <w:r w:rsidR="00CD1E6B">
        <w:t>trazia para o centro d</w:t>
      </w:r>
      <w:r w:rsidR="00D02837">
        <w:t>o processo</w:t>
      </w:r>
      <w:r w:rsidR="00CD1E6B">
        <w:t xml:space="preserve"> a narrativa do MEP enquanto um elemento</w:t>
      </w:r>
      <w:r w:rsidR="00D02837">
        <w:t xml:space="preserve"> que aglutinava os diferentes movimentos e atores sociais em torno da</w:t>
      </w:r>
      <w:r w:rsidR="001D50AD">
        <w:t xml:space="preserve"> </w:t>
      </w:r>
      <w:r w:rsidR="00241A42">
        <w:t xml:space="preserve">questão do </w:t>
      </w:r>
      <w:r w:rsidR="00241A42">
        <w:rPr>
          <w:i/>
          <w:iCs/>
        </w:rPr>
        <w:t>impeachment</w:t>
      </w:r>
      <w:r w:rsidR="00241A42">
        <w:t>.</w:t>
      </w:r>
    </w:p>
    <w:p w14:paraId="6E7856C6" w14:textId="585868F6" w:rsidR="003E7F38" w:rsidRDefault="001801CA" w:rsidP="006F1669">
      <w:pPr>
        <w:ind w:firstLine="851"/>
        <w:rPr>
          <w:ins w:id="344" w:author="Christiane Jalles de Paula" w:date="2024-08-10T19:02:00Z" w16du:dateUtc="2024-08-10T22:02:00Z"/>
        </w:rPr>
      </w:pPr>
      <w:r>
        <w:t xml:space="preserve">No entanto, ainda que pudéssemos observar </w:t>
      </w:r>
      <w:r w:rsidR="00CE4053">
        <w:t xml:space="preserve">essas estruturas se organizando em torno de uma narrativa comum, seus discursos diferenciavam </w:t>
      </w:r>
      <w:r w:rsidR="00505B2C">
        <w:t>a respeito das</w:t>
      </w:r>
      <w:r w:rsidR="00CE4053">
        <w:t xml:space="preserve"> possíveis propostas para o problema da crise do Estado brasileiro. </w:t>
      </w:r>
      <w:r w:rsidR="00241A42">
        <w:t>Como afirma Tatagiba (1998, p. 100), em termos substantivos, existia uma medida comum entre esses atores no que tange a interpretação do encontro entre ética e política como uma exigência democrática</w:t>
      </w:r>
      <w:r w:rsidR="00E1476D">
        <w:t>,</w:t>
      </w:r>
      <w:r w:rsidR="002779A9">
        <w:t xml:space="preserve"> </w:t>
      </w:r>
      <w:r w:rsidR="00E1476D">
        <w:t>a</w:t>
      </w:r>
      <w:r w:rsidR="002779A9">
        <w:t>inda que a crise do governo Collor se enveredasse em torno de respostas referentes ao modelo eco</w:t>
      </w:r>
      <w:r w:rsidR="004850C1">
        <w:t>nômico</w:t>
      </w:r>
      <w:r w:rsidR="00C82D93">
        <w:t>.</w:t>
      </w:r>
      <w:r w:rsidR="00930B43">
        <w:t xml:space="preserve"> </w:t>
      </w:r>
      <w:r w:rsidR="00E1476D">
        <w:t>D</w:t>
      </w:r>
      <w:r w:rsidR="00930B43">
        <w:t xml:space="preserve">estarte a questão econômica como um principal motivo de crise no governo, </w:t>
      </w:r>
      <w:r w:rsidR="00EE766D">
        <w:t>o escândalo no caso PC Farias, ch</w:t>
      </w:r>
      <w:r w:rsidR="002C7283">
        <w:t>amava a atenção como uma narrativa importante em torno da questão da ética na política. Aqui,</w:t>
      </w:r>
      <w:r w:rsidR="00D8508F">
        <w:t xml:space="preserve"> o tema da corrupção, apesar d</w:t>
      </w:r>
      <w:r w:rsidR="00BC4481">
        <w:t>a sua proximidade com o tema da ética, não ganha um</w:t>
      </w:r>
      <w:r w:rsidR="00D8508F">
        <w:t xml:space="preserve"> contorno</w:t>
      </w:r>
      <w:r w:rsidR="00BC4481">
        <w:t xml:space="preserve"> tão </w:t>
      </w:r>
      <w:r w:rsidR="00A06B6D">
        <w:t>nítido</w:t>
      </w:r>
      <w:r w:rsidR="00227432">
        <w:t xml:space="preserve"> e direcionado</w:t>
      </w:r>
      <w:r w:rsidR="00D731F6">
        <w:t xml:space="preserve"> ao Estado</w:t>
      </w:r>
      <w:r w:rsidR="005E7764">
        <w:t xml:space="preserve">, </w:t>
      </w:r>
      <w:ins w:id="345" w:author="Christiane Jalles de Paula" w:date="2024-08-10T19:01:00Z" w16du:dateUtc="2024-08-10T22:01:00Z">
        <w:r w:rsidR="00C0024D">
          <w:t xml:space="preserve">e sim </w:t>
        </w:r>
      </w:ins>
      <w:del w:id="346" w:author="Christiane Jalles de Paula" w:date="2024-08-10T19:01:00Z" w16du:dateUtc="2024-08-10T22:01:00Z">
        <w:r w:rsidR="005E7764" w:rsidDel="00C0024D">
          <w:delText xml:space="preserve">antes </w:delText>
        </w:r>
      </w:del>
      <w:r w:rsidR="005E7764">
        <w:t>ao governo</w:t>
      </w:r>
      <w:r w:rsidR="00A06B6D">
        <w:t>.</w:t>
      </w:r>
      <w:r w:rsidR="00461352">
        <w:t xml:space="preserve"> </w:t>
      </w:r>
      <w:r w:rsidR="004C6B30">
        <w:t xml:space="preserve">Esse contorno se fará muito pela via da reconstrução de uma ordem democrática que </w:t>
      </w:r>
      <w:r w:rsidR="00E5364F">
        <w:t>procura construir pontes com elementos</w:t>
      </w:r>
      <w:r w:rsidR="003A2EDE">
        <w:t xml:space="preserve"> dos direitos sociais encerrados na </w:t>
      </w:r>
      <w:del w:id="347" w:author="Christiane Jalles de Paula" w:date="2024-08-10T19:02:00Z" w16du:dateUtc="2024-08-10T22:02:00Z">
        <w:r w:rsidR="003A2EDE" w:rsidDel="00C0024D">
          <w:delText xml:space="preserve">constituição </w:delText>
        </w:r>
      </w:del>
      <w:ins w:id="348" w:author="Christiane Jalles de Paula" w:date="2024-08-10T19:02:00Z" w16du:dateUtc="2024-08-10T22:02:00Z">
        <w:r w:rsidR="00C0024D">
          <w:t>C</w:t>
        </w:r>
        <w:r w:rsidR="00C0024D">
          <w:t xml:space="preserve">onstituição </w:t>
        </w:r>
      </w:ins>
      <w:r w:rsidR="003A2EDE">
        <w:t>de 1988</w:t>
      </w:r>
      <w:r w:rsidR="001D679B">
        <w:t>, reivindicando, principalmente,</w:t>
      </w:r>
      <w:r w:rsidR="00226F23">
        <w:t xml:space="preserve"> as características éticas</w:t>
      </w:r>
      <w:r w:rsidR="00107B04">
        <w:t xml:space="preserve"> necessárias</w:t>
      </w:r>
      <w:r w:rsidR="00226F23">
        <w:t xml:space="preserve"> </w:t>
      </w:r>
      <w:r w:rsidR="00107B04">
        <w:t>na</w:t>
      </w:r>
      <w:r w:rsidR="00226F23">
        <w:t xml:space="preserve"> condução da política</w:t>
      </w:r>
      <w:r w:rsidR="003A2EDE">
        <w:t xml:space="preserve">. </w:t>
      </w:r>
      <w:r w:rsidR="00B7199F">
        <w:t xml:space="preserve">O quadro abaixo </w:t>
      </w:r>
      <w:commentRangeStart w:id="349"/>
      <w:r w:rsidR="00B7199F">
        <w:t>(Quadro</w:t>
      </w:r>
      <w:r w:rsidR="00182F90">
        <w:t xml:space="preserve"> 1</w:t>
      </w:r>
      <w:r w:rsidR="00B7199F">
        <w:t>)</w:t>
      </w:r>
      <w:commentRangeEnd w:id="349"/>
      <w:r w:rsidR="00B7199F">
        <w:rPr>
          <w:rStyle w:val="Refdecomentrio"/>
        </w:rPr>
        <w:commentReference w:id="349"/>
      </w:r>
      <w:r w:rsidR="00B7199F">
        <w:t xml:space="preserve"> aponta</w:t>
      </w:r>
      <w:r w:rsidR="00233DF4">
        <w:t xml:space="preserve"> como essas narrativas configura</w:t>
      </w:r>
      <w:r w:rsidR="00732F02">
        <w:t>ra</w:t>
      </w:r>
      <w:r w:rsidR="00233DF4">
        <w:t xml:space="preserve">m formas de alianças que estão no campo do entendimento </w:t>
      </w:r>
      <w:r w:rsidR="00802F93">
        <w:t xml:space="preserve">sobre o tema da ética na política </w:t>
      </w:r>
      <w:r w:rsidR="002A3808">
        <w:t>do</w:t>
      </w:r>
      <w:r w:rsidR="00802F93">
        <w:t xml:space="preserve"> MEP.</w:t>
      </w:r>
    </w:p>
    <w:p w14:paraId="2734DDC7" w14:textId="4A4B6DEB" w:rsidR="00C0024D" w:rsidDel="00C0024D" w:rsidRDefault="00C0024D" w:rsidP="006F1669">
      <w:pPr>
        <w:ind w:firstLine="851"/>
        <w:rPr>
          <w:del w:id="350" w:author="Christiane Jalles de Paula" w:date="2024-08-10T19:02:00Z" w16du:dateUtc="2024-08-10T22:02:00Z"/>
        </w:rPr>
      </w:pPr>
    </w:p>
    <w:p w14:paraId="03CE64CA" w14:textId="2461FBCE" w:rsidR="00B7199F" w:rsidRPr="00A83F59" w:rsidRDefault="00A83F59" w:rsidP="00A83F59">
      <w:pPr>
        <w:ind w:firstLine="851"/>
        <w:jc w:val="center"/>
        <w:rPr>
          <w:b/>
          <w:bCs/>
        </w:rPr>
      </w:pPr>
      <w:r>
        <w:rPr>
          <w:b/>
          <w:bCs/>
        </w:rPr>
        <w:t xml:space="preserve">Quadro </w:t>
      </w:r>
      <w:r w:rsidR="00182F90">
        <w:rPr>
          <w:b/>
          <w:bCs/>
        </w:rPr>
        <w:t xml:space="preserve">1 </w:t>
      </w:r>
      <w:r>
        <w:rPr>
          <w:b/>
          <w:bCs/>
        </w:rPr>
        <w:t xml:space="preserve">- </w:t>
      </w:r>
      <w:r w:rsidR="00654718" w:rsidRPr="00A83F59">
        <w:rPr>
          <w:b/>
          <w:bCs/>
        </w:rPr>
        <w:t>Grupos envolvidos</w:t>
      </w:r>
      <w:r w:rsidRPr="00A83F59">
        <w:rPr>
          <w:b/>
          <w:bCs/>
        </w:rPr>
        <w:t xml:space="preserve"> no MEP</w:t>
      </w:r>
      <w:r w:rsidR="00654718" w:rsidRPr="00A83F59">
        <w:rPr>
          <w:b/>
          <w:bCs/>
        </w:rPr>
        <w:t xml:space="preserve"> </w:t>
      </w:r>
      <w:r w:rsidRPr="00A83F59">
        <w:rPr>
          <w:b/>
          <w:bCs/>
        </w:rPr>
        <w:t>e suas narrativas</w:t>
      </w:r>
    </w:p>
    <w:tbl>
      <w:tblPr>
        <w:tblStyle w:val="Tabelacomgrade"/>
        <w:tblW w:w="0" w:type="auto"/>
        <w:tblLook w:val="04A0" w:firstRow="1" w:lastRow="0" w:firstColumn="1" w:lastColumn="0" w:noHBand="0" w:noVBand="1"/>
      </w:tblPr>
      <w:tblGrid>
        <w:gridCol w:w="4530"/>
        <w:gridCol w:w="4531"/>
      </w:tblGrid>
      <w:tr w:rsidR="003D5B67" w14:paraId="3EE67150" w14:textId="77777777" w:rsidTr="78201CAA">
        <w:tc>
          <w:tcPr>
            <w:tcW w:w="4530" w:type="dxa"/>
          </w:tcPr>
          <w:p w14:paraId="512B669D" w14:textId="62188B20" w:rsidR="003D5B67" w:rsidRPr="00BD488D" w:rsidRDefault="003D5B67" w:rsidP="006F1669">
            <w:pPr>
              <w:rPr>
                <w:b/>
                <w:bCs/>
              </w:rPr>
            </w:pPr>
            <w:r w:rsidRPr="00BD488D">
              <w:rPr>
                <w:b/>
                <w:bCs/>
              </w:rPr>
              <w:t>Grupos</w:t>
            </w:r>
          </w:p>
        </w:tc>
        <w:tc>
          <w:tcPr>
            <w:tcW w:w="4531" w:type="dxa"/>
          </w:tcPr>
          <w:p w14:paraId="090C7B64" w14:textId="02A41830" w:rsidR="003D5B67" w:rsidRPr="00BD488D" w:rsidRDefault="003D5B67" w:rsidP="006F1669">
            <w:pPr>
              <w:rPr>
                <w:b/>
                <w:bCs/>
              </w:rPr>
            </w:pPr>
            <w:r w:rsidRPr="00BD488D">
              <w:rPr>
                <w:b/>
                <w:bCs/>
              </w:rPr>
              <w:t>Narrativa</w:t>
            </w:r>
            <w:r w:rsidR="000A65D2" w:rsidRPr="00BD488D">
              <w:rPr>
                <w:b/>
                <w:bCs/>
              </w:rPr>
              <w:t>s</w:t>
            </w:r>
          </w:p>
        </w:tc>
      </w:tr>
      <w:tr w:rsidR="003D5B67" w14:paraId="052967B6" w14:textId="77777777" w:rsidTr="78201CAA">
        <w:tc>
          <w:tcPr>
            <w:tcW w:w="4530" w:type="dxa"/>
          </w:tcPr>
          <w:p w14:paraId="2995D691" w14:textId="51C2046D" w:rsidR="003D5B67" w:rsidRDefault="003D5B67" w:rsidP="006F1669">
            <w:r>
              <w:lastRenderedPageBreak/>
              <w:t>Confederação</w:t>
            </w:r>
            <w:r w:rsidR="005A772E">
              <w:t xml:space="preserve"> Nacional dos Bispos do Brasil</w:t>
            </w:r>
            <w:r w:rsidR="0071219B">
              <w:t xml:space="preserve"> (CNBB)</w:t>
            </w:r>
          </w:p>
        </w:tc>
        <w:tc>
          <w:tcPr>
            <w:tcW w:w="4531" w:type="dxa"/>
          </w:tcPr>
          <w:p w14:paraId="74553D9B" w14:textId="53029436" w:rsidR="005A772E" w:rsidRDefault="005A772E" w:rsidP="006F1669">
            <w:r>
              <w:t xml:space="preserve">Democracia como projeto ético; </w:t>
            </w:r>
            <w:r w:rsidR="009C1029">
              <w:t xml:space="preserve">crise de natureza ética; problema não é o pacote de </w:t>
            </w:r>
            <w:r w:rsidR="0008736A">
              <w:t>recessão</w:t>
            </w:r>
            <w:r w:rsidR="002A32D4">
              <w:t>, é a deterioração progressiva das condições de vida da população;</w:t>
            </w:r>
          </w:p>
        </w:tc>
      </w:tr>
      <w:tr w:rsidR="003D5B67" w14:paraId="15AB7A68" w14:textId="77777777" w:rsidTr="78201CAA">
        <w:tc>
          <w:tcPr>
            <w:tcW w:w="4530" w:type="dxa"/>
          </w:tcPr>
          <w:p w14:paraId="207C6319" w14:textId="72E145A7" w:rsidR="003D5B67" w:rsidRDefault="0071219B" w:rsidP="006F1669">
            <w:r>
              <w:t>Ordem dos Advogados do Brasil (OAB)</w:t>
            </w:r>
          </w:p>
        </w:tc>
        <w:tc>
          <w:tcPr>
            <w:tcW w:w="4531" w:type="dxa"/>
          </w:tcPr>
          <w:p w14:paraId="5EF26F7A" w14:textId="177FCD7C" w:rsidR="003D5B67" w:rsidRDefault="00D8233D" w:rsidP="006F1669">
            <w:r>
              <w:t xml:space="preserve">luta contra o autoritarismo; </w:t>
            </w:r>
            <w:r w:rsidR="000A65D2">
              <w:t>crítica</w:t>
            </w:r>
            <w:r w:rsidR="00FD6BD9">
              <w:t xml:space="preserve"> em relação à </w:t>
            </w:r>
            <w:r>
              <w:t xml:space="preserve">negação da pobreza em uma ordem democrática; cumprimento da constituição de 1988; </w:t>
            </w:r>
            <w:r w:rsidR="00FD6BD9">
              <w:t xml:space="preserve">questão da </w:t>
            </w:r>
            <w:r w:rsidR="006D4535">
              <w:t>soberania nacional</w:t>
            </w:r>
            <w:r w:rsidR="00BD488D">
              <w:t>;</w:t>
            </w:r>
          </w:p>
        </w:tc>
      </w:tr>
      <w:tr w:rsidR="003D5B67" w14:paraId="19B77BAC" w14:textId="77777777" w:rsidTr="78201CAA">
        <w:tc>
          <w:tcPr>
            <w:tcW w:w="4530" w:type="dxa"/>
          </w:tcPr>
          <w:p w14:paraId="6E83AE83" w14:textId="40F182B7" w:rsidR="003D5B67" w:rsidRDefault="00FE7F18" w:rsidP="006F1669">
            <w:r>
              <w:t>Pensamento Nacional da</w:t>
            </w:r>
            <w:r w:rsidR="000F0416">
              <w:t>s</w:t>
            </w:r>
            <w:r>
              <w:t xml:space="preserve"> Bases Empresariais (PNBE)</w:t>
            </w:r>
          </w:p>
        </w:tc>
        <w:tc>
          <w:tcPr>
            <w:tcW w:w="4531" w:type="dxa"/>
          </w:tcPr>
          <w:p w14:paraId="4CCAC369" w14:textId="7E78995D" w:rsidR="003D5B67" w:rsidRDefault="00972902" w:rsidP="006F1669">
            <w:r>
              <w:t>Crítica não dirigida contra as medidas</w:t>
            </w:r>
            <w:r w:rsidR="00AA1560">
              <w:t xml:space="preserve"> para superação da crise, mas </w:t>
            </w:r>
            <w:r w:rsidR="000F0416">
              <w:t>a forma autoritária de sua implementação</w:t>
            </w:r>
            <w:r w:rsidR="00CA6AFB">
              <w:rPr>
                <w:rStyle w:val="Refdenotaderodap"/>
              </w:rPr>
              <w:footnoteReference w:id="96"/>
            </w:r>
            <w:r w:rsidR="004C6B30">
              <w:t>;</w:t>
            </w:r>
          </w:p>
        </w:tc>
      </w:tr>
      <w:tr w:rsidR="003D5B67" w14:paraId="262589B3" w14:textId="77777777" w:rsidTr="78201CAA">
        <w:tc>
          <w:tcPr>
            <w:tcW w:w="4530" w:type="dxa"/>
          </w:tcPr>
          <w:p w14:paraId="2180B8E8" w14:textId="296BAA58" w:rsidR="003D5B67" w:rsidRDefault="00026A22" w:rsidP="006F1669">
            <w:r>
              <w:t>CUT</w:t>
            </w:r>
          </w:p>
        </w:tc>
        <w:tc>
          <w:tcPr>
            <w:tcW w:w="4531" w:type="dxa"/>
          </w:tcPr>
          <w:p w14:paraId="6242578C" w14:textId="0739C5AF" w:rsidR="003D5B67" w:rsidRDefault="00026A22" w:rsidP="006F1669">
            <w:r>
              <w:t>Luta pela ampliação da democracia</w:t>
            </w:r>
            <w:r w:rsidR="00530E0F">
              <w:t xml:space="preserve"> com a estratégia de construção de uma nova hegemonia</w:t>
            </w:r>
            <w:r w:rsidR="00FB2D07">
              <w:t>;</w:t>
            </w:r>
            <w:r w:rsidR="00A60E17">
              <w:t xml:space="preserve"> defesa dos direitos dos trabalhadores</w:t>
            </w:r>
            <w:r w:rsidR="00944057">
              <w:t>;</w:t>
            </w:r>
          </w:p>
        </w:tc>
      </w:tr>
    </w:tbl>
    <w:p w14:paraId="759DE909" w14:textId="5D4E644E" w:rsidR="00F408B0" w:rsidRPr="003E7F38" w:rsidRDefault="00E83C05" w:rsidP="00F408B0">
      <w:pPr>
        <w:rPr>
          <w:sz w:val="18"/>
          <w:szCs w:val="18"/>
        </w:rPr>
      </w:pPr>
      <w:r w:rsidRPr="003E7F38">
        <w:rPr>
          <w:sz w:val="18"/>
          <w:szCs w:val="18"/>
        </w:rPr>
        <w:t xml:space="preserve">Elaborado pelo autor </w:t>
      </w:r>
      <w:r w:rsidR="00A83F59" w:rsidRPr="003E7F38">
        <w:rPr>
          <w:sz w:val="18"/>
          <w:szCs w:val="18"/>
        </w:rPr>
        <w:t>de acordo com TATAGIBA, 1998; SALLUM,</w:t>
      </w:r>
      <w:r w:rsidR="000746A7" w:rsidRPr="003E7F38">
        <w:rPr>
          <w:sz w:val="18"/>
          <w:szCs w:val="18"/>
        </w:rPr>
        <w:t xml:space="preserve"> 2015; </w:t>
      </w:r>
      <w:commentRangeStart w:id="351"/>
      <w:r w:rsidR="000746A7" w:rsidRPr="003E7F38">
        <w:rPr>
          <w:sz w:val="18"/>
          <w:szCs w:val="18"/>
        </w:rPr>
        <w:t>RODRIGUES</w:t>
      </w:r>
      <w:commentRangeEnd w:id="351"/>
      <w:r w:rsidR="002B50AE">
        <w:rPr>
          <w:rStyle w:val="Refdecomentrio"/>
        </w:rPr>
        <w:commentReference w:id="351"/>
      </w:r>
      <w:r w:rsidR="000746A7" w:rsidRPr="003E7F38">
        <w:rPr>
          <w:sz w:val="18"/>
          <w:szCs w:val="18"/>
        </w:rPr>
        <w:t xml:space="preserve">, </w:t>
      </w:r>
    </w:p>
    <w:p w14:paraId="6AF467B6" w14:textId="77777777" w:rsidR="00C0024D" w:rsidRDefault="00C0024D" w:rsidP="00784AE0">
      <w:pPr>
        <w:ind w:firstLine="851"/>
        <w:rPr>
          <w:ins w:id="352" w:author="Christiane Jalles de Paula" w:date="2024-08-10T19:02:00Z" w16du:dateUtc="2024-08-10T22:02:00Z"/>
        </w:rPr>
      </w:pPr>
    </w:p>
    <w:p w14:paraId="08D425C9" w14:textId="1561FB5A" w:rsidR="00F408B0" w:rsidRDefault="005E7764" w:rsidP="00784AE0">
      <w:pPr>
        <w:ind w:firstLine="851"/>
      </w:pPr>
      <w:r>
        <w:t>Neste sentido, podemos</w:t>
      </w:r>
      <w:r w:rsidR="00F408B0">
        <w:t xml:space="preserve"> compreender que </w:t>
      </w:r>
      <w:r w:rsidR="00D45982">
        <w:t>n</w:t>
      </w:r>
      <w:r w:rsidR="00F408B0">
        <w:t xml:space="preserve">o movimento pró </w:t>
      </w:r>
      <w:r w:rsidR="00F408B0" w:rsidRPr="00F408B0">
        <w:rPr>
          <w:i/>
          <w:iCs/>
        </w:rPr>
        <w:t>impeachment</w:t>
      </w:r>
      <w:r w:rsidR="00F408B0">
        <w:t xml:space="preserve"> de Collor</w:t>
      </w:r>
      <w:r w:rsidR="00A870C8">
        <w:t xml:space="preserve"> articul</w:t>
      </w:r>
      <w:r w:rsidR="00D45982">
        <w:t>aram-se</w:t>
      </w:r>
      <w:r w:rsidR="00A870C8">
        <w:t xml:space="preserve"> </w:t>
      </w:r>
      <w:r w:rsidR="00F0585F">
        <w:t>diversos atores</w:t>
      </w:r>
      <w:r w:rsidR="00A870C8">
        <w:t xml:space="preserve"> </w:t>
      </w:r>
      <w:r w:rsidR="00F0585F">
        <w:t>em um campo</w:t>
      </w:r>
      <w:r w:rsidR="00944057">
        <w:t xml:space="preserve"> relativamente</w:t>
      </w:r>
      <w:r w:rsidR="00F0585F">
        <w:t xml:space="preserve"> heterogêneo</w:t>
      </w:r>
      <w:r w:rsidR="000C34F1">
        <w:t xml:space="preserve">, </w:t>
      </w:r>
      <w:r w:rsidR="00F0585F">
        <w:t>no qual havia a composição de várias formas de ação</w:t>
      </w:r>
      <w:r w:rsidR="0079456A">
        <w:t xml:space="preserve">. </w:t>
      </w:r>
      <w:r w:rsidR="002A14FC">
        <w:t xml:space="preserve">De </w:t>
      </w:r>
      <w:r w:rsidR="004550BC">
        <w:t>maneira</w:t>
      </w:r>
      <w:r w:rsidR="002A14FC">
        <w:t xml:space="preserve"> genérica, foi construída uma estrutura </w:t>
      </w:r>
      <w:r w:rsidR="006D5080">
        <w:t>de mobilização que alocava diversos atores da esfera institucional e da sociedade civil organizada</w:t>
      </w:r>
      <w:r w:rsidR="00F518E9">
        <w:t xml:space="preserve"> com orientações </w:t>
      </w:r>
      <w:r w:rsidR="009459A0">
        <w:t xml:space="preserve">específicas, mas que direcionavam suas críticas em torno </w:t>
      </w:r>
      <w:r w:rsidR="00AA6FE7">
        <w:t>de uma dimensão ética</w:t>
      </w:r>
      <w:r w:rsidR="004550BC">
        <w:t xml:space="preserve"> da política</w:t>
      </w:r>
      <w:r w:rsidR="006D5080">
        <w:t>.</w:t>
      </w:r>
      <w:r w:rsidR="004550BC">
        <w:t xml:space="preserve"> </w:t>
      </w:r>
      <w:r w:rsidR="00FC232B">
        <w:t xml:space="preserve">Aqui, </w:t>
      </w:r>
      <w:r w:rsidR="00635A69">
        <w:t>o entendimento da ética enquanto uma dimensão do mundo da política, que redefinia as regras do jogo</w:t>
      </w:r>
      <w:r w:rsidR="0054022C">
        <w:t>, sobretudo ao atravessar uma crise do Estado</w:t>
      </w:r>
      <w:r w:rsidR="00D86152">
        <w:t xml:space="preserve">. </w:t>
      </w:r>
      <w:r w:rsidR="000E5F5C">
        <w:t xml:space="preserve">Uma dificuldade </w:t>
      </w:r>
      <w:r w:rsidR="000E5F5C">
        <w:lastRenderedPageBreak/>
        <w:t>do governo em dar uma resposta concreta aos anseios da sociedade</w:t>
      </w:r>
      <w:r w:rsidR="0087098F">
        <w:t xml:space="preserve"> que passara o momento de transição acumulando crises políticas e econômicas. Soma-se a esse contexto a própria necessidade de redirecionar as forças política em torno </w:t>
      </w:r>
      <w:r w:rsidR="003810D3">
        <w:t xml:space="preserve">de um combate autônomo. Como afirma </w:t>
      </w:r>
      <w:r w:rsidR="00FD445E">
        <w:t>Rodrigues (1999, p. 100)</w:t>
      </w:r>
      <w:r w:rsidR="00FF6668">
        <w:t xml:space="preserve">, </w:t>
      </w:r>
      <w:r w:rsidR="00C3234A">
        <w:t>o que se observa neste contexto</w:t>
      </w:r>
      <w:r w:rsidR="00784AE0">
        <w:t xml:space="preserve"> é a formação de uma estrutura de mobilização que a partir do final dos anos setenta, transformou os mecanismos pelos quais as lideranças políticas convocam tradicionalmente as massas urbanas e rurais a participar dos conflitos políticos. Essa mudança foi marcada </w:t>
      </w:r>
      <w:r w:rsidR="0082624E">
        <w:t>por uma</w:t>
      </w:r>
      <w:r w:rsidR="00784AE0">
        <w:t xml:space="preserve"> quebra da exclusividade dos padrões populistas utilizados para articular liderança e mobilização política na sociedade. Embora o formato antigo ainda persista em grande medida, especialmente </w:t>
      </w:r>
      <w:r w:rsidR="0082624E">
        <w:t>quando falamos de</w:t>
      </w:r>
      <w:r w:rsidR="00784AE0">
        <w:t xml:space="preserve"> processos eleitorais de diversos níveis e abrangência, e ainda seja empregado tanto por lideranças de orientação política à direita como à esquerda, sua validade passou a ser confrontada pela emergência de um setor organizado na sociedade civil.</w:t>
      </w:r>
      <w:r w:rsidR="00596EF8">
        <w:t xml:space="preserve"> </w:t>
      </w:r>
      <w:r w:rsidR="00784AE0">
        <w:t>Esse novo setor foi capaz de articular não apenas uma nova disposição para o engajamento político de forma mais autônoma, mas também uma nova concepção de ética pública. Além de se envolver em um tipo distinto de "combate" político, essa mudança trouxe consigo uma abordagem ética renovada</w:t>
      </w:r>
      <w:r w:rsidR="00596EF8">
        <w:t xml:space="preserve"> para aquele momento.</w:t>
      </w:r>
    </w:p>
    <w:p w14:paraId="492610EB" w14:textId="1DF3146B" w:rsidR="00922DC4" w:rsidRDefault="00922DC4" w:rsidP="00784AE0">
      <w:pPr>
        <w:ind w:firstLine="851"/>
      </w:pPr>
      <w:commentRangeStart w:id="353"/>
      <w:r>
        <w:t xml:space="preserve">Enxertos de </w:t>
      </w:r>
      <w:commentRangeStart w:id="354"/>
      <w:r>
        <w:t>texto</w:t>
      </w:r>
      <w:commentRangeEnd w:id="353"/>
      <w:r>
        <w:rPr>
          <w:rStyle w:val="Refdecomentrio"/>
        </w:rPr>
        <w:commentReference w:id="353"/>
      </w:r>
      <w:commentRangeEnd w:id="354"/>
      <w:r w:rsidR="00C0024D">
        <w:rPr>
          <w:rStyle w:val="Refdecomentrio"/>
        </w:rPr>
        <w:commentReference w:id="354"/>
      </w:r>
    </w:p>
    <w:p w14:paraId="3CDAA957" w14:textId="2B9F4406" w:rsidR="0017380B" w:rsidRDefault="0017380B">
      <w:pPr>
        <w:spacing w:line="259" w:lineRule="auto"/>
        <w:jc w:val="left"/>
      </w:pPr>
      <w:r>
        <w:br w:type="page"/>
      </w:r>
    </w:p>
    <w:p w14:paraId="180176B8" w14:textId="77777777" w:rsidR="0017380B" w:rsidRDefault="0017380B" w:rsidP="00784AE0">
      <w:pPr>
        <w:ind w:firstLine="851"/>
      </w:pPr>
    </w:p>
    <w:p w14:paraId="019E1B8D" w14:textId="0669DF91" w:rsidR="00B32897" w:rsidRPr="00ED4750" w:rsidRDefault="00050309" w:rsidP="00B32897">
      <w:pPr>
        <w:pStyle w:val="Ttulo3"/>
        <w:rPr>
          <w:rFonts w:ascii="Times New Roman" w:hAnsi="Times New Roman" w:cs="Times New Roman"/>
          <w:b/>
          <w:bCs/>
          <w:i/>
          <w:iCs/>
          <w:color w:val="auto"/>
        </w:rPr>
      </w:pPr>
      <w:bookmarkStart w:id="355" w:name="_Toc173959625"/>
      <w:r>
        <w:rPr>
          <w:rFonts w:ascii="Times New Roman" w:hAnsi="Times New Roman" w:cs="Times New Roman"/>
          <w:bCs/>
          <w:i/>
          <w:iCs/>
          <w:color w:val="auto"/>
        </w:rPr>
        <w:t>3.2.1</w:t>
      </w:r>
      <w:r w:rsidR="00B32897" w:rsidRPr="00ED4750">
        <w:rPr>
          <w:rFonts w:ascii="Times New Roman" w:hAnsi="Times New Roman" w:cs="Times New Roman"/>
          <w:bCs/>
          <w:i/>
          <w:iCs/>
          <w:color w:val="auto"/>
        </w:rPr>
        <w:t xml:space="preserve">Jovens, estruturas de mobilização e manifestações </w:t>
      </w:r>
      <w:commentRangeStart w:id="356"/>
      <w:r w:rsidR="00B32897" w:rsidRPr="00ED4750">
        <w:rPr>
          <w:rFonts w:ascii="Times New Roman" w:hAnsi="Times New Roman" w:cs="Times New Roman"/>
          <w:bCs/>
          <w:i/>
          <w:iCs/>
          <w:color w:val="auto"/>
        </w:rPr>
        <w:t>grandiosas</w:t>
      </w:r>
      <w:bookmarkEnd w:id="355"/>
      <w:commentRangeEnd w:id="356"/>
      <w:r w:rsidR="002768E7">
        <w:rPr>
          <w:rStyle w:val="Refdecomentrio"/>
          <w:rFonts w:ascii="Times New Roman" w:eastAsiaTheme="minorHAnsi" w:hAnsi="Times New Roman" w:cstheme="minorBidi"/>
          <w:color w:val="auto"/>
        </w:rPr>
        <w:commentReference w:id="356"/>
      </w:r>
    </w:p>
    <w:p w14:paraId="299392FE" w14:textId="77777777" w:rsidR="00B32897" w:rsidRDefault="00B32897" w:rsidP="00B32897">
      <w:pPr>
        <w:ind w:firstLine="709"/>
      </w:pPr>
    </w:p>
    <w:p w14:paraId="1D7AD88B" w14:textId="2CA762BA" w:rsidR="00B32897" w:rsidRDefault="00B32897" w:rsidP="00B32897">
      <w:pPr>
        <w:ind w:firstLine="709"/>
      </w:pPr>
      <w:r>
        <w:t xml:space="preserve">A compreensão sobre a categoria jovem não é consenso nas ciências sociais. De certa maneira, essa categoria não é central ao desenvolvimento da nossa questão, mas ela é importante para </w:t>
      </w:r>
      <w:del w:id="357" w:author="Christiane Jalles de Paula" w:date="2024-08-10T19:05:00Z" w16du:dateUtc="2024-08-10T22:05:00Z">
        <w:r w:rsidDel="00C258EB">
          <w:delText>compreender</w:delText>
        </w:r>
      </w:del>
      <w:ins w:id="358" w:author="Christiane Jalles de Paula" w:date="2024-08-10T19:05:00Z" w16du:dateUtc="2024-08-10T22:05:00Z">
        <w:r w:rsidR="00C258EB">
          <w:t>entender</w:t>
        </w:r>
      </w:ins>
      <w:r>
        <w:t>, sobretudo, o conjunto de mudanças pelas quais sofreu e vem sofrendo o ativismo social no último anos. Neste sentido, ao tratar sobre os jovens nesses momentos faremos a relação desse conjunto social com a forma de organização do ativismo. Isso não significa dizer que a presença de demais estruturas de mobilização possa transformar a categoria jovens residual dentro desses processos. Melhor, os jovens são aqui o elemento central que compõem o ativismo social dos últimos anos.</w:t>
      </w:r>
    </w:p>
    <w:p w14:paraId="0CD2094E" w14:textId="77777777" w:rsidR="00B32897" w:rsidRDefault="00B32897" w:rsidP="00B32897">
      <w:pPr>
        <w:ind w:firstLine="709"/>
      </w:pPr>
      <w:r>
        <w:t xml:space="preserve">Como observa </w:t>
      </w:r>
      <w:proofErr w:type="spellStart"/>
      <w:r>
        <w:t>Gohn</w:t>
      </w:r>
      <w:proofErr w:type="spellEnd"/>
      <w:r>
        <w:t xml:space="preserve"> (2012) a organização descentralizada de diversos movimentos a partir, principalmente, da década de 1960, possibilitou criar espaços para a participação autônoma que ajudava a manter as pessoas envolvidas no movimento. Esse conjunto de transformações pautou a agenda das lutas sociais sob diversas demandas, matrizes organizativas e formas de se comunicar e de agir. Em certa medida, esses espaços deram voz e vez a novos sujeitos sociopolíticos historicamente excluídos das arenas de participação, tais como os jovens.</w:t>
      </w:r>
    </w:p>
    <w:p w14:paraId="70BBA506" w14:textId="77777777" w:rsidR="00B32897" w:rsidRDefault="00B32897" w:rsidP="00B32897">
      <w:pPr>
        <w:ind w:firstLine="851"/>
      </w:pPr>
      <w:r>
        <w:t xml:space="preserve">Ao olharmos de forma retrospectiva, é possível ver uma mudança importante no modelo de associativismo civil dos jovens no mundo contemporâneo. Essas diferenças passam pelos campos temáticos tratados, pelos repertórios, formas de comunicação, identidades criadas e as maneiras como aproveitam as oportunidades políticas que surgem nesses momentos. Como salienta </w:t>
      </w:r>
      <w:proofErr w:type="spellStart"/>
      <w:r>
        <w:t>Gohn</w:t>
      </w:r>
      <w:proofErr w:type="spellEnd"/>
      <w:r>
        <w:t xml:space="preserve"> (2012), a mudança cultural e comportamental nos costumes e hábitos da geração da década de 1960, que estava muito além de seus pais e antepassados, no sentido de anseios por um novo modo de vida, permitiu a criação de utopias por meio do engajamento na política de modo diferente das formas então vigentes. Esse engajamento procurou ser pensado a partir de atores sociais básicos para uma nova sociedade, por meio de identidades político-culturais, no sentido de pautarem novos temas de gênero, etnia, ser estudante, ser jovem, ser </w:t>
      </w:r>
      <w:proofErr w:type="gramStart"/>
      <w:r>
        <w:t>mulher, etc.</w:t>
      </w:r>
      <w:proofErr w:type="gramEnd"/>
      <w:r>
        <w:t xml:space="preserve"> Como afirma a autora (2012, p. 18), esses jovens queriam ser ouvidos não querendo ser, pois, conduzidos pelo passado, pela tradição, pelos velhos.</w:t>
      </w:r>
    </w:p>
    <w:p w14:paraId="69B6DBC3" w14:textId="77777777" w:rsidR="00B32897" w:rsidRDefault="00B32897" w:rsidP="00B32897">
      <w:pPr>
        <w:ind w:firstLine="851"/>
      </w:pPr>
      <w:r>
        <w:t xml:space="preserve">Com efeito, a observância dessas mudanças causa modificações importantes nas formas de interpretação dentro da teoria dos movimentos sociais e suas abordagens específicas </w:t>
      </w:r>
      <w:r>
        <w:lastRenderedPageBreak/>
        <w:t>em cada momento</w:t>
      </w:r>
      <w:r>
        <w:rPr>
          <w:rStyle w:val="Refdenotaderodap"/>
        </w:rPr>
        <w:footnoteReference w:id="97"/>
      </w:r>
      <w:r>
        <w:t>. Está certo que o uso da categoria jovem nesses casos também não é um consenso. O que queremos apontar é que à maneira de se organizar coletivamente também trouxe formas novas de se mobilizar que procuravam a construção da cidadania por outras vias. Melhor dizendo, como portadores de formas relativamente novas de fazer política no espaço público, esses atores atuaram como importantes estruturas de mobilização ao congregar demandas, propor formas de mudança e dirigir críticas à sociedade e ao sistema político.</w:t>
      </w:r>
    </w:p>
    <w:p w14:paraId="2719C4BF" w14:textId="2545F334" w:rsidR="00B32897" w:rsidRDefault="00B32897" w:rsidP="00B32897">
      <w:pPr>
        <w:ind w:firstLine="851"/>
      </w:pPr>
      <w:r>
        <w:t xml:space="preserve">Decerto, as inúmeras formas de ação desenvolvidas pelos jovens no decorrer desses momentos foram objetos de desconfiança, sobretudo a respeito do caráter passageiro, entusiasta e efêmero de suas mobilizações. Em certa medida, a heterogeneidade e dispersão dessas “várias juventudes” são fatores que conformam uma desconfiança, dado que </w:t>
      </w:r>
      <w:del w:id="359" w:author="Christiane Jalles de Paula" w:date="2024-08-10T19:07:00Z" w16du:dateUtc="2024-08-10T22:07:00Z">
        <w:r w:rsidDel="00C258EB">
          <w:delText>os instrumentos de aferição de sua ação na cena contenciosa não remete</w:delText>
        </w:r>
      </w:del>
      <w:ins w:id="360" w:author="Christiane Jalles de Paula" w:date="2024-08-10T19:07:00Z" w16du:dateUtc="2024-08-10T22:07:00Z">
        <w:r w:rsidR="00C258EB">
          <w:t>os instrumentos de aferição de sua ação na cena contenciosa não remetem</w:t>
        </w:r>
      </w:ins>
      <w:r>
        <w:t>, única e necessariamente, às possíveis relações com outras estruturas de mobilização mais tradicionais. Seria preciso, no entanto, observar como essa categoria contribui e se relaciona de diversas maneiras à sociedade organizada do país.</w:t>
      </w:r>
    </w:p>
    <w:p w14:paraId="229DA55C" w14:textId="43A147E2" w:rsidR="00B32897" w:rsidRDefault="00B32897" w:rsidP="00B32897">
      <w:pPr>
        <w:ind w:firstLine="851"/>
      </w:pPr>
      <w:r>
        <w:t xml:space="preserve">Neste sentido, entendemos como </w:t>
      </w:r>
      <w:proofErr w:type="spellStart"/>
      <w:r>
        <w:t>Mische</w:t>
      </w:r>
      <w:proofErr w:type="spellEnd"/>
      <w:r>
        <w:t xml:space="preserve"> (1997), que</w:t>
      </w:r>
      <w:ins w:id="361" w:author="Christiane Jalles de Paula" w:date="2024-08-10T19:08:00Z" w16du:dateUtc="2024-08-10T22:08:00Z">
        <w:r w:rsidR="00C258EB">
          <w:t xml:space="preserve"> com</w:t>
        </w:r>
      </w:ins>
      <w:r>
        <w:t xml:space="preserve"> </w:t>
      </w:r>
      <w:del w:id="362" w:author="Christiane Jalles de Paula" w:date="2024-08-10T19:07:00Z" w16du:dateUtc="2024-08-10T22:07:00Z">
        <w:r w:rsidDel="00C258EB">
          <w:delText xml:space="preserve">à </w:delText>
        </w:r>
      </w:del>
      <w:ins w:id="363" w:author="Christiane Jalles de Paula" w:date="2024-08-10T19:07:00Z" w16du:dateUtc="2024-08-10T22:07:00Z">
        <w:r w:rsidR="00C258EB">
          <w:t>a</w:t>
        </w:r>
        <w:r w:rsidR="00C258EB">
          <w:t xml:space="preserve"> </w:t>
        </w:r>
      </w:ins>
      <w:r>
        <w:t>finalidade de definir o que nesses momentos enxergamos enquanto uma estrutura de mobilização</w:t>
      </w:r>
      <w:ins w:id="364" w:author="Christiane Jalles de Paula" w:date="2024-08-10T19:08:00Z" w16du:dateUtc="2024-08-10T22:08:00Z">
        <w:r w:rsidR="00C258EB">
          <w:t>,</w:t>
        </w:r>
      </w:ins>
      <w:r>
        <w:t xml:space="preserve"> que se entrelaça com os jovens</w:t>
      </w:r>
      <w:ins w:id="365" w:author="Christiane Jalles de Paula" w:date="2024-08-10T19:08:00Z" w16du:dateUtc="2024-08-10T22:08:00Z">
        <w:r w:rsidR="00C258EB">
          <w:t>,</w:t>
        </w:r>
      </w:ins>
      <w:r>
        <w:t xml:space="preserve"> precisamos, primeiramente, de uma visão capaz de englobar a multiplicidade de relações e significações sociais através do caráter interativo e processual de sua experiência social. Para isso a autora remete à ideia de identidade pensada como prismas, mais do que fronteiras, argumentando, nessa perspectiva, </w:t>
      </w:r>
      <w:del w:id="366" w:author="Christiane Jalles de Paula" w:date="2024-08-10T19:08:00Z" w16du:dateUtc="2024-08-10T22:08:00Z">
        <w:r w:rsidDel="00C258EB">
          <w:delText xml:space="preserve">que </w:delText>
        </w:r>
      </w:del>
      <w:r>
        <w:t xml:space="preserve">tal definição oferece possibilidade para a fusão de projetos pessoais e coletivos que atravessam círculos e redes sociais desses jovens (MISCHE, 1997, p. 140). </w:t>
      </w:r>
    </w:p>
    <w:p w14:paraId="14DD8953" w14:textId="4E340E52" w:rsidR="00B32897" w:rsidRDefault="00B32897" w:rsidP="00B32897">
      <w:pPr>
        <w:ind w:firstLine="851"/>
      </w:pPr>
      <w:proofErr w:type="spellStart"/>
      <w:r>
        <w:t>Mische</w:t>
      </w:r>
      <w:proofErr w:type="spellEnd"/>
      <w:r>
        <w:t xml:space="preserve"> argumenta que diferentemente de uma identidade participativa forte de “estudante” dos anos 1960, os anos de 1990 são marcados por um tipo de identidade controversa e contraditória. Aponta para esse fenômeno nas mobilizações pelo </w:t>
      </w:r>
      <w:r w:rsidRPr="00222E15">
        <w:rPr>
          <w:i/>
          <w:iCs/>
        </w:rPr>
        <w:t>impeachment</w:t>
      </w:r>
      <w:r>
        <w:t xml:space="preserve"> de Collor pela </w:t>
      </w:r>
      <w:r>
        <w:lastRenderedPageBreak/>
        <w:t xml:space="preserve">ideia de construção de uma identidade “cívica” entre os jovens, a qual distinguia da identidade estudantil dos anos </w:t>
      </w:r>
      <w:ins w:id="367" w:author="Christiane Jalles de Paula" w:date="2024-08-10T19:09:00Z" w16du:dateUtc="2024-08-10T22:09:00Z">
        <w:r w:rsidR="00C258EB">
          <w:t>19</w:t>
        </w:r>
      </w:ins>
      <w:r>
        <w:t>60: uma linguagem expansiva e universalizante de cidadania. Para a autora, o fenômeno que remete à presença dos jovens nesses momentos remonta a uma espécie de militância múltipla sob a qual se organiza uma rede de lideranças extremamente interligada. Nesse contexto há uma convergência na qual os jovens são simultaneamente lideranças no movimento estudantil, nos partidos políticos, nos grupos da igreja, ou em outros movimentos e organizações. Nessa dinâmica, eles procuram veicular projetos divergentes, mas que estão dentro da linguagem universalista de direitos e responsabilidades (MISCHE, 1997, p. 147).</w:t>
      </w:r>
    </w:p>
    <w:p w14:paraId="11E9F2E5" w14:textId="209674DF" w:rsidR="00B32897" w:rsidRDefault="00B32897" w:rsidP="00B32897">
      <w:pPr>
        <w:ind w:firstLine="851"/>
      </w:pPr>
      <w:proofErr w:type="spellStart"/>
      <w:r>
        <w:t>Gohn</w:t>
      </w:r>
      <w:proofErr w:type="spellEnd"/>
      <w:r>
        <w:t xml:space="preserve"> (2019) vai depositar nos jovens da atualidade uma nova cultura política da participação. O argumento de </w:t>
      </w:r>
      <w:proofErr w:type="spellStart"/>
      <w:r>
        <w:t>Gohn</w:t>
      </w:r>
      <w:proofErr w:type="spellEnd"/>
      <w:r>
        <w:t xml:space="preserve"> (p. 176) apela para um fenômeno sobre o qual a conjuntura da década de 2010 marca uma mudança na forma de participação sociopolítica e cultural dos jovens em coletivos, movimentos sociais ou órgãos públicos, como conselhos. A autora delineia essa atuação, em grande parte, sobre os desenhos e políticas de acesso à educação, apesar do aparecimento desses jovens em dinâmicas de mobilização nos eventos de junho de 2013 e nas ocupações de escolas públicas em 2016. No entanto, o que ela deixa claro é que esses grupos de jovens protagonizaram a organização nos protestos nas ruas brasileiras </w:t>
      </w:r>
      <w:commentRangeStart w:id="368"/>
      <w:r>
        <w:t xml:space="preserve">entre 2013 e 2018 </w:t>
      </w:r>
      <w:commentRangeEnd w:id="368"/>
      <w:r w:rsidR="00C258EB">
        <w:rPr>
          <w:rStyle w:val="Refdecomentrio"/>
        </w:rPr>
        <w:commentReference w:id="368"/>
      </w:r>
      <w:r>
        <w:t>com repertórios</w:t>
      </w:r>
      <w:r w:rsidR="00DD2F92">
        <w:t>,</w:t>
      </w:r>
      <w:r>
        <w:t xml:space="preserve"> demandas e práticas diferenciadas, possibilitando a ascensão ou retorno das pautas libertárias dos movimentos autonomistas, como também o surgimento de organizações </w:t>
      </w:r>
      <w:proofErr w:type="spellStart"/>
      <w:r>
        <w:t>movimentalistas</w:t>
      </w:r>
      <w:proofErr w:type="spellEnd"/>
      <w:r>
        <w:t xml:space="preserve"> de jovens de perfil liberal ou conservador (GOHN, 2019, p. 190).</w:t>
      </w:r>
    </w:p>
    <w:p w14:paraId="57180871" w14:textId="77777777" w:rsidR="00B32897" w:rsidRDefault="00B32897" w:rsidP="00B32897">
      <w:pPr>
        <w:ind w:firstLine="851"/>
      </w:pPr>
      <w:commentRangeStart w:id="369"/>
      <w:r>
        <w:t xml:space="preserve">Neste sentido, acreditamos como </w:t>
      </w:r>
      <w:proofErr w:type="spellStart"/>
      <w:r>
        <w:t>Mische</w:t>
      </w:r>
      <w:proofErr w:type="spellEnd"/>
      <w:r>
        <w:t xml:space="preserve"> (1997) que a interlocução social de atores importantes em torno do movimento estudantil funcionou em direções nas quais ajudaram, por um lado, dar identidade e orientação aos jovens nos atos pelo </w:t>
      </w:r>
      <w:r w:rsidRPr="004C061A">
        <w:rPr>
          <w:i/>
          <w:iCs/>
        </w:rPr>
        <w:t>impeachment</w:t>
      </w:r>
      <w:r>
        <w:t xml:space="preserve"> de Collor e, por outro lado, contribuiu para a rearticulação dos discursos e projetos dos setores organizados. Isso não quer dizer que tal figura foi simplesmente um catalisador da ação coletiva, mas representou a tentativa de cativar o engajamento de um conjunto de jovens que se identificava com o processo no qual estava em curso.</w:t>
      </w:r>
      <w:commentRangeEnd w:id="369"/>
      <w:r>
        <w:rPr>
          <w:rStyle w:val="Refdecomentrio"/>
        </w:rPr>
        <w:commentReference w:id="369"/>
      </w:r>
    </w:p>
    <w:p w14:paraId="5008BB4E" w14:textId="77777777" w:rsidR="00B32897" w:rsidRDefault="00B32897" w:rsidP="00B32897">
      <w:pPr>
        <w:ind w:firstLine="851"/>
      </w:pPr>
      <w:r>
        <w:t>De alguma maneira, a capacidade de formar um contingente associativo forte nos momentos de mobilização em grande escala está na capacidade dessa categoria carregar composições diferenciadas eu sua estrutura interna. Neste sentido, a participação do jovem em mobilizações não é recente, mas significa um processo através do qual a possibilidade de ser um veículo catalisador da dinâmica contenciosa está na variedade de suas orientações e crítica a respeito da sociedade como um todo.</w:t>
      </w:r>
    </w:p>
    <w:p w14:paraId="7A067A85" w14:textId="7180F272" w:rsidR="00B32897" w:rsidRDefault="00B32897" w:rsidP="00B32897">
      <w:pPr>
        <w:ind w:firstLine="851"/>
      </w:pPr>
      <w:r>
        <w:lastRenderedPageBreak/>
        <w:t xml:space="preserve">O que fica mais claro para o nosso entendimento sobre a questão do </w:t>
      </w:r>
      <w:commentRangeStart w:id="370"/>
      <w:r>
        <w:t xml:space="preserve">jovem </w:t>
      </w:r>
      <w:commentRangeEnd w:id="370"/>
      <w:r w:rsidR="007100F2">
        <w:rPr>
          <w:rStyle w:val="Refdecomentrio"/>
        </w:rPr>
        <w:commentReference w:id="370"/>
      </w:r>
      <w:r>
        <w:t xml:space="preserve">enquanto uma estrutura de mobilização é o papel que ele vem ocupando nos últimos anos nas formas de ação coletiva. Como afirma </w:t>
      </w:r>
      <w:proofErr w:type="spellStart"/>
      <w:r>
        <w:t>Melucci</w:t>
      </w:r>
      <w:proofErr w:type="spellEnd"/>
      <w:r>
        <w:t xml:space="preserve"> (1997, p. 12), nos últimos trinta anos a juventude tem sido um dos atores centrais em diferentes ondas de mobilização. Isso diz respeito não só à participação da categoria em mobilizações, mas sobretudo, porque estes indicam um padrão emergente de movimentos sociais em sociedades complexas, </w:t>
      </w:r>
      <w:del w:id="371" w:author="Christiane Jalles de Paula" w:date="2024-08-10T19:23:00Z" w16du:dateUtc="2024-08-10T22:23:00Z">
        <w:r w:rsidDel="007100F2">
          <w:delText xml:space="preserve">onde </w:delText>
        </w:r>
      </w:del>
      <w:ins w:id="372" w:author="Christiane Jalles de Paula" w:date="2024-08-10T19:23:00Z" w16du:dateUtc="2024-08-10T22:23:00Z">
        <w:r w:rsidR="007100F2">
          <w:t>na qual</w:t>
        </w:r>
        <w:r w:rsidR="007100F2">
          <w:t xml:space="preserve"> </w:t>
        </w:r>
      </w:ins>
      <w:r>
        <w:t>os sistemas estão cada vez mais baseados em informação e a ação coletiva passa a oferecer outros códigos simbólicos ao resto da sociedade.</w:t>
      </w:r>
    </w:p>
    <w:p w14:paraId="659742B1" w14:textId="17419077" w:rsidR="00B32897" w:rsidRDefault="00B32897" w:rsidP="00B32897">
      <w:pPr>
        <w:ind w:firstLine="851"/>
      </w:pPr>
      <w:r>
        <w:t xml:space="preserve">No caso de </w:t>
      </w:r>
      <w:ins w:id="373" w:author="Christiane Jalles de Paula" w:date="2024-08-10T19:24:00Z" w16du:dateUtc="2024-08-10T22:24:00Z">
        <w:r w:rsidR="007100F2">
          <w:t>J</w:t>
        </w:r>
      </w:ins>
      <w:del w:id="374" w:author="Christiane Jalles de Paula" w:date="2024-08-10T19:24:00Z" w16du:dateUtc="2024-08-10T22:24:00Z">
        <w:r w:rsidDel="007100F2">
          <w:delText>j</w:delText>
        </w:r>
      </w:del>
      <w:r>
        <w:t xml:space="preserve">unho de 2013 esse tipo de estrutura de mobilização é recorrente sobretudo na formação dos </w:t>
      </w:r>
      <w:commentRangeStart w:id="375"/>
      <w:commentRangeStart w:id="376"/>
      <w:r>
        <w:t>coletivos sociais</w:t>
      </w:r>
      <w:commentRangeEnd w:id="375"/>
      <w:r>
        <w:rPr>
          <w:rStyle w:val="Refdecomentrio"/>
        </w:rPr>
        <w:commentReference w:id="375"/>
      </w:r>
      <w:commentRangeEnd w:id="376"/>
      <w:r w:rsidR="007100F2">
        <w:rPr>
          <w:rStyle w:val="Refdecomentrio"/>
        </w:rPr>
        <w:commentReference w:id="376"/>
      </w:r>
      <w:r>
        <w:t xml:space="preserve"> e suas demandas referentes a questões que são sensíveis ao público jovem: </w:t>
      </w:r>
      <w:commentRangeStart w:id="377"/>
      <w:r>
        <w:t>a cultura e os bens de consumo coletivo</w:t>
      </w:r>
      <w:commentRangeEnd w:id="377"/>
      <w:r>
        <w:rPr>
          <w:rStyle w:val="Refdecomentrio"/>
        </w:rPr>
        <w:commentReference w:id="377"/>
      </w:r>
      <w:r>
        <w:t xml:space="preserve"> (CASTELLS, 2010; 2012). Neste sentido, a questão urbana como um estopim para o desenvolvimento das ações coletivas se insere na dinâmica de gestão dos recursos e bens de consumo coletivo que afeta, sobretudo, os jovens. </w:t>
      </w:r>
      <w:del w:id="378" w:author="Christiane Jalles de Paula" w:date="2024-08-10T19:28:00Z" w16du:dateUtc="2024-08-10T22:28:00Z">
        <w:r w:rsidDel="006431E7">
          <w:delText>Nesse ínterim</w:delText>
        </w:r>
      </w:del>
      <w:ins w:id="379" w:author="Christiane Jalles de Paula" w:date="2024-08-10T19:28:00Z" w16du:dateUtc="2024-08-10T22:28:00Z">
        <w:r w:rsidR="006431E7">
          <w:t>Além disso</w:t>
        </w:r>
      </w:ins>
      <w:r>
        <w:t xml:space="preserve">, os diversos coletivos e a própria construção desses coletivos enquanto agentes mobilizadores, se respaldam em uma dinâmica descentralizada e não hierárquica, ao contrário da organização formal composta pelos partidos e demais movimentos sociais organizados. </w:t>
      </w:r>
      <w:commentRangeStart w:id="380"/>
      <w:r>
        <w:t xml:space="preserve">Neste contexto, como afirma Celi </w:t>
      </w:r>
      <w:proofErr w:type="spellStart"/>
      <w:r>
        <w:t>Scalon</w:t>
      </w:r>
      <w:proofErr w:type="spellEnd"/>
      <w:r>
        <w:t xml:space="preserve"> (2013), temos a tentativa de resposta dada pelos jovens à cisão entre expectativa de melhoria na situação individual e de piora na situação social/coletiva.</w:t>
      </w:r>
      <w:commentRangeEnd w:id="380"/>
      <w:r w:rsidR="006431E7">
        <w:rPr>
          <w:rStyle w:val="Refdecomentrio"/>
        </w:rPr>
        <w:commentReference w:id="380"/>
      </w:r>
    </w:p>
    <w:p w14:paraId="76E65C3C" w14:textId="236E85FF" w:rsidR="00B32897" w:rsidDel="006431E7" w:rsidRDefault="00B32897" w:rsidP="00B32897">
      <w:pPr>
        <w:ind w:firstLine="851"/>
        <w:rPr>
          <w:del w:id="381" w:author="Christiane Jalles de Paula" w:date="2024-08-10T19:30:00Z" w16du:dateUtc="2024-08-10T22:30:00Z"/>
        </w:rPr>
      </w:pPr>
      <w:commentRangeStart w:id="382"/>
      <w:commentRangeStart w:id="383"/>
      <w:r>
        <w:t>Outra estrutura que ganha destaque neste segundo momento está ligada à importância que tem o Fórum Social Mundial e, proveniente dele, as chamadas redes de movimentos sociais. A construção do MPL e os diversos coletivos que são estruturas importantes nos protestos de junho de 2013 são gestados na dinâmica do FSM.</w:t>
      </w:r>
      <w:commentRangeEnd w:id="382"/>
      <w:r>
        <w:rPr>
          <w:rStyle w:val="Refdecomentrio"/>
        </w:rPr>
        <w:commentReference w:id="382"/>
      </w:r>
      <w:commentRangeEnd w:id="383"/>
      <w:r w:rsidR="006431E7">
        <w:rPr>
          <w:rStyle w:val="Refdecomentrio"/>
        </w:rPr>
        <w:commentReference w:id="383"/>
      </w:r>
      <w:ins w:id="384" w:author="Christiane Jalles de Paula" w:date="2024-08-10T19:30:00Z" w16du:dateUtc="2024-08-10T22:30:00Z">
        <w:r w:rsidR="006431E7">
          <w:t xml:space="preserve"> </w:t>
        </w:r>
      </w:ins>
    </w:p>
    <w:p w14:paraId="7E6D6520" w14:textId="7E6117CF" w:rsidR="00B32897" w:rsidRDefault="00B32897" w:rsidP="00B32897">
      <w:pPr>
        <w:ind w:firstLine="851"/>
      </w:pPr>
      <w:r>
        <w:rPr>
          <w:szCs w:val="24"/>
        </w:rPr>
        <w:t xml:space="preserve">Aqui passa a ser importante </w:t>
      </w:r>
      <w:r w:rsidR="00DF57C3">
        <w:rPr>
          <w:szCs w:val="24"/>
        </w:rPr>
        <w:t>também</w:t>
      </w:r>
      <w:r>
        <w:rPr>
          <w:szCs w:val="24"/>
        </w:rPr>
        <w:t xml:space="preserve"> a noção </w:t>
      </w:r>
      <w:r>
        <w:rPr>
          <w:i/>
          <w:szCs w:val="24"/>
        </w:rPr>
        <w:t>rede de movimentos</w:t>
      </w:r>
      <w:r>
        <w:rPr>
          <w:szCs w:val="24"/>
        </w:rPr>
        <w:t xml:space="preserve"> ou </w:t>
      </w:r>
      <w:r>
        <w:rPr>
          <w:i/>
          <w:szCs w:val="24"/>
        </w:rPr>
        <w:t>áreas de movimento</w:t>
      </w:r>
      <w:r>
        <w:rPr>
          <w:szCs w:val="24"/>
        </w:rPr>
        <w:t xml:space="preserve">: “uma rede de grupos partilhando uma cultura de movimento e uma identidade coletiva” (REYNAUD, 1982 </w:t>
      </w:r>
      <w:r>
        <w:rPr>
          <w:i/>
          <w:szCs w:val="24"/>
        </w:rPr>
        <w:t>apud</w:t>
      </w:r>
      <w:r>
        <w:rPr>
          <w:szCs w:val="24"/>
        </w:rPr>
        <w:t xml:space="preserve"> MELUCCI, 1989, p. 60). Essa noção inclui não apenas as organizações formais como também redes de relações informais, as quais conectam núcleos de indivíduos e grupos a uma área de participantes mais ampla (MELUCCI, 1989, p. 60). Como afirma </w:t>
      </w:r>
      <w:proofErr w:type="spellStart"/>
      <w:r>
        <w:rPr>
          <w:szCs w:val="24"/>
        </w:rPr>
        <w:t>Melucci</w:t>
      </w:r>
      <w:proofErr w:type="spellEnd"/>
      <w:r>
        <w:rPr>
          <w:szCs w:val="24"/>
        </w:rPr>
        <w:t>,</w:t>
      </w:r>
    </w:p>
    <w:p w14:paraId="45CD7C3A" w14:textId="77777777" w:rsidR="00B32897" w:rsidRDefault="00B32897" w:rsidP="00B32897">
      <w:pPr>
        <w:spacing w:line="240" w:lineRule="auto"/>
        <w:ind w:left="2268"/>
        <w:rPr>
          <w:sz w:val="20"/>
          <w:szCs w:val="20"/>
        </w:rPr>
      </w:pPr>
      <w:r>
        <w:rPr>
          <w:sz w:val="20"/>
          <w:szCs w:val="20"/>
        </w:rPr>
        <w:t xml:space="preserve">A situação normal do ‘movimento’ hoje é ser uma rede de pequenos grupos imersos na vida cotidiana que requerem um envolvimento pessoal na experimentação e na prática da inovação cultural (...) Estas redes (descritas primeiramente por Gerlach &amp; </w:t>
      </w:r>
      <w:proofErr w:type="spellStart"/>
      <w:r>
        <w:rPr>
          <w:sz w:val="20"/>
          <w:szCs w:val="20"/>
        </w:rPr>
        <w:t>Hine</w:t>
      </w:r>
      <w:proofErr w:type="spellEnd"/>
      <w:r>
        <w:rPr>
          <w:sz w:val="20"/>
          <w:szCs w:val="20"/>
        </w:rPr>
        <w:t xml:space="preserve">, 1970) têm as seguintes características: a) elas permitem associação múltipla; b) a militância é apenas parcial e de curta duração; c) o envolvimento e a solidariedade afetiva </w:t>
      </w:r>
      <w:proofErr w:type="gramStart"/>
      <w:r>
        <w:rPr>
          <w:sz w:val="20"/>
          <w:szCs w:val="20"/>
        </w:rPr>
        <w:t>é</w:t>
      </w:r>
      <w:proofErr w:type="gramEnd"/>
      <w:r>
        <w:rPr>
          <w:sz w:val="20"/>
          <w:szCs w:val="20"/>
        </w:rPr>
        <w:t xml:space="preserve"> requerida como uma condição para a participação em muitos dos grupos. (MELUCCI, 1989, p. 61).</w:t>
      </w:r>
    </w:p>
    <w:p w14:paraId="7723A3CB" w14:textId="77777777" w:rsidR="00B32897" w:rsidRDefault="00B32897" w:rsidP="00B32897">
      <w:pPr>
        <w:ind w:firstLine="851"/>
      </w:pPr>
      <w:r w:rsidRPr="78201CAA">
        <w:lastRenderedPageBreak/>
        <w:t>De certa maneira, como afirma Scherer-Warren (2006, p. 110), entender como os diversos movimentos operam a questão das redes é compreender como os interesses e os valores da cidadania se organizam em cada sociedade para encaminhamento de suas ações em prol de políticas sociais e públicas, protestos sociais, manifestações simbólicas e pressões políticas. Ultimamente, o estudo de redes sociais passou a representar um marco interpretativo das mobilizações contemporâneas (MARTINS, 2010; CARLOS, 2011) – tanto no sentido formal/institucionalizado</w:t>
      </w:r>
      <w:commentRangeStart w:id="385"/>
      <w:r w:rsidRPr="78201CAA">
        <w:rPr>
          <w:rStyle w:val="ncoradanotaderodap"/>
        </w:rPr>
        <w:footnoteReference w:id="98"/>
      </w:r>
      <w:commentRangeEnd w:id="385"/>
      <w:r w:rsidR="006431E7">
        <w:rPr>
          <w:rStyle w:val="Refdecomentrio"/>
        </w:rPr>
        <w:commentReference w:id="385"/>
      </w:r>
      <w:r w:rsidRPr="78201CAA">
        <w:t>, ou no sentido informal, sem um grau de organização burocrática mais ampla.</w:t>
      </w:r>
    </w:p>
    <w:p w14:paraId="2D4FA413" w14:textId="77777777" w:rsidR="00B32897" w:rsidRDefault="00B32897" w:rsidP="00B32897">
      <w:pPr>
        <w:ind w:firstLine="851"/>
        <w:rPr>
          <w:szCs w:val="24"/>
        </w:rPr>
      </w:pPr>
      <w:r>
        <w:rPr>
          <w:szCs w:val="24"/>
        </w:rPr>
        <w:t xml:space="preserve">O interessante a notar é que à ideia de redes pode-se agregar aqui com a categoria jovens no que tange ao desenvolvimento de ações cada vez mais difusas. Como afirma Scherer-Warren, as redes possuem um aspecto multiforme e aproximam atores sociais diversificados nos quais, do nível local ao nível global, possibilitam o diálogo da diversidade de interesses e valores (SCHERER-WARREN, 2006, p. 115). No entanto, como afirma </w:t>
      </w:r>
      <w:proofErr w:type="spellStart"/>
      <w:r>
        <w:rPr>
          <w:szCs w:val="24"/>
        </w:rPr>
        <w:t>Diani</w:t>
      </w:r>
      <w:proofErr w:type="spellEnd"/>
      <w:r>
        <w:rPr>
          <w:szCs w:val="24"/>
        </w:rPr>
        <w:t xml:space="preserve"> e </w:t>
      </w:r>
      <w:proofErr w:type="spellStart"/>
      <w:r>
        <w:rPr>
          <w:szCs w:val="24"/>
        </w:rPr>
        <w:t>Bison</w:t>
      </w:r>
      <w:proofErr w:type="spellEnd"/>
      <w:r>
        <w:rPr>
          <w:szCs w:val="24"/>
        </w:rPr>
        <w:t xml:space="preserve"> (2010) no interior dessas redes o processo de participação podem ser instáveis e dependem muito do reconhecimento mútuo dos atores. O que os autores chamam a atenção é pelo fato de que uma importante consequência do papel da dinâmica de rede é o surgimento de mais oportunidades em que determinados indivíduos ou grupos possam exercer um papel independente no processo político, diferentemente do que seria o caso quando a ação se encontra no interior de organizações formais (DIANI &amp; BISON, 2010, p. </w:t>
      </w:r>
      <w:commentRangeStart w:id="386"/>
      <w:r>
        <w:rPr>
          <w:szCs w:val="24"/>
        </w:rPr>
        <w:t>222</w:t>
      </w:r>
      <w:commentRangeEnd w:id="386"/>
      <w:r>
        <w:rPr>
          <w:rStyle w:val="Refdecomentrio"/>
        </w:rPr>
        <w:commentReference w:id="386"/>
      </w:r>
      <w:r>
        <w:rPr>
          <w:szCs w:val="24"/>
        </w:rPr>
        <w:t>).</w:t>
      </w:r>
    </w:p>
    <w:p w14:paraId="63563428" w14:textId="77777777" w:rsidR="00B32897" w:rsidRDefault="00B32897" w:rsidP="00B32897">
      <w:pPr>
        <w:ind w:firstLine="851"/>
      </w:pPr>
      <w:commentRangeStart w:id="387"/>
      <w:commentRangeStart w:id="388"/>
      <w:r>
        <w:lastRenderedPageBreak/>
        <w:t>No Impeachment de Dilma temos estruturas de mobilização que disputam o debate público principalmente após as eleições de 2014. De certa maneira, a disputa acirrada do pleito de 2014 dá o teor dos acontecimentos posteriores. O que podemos observar é que essas estruturas possuem uma forte relação com o sistema político-institucional organizado nas relações entre os setores da militância político-partidária e as redes conectivas entre essas estruturas e os coletivos sociais. Compõem-se, sobretudo, de jovens que disputam, na esfera pública, repertórios diferentes. Aqui, o que chama atenção é a construção de uma estrutura de mobilização muito ligada à mobilização de recursos com grande influência dos partidos e grupos de interesses.</w:t>
      </w:r>
    </w:p>
    <w:p w14:paraId="7D1BD8C4" w14:textId="10800A99" w:rsidR="00B32897" w:rsidRDefault="00B32897" w:rsidP="00B32897">
      <w:pPr>
        <w:ind w:firstLine="851"/>
      </w:pPr>
      <w:commentRangeStart w:id="389"/>
      <w:r>
        <w:t>A mídia enquanto uma estrutura de mobilização nesses momentos é fruto de diversas controvérsias e disputas. Primeiramente, como afirma Tosi Rodrigues (1993), o papel inegavelmente central que os estudantes ocuparam na campanha do Fora Collor deve ser qualificado pelas facilidades em alocar recursos, materiais e simbólicos, no que tange, principalmente, ao apoio da imprensa. Em junho de 2013 a importância da imprensa na construção de um ambiente de indignação, anos anteriores, com os diversos escândalos envolvendo o partido no poder (PT). Como também as disputas a respeito da direção e do discurso proferido pelo movimento nas ruas em contraposto aos serviços de streaming difundidos pelos coletivos através das mídias alternativas. O papel desempenhado pela imprensa televisiva na difusão da ação também se fez presente nas diversas chamadas no decorrer dos atos de protestos, isso tanto em junho de 2013</w:t>
      </w:r>
      <w:r w:rsidR="005363C0">
        <w:t>,</w:t>
      </w:r>
      <w:r>
        <w:t xml:space="preserve"> quanto nas manifestações </w:t>
      </w:r>
      <w:r w:rsidR="005363C0">
        <w:t>pelo</w:t>
      </w:r>
      <w:r>
        <w:t xml:space="preserve"> impeachment d</w:t>
      </w:r>
      <w:r w:rsidR="00DB5504">
        <w:t>e</w:t>
      </w:r>
      <w:r>
        <w:t xml:space="preserve"> Dilma.</w:t>
      </w:r>
      <w:commentRangeEnd w:id="387"/>
      <w:r>
        <w:rPr>
          <w:rStyle w:val="Refdecomentrio"/>
        </w:rPr>
        <w:commentReference w:id="387"/>
      </w:r>
      <w:commentRangeEnd w:id="388"/>
      <w:r w:rsidR="006431E7">
        <w:rPr>
          <w:rStyle w:val="Refdecomentrio"/>
        </w:rPr>
        <w:commentReference w:id="388"/>
      </w:r>
      <w:commentRangeEnd w:id="389"/>
      <w:r w:rsidR="006431E7">
        <w:rPr>
          <w:rStyle w:val="Refdecomentrio"/>
        </w:rPr>
        <w:commentReference w:id="389"/>
      </w:r>
    </w:p>
    <w:p w14:paraId="3057C92C" w14:textId="77777777" w:rsidR="00B32897" w:rsidRDefault="00B32897" w:rsidP="00B32897"/>
    <w:p w14:paraId="32CD5B1A" w14:textId="77777777" w:rsidR="00B32897" w:rsidRDefault="00B32897" w:rsidP="00B32897">
      <w:pPr>
        <w:ind w:firstLine="851"/>
      </w:pPr>
    </w:p>
    <w:p w14:paraId="0B2CBE2E" w14:textId="77777777" w:rsidR="00B32897" w:rsidRDefault="00B32897" w:rsidP="00B32897">
      <w:pPr>
        <w:ind w:firstLine="851"/>
      </w:pPr>
    </w:p>
    <w:p w14:paraId="4E8893FF" w14:textId="77777777" w:rsidR="00B32897" w:rsidRPr="00F4087E" w:rsidRDefault="00B32897" w:rsidP="00B32897">
      <w:pPr>
        <w:ind w:firstLine="851"/>
        <w:rPr>
          <w:rFonts w:cs="Times New Roman"/>
          <w:color w:val="000000" w:themeColor="text1"/>
          <w:szCs w:val="24"/>
        </w:rPr>
      </w:pPr>
    </w:p>
    <w:p w14:paraId="68A27AB2" w14:textId="77777777" w:rsidR="00B32897" w:rsidRPr="00567F30" w:rsidRDefault="00B32897" w:rsidP="00B32897">
      <w:pPr>
        <w:rPr>
          <w:rFonts w:cs="Times New Roman"/>
          <w:color w:val="000000" w:themeColor="text1"/>
          <w:szCs w:val="24"/>
        </w:rPr>
      </w:pPr>
      <w:r>
        <w:rPr>
          <w:rFonts w:cs="Times New Roman"/>
          <w:b/>
          <w:color w:val="000000" w:themeColor="text1"/>
          <w:szCs w:val="24"/>
        </w:rPr>
        <w:br w:type="page"/>
      </w:r>
    </w:p>
    <w:p w14:paraId="0FB232D6" w14:textId="3D5D0351" w:rsidR="00FA15C4" w:rsidRDefault="00050309" w:rsidP="00922DC4">
      <w:pPr>
        <w:pStyle w:val="Ttulo2"/>
      </w:pPr>
      <w:bookmarkStart w:id="390" w:name="_Toc173959626"/>
      <w:r>
        <w:lastRenderedPageBreak/>
        <w:t xml:space="preserve">3.3 </w:t>
      </w:r>
      <w:r w:rsidR="00481158">
        <w:t>Estruturas de mobilização e protestos nos governos Dilma</w:t>
      </w:r>
      <w:r w:rsidR="00A57293">
        <w:t xml:space="preserve"> (</w:t>
      </w:r>
      <w:r w:rsidR="00043741">
        <w:t>2013 e 2015)</w:t>
      </w:r>
      <w:bookmarkEnd w:id="390"/>
    </w:p>
    <w:p w14:paraId="4789C1D4" w14:textId="77777777" w:rsidR="0017380B" w:rsidRDefault="0017380B" w:rsidP="00941295">
      <w:pPr>
        <w:ind w:firstLine="709"/>
        <w:rPr>
          <w:szCs w:val="24"/>
        </w:rPr>
      </w:pPr>
    </w:p>
    <w:p w14:paraId="36D61382" w14:textId="476D4F58" w:rsidR="00015ADA" w:rsidRDefault="00015ADA" w:rsidP="00941295">
      <w:pPr>
        <w:ind w:firstLine="709"/>
        <w:rPr>
          <w:szCs w:val="24"/>
        </w:rPr>
      </w:pPr>
      <w:r w:rsidRPr="78201CAA">
        <w:t>As manifestações de junho de 2013 marcam um</w:t>
      </w:r>
      <w:r w:rsidR="00941295">
        <w:rPr>
          <w:szCs w:val="24"/>
        </w:rPr>
        <w:t xml:space="preserve"> </w:t>
      </w:r>
      <w:r w:rsidR="000945BE" w:rsidRPr="78201CAA">
        <w:t>novo momento</w:t>
      </w:r>
      <w:r w:rsidRPr="78201CAA">
        <w:t xml:space="preserve"> de mobilizações em massa no Brasil</w:t>
      </w:r>
      <w:r w:rsidR="00E41429" w:rsidRPr="78201CAA">
        <w:rPr>
          <w:rStyle w:val="Refdenotaderodap"/>
        </w:rPr>
        <w:footnoteReference w:id="99"/>
      </w:r>
      <w:r w:rsidRPr="78201CAA">
        <w:t>. Após a Campanha Pela Ética na Política passaríamos por cerca de 21 anos sem uma mobilização que ganhasse tal proporção na sociedade. Isso não significa dizer que as diversas outras mobilizações que ocorreram durante esse período se tornam residuais frente ao nosso quadro explicativo. Sabemos da importância de tais momentos, mas resguardamos ao fato de que o objeto da presente pesquisa está restrito a esses</w:t>
      </w:r>
      <w:r w:rsidR="00BA3C6A" w:rsidRPr="78201CAA">
        <w:t xml:space="preserve"> outros</w:t>
      </w:r>
      <w:r w:rsidRPr="78201CAA">
        <w:t xml:space="preserve"> momentos </w:t>
      </w:r>
      <w:r w:rsidR="00334C07" w:rsidRPr="78201CAA">
        <w:t xml:space="preserve">os quais </w:t>
      </w:r>
      <w:r w:rsidRPr="78201CAA">
        <w:t>consideramos específicos</w:t>
      </w:r>
      <w:r w:rsidR="00334C07" w:rsidRPr="78201CAA">
        <w:t>, por vezes extraordinário,</w:t>
      </w:r>
      <w:r w:rsidRPr="78201CAA">
        <w:t xml:space="preserve"> na realidade social brasileira, e que foram capazes de mobilizar um contingente muito grande de pessoas, incluindo pessoas comuns.</w:t>
      </w:r>
    </w:p>
    <w:p w14:paraId="4DB73BC4" w14:textId="122EEB44" w:rsidR="00015ADA" w:rsidRDefault="00015ADA" w:rsidP="00015ADA">
      <w:pPr>
        <w:ind w:firstLine="851"/>
        <w:rPr>
          <w:szCs w:val="24"/>
        </w:rPr>
      </w:pPr>
      <w:r>
        <w:rPr>
          <w:szCs w:val="24"/>
        </w:rPr>
        <w:t>De certa maneira,</w:t>
      </w:r>
      <w:r w:rsidR="004F19E7">
        <w:rPr>
          <w:szCs w:val="24"/>
        </w:rPr>
        <w:t xml:space="preserve"> o ciclo de protestos de 2013</w:t>
      </w:r>
      <w:r w:rsidR="003A4A66">
        <w:rPr>
          <w:szCs w:val="24"/>
        </w:rPr>
        <w:t xml:space="preserve"> inaugura um novo</w:t>
      </w:r>
      <w:r w:rsidR="00894811">
        <w:rPr>
          <w:szCs w:val="24"/>
        </w:rPr>
        <w:t xml:space="preserve"> momento de organização e mobilização da ação coletiva na contemporaneidade</w:t>
      </w:r>
      <w:r>
        <w:rPr>
          <w:szCs w:val="24"/>
        </w:rPr>
        <w:t xml:space="preserve">. </w:t>
      </w:r>
      <w:r w:rsidR="00894811">
        <w:rPr>
          <w:szCs w:val="24"/>
        </w:rPr>
        <w:t xml:space="preserve">Temos a presença de </w:t>
      </w:r>
      <w:r>
        <w:rPr>
          <w:szCs w:val="24"/>
        </w:rPr>
        <w:t>uma gramática social nova, encarnada na maneira como o ativismo se comporta n</w:t>
      </w:r>
      <w:r w:rsidR="00894811">
        <w:rPr>
          <w:szCs w:val="24"/>
        </w:rPr>
        <w:t>os últimos tempos</w:t>
      </w:r>
      <w:r>
        <w:rPr>
          <w:szCs w:val="24"/>
        </w:rPr>
        <w:t xml:space="preserve">, tanto na composição </w:t>
      </w:r>
      <w:r w:rsidR="00894811">
        <w:rPr>
          <w:szCs w:val="24"/>
        </w:rPr>
        <w:t>quanto na</w:t>
      </w:r>
      <w:r>
        <w:rPr>
          <w:szCs w:val="24"/>
        </w:rPr>
        <w:t xml:space="preserve"> estrutura organizacional dos movimentos sociais. Neste sentido, a mobilização que ganha a cena política brasileira em junho de 2013 resguarda uma estrutura relativamente diversificada de atuação política que possui estreita relação com a efemeridade que determinadas formas de ativismo social podem se desenrolar, e que estão atreladas a aspectos culturais e emocionais. Além disso, a própria dinâmica organizativa desses movimentos procura se desvincular do formato enrijecido e hierarquizado dos movimentos sociais mais tradicionais, promovendo uma ação difusa através de uma organização descentralizada. Por outro lado, </w:t>
      </w:r>
      <w:r w:rsidR="003B3A97">
        <w:rPr>
          <w:szCs w:val="24"/>
        </w:rPr>
        <w:t>há</w:t>
      </w:r>
      <w:r w:rsidR="00F354DF">
        <w:rPr>
          <w:szCs w:val="24"/>
        </w:rPr>
        <w:t>, durante os eventos de junho de 2013</w:t>
      </w:r>
      <w:r>
        <w:rPr>
          <w:szCs w:val="24"/>
        </w:rPr>
        <w:t xml:space="preserve"> uma forte relação com a questão da ação contenciosa, onde as dinâmicas de mobilização se desenrolam em processos de radicalização da ação coletiva.</w:t>
      </w:r>
    </w:p>
    <w:p w14:paraId="1D571C2F" w14:textId="7AC584C4" w:rsidR="00922DC4" w:rsidRDefault="00015ADA" w:rsidP="00015ADA">
      <w:pPr>
        <w:ind w:firstLine="709"/>
        <w:rPr>
          <w:szCs w:val="24"/>
        </w:rPr>
      </w:pPr>
      <w:r>
        <w:rPr>
          <w:szCs w:val="24"/>
        </w:rPr>
        <w:t xml:space="preserve">Com efeito, o </w:t>
      </w:r>
      <w:r w:rsidR="00F354DF">
        <w:rPr>
          <w:szCs w:val="24"/>
        </w:rPr>
        <w:t>contexto</w:t>
      </w:r>
      <w:r>
        <w:rPr>
          <w:szCs w:val="24"/>
        </w:rPr>
        <w:t xml:space="preserve"> que promove o ciclo de protestos na sociedade brasileira a partir de junho de 2013 acaba possuindo estreita relação com os sucessos e dilemas da política promovida pelo Partido dos Trabalhadores em seus </w:t>
      </w:r>
      <w:r w:rsidR="00C62DDE">
        <w:rPr>
          <w:szCs w:val="24"/>
        </w:rPr>
        <w:t xml:space="preserve">mais de </w:t>
      </w:r>
      <w:del w:id="391" w:author="Christiane Jalles de Paula" w:date="2024-08-10T19:44:00Z" w16du:dateUtc="2024-08-10T22:44:00Z">
        <w:r w:rsidR="00C62DDE" w:rsidDel="002768E7">
          <w:rPr>
            <w:szCs w:val="24"/>
          </w:rPr>
          <w:delText>10</w:delText>
        </w:r>
        <w:r w:rsidDel="002768E7">
          <w:rPr>
            <w:szCs w:val="24"/>
          </w:rPr>
          <w:delText xml:space="preserve"> </w:delText>
        </w:r>
      </w:del>
      <w:ins w:id="392" w:author="Christiane Jalles de Paula" w:date="2024-08-10T19:44:00Z" w16du:dateUtc="2024-08-10T22:44:00Z">
        <w:r w:rsidR="002768E7">
          <w:rPr>
            <w:szCs w:val="24"/>
          </w:rPr>
          <w:t>dez</w:t>
        </w:r>
        <w:r w:rsidR="002768E7">
          <w:rPr>
            <w:szCs w:val="24"/>
          </w:rPr>
          <w:t xml:space="preserve"> </w:t>
        </w:r>
      </w:ins>
      <w:r>
        <w:rPr>
          <w:szCs w:val="24"/>
        </w:rPr>
        <w:t xml:space="preserve">anos </w:t>
      </w:r>
      <w:r w:rsidR="00C62DDE">
        <w:rPr>
          <w:szCs w:val="24"/>
        </w:rPr>
        <w:t>no</w:t>
      </w:r>
      <w:r>
        <w:rPr>
          <w:szCs w:val="24"/>
        </w:rPr>
        <w:t xml:space="preserve"> poder</w:t>
      </w:r>
      <w:r w:rsidR="007E6D92">
        <w:rPr>
          <w:szCs w:val="24"/>
        </w:rPr>
        <w:t xml:space="preserve"> </w:t>
      </w:r>
      <w:commentRangeStart w:id="393"/>
      <w:commentRangeStart w:id="394"/>
      <w:r w:rsidR="007E6D92">
        <w:rPr>
          <w:szCs w:val="24"/>
        </w:rPr>
        <w:t>(SINGER, 20</w:t>
      </w:r>
      <w:r w:rsidR="009E5C21">
        <w:rPr>
          <w:szCs w:val="24"/>
        </w:rPr>
        <w:t>12</w:t>
      </w:r>
      <w:r w:rsidR="001233EC">
        <w:rPr>
          <w:szCs w:val="24"/>
        </w:rPr>
        <w:t>, 2018</w:t>
      </w:r>
      <w:del w:id="395" w:author="Christiane Jalles de Paula" w:date="2024-08-10T19:47:00Z" w16du:dateUtc="2024-08-10T22:47:00Z">
        <w:r w:rsidR="001233EC" w:rsidDel="002768E7">
          <w:rPr>
            <w:szCs w:val="24"/>
          </w:rPr>
          <w:delText>;</w:delText>
        </w:r>
      </w:del>
      <w:r w:rsidR="001233EC">
        <w:rPr>
          <w:szCs w:val="24"/>
        </w:rPr>
        <w:t>)</w:t>
      </w:r>
      <w:commentRangeEnd w:id="393"/>
      <w:r w:rsidR="00171130">
        <w:rPr>
          <w:rStyle w:val="Refdecomentrio"/>
        </w:rPr>
        <w:commentReference w:id="393"/>
      </w:r>
      <w:commentRangeEnd w:id="394"/>
      <w:r w:rsidR="002768E7">
        <w:rPr>
          <w:rStyle w:val="Refdecomentrio"/>
        </w:rPr>
        <w:commentReference w:id="394"/>
      </w:r>
      <w:r>
        <w:rPr>
          <w:szCs w:val="24"/>
        </w:rPr>
        <w:t>. Atrelado a isso</w:t>
      </w:r>
      <w:r w:rsidR="00171130">
        <w:rPr>
          <w:szCs w:val="24"/>
        </w:rPr>
        <w:t>,</w:t>
      </w:r>
      <w:r>
        <w:rPr>
          <w:szCs w:val="24"/>
        </w:rPr>
        <w:t xml:space="preserve"> está a dinâmica da mudança social na sociedade brasileira e a </w:t>
      </w:r>
      <w:r>
        <w:rPr>
          <w:szCs w:val="24"/>
        </w:rPr>
        <w:lastRenderedPageBreak/>
        <w:t>configuração de novos sujeitos no cenário social e político.</w:t>
      </w:r>
      <w:r w:rsidR="00E37EB5">
        <w:rPr>
          <w:szCs w:val="24"/>
        </w:rPr>
        <w:t xml:space="preserve"> </w:t>
      </w:r>
      <w:r w:rsidR="005B7B22">
        <w:rPr>
          <w:szCs w:val="24"/>
        </w:rPr>
        <w:t>Movimentos sociais</w:t>
      </w:r>
      <w:r w:rsidR="00E37EB5">
        <w:rPr>
          <w:szCs w:val="24"/>
        </w:rPr>
        <w:t xml:space="preserve"> que passaram a modificar suas formas de </w:t>
      </w:r>
      <w:r w:rsidR="00BD6C63">
        <w:rPr>
          <w:szCs w:val="24"/>
        </w:rPr>
        <w:t xml:space="preserve">atuação e </w:t>
      </w:r>
      <w:r w:rsidR="001D2541">
        <w:rPr>
          <w:szCs w:val="24"/>
        </w:rPr>
        <w:t>contestação advindos não só de mudança</w:t>
      </w:r>
      <w:r w:rsidR="00164D78">
        <w:rPr>
          <w:szCs w:val="24"/>
        </w:rPr>
        <w:t xml:space="preserve">s cotidianas </w:t>
      </w:r>
      <w:r w:rsidR="001D2541">
        <w:rPr>
          <w:szCs w:val="24"/>
        </w:rPr>
        <w:t>n</w:t>
      </w:r>
      <w:r w:rsidR="009D4BAB">
        <w:rPr>
          <w:szCs w:val="24"/>
        </w:rPr>
        <w:t xml:space="preserve">a sociedade, mas, sobretudo, como fruto das políticas e dos debates públicos sobre a questão da moralidade na sociedade </w:t>
      </w:r>
      <w:commentRangeStart w:id="396"/>
      <w:commentRangeStart w:id="397"/>
      <w:r w:rsidR="009D4BAB">
        <w:rPr>
          <w:szCs w:val="24"/>
        </w:rPr>
        <w:t>brasileira</w:t>
      </w:r>
      <w:commentRangeEnd w:id="396"/>
      <w:r w:rsidR="000A78E6">
        <w:rPr>
          <w:rStyle w:val="Refdecomentrio"/>
        </w:rPr>
        <w:commentReference w:id="396"/>
      </w:r>
      <w:commentRangeEnd w:id="397"/>
      <w:r w:rsidR="002768E7">
        <w:rPr>
          <w:rStyle w:val="Refdecomentrio"/>
        </w:rPr>
        <w:commentReference w:id="397"/>
      </w:r>
      <w:r w:rsidR="009D4BAB">
        <w:rPr>
          <w:szCs w:val="24"/>
        </w:rPr>
        <w:t>. Além disso, u</w:t>
      </w:r>
      <w:r>
        <w:rPr>
          <w:szCs w:val="24"/>
        </w:rPr>
        <w:t>ma parcela da população que viveria um processo de ascensão social ocasionado pela inserção na cidadania através da via do consumo</w:t>
      </w:r>
      <w:r w:rsidR="00E54056">
        <w:rPr>
          <w:szCs w:val="24"/>
        </w:rPr>
        <w:t xml:space="preserve"> de bens</w:t>
      </w:r>
      <w:r>
        <w:rPr>
          <w:szCs w:val="24"/>
        </w:rPr>
        <w:t xml:space="preserve"> – em </w:t>
      </w:r>
      <w:r w:rsidR="000E310D">
        <w:rPr>
          <w:szCs w:val="24"/>
        </w:rPr>
        <w:t>contraste com a construção e reconhecimento</w:t>
      </w:r>
      <w:r>
        <w:rPr>
          <w:szCs w:val="24"/>
        </w:rPr>
        <w:t xml:space="preserve"> dos direitos –, demandaria políticas de desenvolvimento social que transpareceriam nas diversas formas de insatisfação com a política institucionalizada.</w:t>
      </w:r>
      <w:r w:rsidR="000E310D">
        <w:rPr>
          <w:szCs w:val="24"/>
        </w:rPr>
        <w:t xml:space="preserve"> De um lado, </w:t>
      </w:r>
      <w:r w:rsidR="000D5821">
        <w:rPr>
          <w:szCs w:val="24"/>
        </w:rPr>
        <w:t>uma disputa moral em torno dos costumes pautaria o debate sobre a questão dos rumos</w:t>
      </w:r>
      <w:r w:rsidR="00CB155C">
        <w:rPr>
          <w:szCs w:val="24"/>
        </w:rPr>
        <w:t xml:space="preserve"> da política na sociedade e, com isso, a questão da corrupção. De outro lado, a luta por direitos</w:t>
      </w:r>
      <w:r w:rsidR="00AC5E3F">
        <w:rPr>
          <w:szCs w:val="24"/>
        </w:rPr>
        <w:t>, peça fundamental na política de redistribuição de renda e combate à miséria nos governos do PT,</w:t>
      </w:r>
      <w:r w:rsidR="00243A2B">
        <w:rPr>
          <w:szCs w:val="24"/>
        </w:rPr>
        <w:t xml:space="preserve"> cuja manutenção garant</w:t>
      </w:r>
      <w:r w:rsidR="000268E0">
        <w:rPr>
          <w:szCs w:val="24"/>
        </w:rPr>
        <w:t xml:space="preserve">iria os índices de popularidade do presidente </w:t>
      </w:r>
      <w:commentRangeStart w:id="398"/>
      <w:r w:rsidR="000268E0">
        <w:rPr>
          <w:szCs w:val="24"/>
        </w:rPr>
        <w:t>Lula</w:t>
      </w:r>
      <w:commentRangeEnd w:id="398"/>
      <w:r w:rsidR="004405FE">
        <w:rPr>
          <w:rStyle w:val="Refdecomentrio"/>
        </w:rPr>
        <w:commentReference w:id="398"/>
      </w:r>
      <w:r w:rsidR="000268E0">
        <w:rPr>
          <w:szCs w:val="24"/>
        </w:rPr>
        <w:t xml:space="preserve"> </w:t>
      </w:r>
      <w:r w:rsidR="006C74CF">
        <w:rPr>
          <w:szCs w:val="24"/>
        </w:rPr>
        <w:t>até o final de seu mandato,</w:t>
      </w:r>
      <w:r w:rsidR="00AC5E3F">
        <w:rPr>
          <w:szCs w:val="24"/>
        </w:rPr>
        <w:t xml:space="preserve"> seriam os campos em disputa </w:t>
      </w:r>
      <w:r w:rsidR="004D09AE">
        <w:rPr>
          <w:szCs w:val="24"/>
        </w:rPr>
        <w:t>no decorrer daqueles anos.</w:t>
      </w:r>
    </w:p>
    <w:p w14:paraId="5911EBB0" w14:textId="5AAFD295" w:rsidR="00C305CD" w:rsidRDefault="00335173" w:rsidP="00C305CD">
      <w:pPr>
        <w:ind w:firstLine="709"/>
      </w:pPr>
      <w:del w:id="399" w:author="Christiane Jalles de Paula" w:date="2024-08-10T19:45:00Z" w16du:dateUtc="2024-08-10T22:45:00Z">
        <w:r w:rsidRPr="00335173" w:rsidDel="002768E7">
          <w:delText xml:space="preserve">Selecionada </w:delText>
        </w:r>
      </w:del>
      <w:ins w:id="400" w:author="Christiane Jalles de Paula" w:date="2024-08-10T19:45:00Z" w16du:dateUtc="2024-08-10T22:45:00Z">
        <w:r w:rsidR="002768E7">
          <w:t>Escolhida</w:t>
        </w:r>
        <w:r w:rsidR="002768E7" w:rsidRPr="00335173">
          <w:t xml:space="preserve"> </w:t>
        </w:r>
      </w:ins>
      <w:r w:rsidRPr="00335173">
        <w:t xml:space="preserve">por Luiz Inácio Lula da Silva para sucedê-lo no cargo presidencial, Dilma Rousseff, </w:t>
      </w:r>
      <w:r w:rsidR="005B7E4C">
        <w:t>que lutou no movimento</w:t>
      </w:r>
      <w:r w:rsidR="00F54CF7">
        <w:t xml:space="preserve"> </w:t>
      </w:r>
      <w:r w:rsidR="00F54CF7" w:rsidRPr="0A554350">
        <w:rPr>
          <w:highlight w:val="yellow"/>
        </w:rPr>
        <w:t>MR8</w:t>
      </w:r>
      <w:r w:rsidR="00F54CF7">
        <w:t xml:space="preserve"> em 1968</w:t>
      </w:r>
      <w:r w:rsidR="00C76D0B">
        <w:t>,</w:t>
      </w:r>
      <w:r w:rsidR="001C01E7">
        <w:t xml:space="preserve"> </w:t>
      </w:r>
      <w:r w:rsidR="0042038B">
        <w:t>e</w:t>
      </w:r>
      <w:r w:rsidR="001C01E7">
        <w:t xml:space="preserve"> </w:t>
      </w:r>
      <w:r w:rsidRPr="00335173">
        <w:t>ocupou o cargo de ministra-chefe da Casa Civil</w:t>
      </w:r>
      <w:r w:rsidR="00C76D0B">
        <w:t xml:space="preserve"> no governo Lula</w:t>
      </w:r>
      <w:r w:rsidR="00CE4C1A">
        <w:t>,</w:t>
      </w:r>
      <w:r w:rsidRPr="00335173">
        <w:t xml:space="preserve"> obteve uma vitória eleitoral avassaladora na eleição presidencial de 2010, com uma maioria quase tão expressiva quanto a de seu antecessor</w:t>
      </w:r>
      <w:r w:rsidR="00AB2B17">
        <w:rPr>
          <w:rStyle w:val="Refdenotaderodap"/>
        </w:rPr>
        <w:footnoteReference w:id="100"/>
      </w:r>
      <w:r w:rsidRPr="00335173">
        <w:t xml:space="preserve">. No entanto, </w:t>
      </w:r>
      <w:ins w:id="401" w:author="Christiane Jalles de Paula" w:date="2024-08-10T19:46:00Z" w16du:dateUtc="2024-08-10T22:46:00Z">
        <w:r w:rsidR="002768E7">
          <w:t xml:space="preserve">como já tratamos aqui, </w:t>
        </w:r>
      </w:ins>
      <w:r w:rsidRPr="00335173">
        <w:t xml:space="preserve">em sua tentativa de reeleição, quatro anos mais tarde, Dilma </w:t>
      </w:r>
      <w:del w:id="402" w:author="Christiane Jalles de Paula" w:date="2024-08-10T19:46:00Z" w16du:dateUtc="2024-08-10T22:46:00Z">
        <w:r w:rsidRPr="00335173" w:rsidDel="002768E7">
          <w:delText>enfrent</w:delText>
        </w:r>
        <w:r w:rsidR="008631D4" w:rsidDel="002768E7">
          <w:delText>aria</w:delText>
        </w:r>
        <w:r w:rsidRPr="00335173" w:rsidDel="002768E7">
          <w:delText xml:space="preserve"> </w:delText>
        </w:r>
      </w:del>
      <w:ins w:id="403" w:author="Christiane Jalles de Paula" w:date="2024-08-10T19:46:00Z" w16du:dateUtc="2024-08-10T22:46:00Z">
        <w:r w:rsidR="002768E7" w:rsidRPr="00335173">
          <w:t>enfrent</w:t>
        </w:r>
        <w:r w:rsidR="002768E7">
          <w:t>ou</w:t>
        </w:r>
        <w:r w:rsidR="002768E7" w:rsidRPr="00335173">
          <w:t xml:space="preserve"> </w:t>
        </w:r>
      </w:ins>
      <w:r w:rsidRPr="00335173">
        <w:t>um cenário mais desafiador foi reele</w:t>
      </w:r>
      <w:r w:rsidR="00747524">
        <w:t>gendo-a</w:t>
      </w:r>
      <w:r w:rsidRPr="00335173">
        <w:t xml:space="preserve"> por uma margem muito menor, conquistando uma vantagem de apenas 3% sobre seu oponente, Aécio Neves, governador de Minas Gerais. Esse pleito foi caracterizado por uma notável polarização regional no país, onde as regiões industrializadas do Sul e Sudeste demonstraram forte oposição a ela, enquanto o Nordeste proporcionou-lhe uma vantagem significativa de 72%, superando ainda mais o apoio recebido em 2010</w:t>
      </w:r>
      <w:r w:rsidR="00AA1E5A">
        <w:rPr>
          <w:rStyle w:val="Refdenotaderodap"/>
        </w:rPr>
        <w:footnoteReference w:id="101"/>
      </w:r>
      <w:r w:rsidRPr="00335173">
        <w:t>.</w:t>
      </w:r>
    </w:p>
    <w:p w14:paraId="6480AB72" w14:textId="43C218B4" w:rsidR="00BB26C2" w:rsidRDefault="007B03D0" w:rsidP="00BB26C2">
      <w:pPr>
        <w:ind w:firstLine="709"/>
        <w:rPr>
          <w:szCs w:val="24"/>
        </w:rPr>
      </w:pPr>
      <w:r>
        <w:t>Socialmente, o contexto não era, decerto, conturbado.</w:t>
      </w:r>
      <w:r w:rsidR="00505D9D">
        <w:t xml:space="preserve"> A situação das pessoas e as políticas adotadas durante os governos do PT davam condições sobre as quais </w:t>
      </w:r>
      <w:r w:rsidR="001C7303">
        <w:t>a confortável vivência perante um regime de exploração condizia</w:t>
      </w:r>
      <w:r w:rsidR="005335AA">
        <w:t>, em certa medida,</w:t>
      </w:r>
      <w:r w:rsidR="001C7303">
        <w:t xml:space="preserve"> com as necessidades de consumo da </w:t>
      </w:r>
      <w:commentRangeStart w:id="404"/>
      <w:commentRangeStart w:id="405"/>
      <w:r w:rsidR="001C7303">
        <w:t>população</w:t>
      </w:r>
      <w:commentRangeEnd w:id="404"/>
      <w:r w:rsidR="00362956">
        <w:rPr>
          <w:rStyle w:val="Refdecomentrio"/>
        </w:rPr>
        <w:commentReference w:id="404"/>
      </w:r>
      <w:commentRangeEnd w:id="405"/>
      <w:r w:rsidR="002768E7">
        <w:rPr>
          <w:rStyle w:val="Refdecomentrio"/>
        </w:rPr>
        <w:commentReference w:id="405"/>
      </w:r>
      <w:r w:rsidR="001C7303">
        <w:t>.</w:t>
      </w:r>
      <w:r w:rsidR="00BB26C2">
        <w:t xml:space="preserve"> </w:t>
      </w:r>
      <w:r w:rsidR="00BB18F6" w:rsidRPr="78201CAA">
        <w:t>No entanto, um ponto a ser</w:t>
      </w:r>
      <w:r w:rsidR="00BB26C2" w:rsidRPr="78201CAA">
        <w:t xml:space="preserve"> destacado nas manifestações que ocorreram em junho de 2013 foi a constatação de que problemas que envolvem a vivência nas cidades mereciam atenção dos cidadãos. Não eram problemas que suscitaram o debate</w:t>
      </w:r>
      <w:r w:rsidR="00291EA8" w:rsidRPr="78201CAA">
        <w:t xml:space="preserve"> somente</w:t>
      </w:r>
      <w:r w:rsidR="00BB26C2" w:rsidRPr="78201CAA">
        <w:t xml:space="preserve"> naquele </w:t>
      </w:r>
      <w:r w:rsidR="00BB26C2" w:rsidRPr="78201CAA">
        <w:lastRenderedPageBreak/>
        <w:t>instante, mas já estavam em discussão na sociedade brasileira dias e meses antes de junho</w:t>
      </w:r>
      <w:r w:rsidR="00282009" w:rsidRPr="78201CAA">
        <w:rPr>
          <w:rStyle w:val="Refdenotaderodap"/>
        </w:rPr>
        <w:footnoteReference w:id="102"/>
      </w:r>
      <w:r w:rsidR="00BB26C2">
        <w:rPr>
          <w:szCs w:val="24"/>
        </w:rPr>
        <w:t xml:space="preserve">. </w:t>
      </w:r>
      <w:r w:rsidR="00B105D6" w:rsidRPr="78201CAA">
        <w:t>De alguma maneira, a</w:t>
      </w:r>
      <w:r w:rsidR="00BB26C2" w:rsidRPr="78201CAA">
        <w:t xml:space="preserve"> intensificação das manifestações </w:t>
      </w:r>
      <w:r w:rsidR="00B105D6" w:rsidRPr="78201CAA">
        <w:t>se d</w:t>
      </w:r>
      <w:r w:rsidR="00383619" w:rsidRPr="78201CAA">
        <w:t>eu</w:t>
      </w:r>
      <w:r w:rsidR="00B105D6" w:rsidRPr="78201CAA">
        <w:t>, por um lado,</w:t>
      </w:r>
      <w:r w:rsidR="00BB26C2" w:rsidRPr="78201CAA">
        <w:t xml:space="preserve"> pela paulatina percepção de que a vida nas cidades</w:t>
      </w:r>
      <w:r w:rsidR="00BB26C2" w:rsidRPr="78201CAA">
        <w:rPr>
          <w:rStyle w:val="Refdenotaderodap"/>
        </w:rPr>
        <w:footnoteReference w:id="103"/>
      </w:r>
      <w:r w:rsidR="00BB26C2" w:rsidRPr="78201CAA">
        <w:t>, principalmente nas grandes metrópoles, tornou-se insuportável, na medida em que modelos de crescimento econômicos e sociais</w:t>
      </w:r>
      <w:r w:rsidR="001362E9" w:rsidRPr="78201CAA">
        <w:t xml:space="preserve"> não acompanhavam melhorias substanciais na vida cotidiana das pessoas</w:t>
      </w:r>
      <w:r w:rsidR="00BB26C2" w:rsidRPr="78201CAA">
        <w:t xml:space="preserve">. O Brasil, que vinha em </w:t>
      </w:r>
      <w:commentRangeStart w:id="406"/>
      <w:commentRangeStart w:id="407"/>
      <w:r w:rsidR="00BB26C2" w:rsidRPr="78201CAA">
        <w:t>ascendência nos índices socioeconômicos nos últimos anos</w:t>
      </w:r>
      <w:r w:rsidR="00183B6E" w:rsidRPr="78201CAA">
        <w:t xml:space="preserve"> de governo do PT </w:t>
      </w:r>
      <w:commentRangeEnd w:id="406"/>
      <w:r w:rsidR="00F07282">
        <w:rPr>
          <w:rStyle w:val="Refdecomentrio"/>
        </w:rPr>
        <w:commentReference w:id="406"/>
      </w:r>
      <w:commentRangeEnd w:id="407"/>
      <w:r w:rsidR="0068373F">
        <w:rPr>
          <w:rStyle w:val="Refdecomentrio"/>
        </w:rPr>
        <w:commentReference w:id="407"/>
      </w:r>
      <w:r w:rsidR="00183B6E" w:rsidRPr="78201CAA">
        <w:t xml:space="preserve">tivera dificuldades em estabelecer condições necessárias para o desenvolvimento </w:t>
      </w:r>
      <w:r w:rsidR="005426EB" w:rsidRPr="78201CAA">
        <w:t>e atendimento satisfatório das políticas a nível local</w:t>
      </w:r>
      <w:r w:rsidR="00BB26C2">
        <w:rPr>
          <w:szCs w:val="24"/>
        </w:rPr>
        <w:t xml:space="preserve">. </w:t>
      </w:r>
      <w:r w:rsidR="005426EB" w:rsidRPr="78201CAA">
        <w:t>Um</w:t>
      </w:r>
      <w:r w:rsidR="00270116" w:rsidRPr="78201CAA">
        <w:t xml:space="preserve"> dilema vivenciado</w:t>
      </w:r>
      <w:r w:rsidR="00BB26C2" w:rsidRPr="78201CAA">
        <w:t xml:space="preserve"> pela incapacidade dessas diversas governanças – locais e nacionais – em negociar frente ao grande capital as direções das políticas de infraestrutura e planejamento dos espaços urbanos. Ainda que o desenvolvimento em áreas de suma importância, com</w:t>
      </w:r>
      <w:r w:rsidR="0088257C" w:rsidRPr="78201CAA">
        <w:t>o</w:t>
      </w:r>
      <w:r w:rsidR="00BB26C2" w:rsidRPr="78201CAA">
        <w:t xml:space="preserve"> a diminuição da desigualdade e da pobreza extrema, representou um avanço na distribuição das políticas sociais, as acusações em torno dos processos licitatórios que envolveram empreiteiras e governos demonstrou, </w:t>
      </w:r>
      <w:r w:rsidR="00A52187" w:rsidRPr="78201CAA">
        <w:t xml:space="preserve">em um desses lados, a dificuldade em lidar com </w:t>
      </w:r>
      <w:r w:rsidR="00BB26C2" w:rsidRPr="78201CAA">
        <w:t>políticas concretas de desenvolvimento urbano.</w:t>
      </w:r>
    </w:p>
    <w:p w14:paraId="62CB40AD" w14:textId="5F3E551B" w:rsidR="00B531D2" w:rsidRPr="00B531D2" w:rsidRDefault="00CA65E2" w:rsidP="00B531D2">
      <w:pPr>
        <w:ind w:firstLine="709"/>
        <w:rPr>
          <w:szCs w:val="24"/>
        </w:rPr>
      </w:pPr>
      <w:r>
        <w:rPr>
          <w:szCs w:val="24"/>
        </w:rPr>
        <w:lastRenderedPageBreak/>
        <w:t>Nesse ínterim surgem diversos</w:t>
      </w:r>
      <w:r w:rsidR="00665C11">
        <w:rPr>
          <w:szCs w:val="24"/>
        </w:rPr>
        <w:t xml:space="preserve"> coletivos e movimentos sociais sobre os quais a questão urbana passa a ser uma pauta importante na configuração das ações e reivindicações </w:t>
      </w:r>
      <w:r w:rsidR="00B849E4">
        <w:rPr>
          <w:szCs w:val="24"/>
        </w:rPr>
        <w:t xml:space="preserve">do espaço da cidade. Ainda que esse campo </w:t>
      </w:r>
      <w:r w:rsidR="00770C8D">
        <w:rPr>
          <w:szCs w:val="24"/>
        </w:rPr>
        <w:t xml:space="preserve">fosse </w:t>
      </w:r>
      <w:r w:rsidR="00B849E4">
        <w:rPr>
          <w:szCs w:val="24"/>
        </w:rPr>
        <w:t>marcad</w:t>
      </w:r>
      <w:r w:rsidR="00770C8D">
        <w:rPr>
          <w:szCs w:val="24"/>
        </w:rPr>
        <w:t>o</w:t>
      </w:r>
      <w:r w:rsidR="00B849E4">
        <w:rPr>
          <w:szCs w:val="24"/>
        </w:rPr>
        <w:t xml:space="preserve"> pela presença de movimentos que reivindicam um espaço em torno do processo de desenvolvimento das cidades, suas pautas também os redefine </w:t>
      </w:r>
      <w:r w:rsidR="00E01658">
        <w:rPr>
          <w:szCs w:val="24"/>
        </w:rPr>
        <w:t>em torno de outras questões</w:t>
      </w:r>
      <w:r w:rsidR="00F26FC3">
        <w:rPr>
          <w:szCs w:val="24"/>
        </w:rPr>
        <w:t>,</w:t>
      </w:r>
      <w:r w:rsidR="00E01658">
        <w:rPr>
          <w:szCs w:val="24"/>
        </w:rPr>
        <w:t xml:space="preserve"> que passariam a ser disputadas ao longo dos anos</w:t>
      </w:r>
      <w:r w:rsidR="00E32DE5">
        <w:rPr>
          <w:szCs w:val="24"/>
        </w:rPr>
        <w:t xml:space="preserve"> </w:t>
      </w:r>
      <w:r w:rsidR="00E01658">
        <w:rPr>
          <w:szCs w:val="24"/>
        </w:rPr>
        <w:t>seguintes</w:t>
      </w:r>
      <w:r w:rsidR="00E32DE5">
        <w:rPr>
          <w:szCs w:val="24"/>
        </w:rPr>
        <w:t>,</w:t>
      </w:r>
      <w:r w:rsidR="00E01658">
        <w:rPr>
          <w:szCs w:val="24"/>
        </w:rPr>
        <w:t xml:space="preserve"> e que avançariam nas manifestações como formas de disputa </w:t>
      </w:r>
      <w:r w:rsidR="0026172B">
        <w:rPr>
          <w:szCs w:val="24"/>
        </w:rPr>
        <w:t>em termos da orientação dos protestos.</w:t>
      </w:r>
    </w:p>
    <w:p w14:paraId="26665A04" w14:textId="09791453" w:rsidR="00E17081" w:rsidRDefault="00340DF2" w:rsidP="00C305CD">
      <w:pPr>
        <w:ind w:firstLine="709"/>
      </w:pPr>
      <w:r>
        <w:t>A</w:t>
      </w:r>
      <w:r w:rsidR="005824CF">
        <w:t>pesar das relações diretas ou necessárias entre o tema da questão urbana e o início dos protestos em junho de 2013</w:t>
      </w:r>
      <w:r w:rsidR="00EE63CB">
        <w:t>, é preciso notar como, no decorrer dos</w:t>
      </w:r>
      <w:r w:rsidR="000D2629">
        <w:t xml:space="preserve"> anos em que o PT esteve no governo</w:t>
      </w:r>
      <w:ins w:id="408" w:author="Christiane Jalles de Paula" w:date="2024-08-10T20:18:00Z" w16du:dateUtc="2024-08-10T23:18:00Z">
        <w:r w:rsidR="00C149AC">
          <w:t>,</w:t>
        </w:r>
      </w:ins>
      <w:r w:rsidR="000D2629">
        <w:t xml:space="preserve"> se modificou o ativismo social e as principais bandeiras que foram carregadas pelos assim chamados coletivos sociais.</w:t>
      </w:r>
      <w:r w:rsidR="00A63098">
        <w:t xml:space="preserve"> </w:t>
      </w:r>
      <w:r w:rsidR="002F0263">
        <w:t>Nos últimos anos tem surgido u</w:t>
      </w:r>
      <w:r w:rsidR="00CC223C">
        <w:t xml:space="preserve">ma nomenclatura </w:t>
      </w:r>
      <w:r w:rsidR="005B49E0">
        <w:t xml:space="preserve">bastante presente na literatura científica </w:t>
      </w:r>
      <w:r w:rsidR="002F0263">
        <w:t xml:space="preserve">em torno dos coletivos e dos </w:t>
      </w:r>
      <w:commentRangeStart w:id="409"/>
      <w:commentRangeStart w:id="410"/>
      <w:r w:rsidR="002F0263">
        <w:t>novíssimos movimentos sociais</w:t>
      </w:r>
      <w:commentRangeEnd w:id="409"/>
      <w:r w:rsidR="00374510">
        <w:rPr>
          <w:rStyle w:val="Refdecomentrio"/>
        </w:rPr>
        <w:commentReference w:id="409"/>
      </w:r>
      <w:commentRangeEnd w:id="410"/>
      <w:r w:rsidR="00C149AC">
        <w:rPr>
          <w:rStyle w:val="Refdecomentrio"/>
        </w:rPr>
        <w:commentReference w:id="410"/>
      </w:r>
      <w:r w:rsidR="008A6B1A">
        <w:t>.</w:t>
      </w:r>
      <w:r w:rsidR="00F1172F">
        <w:t xml:space="preserve"> </w:t>
      </w:r>
      <w:r w:rsidR="00724FAA">
        <w:t>Esses estudos vêm elucidar diversas características do campo dos coletivos sociais,</w:t>
      </w:r>
      <w:r w:rsidR="00A8424A">
        <w:t xml:space="preserve"> entendendo esses coletivos como formas de organização das juventudes contemporâneas</w:t>
      </w:r>
      <w:r w:rsidR="0052614D">
        <w:t>;</w:t>
      </w:r>
      <w:r w:rsidR="00A8424A">
        <w:t xml:space="preserve"> </w:t>
      </w:r>
      <w:r w:rsidR="00785FE1">
        <w:t xml:space="preserve">os aspectos ligados à sua organização interna e diferencial em relação a outros tipos de movimentos sociais, </w:t>
      </w:r>
      <w:r w:rsidR="003849A5">
        <w:t>as formas de comunicação e engajamento desses coletivos e sua relação com o sistema político</w:t>
      </w:r>
      <w:r w:rsidR="00D05D51">
        <w:t xml:space="preserve"> e a crise da representação na</w:t>
      </w:r>
      <w:r w:rsidR="004C1FBC">
        <w:t>s</w:t>
      </w:r>
      <w:r w:rsidR="00D05D51">
        <w:t xml:space="preserve"> democracia</w:t>
      </w:r>
      <w:r w:rsidR="004C1FBC">
        <w:t>s</w:t>
      </w:r>
      <w:r w:rsidR="0052614D">
        <w:t>; as reflexões l</w:t>
      </w:r>
      <w:r w:rsidR="00E03B98">
        <w:t>igadas ao campo da produção artístico</w:t>
      </w:r>
      <w:r w:rsidR="00EF2642">
        <w:t>-</w:t>
      </w:r>
      <w:r w:rsidR="00E03B98">
        <w:t>cultural no Brasil</w:t>
      </w:r>
      <w:r w:rsidR="00EF2642">
        <w:t xml:space="preserve"> e na América Latina</w:t>
      </w:r>
      <w:r w:rsidR="000D2E22">
        <w:t>;</w:t>
      </w:r>
      <w:r w:rsidR="00D05D51">
        <w:t xml:space="preserve"> assim como </w:t>
      </w:r>
      <w:r w:rsidR="004933F5">
        <w:t xml:space="preserve">o aspecto inovador em relação </w:t>
      </w:r>
      <w:r w:rsidR="004C1FBC">
        <w:t>ao contexto político dos</w:t>
      </w:r>
      <w:r w:rsidR="0052614D">
        <w:t xml:space="preserve"> protestos de junho de 2013;</w:t>
      </w:r>
      <w:r w:rsidR="004933F5">
        <w:t xml:space="preserve"> </w:t>
      </w:r>
      <w:r w:rsidR="004829B8">
        <w:t xml:space="preserve">(Mesquita, 2008; Borelli e Aboboreira, 2011; Siqueira e Lago, 2012; Costa e </w:t>
      </w:r>
      <w:proofErr w:type="spellStart"/>
      <w:r w:rsidR="004829B8">
        <w:t>Paulon</w:t>
      </w:r>
      <w:proofErr w:type="spellEnd"/>
      <w:r w:rsidR="004829B8">
        <w:t xml:space="preserve">, 2012, Maia, 2013; Ferreira, 2015; Amador e Castro, 2016; </w:t>
      </w:r>
      <w:proofErr w:type="spellStart"/>
      <w:r w:rsidR="004829B8">
        <w:t>Gohn</w:t>
      </w:r>
      <w:proofErr w:type="spellEnd"/>
      <w:r w:rsidR="004829B8">
        <w:t xml:space="preserve">, 2017, 2018; </w:t>
      </w:r>
      <w:proofErr w:type="spellStart"/>
      <w:r w:rsidR="004829B8">
        <w:t>Saprieza</w:t>
      </w:r>
      <w:proofErr w:type="spellEnd"/>
      <w:r w:rsidR="004829B8">
        <w:t xml:space="preserve">, 2015; Mora e Rios, 2009; </w:t>
      </w:r>
      <w:proofErr w:type="spellStart"/>
      <w:r w:rsidR="004829B8">
        <w:t>Desouza</w:t>
      </w:r>
      <w:proofErr w:type="spellEnd"/>
      <w:r w:rsidR="004829B8">
        <w:t xml:space="preserve">, 2012; </w:t>
      </w:r>
      <w:proofErr w:type="spellStart"/>
      <w:r w:rsidR="004829B8">
        <w:t>Bordt</w:t>
      </w:r>
      <w:proofErr w:type="spellEnd"/>
      <w:r w:rsidR="004829B8">
        <w:t xml:space="preserve">, 1990; </w:t>
      </w:r>
      <w:proofErr w:type="spellStart"/>
      <w:r w:rsidR="004829B8">
        <w:t>Valk</w:t>
      </w:r>
      <w:proofErr w:type="spellEnd"/>
      <w:r w:rsidR="004829B8">
        <w:t xml:space="preserve">, 2002; </w:t>
      </w:r>
      <w:proofErr w:type="spellStart"/>
      <w:r w:rsidR="004829B8">
        <w:t>Vommaro</w:t>
      </w:r>
      <w:proofErr w:type="spellEnd"/>
      <w:r w:rsidR="004829B8">
        <w:t xml:space="preserve">, 2015; Augusto </w:t>
      </w:r>
      <w:r w:rsidR="004829B8">
        <w:rPr>
          <w:i/>
          <w:iCs/>
        </w:rPr>
        <w:t>et al</w:t>
      </w:r>
      <w:r w:rsidR="004829B8">
        <w:t xml:space="preserve">., 2016; Tatagiba e Galvão, 2019; Perez, 2019;  Marques e Marx, 2020; Faria, 2020; </w:t>
      </w:r>
      <w:proofErr w:type="spellStart"/>
      <w:r w:rsidR="004829B8">
        <w:t>Thibes</w:t>
      </w:r>
      <w:proofErr w:type="spellEnd"/>
      <w:r w:rsidR="004829B8">
        <w:t xml:space="preserve"> </w:t>
      </w:r>
      <w:r w:rsidR="004829B8">
        <w:rPr>
          <w:i/>
          <w:iCs/>
        </w:rPr>
        <w:t>et al.</w:t>
      </w:r>
      <w:r w:rsidR="004829B8">
        <w:t>,</w:t>
      </w:r>
      <w:r w:rsidR="004829B8" w:rsidRPr="00145DCB">
        <w:t xml:space="preserve"> 2020</w:t>
      </w:r>
      <w:r w:rsidR="004829B8">
        <w:t xml:space="preserve">; </w:t>
      </w:r>
      <w:proofErr w:type="spellStart"/>
      <w:r w:rsidR="004829B8">
        <w:t>Valiengo</w:t>
      </w:r>
      <w:proofErr w:type="spellEnd"/>
      <w:r w:rsidR="004829B8">
        <w:t xml:space="preserve"> e Oliveira, 2020; </w:t>
      </w:r>
      <w:proofErr w:type="spellStart"/>
      <w:r w:rsidR="004829B8">
        <w:t>Tori</w:t>
      </w:r>
      <w:proofErr w:type="spellEnd"/>
      <w:r w:rsidR="004829B8">
        <w:t xml:space="preserve"> </w:t>
      </w:r>
      <w:r w:rsidR="004829B8">
        <w:rPr>
          <w:i/>
          <w:iCs/>
        </w:rPr>
        <w:t>et al.</w:t>
      </w:r>
      <w:r w:rsidR="004829B8">
        <w:t xml:space="preserve">, </w:t>
      </w:r>
      <w:commentRangeStart w:id="411"/>
      <w:r w:rsidR="004829B8">
        <w:t>2020</w:t>
      </w:r>
      <w:commentRangeEnd w:id="411"/>
      <w:r w:rsidR="004829B8">
        <w:rPr>
          <w:rStyle w:val="Refdecomentrio"/>
        </w:rPr>
        <w:commentReference w:id="411"/>
      </w:r>
      <w:r w:rsidR="004829B8">
        <w:t>).</w:t>
      </w:r>
    </w:p>
    <w:p w14:paraId="337EA432" w14:textId="5F51194B" w:rsidR="0004607E" w:rsidRDefault="00B64556" w:rsidP="00C305CD">
      <w:pPr>
        <w:ind w:firstLine="709"/>
      </w:pPr>
      <w:r>
        <w:t xml:space="preserve">As principais características que </w:t>
      </w:r>
      <w:r w:rsidR="00CE2019">
        <w:t>manifestam esses coletivos e novíssimos movimentos sociais são</w:t>
      </w:r>
      <w:r w:rsidR="00AE06F9">
        <w:t xml:space="preserve"> aspectos ligados à inovação e o uso das redes sociais como forma de engajamento e </w:t>
      </w:r>
      <w:commentRangeStart w:id="412"/>
      <w:r w:rsidR="00D04C83">
        <w:t>mobilização</w:t>
      </w:r>
      <w:commentRangeEnd w:id="412"/>
      <w:r w:rsidR="005E12F2">
        <w:rPr>
          <w:rStyle w:val="Refdecomentrio"/>
        </w:rPr>
        <w:commentReference w:id="412"/>
      </w:r>
      <w:r w:rsidR="009552CF">
        <w:rPr>
          <w:rStyle w:val="Refdenotaderodap"/>
        </w:rPr>
        <w:footnoteReference w:id="104"/>
      </w:r>
      <w:r w:rsidR="00D04C83">
        <w:t>.</w:t>
      </w:r>
      <w:r w:rsidR="00CA31D7">
        <w:t xml:space="preserve"> Esse aspecto </w:t>
      </w:r>
      <w:r w:rsidR="00477E62">
        <w:t>os coloca</w:t>
      </w:r>
      <w:r w:rsidR="00CA31D7">
        <w:t xml:space="preserve"> em uma </w:t>
      </w:r>
      <w:r w:rsidR="00CA31D7" w:rsidRPr="78201CAA">
        <w:rPr>
          <w:i/>
          <w:iCs/>
        </w:rPr>
        <w:t>posição diferencial</w:t>
      </w:r>
      <w:r w:rsidR="00CA31D7">
        <w:t xml:space="preserve"> em relação </w:t>
      </w:r>
      <w:r w:rsidR="00997C61">
        <w:t xml:space="preserve">a outras formas </w:t>
      </w:r>
      <w:r w:rsidR="00997C61">
        <w:lastRenderedPageBreak/>
        <w:t>organizacionais de estruturas sociais coletivas (</w:t>
      </w:r>
      <w:r w:rsidR="00C7230F">
        <w:t>M</w:t>
      </w:r>
      <w:r w:rsidR="002F5596">
        <w:t>arques</w:t>
      </w:r>
      <w:r w:rsidR="00310236">
        <w:t xml:space="preserve"> </w:t>
      </w:r>
      <w:r w:rsidR="002F5596">
        <w:t>e Marx</w:t>
      </w:r>
      <w:r w:rsidR="00DD40F4">
        <w:t xml:space="preserve">, </w:t>
      </w:r>
      <w:r w:rsidR="00310236">
        <w:t xml:space="preserve">2020, p. </w:t>
      </w:r>
      <w:r w:rsidR="00DD40F4">
        <w:t>11</w:t>
      </w:r>
      <w:r w:rsidR="00310236">
        <w:t>)</w:t>
      </w:r>
      <w:r w:rsidR="00997C61">
        <w:t xml:space="preserve">. </w:t>
      </w:r>
      <w:r w:rsidR="00D04C83">
        <w:t xml:space="preserve">Decerto, o </w:t>
      </w:r>
      <w:proofErr w:type="gramStart"/>
      <w:r w:rsidR="002E1EC6">
        <w:t xml:space="preserve">termo </w:t>
      </w:r>
      <w:r w:rsidR="002E1EC6" w:rsidRPr="78201CAA">
        <w:rPr>
          <w:i/>
          <w:iCs/>
        </w:rPr>
        <w:t>novíssimos</w:t>
      </w:r>
      <w:proofErr w:type="gramEnd"/>
      <w:r w:rsidR="00D04C83">
        <w:t xml:space="preserve"> surge em alusão à perspectiva dos novos movimentos sociais </w:t>
      </w:r>
      <w:r w:rsidR="00DF7DFE">
        <w:t xml:space="preserve">da metade do século </w:t>
      </w:r>
      <w:r w:rsidR="000D4824">
        <w:t>XX,</w:t>
      </w:r>
      <w:r w:rsidR="006F61EE">
        <w:t xml:space="preserve"> os quais passa</w:t>
      </w:r>
      <w:r w:rsidR="000D4824">
        <w:t>ra</w:t>
      </w:r>
      <w:r w:rsidR="006F61EE">
        <w:t>m a incorporar demanda</w:t>
      </w:r>
      <w:r w:rsidR="000D4824">
        <w:t xml:space="preserve">s </w:t>
      </w:r>
      <w:r w:rsidR="00477E62">
        <w:t xml:space="preserve">de </w:t>
      </w:r>
      <w:commentRangeStart w:id="413"/>
      <w:r w:rsidR="00477E62">
        <w:t>reconhecimento</w:t>
      </w:r>
      <w:commentRangeEnd w:id="413"/>
      <w:r w:rsidR="00AD077B">
        <w:rPr>
          <w:rStyle w:val="Refdecomentrio"/>
        </w:rPr>
        <w:commentReference w:id="413"/>
      </w:r>
      <w:r w:rsidR="00477E62">
        <w:t xml:space="preserve"> </w:t>
      </w:r>
      <w:r w:rsidR="00451B41">
        <w:t xml:space="preserve"> elucidando a questão d</w:t>
      </w:r>
      <w:r w:rsidR="00AD077B">
        <w:t>a</w:t>
      </w:r>
      <w:r w:rsidR="00451B41">
        <w:t xml:space="preserve"> identidade</w:t>
      </w:r>
      <w:r w:rsidR="00E068B6">
        <w:t xml:space="preserve"> como forma de pertencimento</w:t>
      </w:r>
      <w:r w:rsidR="008262D3">
        <w:t xml:space="preserve"> e ação</w:t>
      </w:r>
      <w:r w:rsidR="00E068B6">
        <w:t xml:space="preserve"> </w:t>
      </w:r>
      <w:r w:rsidR="008262D3">
        <w:t xml:space="preserve">dos </w:t>
      </w:r>
      <w:r w:rsidR="00E068B6">
        <w:t>grupo</w:t>
      </w:r>
      <w:r w:rsidR="008262D3">
        <w:t>s</w:t>
      </w:r>
      <w:r w:rsidR="00E068B6">
        <w:t xml:space="preserve"> socia</w:t>
      </w:r>
      <w:r w:rsidR="008262D3">
        <w:t>is</w:t>
      </w:r>
      <w:r w:rsidR="000D4824">
        <w:t xml:space="preserve">. </w:t>
      </w:r>
      <w:r w:rsidR="00C47FE9">
        <w:t xml:space="preserve">De acordo com </w:t>
      </w:r>
      <w:proofErr w:type="spellStart"/>
      <w:r w:rsidR="00C47FE9">
        <w:t>Gohn</w:t>
      </w:r>
      <w:proofErr w:type="spellEnd"/>
      <w:r w:rsidR="00C47FE9">
        <w:t xml:space="preserve"> (2017</w:t>
      </w:r>
      <w:r w:rsidR="0076224F">
        <w:t>, p. 20</w:t>
      </w:r>
      <w:r w:rsidR="006F4D9E">
        <w:t>-21</w:t>
      </w:r>
      <w:r w:rsidR="0076224F">
        <w:t xml:space="preserve">) os novos movimentos sociais buscavam se firmar pela identidade que construíam </w:t>
      </w:r>
      <w:r w:rsidR="003E6332">
        <w:t xml:space="preserve">e se organizavam de maneira diferente </w:t>
      </w:r>
      <w:r w:rsidR="00BA2BF8">
        <w:t xml:space="preserve">das estruturas rígidas </w:t>
      </w:r>
      <w:r w:rsidR="004F12B8">
        <w:t xml:space="preserve">dos movimentos operários e sindicais. Suas estruturas </w:t>
      </w:r>
      <w:r w:rsidR="000F3D94">
        <w:t xml:space="preserve">carregam elementos formais de organização </w:t>
      </w:r>
      <w:r w:rsidR="00D71FB6">
        <w:t>e interação. No entanto, as articulações e comunicações são mais dirigidas entre os pares</w:t>
      </w:r>
      <w:r w:rsidR="006F4D9E">
        <w:t xml:space="preserve"> com departamentos ou setores </w:t>
      </w:r>
      <w:r w:rsidR="00367261">
        <w:t xml:space="preserve">dentro de uma linha programática com cultura organizacional e política definidas. Ao longo dos anos esses novos movimentos sociais </w:t>
      </w:r>
      <w:r w:rsidR="004466E5">
        <w:t xml:space="preserve">foram se diferenciando interna e externamente criando formas de solidariedade e redes de movimentos sociais. No Brasil, com a </w:t>
      </w:r>
      <w:r w:rsidR="00573AB2">
        <w:t>Constituição de 1988</w:t>
      </w:r>
      <w:r w:rsidR="002C148F">
        <w:t>,</w:t>
      </w:r>
      <w:r w:rsidR="00573AB2">
        <w:t xml:space="preserve"> esses movimentos alteraram sua</w:t>
      </w:r>
      <w:r w:rsidR="005F4B85">
        <w:t>s práticas cotidianas</w:t>
      </w:r>
      <w:r w:rsidR="00D62B41">
        <w:t>: a</w:t>
      </w:r>
      <w:commentRangeStart w:id="414"/>
      <w:r w:rsidR="005F4B85">
        <w:t xml:space="preserve">s relações diretas, as reuniões e assembleias </w:t>
      </w:r>
      <w:r w:rsidR="003163E6">
        <w:t xml:space="preserve">deixaram de predominar dando espaço para </w:t>
      </w:r>
      <w:r w:rsidR="009140C8">
        <w:t>articulações</w:t>
      </w:r>
      <w:r w:rsidR="003163E6">
        <w:t xml:space="preserve"> em redes com Organizações Não Governamentais (ONGs) </w:t>
      </w:r>
      <w:r w:rsidR="008D335A">
        <w:t>e passaram a atuar focalizando nos processos participativos institucionalizados.</w:t>
      </w:r>
      <w:commentRangeEnd w:id="414"/>
      <w:r w:rsidR="005710F7">
        <w:rPr>
          <w:rStyle w:val="Refdecomentrio"/>
        </w:rPr>
        <w:commentReference w:id="414"/>
      </w:r>
    </w:p>
    <w:p w14:paraId="277B735B" w14:textId="6066E0C6" w:rsidR="005710F7" w:rsidRDefault="00A64B87" w:rsidP="00C305CD">
      <w:pPr>
        <w:ind w:firstLine="709"/>
      </w:pPr>
      <w:r>
        <w:t>Por sua vez,</w:t>
      </w:r>
      <w:r w:rsidR="00DA5914">
        <w:t xml:space="preserve"> quanto</w:t>
      </w:r>
      <w:r>
        <w:t xml:space="preserve"> </w:t>
      </w:r>
      <w:r w:rsidR="00DA5914">
        <w:t>à</w:t>
      </w:r>
      <w:r>
        <w:t xml:space="preserve"> característica organizativa dos coletivos contemporâneos</w:t>
      </w:r>
      <w:r w:rsidR="00DA5914">
        <w:t>,</w:t>
      </w:r>
      <w:r>
        <w:t xml:space="preserve"> </w:t>
      </w:r>
      <w:r w:rsidR="00970069">
        <w:t>apontada por grande parte dos analistas</w:t>
      </w:r>
      <w:r w:rsidR="00DA5914">
        <w:t>,</w:t>
      </w:r>
      <w:r w:rsidR="00970069">
        <w:t xml:space="preserve"> indica que </w:t>
      </w:r>
      <w:r w:rsidR="00D127AF">
        <w:t xml:space="preserve">a dimensão organizacional </w:t>
      </w:r>
      <w:r w:rsidR="00EC6B54">
        <w:t xml:space="preserve">é menos estruturada em termos burocráticos e </w:t>
      </w:r>
      <w:commentRangeStart w:id="415"/>
      <w:r w:rsidR="00EC6B54">
        <w:t>institucionais</w:t>
      </w:r>
      <w:commentRangeEnd w:id="415"/>
      <w:r w:rsidR="00523BD7">
        <w:rPr>
          <w:rStyle w:val="Refdecomentrio"/>
        </w:rPr>
        <w:commentReference w:id="415"/>
      </w:r>
      <w:r w:rsidR="001036BB">
        <w:t xml:space="preserve">. Isso não significa dizer que os mesmos coletivos não têm organização interna e propositiva de ação. Do contrário, </w:t>
      </w:r>
      <w:r w:rsidR="00BE0C26">
        <w:t>a ausência de uma estrutura interna mais rígida nas experiências organizacionais desses coletivos</w:t>
      </w:r>
      <w:r w:rsidR="002227EF">
        <w:t xml:space="preserve"> reflete um esforço de construção cotidiana em uma lógica organizacional e de socialização baseadas no compartilhamento de ideia</w:t>
      </w:r>
      <w:r w:rsidR="00FC6F18">
        <w:t>s e laços afetivos entre os ativistas. O trabalho colaborativo, fruto das dinâmicas de organização, principalmente dos coletivos sociais ligados à questão artístico-cultura</w:t>
      </w:r>
      <w:r w:rsidR="00A06AF7">
        <w:t>l,</w:t>
      </w:r>
      <w:r w:rsidR="006427F1">
        <w:t xml:space="preserve"> confere a esses atores princípios de autonomia</w:t>
      </w:r>
      <w:r w:rsidR="003401D0">
        <w:t xml:space="preserve"> da ação e uma recusa na ideia de representação formal e verticalizada</w:t>
      </w:r>
      <w:r w:rsidR="00B21084">
        <w:t xml:space="preserve">. Por fim, </w:t>
      </w:r>
      <w:r w:rsidR="00996134">
        <w:t>essa flexibilidade imprime nesses coletivos</w:t>
      </w:r>
      <w:r w:rsidR="001B48FC">
        <w:t xml:space="preserve"> um </w:t>
      </w:r>
      <w:r w:rsidR="00244C24">
        <w:lastRenderedPageBreak/>
        <w:t>caráter</w:t>
      </w:r>
      <w:r w:rsidR="001B48FC">
        <w:t xml:space="preserve"> mais pontual e contextualizado,</w:t>
      </w:r>
      <w:r w:rsidR="00244C24">
        <w:t xml:space="preserve"> sempre aberto e descentrado do ponto de vista das demandas e dos projetos políticos</w:t>
      </w:r>
      <w:r w:rsidR="003401D0">
        <w:t xml:space="preserve"> (</w:t>
      </w:r>
      <w:r w:rsidR="001B48FC">
        <w:t>Maia, 2013; Lima, 2018; Paim, 2008).</w:t>
      </w:r>
    </w:p>
    <w:p w14:paraId="381AA374" w14:textId="7A53877D" w:rsidR="005F1BC9" w:rsidRDefault="00DC62A2" w:rsidP="00C305CD">
      <w:pPr>
        <w:ind w:firstLine="709"/>
      </w:pPr>
      <w:r>
        <w:t xml:space="preserve">A recusa ao campo tradicional da política não é </w:t>
      </w:r>
      <w:r w:rsidR="002B66B5">
        <w:t>regra</w:t>
      </w:r>
      <w:r>
        <w:t xml:space="preserve"> </w:t>
      </w:r>
      <w:r w:rsidR="002B66B5">
        <w:t>dentro dos</w:t>
      </w:r>
      <w:r>
        <w:t xml:space="preserve"> coletivos. </w:t>
      </w:r>
      <w:r w:rsidR="00065D8F">
        <w:t xml:space="preserve">Alguns estudos e determinados casos empíricos, os quais analisaremos adiante, vêm demonstrar que os argumentos que tendem </w:t>
      </w:r>
      <w:r w:rsidR="0089654B">
        <w:t>a afirmar que esses coletivos recusam relações com partidos, governos e até mesmo</w:t>
      </w:r>
      <w:r w:rsidR="00AC46F6">
        <w:t xml:space="preserve"> com outros movimentos sociais</w:t>
      </w:r>
      <w:r w:rsidR="002B66B5">
        <w:t>,</w:t>
      </w:r>
      <w:r w:rsidR="00AC46F6">
        <w:t xml:space="preserve"> carecem de uma sustentação analítica contundente</w:t>
      </w:r>
      <w:r w:rsidR="00065D8F">
        <w:t>.</w:t>
      </w:r>
      <w:r w:rsidR="00AC46F6">
        <w:t xml:space="preserve"> </w:t>
      </w:r>
      <w:r w:rsidR="002B66B5">
        <w:t>Primeiro, pel</w:t>
      </w:r>
      <w:r w:rsidR="004A6161">
        <w:t>o fato de que por mais que existam críticas claras aos partidos políticos, ao próprio Estado e outras instituições mais tradicionais do mundo político</w:t>
      </w:r>
      <w:r w:rsidR="00120EC6">
        <w:t xml:space="preserve">, isso não significa que os coletivos </w:t>
      </w:r>
      <w:r w:rsidR="006C540F">
        <w:t>recusem</w:t>
      </w:r>
      <w:r w:rsidR="003C59DE">
        <w:t xml:space="preserve"> uma atuação única e estritamente orientada fora das vias institucionais. </w:t>
      </w:r>
      <w:r w:rsidR="001C2DCA">
        <w:t xml:space="preserve">Em segundo caso, a recusa a qualquer tipo de relação com a esfera institucional não deve ser </w:t>
      </w:r>
      <w:r w:rsidR="00D21699">
        <w:t>tomado</w:t>
      </w:r>
      <w:r w:rsidR="001C2DCA">
        <w:t xml:space="preserve"> como uma dimensão analítica</w:t>
      </w:r>
      <w:r w:rsidR="00B13532">
        <w:t xml:space="preserve"> estritamente orientada para a compreensão das recentes experiências coletivas no contexto </w:t>
      </w:r>
      <w:r w:rsidR="000C0FBA">
        <w:t>nacional</w:t>
      </w:r>
      <w:r w:rsidR="00D21699">
        <w:t xml:space="preserve"> (Perez, 2020, p. 14)</w:t>
      </w:r>
      <w:r w:rsidR="00B13532">
        <w:t>. Isso tanto do ponto de vista histórico</w:t>
      </w:r>
      <w:r w:rsidR="008C56E9">
        <w:t>, quanto do ponto de vista contextual. Em diversos momentos</w:t>
      </w:r>
      <w:r w:rsidR="0072129B">
        <w:t xml:space="preserve"> a recusa ao sistema político, ou a qualquer representante político institucional, sempre encontrou ecos nas</w:t>
      </w:r>
      <w:r w:rsidR="00863710">
        <w:t xml:space="preserve"> diversas frases proferidas por manifestantes em protestos. </w:t>
      </w:r>
      <w:r w:rsidR="005428AE">
        <w:t xml:space="preserve">Até mesmo as auto intitulações apartidárias </w:t>
      </w:r>
      <w:r w:rsidR="00581BB8">
        <w:t>sempre funcionaram mais como recurso estratégico das ações nos protestos políticos do que uma posição politicamente firmada em torno da recus</w:t>
      </w:r>
      <w:r w:rsidR="00212F9B">
        <w:t>a</w:t>
      </w:r>
      <w:r w:rsidR="00581BB8">
        <w:t xml:space="preserve"> ao sistema político como um todo.</w:t>
      </w:r>
    </w:p>
    <w:p w14:paraId="7181C2F0" w14:textId="77777777" w:rsidR="005F1BC9" w:rsidRDefault="005F1BC9">
      <w:pPr>
        <w:spacing w:line="259" w:lineRule="auto"/>
        <w:jc w:val="left"/>
      </w:pPr>
      <w:r>
        <w:br w:type="page"/>
      </w:r>
    </w:p>
    <w:p w14:paraId="5F7A418A" w14:textId="5D41F9A5" w:rsidR="003D1669" w:rsidRPr="00ED4750" w:rsidRDefault="00050309" w:rsidP="00ED4750">
      <w:pPr>
        <w:pStyle w:val="Ttulo3"/>
        <w:rPr>
          <w:rFonts w:ascii="Times New Roman" w:hAnsi="Times New Roman" w:cs="Times New Roman"/>
          <w:i/>
          <w:iCs/>
          <w:color w:val="auto"/>
        </w:rPr>
      </w:pPr>
      <w:bookmarkStart w:id="416" w:name="_Toc173959627"/>
      <w:r>
        <w:rPr>
          <w:rFonts w:ascii="Times New Roman" w:hAnsi="Times New Roman" w:cs="Times New Roman"/>
          <w:i/>
          <w:iCs/>
          <w:color w:val="auto"/>
        </w:rPr>
        <w:lastRenderedPageBreak/>
        <w:t xml:space="preserve">3.3.1 </w:t>
      </w:r>
      <w:r w:rsidR="002334FF" w:rsidRPr="00ED4750">
        <w:rPr>
          <w:rFonts w:ascii="Times New Roman" w:hAnsi="Times New Roman" w:cs="Times New Roman"/>
          <w:i/>
          <w:iCs/>
          <w:color w:val="auto"/>
        </w:rPr>
        <w:t>A multidão nas ruas</w:t>
      </w:r>
      <w:r w:rsidR="002C423B" w:rsidRPr="00ED4750">
        <w:rPr>
          <w:rFonts w:ascii="Times New Roman" w:hAnsi="Times New Roman" w:cs="Times New Roman"/>
          <w:i/>
          <w:iCs/>
          <w:color w:val="auto"/>
        </w:rPr>
        <w:t>:</w:t>
      </w:r>
      <w:r w:rsidR="003F487B" w:rsidRPr="00ED4750">
        <w:rPr>
          <w:rFonts w:ascii="Times New Roman" w:hAnsi="Times New Roman" w:cs="Times New Roman"/>
          <w:i/>
          <w:iCs/>
          <w:color w:val="auto"/>
        </w:rPr>
        <w:t xml:space="preserve"> motivações e perfil</w:t>
      </w:r>
      <w:bookmarkEnd w:id="416"/>
    </w:p>
    <w:p w14:paraId="59F53081" w14:textId="77777777" w:rsidR="005F1BC9" w:rsidRDefault="005F1BC9" w:rsidP="00C305CD">
      <w:pPr>
        <w:ind w:firstLine="709"/>
      </w:pPr>
    </w:p>
    <w:p w14:paraId="5AC121E5" w14:textId="143DFD8F" w:rsidR="00312CEC" w:rsidRDefault="003601E7" w:rsidP="00C305CD">
      <w:pPr>
        <w:ind w:firstLine="709"/>
      </w:pPr>
      <w:r>
        <w:t xml:space="preserve">Dada </w:t>
      </w:r>
      <w:r w:rsidR="002704ED">
        <w:t>a composição teórica</w:t>
      </w:r>
      <w:r w:rsidR="00B146BA">
        <w:t xml:space="preserve"> </w:t>
      </w:r>
      <w:r w:rsidR="002704ED">
        <w:t>dos</w:t>
      </w:r>
      <w:r w:rsidR="00B146BA">
        <w:t xml:space="preserve"> coletivos</w:t>
      </w:r>
      <w:r w:rsidR="00FB2653">
        <w:t xml:space="preserve"> e </w:t>
      </w:r>
      <w:r w:rsidR="0019209F">
        <w:t>sua diferença em relação a outros tipos de movimentos sociais</w:t>
      </w:r>
      <w:r w:rsidR="00615DC8">
        <w:t>,</w:t>
      </w:r>
      <w:r w:rsidR="00B146BA">
        <w:t xml:space="preserve"> resta-nos investigar como eles se constroem</w:t>
      </w:r>
      <w:r w:rsidR="00112453">
        <w:t>,</w:t>
      </w:r>
      <w:r w:rsidR="00B146BA">
        <w:t xml:space="preserve"> em uma dinâmica de contensão específica</w:t>
      </w:r>
      <w:r w:rsidR="00112453">
        <w:t>,</w:t>
      </w:r>
      <w:r w:rsidR="0019209F">
        <w:t xml:space="preserve"> estrutura</w:t>
      </w:r>
      <w:r w:rsidR="004656D1">
        <w:t>s</w:t>
      </w:r>
      <w:r w:rsidR="0019209F">
        <w:t xml:space="preserve"> de mobilização</w:t>
      </w:r>
      <w:r w:rsidR="009D1FDA">
        <w:t>.</w:t>
      </w:r>
      <w:r w:rsidR="000215DD">
        <w:t xml:space="preserve"> De princípio, é necessário compreender </w:t>
      </w:r>
      <w:r w:rsidR="00B24AC7">
        <w:t xml:space="preserve">que </w:t>
      </w:r>
      <w:r w:rsidR="00886987">
        <w:t>apesar d</w:t>
      </w:r>
      <w:r w:rsidR="00B24AC7">
        <w:t>a ocorrência de grandes manifestações durante o período do governo Dilma</w:t>
      </w:r>
      <w:r w:rsidR="00886987">
        <w:t>, as motivações e</w:t>
      </w:r>
      <w:r w:rsidR="008C0F45">
        <w:t xml:space="preserve"> o intuito dos protestos são de naturezas distintas. Neste sentido, compreendemos </w:t>
      </w:r>
      <w:r w:rsidR="006F29FB">
        <w:t>que o ciclo que se inicia em 2013 não é o mesmo que se dá em 2015</w:t>
      </w:r>
      <w:r w:rsidR="001C51B1">
        <w:rPr>
          <w:rStyle w:val="Refdenotaderodap"/>
        </w:rPr>
        <w:footnoteReference w:id="105"/>
      </w:r>
      <w:r w:rsidR="006F29FB">
        <w:t>.</w:t>
      </w:r>
      <w:r w:rsidR="005D0E9B">
        <w:t xml:space="preserve"> Apesar das inúmeras semelhanças, o que chamamos a atenção aqui é o fato de que esses processos guardam suas características em termos d</w:t>
      </w:r>
      <w:r w:rsidR="00FB3D9E">
        <w:t xml:space="preserve">e como ocorrem as mobilizações e não necessariamente, </w:t>
      </w:r>
      <w:r w:rsidR="00805812">
        <w:t>enquanto relação causa e consequência direta. É</w:t>
      </w:r>
      <w:r w:rsidR="007A21BD">
        <w:t xml:space="preserve"> preciso compreender</w:t>
      </w:r>
      <w:r w:rsidR="00805812">
        <w:t xml:space="preserve"> também</w:t>
      </w:r>
      <w:r w:rsidR="007A21BD">
        <w:t xml:space="preserve"> que em relação aos outros dois processos</w:t>
      </w:r>
      <w:r w:rsidR="008B11C2">
        <w:t>,</w:t>
      </w:r>
      <w:r w:rsidR="007A21BD">
        <w:t xml:space="preserve"> em que seus resultados são processos de </w:t>
      </w:r>
      <w:r w:rsidR="001B0C88" w:rsidRPr="78201CAA">
        <w:rPr>
          <w:i/>
          <w:iCs/>
        </w:rPr>
        <w:t>impeachment</w:t>
      </w:r>
      <w:r w:rsidR="001B0C88">
        <w:t xml:space="preserve">, junho de 2013 não se tem uma resposta, no âmbito político, dos chamados “rumos do processo”. </w:t>
      </w:r>
      <w:r w:rsidR="00B146BA" w:rsidRPr="001B0C88">
        <w:t>Sabemos</w:t>
      </w:r>
      <w:r w:rsidR="00B146BA">
        <w:t xml:space="preserve"> que a demanda básica</w:t>
      </w:r>
      <w:r w:rsidR="00392D21">
        <w:t xml:space="preserve"> em torno da questão do aumento da passagem de ônibus</w:t>
      </w:r>
      <w:r w:rsidR="00B146BA">
        <w:t xml:space="preserve"> foi o estopim </w:t>
      </w:r>
      <w:ins w:id="417" w:author="Christiane Jalles de Paula" w:date="2024-08-10T20:26:00Z" w16du:dateUtc="2024-08-10T23:26:00Z">
        <w:r w:rsidR="00C149AC">
          <w:t xml:space="preserve">para </w:t>
        </w:r>
      </w:ins>
      <w:del w:id="418" w:author="Christiane Jalles de Paula" w:date="2024-08-10T20:26:00Z" w16du:dateUtc="2024-08-10T23:26:00Z">
        <w:r w:rsidR="00B146BA" w:rsidDel="00C149AC">
          <w:delText xml:space="preserve">pelo qual </w:delText>
        </w:r>
      </w:del>
      <w:r w:rsidR="00B146BA">
        <w:t>as manifestações de junho de 2013</w:t>
      </w:r>
      <w:del w:id="419" w:author="Christiane Jalles de Paula" w:date="2024-08-10T20:26:00Z" w16du:dateUtc="2024-08-10T23:26:00Z">
        <w:r w:rsidR="00B146BA" w:rsidDel="00C149AC">
          <w:delText xml:space="preserve"> ocorreram</w:delText>
        </w:r>
      </w:del>
      <w:r w:rsidR="00B146BA">
        <w:t>. Sabemos também que durante todo o processo em que ocorreram manifestações</w:t>
      </w:r>
      <w:r w:rsidR="00392D21">
        <w:t>,</w:t>
      </w:r>
      <w:r w:rsidR="0018326A">
        <w:t xml:space="preserve"> naquele mês</w:t>
      </w:r>
      <w:r w:rsidR="00392D21">
        <w:t>,</w:t>
      </w:r>
      <w:r w:rsidR="0018326A">
        <w:t xml:space="preserve"> diversos grupos disputaram narrativas importantes na </w:t>
      </w:r>
      <w:r w:rsidR="00880D47">
        <w:t>esfera</w:t>
      </w:r>
      <w:r w:rsidR="0018326A">
        <w:t xml:space="preserve"> pública</w:t>
      </w:r>
      <w:r w:rsidR="00880D47">
        <w:t>.</w:t>
      </w:r>
      <w:r w:rsidR="00F87D8E">
        <w:t xml:space="preserve"> Assim, como os outros momentos aqui trabalhados, junho de 2013 se assemelha</w:t>
      </w:r>
      <w:r w:rsidR="00E3284F">
        <w:t xml:space="preserve">, e ao mesmo tempo se distingue, por sua característica enquanto ciclo: mobilizar </w:t>
      </w:r>
      <w:r w:rsidR="00580B5B">
        <w:t>um contingente de pessoas</w:t>
      </w:r>
      <w:r w:rsidR="00E3284F">
        <w:t xml:space="preserve"> e, principalmente pessoas comuns, em torno de reivindicações</w:t>
      </w:r>
      <w:r w:rsidR="00CF422D">
        <w:t xml:space="preserve"> </w:t>
      </w:r>
      <w:r w:rsidR="00580B5B">
        <w:t xml:space="preserve">que apontam </w:t>
      </w:r>
      <w:r w:rsidR="00364B52">
        <w:t xml:space="preserve">para </w:t>
      </w:r>
      <w:r w:rsidR="00580B5B">
        <w:t>a política como seu principal alvo</w:t>
      </w:r>
      <w:r w:rsidR="00CF422D">
        <w:t>.</w:t>
      </w:r>
    </w:p>
    <w:p w14:paraId="578509C2" w14:textId="4AE8FB85" w:rsidR="005F1E43" w:rsidRDefault="00E91393" w:rsidP="0017380B">
      <w:pPr>
        <w:ind w:firstLine="709"/>
      </w:pPr>
      <w:commentRangeStart w:id="420"/>
      <w:r>
        <w:t>Com efeito, quando olhamos de maneira mais detalhada para junho de 2013</w:t>
      </w:r>
      <w:r w:rsidR="00AB55DD">
        <w:t xml:space="preserve"> percebemos na literatura algumas nuances interpretativas as quais procuram delimitar o campo de atuação dos movimentos </w:t>
      </w:r>
      <w:r w:rsidR="005F2E14">
        <w:t>que estiveram envolvidos. Isso não só do ponto de vista de sua organização interna</w:t>
      </w:r>
      <w:r w:rsidR="006C2ED0">
        <w:t>,</w:t>
      </w:r>
      <w:r w:rsidR="005F2E14">
        <w:t xml:space="preserve"> como no decorrer da ação contenciosa. </w:t>
      </w:r>
      <w:r w:rsidR="001D0D2F">
        <w:t xml:space="preserve">Neste sentido, </w:t>
      </w:r>
      <w:r w:rsidR="00364B52">
        <w:t>n</w:t>
      </w:r>
      <w:r w:rsidR="001D0D2F">
        <w:t xml:space="preserve">o </w:t>
      </w:r>
      <w:r w:rsidR="006C2ED0">
        <w:t>desenvolvimento</w:t>
      </w:r>
      <w:r w:rsidR="001D0D2F">
        <w:t xml:space="preserve"> da dinâmica de protestos em junho de 2013</w:t>
      </w:r>
      <w:r w:rsidR="00A221D8">
        <w:t xml:space="preserve"> podemos</w:t>
      </w:r>
      <w:r w:rsidR="000A6824">
        <w:t xml:space="preserve"> observar</w:t>
      </w:r>
      <w:r w:rsidR="00A221D8">
        <w:t xml:space="preserve"> </w:t>
      </w:r>
      <w:r w:rsidR="00397BB4">
        <w:t>duas</w:t>
      </w:r>
      <w:r w:rsidR="00A221D8">
        <w:t xml:space="preserve"> estruturas de mobilização</w:t>
      </w:r>
      <w:r w:rsidR="00D762DF">
        <w:t>.</w:t>
      </w:r>
      <w:r w:rsidR="004554AB">
        <w:t xml:space="preserve"> Uma primeira estrutura que se organiza a partir dos movimentos que reivindicam </w:t>
      </w:r>
      <w:r w:rsidR="00876FAF">
        <w:t xml:space="preserve">a questão urbana e estão inseridos em um quadro maior de rede de movimentos sociais </w:t>
      </w:r>
      <w:r w:rsidR="0004187A">
        <w:t>que tem a ver com a formação e influência do Fórum Social Mundial</w:t>
      </w:r>
      <w:r w:rsidR="00165B74">
        <w:t xml:space="preserve">. Esses movimentos têm seu desenvolvimento a partir da </w:t>
      </w:r>
      <w:r w:rsidR="009944A7">
        <w:t>narrativa</w:t>
      </w:r>
      <w:r w:rsidR="00165B74">
        <w:t xml:space="preserve"> da luta pelos</w:t>
      </w:r>
      <w:r w:rsidR="0010396E">
        <w:t xml:space="preserve"> direitos e bens de consumo coletivo</w:t>
      </w:r>
      <w:r w:rsidR="009944A7">
        <w:t>.</w:t>
      </w:r>
      <w:r w:rsidR="00D25907">
        <w:t xml:space="preserve"> Outro grupo de movimentos que </w:t>
      </w:r>
      <w:r w:rsidR="00D25907">
        <w:lastRenderedPageBreak/>
        <w:t xml:space="preserve">vou chamar de liberal/conservadores que articularam o tema da corrupção sob </w:t>
      </w:r>
      <w:r w:rsidR="003E5790">
        <w:t>uma lógica moral</w:t>
      </w:r>
      <w:r w:rsidR="00C35E08">
        <w:t>. A</w:t>
      </w:r>
      <w:r w:rsidR="00C436F2">
        <w:t xml:space="preserve">inda que sua organização se assemelhasse às formas de ativismo contemporâneo, sua estrutura de mobilização estava muito </w:t>
      </w:r>
      <w:r w:rsidR="00E43369">
        <w:t xml:space="preserve">embrenhada, sobretudo </w:t>
      </w:r>
      <w:r w:rsidR="00D934D0">
        <w:t>posteriormente</w:t>
      </w:r>
      <w:r w:rsidR="00E43369">
        <w:t xml:space="preserve"> nas manifestações</w:t>
      </w:r>
      <w:r w:rsidR="00F434E5">
        <w:t xml:space="preserve"> pelo </w:t>
      </w:r>
      <w:r w:rsidR="00F434E5">
        <w:rPr>
          <w:i/>
          <w:iCs/>
        </w:rPr>
        <w:t>impeachment</w:t>
      </w:r>
      <w:r w:rsidR="00F434E5">
        <w:t xml:space="preserve"> de Dilma Rousseff, em uma rede de difusão do </w:t>
      </w:r>
      <w:r w:rsidR="00D348FD">
        <w:t>neo</w:t>
      </w:r>
      <w:r w:rsidR="00F434E5">
        <w:t>liberalismo a nível mundial</w:t>
      </w:r>
      <w:r w:rsidR="00D348FD">
        <w:t xml:space="preserve"> e que tinha uma articulação importante na América Latina</w:t>
      </w:r>
      <w:r w:rsidR="00973D8F">
        <w:t>.</w:t>
      </w:r>
      <w:r w:rsidR="00D348FD">
        <w:t xml:space="preserve"> Nessa rede</w:t>
      </w:r>
      <w:r w:rsidR="002371FB">
        <w:t xml:space="preserve"> aparecem movimentos como o</w:t>
      </w:r>
      <w:r w:rsidR="00952B03">
        <w:t xml:space="preserve"> Revoltados</w:t>
      </w:r>
      <w:r w:rsidR="0077301C">
        <w:t xml:space="preserve"> Online e o Movimento Brasil Livre</w:t>
      </w:r>
      <w:r w:rsidR="002371FB">
        <w:t>, principal movimento</w:t>
      </w:r>
      <w:r w:rsidR="00D934D0">
        <w:t xml:space="preserve"> dos protestos pelo </w:t>
      </w:r>
      <w:r w:rsidR="00D934D0">
        <w:rPr>
          <w:i/>
          <w:iCs/>
        </w:rPr>
        <w:t>impeachment</w:t>
      </w:r>
      <w:r w:rsidR="0077301C">
        <w:t>.</w:t>
      </w:r>
      <w:commentRangeEnd w:id="420"/>
      <w:r w:rsidR="001B16B1">
        <w:rPr>
          <w:rStyle w:val="Refdecomentrio"/>
        </w:rPr>
        <w:commentReference w:id="420"/>
      </w:r>
    </w:p>
    <w:p w14:paraId="773D5513" w14:textId="541380E2" w:rsidR="0017380B" w:rsidRDefault="00E66AA3" w:rsidP="0017380B">
      <w:pPr>
        <w:ind w:firstLine="709"/>
      </w:pPr>
      <w:r>
        <w:t xml:space="preserve">É preciso deixar claro que essas estruturas têm certa afluência </w:t>
      </w:r>
      <w:r w:rsidR="00405021">
        <w:t xml:space="preserve">em momentos distintos </w:t>
      </w:r>
      <w:r w:rsidR="00CA1842">
        <w:t>em</w:t>
      </w:r>
      <w:r w:rsidR="00405021">
        <w:t xml:space="preserve"> junho de 2013, assim como também algumas delas reaparecem durante as manifestações pelo </w:t>
      </w:r>
      <w:r w:rsidR="00405021" w:rsidRPr="009857A8">
        <w:rPr>
          <w:i/>
          <w:iCs/>
        </w:rPr>
        <w:t>impeachment</w:t>
      </w:r>
      <w:r w:rsidR="00405021">
        <w:t xml:space="preserve"> de Dilma</w:t>
      </w:r>
      <w:r w:rsidR="0060285B">
        <w:t>.</w:t>
      </w:r>
      <w:r w:rsidR="00111B2A">
        <w:t xml:space="preserve"> Resta investigar, em termos analíticos, se junho de 2013 não</w:t>
      </w:r>
      <w:r w:rsidR="0097205E">
        <w:t xml:space="preserve"> se apresentou enquanto um </w:t>
      </w:r>
      <w:commentRangeStart w:id="421"/>
      <w:commentRangeStart w:id="422"/>
      <w:r w:rsidR="0097205E">
        <w:t xml:space="preserve">contexto de oportunidade política. </w:t>
      </w:r>
      <w:commentRangeEnd w:id="421"/>
      <w:r w:rsidR="009E76B0">
        <w:rPr>
          <w:rStyle w:val="Refdecomentrio"/>
        </w:rPr>
        <w:commentReference w:id="421"/>
      </w:r>
      <w:commentRangeEnd w:id="422"/>
      <w:r w:rsidR="00BE1E29">
        <w:rPr>
          <w:rStyle w:val="Refdecomentrio"/>
        </w:rPr>
        <w:commentReference w:id="422"/>
      </w:r>
      <w:r w:rsidR="000156F4">
        <w:t>Neste sentido, quero chamar</w:t>
      </w:r>
      <w:r w:rsidR="00F42F5F">
        <w:t xml:space="preserve"> atenção</w:t>
      </w:r>
      <w:r w:rsidR="000156F4">
        <w:t xml:space="preserve"> aqui </w:t>
      </w:r>
      <w:r w:rsidR="008058A7">
        <w:t>para o fato de que essas estruturas de mobilização têm características importantes no processo de construção e da dinâmica dos protestos em junho de 2013</w:t>
      </w:r>
      <w:r w:rsidR="004F4C21">
        <w:t>,</w:t>
      </w:r>
      <w:r w:rsidR="003A3682">
        <w:t xml:space="preserve"> e que </w:t>
      </w:r>
      <w:r w:rsidR="00D53DD9">
        <w:t>elas</w:t>
      </w:r>
      <w:r w:rsidR="003A3682">
        <w:t xml:space="preserve"> desempenham um papel heterogêneo na configuração das narrativas dentro d</w:t>
      </w:r>
      <w:r w:rsidR="00B60600">
        <w:t>estes</w:t>
      </w:r>
      <w:r w:rsidR="003A3682">
        <w:t xml:space="preserve"> protestos.</w:t>
      </w:r>
    </w:p>
    <w:p w14:paraId="56670622" w14:textId="33F84EC1" w:rsidR="00DB1AF9" w:rsidRPr="00B930B2" w:rsidRDefault="00DB1AF9" w:rsidP="00DB1AF9">
      <w:pPr>
        <w:spacing w:before="240"/>
        <w:ind w:firstLine="709"/>
        <w:rPr>
          <w:rFonts w:eastAsia="Calibri" w:cs="Arial"/>
        </w:rPr>
      </w:pPr>
      <w:r w:rsidRPr="00B930B2">
        <w:rPr>
          <w:rFonts w:eastAsia="Calibri" w:cs="Arial"/>
        </w:rPr>
        <w:t xml:space="preserve">O dia 20 de junho foi o dia em que mais pessoas foram às ruas. Isso no apanhado geral da cidade de São Paulo, onde as manifestações tiveram maior destaque e relevância, tanto quanto nas diversas capitais e cidades periféricas. Um número grande de manifestantes também estivera nas ruas do Rio de Janeiro, de Belo Horizonte e Brasília. </w:t>
      </w:r>
      <w:r>
        <w:rPr>
          <w:rFonts w:eastAsia="Calibri" w:cs="Arial"/>
        </w:rPr>
        <w:t>A</w:t>
      </w:r>
      <w:r w:rsidRPr="00B930B2">
        <w:rPr>
          <w:rFonts w:eastAsia="Calibri" w:cs="Arial"/>
        </w:rPr>
        <w:t xml:space="preserve"> presença dos manifestantes não se restringiu a determinados setores da sociedade. A indignação, por mais que fosse direcionada a pontos e demandas específicos, foi motivo para que outros tipos de manifestantes viessem às ruas. O número elevado de pautas confundiu-nos à medida em que já não eram mais os </w:t>
      </w:r>
      <w:del w:id="423" w:author="Christiane Jalles de Paula" w:date="2024-08-10T20:29:00Z" w16du:dateUtc="2024-08-10T23:29:00Z">
        <w:r w:rsidRPr="00B930B2" w:rsidDel="00BE1E29">
          <w:rPr>
            <w:rFonts w:eastAsia="Calibri" w:cs="Arial"/>
          </w:rPr>
          <w:delText>0,20</w:delText>
        </w:r>
      </w:del>
      <w:ins w:id="424" w:author="Christiane Jalles de Paula" w:date="2024-08-10T20:29:00Z" w16du:dateUtc="2024-08-10T23:29:00Z">
        <w:r w:rsidR="00BE1E29">
          <w:rPr>
            <w:rFonts w:eastAsia="Calibri" w:cs="Arial"/>
          </w:rPr>
          <w:t>vinte</w:t>
        </w:r>
      </w:ins>
      <w:r w:rsidRPr="00B930B2">
        <w:rPr>
          <w:rFonts w:eastAsia="Calibri" w:cs="Arial"/>
        </w:rPr>
        <w:t xml:space="preserve"> centavos que estavam sendo discutidos, mas diversos problemas que não estavam nas demandas dos principais coletivos que puxaram as manifestações. </w:t>
      </w:r>
      <w:del w:id="425" w:author="Christiane Jalles de Paula" w:date="2024-08-10T20:30:00Z" w16du:dateUtc="2024-08-10T23:30:00Z">
        <w:r w:rsidRPr="00B930B2" w:rsidDel="00BE1E29">
          <w:rPr>
            <w:rFonts w:eastAsia="Calibri" w:cs="Arial"/>
          </w:rPr>
          <w:delText>Será sobre essa composição dos manifestantes que estiveram nas ruas que o presente tópico irá tratar.</w:delText>
        </w:r>
      </w:del>
    </w:p>
    <w:p w14:paraId="46B63048" w14:textId="0BB57245" w:rsidR="00DB1AF9" w:rsidDel="00BE1E29" w:rsidRDefault="00D228D6" w:rsidP="0017380B">
      <w:pPr>
        <w:ind w:firstLine="709"/>
        <w:rPr>
          <w:del w:id="426" w:author="Christiane Jalles de Paula" w:date="2024-08-10T20:31:00Z" w16du:dateUtc="2024-08-10T23:31:00Z"/>
        </w:rPr>
      </w:pPr>
      <w:r>
        <w:rPr>
          <w:rFonts w:eastAsia="Calibri" w:cs="Arial"/>
        </w:rPr>
        <w:t>É preciso d</w:t>
      </w:r>
      <w:r w:rsidRPr="00B930B2">
        <w:rPr>
          <w:rFonts w:eastAsia="Calibri" w:cs="Arial"/>
        </w:rPr>
        <w:t>esta</w:t>
      </w:r>
      <w:r>
        <w:rPr>
          <w:rFonts w:eastAsia="Calibri" w:cs="Arial"/>
        </w:rPr>
        <w:t xml:space="preserve">car </w:t>
      </w:r>
      <w:r w:rsidRPr="00B930B2">
        <w:rPr>
          <w:rFonts w:eastAsia="Calibri" w:cs="Arial"/>
        </w:rPr>
        <w:t>que os principais movimentos que estavam presentes naqueles dias tinham pautas específicas e não se tratava de demandas amplas. O responsável a dar vazão aos protestos, o MPL, tinha como demanda específica a diminuição do aumento da tarifa de ônibus. Juntamente ao MPL, outros coletivos que comp</w:t>
      </w:r>
      <w:r w:rsidR="008F7EFF">
        <w:rPr>
          <w:rFonts w:eastAsia="Calibri" w:cs="Arial"/>
        </w:rPr>
        <w:t>unham</w:t>
      </w:r>
      <w:r w:rsidRPr="00B930B2">
        <w:rPr>
          <w:rFonts w:eastAsia="Calibri" w:cs="Arial"/>
        </w:rPr>
        <w:t xml:space="preserve"> a juventude da esquerda também estavam presentes: representantes da União Nacional dos Estudantes (UNE), representantes da Assembleia Nacional dos Estudantes Livre (ANEL), setores da juventude de partidos como o PSTU, PSOL e PCB. No entanto, o que se viu a partir do dia 19 e, consequentemente, no dia 20 foi um número expressivo de </w:t>
      </w:r>
      <w:commentRangeStart w:id="427"/>
      <w:r w:rsidRPr="00B930B2">
        <w:rPr>
          <w:rFonts w:eastAsia="Calibri" w:cs="Arial"/>
        </w:rPr>
        <w:t>manifestantes</w:t>
      </w:r>
      <w:commentRangeEnd w:id="427"/>
      <w:r w:rsidR="000D7D39">
        <w:rPr>
          <w:rStyle w:val="Refdecomentrio"/>
        </w:rPr>
        <w:commentReference w:id="427"/>
      </w:r>
      <w:r w:rsidRPr="00B930B2">
        <w:rPr>
          <w:rFonts w:eastAsia="Calibri" w:cs="Arial"/>
        </w:rPr>
        <w:t xml:space="preserve"> (1,4 milhão) que foram às ruas protestar. Se estes manifestantes tinham ou não demandas que fossem plausíveis à realidade brasileira </w:t>
      </w:r>
      <w:r w:rsidRPr="00B930B2">
        <w:rPr>
          <w:rFonts w:eastAsia="Calibri" w:cs="Arial"/>
        </w:rPr>
        <w:lastRenderedPageBreak/>
        <w:t>naquele momento não sabemos, de fato. Entretanto, a questão que fica é porque eles estavam nas ruas.</w:t>
      </w:r>
      <w:ins w:id="428" w:author="Christiane Jalles de Paula" w:date="2024-08-10T20:31:00Z" w16du:dateUtc="2024-08-10T23:31:00Z">
        <w:r w:rsidR="00BE1E29">
          <w:rPr>
            <w:rFonts w:eastAsia="Calibri" w:cs="Arial"/>
          </w:rPr>
          <w:t xml:space="preserve"> </w:t>
        </w:r>
      </w:ins>
    </w:p>
    <w:p w14:paraId="3943BC90" w14:textId="057053AD" w:rsidR="00721030" w:rsidRDefault="00721030" w:rsidP="00BE1E29">
      <w:pPr>
        <w:ind w:firstLine="709"/>
        <w:rPr>
          <w:rFonts w:eastAsia="Calibri" w:cs="Arial"/>
        </w:rPr>
        <w:pPrChange w:id="429" w:author="Christiane Jalles de Paula" w:date="2024-08-10T20:31:00Z" w16du:dateUtc="2024-08-10T23:31:00Z">
          <w:pPr>
            <w:spacing w:before="240"/>
            <w:ind w:firstLine="709"/>
          </w:pPr>
        </w:pPrChange>
      </w:pPr>
      <w:commentRangeStart w:id="430"/>
      <w:commentRangeStart w:id="431"/>
      <w:commentRangeStart w:id="432"/>
      <w:r>
        <w:rPr>
          <w:rFonts w:eastAsia="Calibri" w:cs="Arial"/>
        </w:rPr>
        <w:t>De certa maneira,</w:t>
      </w:r>
      <w:r w:rsidRPr="00B930B2">
        <w:rPr>
          <w:rFonts w:eastAsia="Calibri" w:cs="Arial"/>
        </w:rPr>
        <w:t xml:space="preserve"> a formação de uma classe de consumidores ao longo dos últimos </w:t>
      </w:r>
      <w:del w:id="433" w:author="Christiane Jalles de Paula" w:date="2024-08-10T20:32:00Z" w16du:dateUtc="2024-08-10T23:32:00Z">
        <w:r w:rsidRPr="00B930B2" w:rsidDel="00BE1E29">
          <w:rPr>
            <w:rFonts w:eastAsia="Calibri" w:cs="Arial"/>
          </w:rPr>
          <w:delText xml:space="preserve">10 </w:delText>
        </w:r>
      </w:del>
      <w:ins w:id="434" w:author="Christiane Jalles de Paula" w:date="2024-08-10T20:32:00Z" w16du:dateUtc="2024-08-10T23:32:00Z">
        <w:r w:rsidR="00BE1E29">
          <w:rPr>
            <w:rFonts w:eastAsia="Calibri" w:cs="Arial"/>
          </w:rPr>
          <w:t>dez</w:t>
        </w:r>
        <w:r w:rsidR="00BE1E29" w:rsidRPr="00B930B2">
          <w:rPr>
            <w:rFonts w:eastAsia="Calibri" w:cs="Arial"/>
          </w:rPr>
          <w:t xml:space="preserve"> </w:t>
        </w:r>
      </w:ins>
      <w:r w:rsidRPr="00B930B2">
        <w:rPr>
          <w:rFonts w:eastAsia="Calibri" w:cs="Arial"/>
        </w:rPr>
        <w:t xml:space="preserve">anos de governo do PT demandou políticas de atendimento das necessidades e bens disponíveis ao bem-estar da população. O problema, porém, não foi só a expressão da indignação de </w:t>
      </w:r>
      <w:r w:rsidR="007932DD">
        <w:rPr>
          <w:rFonts w:eastAsia="Calibri" w:cs="Arial"/>
        </w:rPr>
        <w:t xml:space="preserve">uma </w:t>
      </w:r>
      <w:r w:rsidRPr="00B930B2">
        <w:rPr>
          <w:rFonts w:eastAsia="Calibri" w:cs="Arial"/>
        </w:rPr>
        <w:t>classe</w:t>
      </w:r>
      <w:r w:rsidR="007932DD">
        <w:rPr>
          <w:rFonts w:eastAsia="Calibri" w:cs="Arial"/>
        </w:rPr>
        <w:t>.</w:t>
      </w:r>
      <w:r w:rsidR="009F360E">
        <w:rPr>
          <w:rFonts w:eastAsia="Calibri" w:cs="Arial"/>
        </w:rPr>
        <w:t xml:space="preserve"> </w:t>
      </w:r>
      <w:r w:rsidR="007932DD">
        <w:rPr>
          <w:rFonts w:eastAsia="Calibri" w:cs="Arial"/>
        </w:rPr>
        <w:t>S</w:t>
      </w:r>
      <w:r w:rsidR="009F360E">
        <w:rPr>
          <w:rFonts w:eastAsia="Calibri" w:cs="Arial"/>
        </w:rPr>
        <w:t>omava-se</w:t>
      </w:r>
      <w:r w:rsidRPr="00B930B2">
        <w:rPr>
          <w:rFonts w:eastAsia="Calibri" w:cs="Arial"/>
        </w:rPr>
        <w:t xml:space="preserve"> o descrédito nas instituições políticas </w:t>
      </w:r>
      <w:r w:rsidR="007932DD">
        <w:rPr>
          <w:rFonts w:eastAsia="Calibri" w:cs="Arial"/>
        </w:rPr>
        <w:t>e uma crise da representação</w:t>
      </w:r>
      <w:r w:rsidRPr="00B930B2">
        <w:rPr>
          <w:rFonts w:eastAsia="Calibri" w:cs="Arial"/>
        </w:rPr>
        <w:t>.</w:t>
      </w:r>
      <w:commentRangeEnd w:id="430"/>
      <w:r w:rsidR="007932DD">
        <w:rPr>
          <w:rStyle w:val="Refdecomentrio"/>
        </w:rPr>
        <w:commentReference w:id="430"/>
      </w:r>
      <w:commentRangeEnd w:id="431"/>
      <w:r w:rsidR="009E76B0">
        <w:rPr>
          <w:rStyle w:val="Refdecomentrio"/>
        </w:rPr>
        <w:commentReference w:id="431"/>
      </w:r>
      <w:commentRangeEnd w:id="432"/>
      <w:r w:rsidR="00BE1E29">
        <w:rPr>
          <w:rStyle w:val="Refdecomentrio"/>
        </w:rPr>
        <w:commentReference w:id="432"/>
      </w:r>
    </w:p>
    <w:p w14:paraId="63E53E9F" w14:textId="784AB2FB" w:rsidR="00923180" w:rsidRPr="00B930B2" w:rsidRDefault="00923180" w:rsidP="00923180">
      <w:pPr>
        <w:spacing w:before="240"/>
        <w:ind w:firstLine="709"/>
        <w:rPr>
          <w:rFonts w:eastAsia="Calibri" w:cs="Arial"/>
        </w:rPr>
      </w:pPr>
      <w:r w:rsidRPr="00B930B2">
        <w:rPr>
          <w:rFonts w:eastAsia="Calibri" w:cs="Arial"/>
        </w:rPr>
        <w:t>De acordo com pesquisa realizada no dia 20 pelo IBOPE</w:t>
      </w:r>
      <w:r w:rsidRPr="00B930B2">
        <w:rPr>
          <w:rFonts w:eastAsia="Calibri" w:cs="Arial"/>
          <w:vertAlign w:val="superscript"/>
        </w:rPr>
        <w:footnoteReference w:id="106"/>
      </w:r>
      <w:r w:rsidRPr="00B930B2">
        <w:rPr>
          <w:rFonts w:eastAsia="Calibri" w:cs="Arial"/>
        </w:rPr>
        <w:t>, a maioria dos manifestantes que estavam nas ruas indicavam como razões das manifestações</w:t>
      </w:r>
      <w:r w:rsidR="00D351B2">
        <w:rPr>
          <w:rStyle w:val="Refdenotaderodap"/>
          <w:rFonts w:eastAsia="Calibri" w:cs="Arial"/>
        </w:rPr>
        <w:footnoteReference w:id="107"/>
      </w:r>
      <w:r w:rsidRPr="00B930B2">
        <w:rPr>
          <w:rFonts w:eastAsia="Calibri" w:cs="Arial"/>
        </w:rPr>
        <w:t xml:space="preserve"> (</w:t>
      </w:r>
      <w:ins w:id="435" w:author="Christiane Jalles de Paula" w:date="2024-08-10T20:33:00Z" w16du:dateUtc="2024-08-10T23:33:00Z">
        <w:r w:rsidR="00BE1E29">
          <w:rPr>
            <w:rFonts w:eastAsia="Calibri" w:cs="Arial"/>
          </w:rPr>
          <w:t>primeira</w:t>
        </w:r>
      </w:ins>
      <w:del w:id="436" w:author="Christiane Jalles de Paula" w:date="2024-08-10T20:34:00Z" w16du:dateUtc="2024-08-10T23:34:00Z">
        <w:r w:rsidRPr="00B930B2" w:rsidDel="00BE1E29">
          <w:rPr>
            <w:rFonts w:eastAsia="Calibri" w:cs="Arial"/>
          </w:rPr>
          <w:delText>1ª</w:delText>
        </w:r>
      </w:del>
      <w:r w:rsidRPr="00B930B2">
        <w:rPr>
          <w:rFonts w:eastAsia="Calibri" w:cs="Arial"/>
        </w:rPr>
        <w:t xml:space="preserve"> razão dada) o transporte público (37,6%), </w:t>
      </w:r>
      <w:r w:rsidR="00C82068">
        <w:rPr>
          <w:rFonts w:eastAsia="Calibri" w:cs="Arial"/>
        </w:rPr>
        <w:t>apontando</w:t>
      </w:r>
      <w:r w:rsidRPr="00B930B2">
        <w:rPr>
          <w:rFonts w:eastAsia="Calibri" w:cs="Arial"/>
        </w:rPr>
        <w:t xml:space="preserve"> serem contra o aumento/a favor da redução das passagens (27,8%). </w:t>
      </w:r>
      <w:r w:rsidR="00C2093E">
        <w:rPr>
          <w:rFonts w:eastAsia="Calibri" w:cs="Arial"/>
        </w:rPr>
        <w:t>P</w:t>
      </w:r>
      <w:r w:rsidR="00790E01" w:rsidRPr="00B930B2">
        <w:rPr>
          <w:rFonts w:eastAsia="Calibri" w:cs="Arial"/>
        </w:rPr>
        <w:t>recariedade</w:t>
      </w:r>
      <w:r w:rsidR="00237330">
        <w:rPr>
          <w:rFonts w:eastAsia="Calibri" w:cs="Arial"/>
        </w:rPr>
        <w:t>/ a</w:t>
      </w:r>
      <w:r w:rsidRPr="00B930B2">
        <w:rPr>
          <w:rFonts w:eastAsia="Calibri" w:cs="Arial"/>
        </w:rPr>
        <w:t xml:space="preserve"> favor da melhoria do sistema configuraram 7,7%; aumento de veículos/frotas 1,0%; desconforto na viagem 0,9%; e passe livre para estudantes desempregados 0,3%</w:t>
      </w:r>
      <w:r w:rsidR="00C2093E">
        <w:rPr>
          <w:rFonts w:eastAsia="Calibri" w:cs="Arial"/>
        </w:rPr>
        <w:t xml:space="preserve"> eram outras razões que somavam</w:t>
      </w:r>
      <w:r w:rsidR="00312D67">
        <w:rPr>
          <w:rFonts w:eastAsia="Calibri" w:cs="Arial"/>
        </w:rPr>
        <w:t xml:space="preserve"> nos apontamentos da população</w:t>
      </w:r>
      <w:r w:rsidRPr="00B930B2">
        <w:rPr>
          <w:rFonts w:eastAsia="Calibri" w:cs="Arial"/>
        </w:rPr>
        <w:t>.</w:t>
      </w:r>
      <w:r w:rsidR="007248A7">
        <w:rPr>
          <w:rFonts w:eastAsia="Calibri" w:cs="Arial"/>
        </w:rPr>
        <w:t xml:space="preserve"> </w:t>
      </w:r>
      <w:r w:rsidR="00A940BA">
        <w:rPr>
          <w:rFonts w:eastAsia="Calibri" w:cs="Arial"/>
        </w:rPr>
        <w:t>No apanhado geral</w:t>
      </w:r>
      <w:r w:rsidR="007248A7">
        <w:rPr>
          <w:rFonts w:eastAsia="Calibri" w:cs="Arial"/>
        </w:rPr>
        <w:t xml:space="preserve">, </w:t>
      </w:r>
      <w:r w:rsidRPr="00B930B2">
        <w:rPr>
          <w:rFonts w:eastAsia="Calibri" w:cs="Arial"/>
        </w:rPr>
        <w:t xml:space="preserve">a primeira razão dada </w:t>
      </w:r>
      <w:r w:rsidR="007248A7">
        <w:rPr>
          <w:rFonts w:eastAsia="Calibri" w:cs="Arial"/>
        </w:rPr>
        <w:t>a</w:t>
      </w:r>
      <w:r w:rsidRPr="00B930B2">
        <w:rPr>
          <w:rFonts w:eastAsia="Calibri" w:cs="Arial"/>
        </w:rPr>
        <w:t>o direcionamento das pautas não girava em torno do incremento da melhoria dos serviços públicos de infraestrutura, mas em apoio à pauta inicial dos coletivos organizados</w:t>
      </w:r>
      <w:r w:rsidR="007248A7">
        <w:rPr>
          <w:rFonts w:eastAsia="Calibri" w:cs="Arial"/>
        </w:rPr>
        <w:t>, o transporte público.</w:t>
      </w:r>
      <w:r w:rsidRPr="00B930B2">
        <w:rPr>
          <w:rFonts w:eastAsia="Calibri" w:cs="Arial"/>
        </w:rPr>
        <w:t xml:space="preserve"> </w:t>
      </w:r>
      <w:r w:rsidR="006B4F0B">
        <w:rPr>
          <w:rFonts w:eastAsia="Calibri" w:cs="Arial"/>
        </w:rPr>
        <w:t>A</w:t>
      </w:r>
      <w:r w:rsidRPr="00B930B2">
        <w:rPr>
          <w:rFonts w:eastAsia="Calibri" w:cs="Arial"/>
        </w:rPr>
        <w:t xml:space="preserve">mbiente político (29,9%), gastos com a copa do mundo/das confederações (4,5%), saúde (12,1%) e educação (5,3%) tiveram </w:t>
      </w:r>
      <w:r w:rsidR="00F225FF">
        <w:rPr>
          <w:rFonts w:eastAsia="Calibri" w:cs="Arial"/>
        </w:rPr>
        <w:t>relativa</w:t>
      </w:r>
      <w:r w:rsidRPr="00B930B2">
        <w:rPr>
          <w:rFonts w:eastAsia="Calibri" w:cs="Arial"/>
        </w:rPr>
        <w:t xml:space="preserve"> expressão dentro da primeira razão dada às manifestações.</w:t>
      </w:r>
    </w:p>
    <w:p w14:paraId="3A0329BD" w14:textId="4FF54A2D" w:rsidR="007B6007" w:rsidRDefault="007B6007" w:rsidP="007B6007">
      <w:pPr>
        <w:spacing w:before="240"/>
        <w:ind w:firstLine="709"/>
        <w:rPr>
          <w:rFonts w:eastAsia="Calibri" w:cs="Arial"/>
        </w:rPr>
      </w:pPr>
      <w:r>
        <w:rPr>
          <w:rFonts w:eastAsia="Calibri" w:cs="Arial"/>
        </w:rPr>
        <w:t>No</w:t>
      </w:r>
      <w:r w:rsidRPr="00B930B2">
        <w:rPr>
          <w:rFonts w:eastAsia="Calibri" w:cs="Arial"/>
        </w:rPr>
        <w:t xml:space="preserve"> acumulado</w:t>
      </w:r>
      <w:r w:rsidR="003325D4">
        <w:rPr>
          <w:rStyle w:val="Refdenotaderodap"/>
          <w:rFonts w:eastAsia="Calibri" w:cs="Arial"/>
        </w:rPr>
        <w:footnoteReference w:id="108"/>
      </w:r>
      <w:r w:rsidRPr="00B930B2">
        <w:rPr>
          <w:rFonts w:eastAsia="Calibri" w:cs="Arial"/>
        </w:rPr>
        <w:t>ambiente político (65,0%) se configur</w:t>
      </w:r>
      <w:r>
        <w:rPr>
          <w:rFonts w:eastAsia="Calibri" w:cs="Arial"/>
        </w:rPr>
        <w:t>ou</w:t>
      </w:r>
      <w:r w:rsidRPr="00B930B2">
        <w:rPr>
          <w:rFonts w:eastAsia="Calibri" w:cs="Arial"/>
        </w:rPr>
        <w:t xml:space="preserve"> com o maior índice de respostas dadas. Em seguida es</w:t>
      </w:r>
      <w:r w:rsidR="00EF4D1A">
        <w:rPr>
          <w:rFonts w:eastAsia="Calibri" w:cs="Arial"/>
        </w:rPr>
        <w:t>tavam</w:t>
      </w:r>
      <w:r w:rsidRPr="00B930B2">
        <w:rPr>
          <w:rFonts w:eastAsia="Calibri" w:cs="Arial"/>
        </w:rPr>
        <w:t xml:space="preserve"> saúde (36,7%), gastos com a copa do mundo/das confederações (30,9%) e educação (29,8%). O que observamos, neste ponto, que a demanda pela melhoria dos serviços de bem-estar social, no apanhado das </w:t>
      </w:r>
      <w:ins w:id="437" w:author="Christiane Jalles de Paula" w:date="2024-08-10T20:34:00Z" w16du:dateUtc="2024-08-10T23:34:00Z">
        <w:r w:rsidR="00BE1E29">
          <w:rPr>
            <w:rFonts w:eastAsia="Calibri" w:cs="Arial"/>
          </w:rPr>
          <w:t>três</w:t>
        </w:r>
      </w:ins>
      <w:del w:id="438" w:author="Christiane Jalles de Paula" w:date="2024-08-10T20:34:00Z" w16du:dateUtc="2024-08-10T23:34:00Z">
        <w:r w:rsidRPr="00B930B2" w:rsidDel="00BE1E29">
          <w:rPr>
            <w:rFonts w:eastAsia="Calibri" w:cs="Arial"/>
          </w:rPr>
          <w:delText>3</w:delText>
        </w:r>
      </w:del>
      <w:r w:rsidRPr="00B930B2">
        <w:rPr>
          <w:rFonts w:eastAsia="Calibri" w:cs="Arial"/>
        </w:rPr>
        <w:t xml:space="preserve"> razões dadas, demonstra que boa parte da indignação se direcionou na crítica da gerência dos bens públicos. Outro fato é que, comparando os índices de demanda estrutural com os índices de expansão de direitos democráticos, a expressividade destes últimos não ultrapassou os 2%. Neste sentido, por direitos e democracia (1,8%), luta pelos direitos indígenas (0,1%), justiça </w:t>
      </w:r>
      <w:r w:rsidRPr="00B930B2">
        <w:rPr>
          <w:rFonts w:eastAsia="Calibri" w:cs="Arial"/>
        </w:rPr>
        <w:lastRenderedPageBreak/>
        <w:t>social/igualdade/contra a desigualdade social (0,8%), respeito e cidadania/direito a cidade (0,5%), luta pela democracia (0,1%), luta contra o preconceito/racismo (0,6%), não tiveram grande expressividade perante os demais índices. Isso demonstra</w:t>
      </w:r>
      <w:r w:rsidR="00E17775">
        <w:rPr>
          <w:rFonts w:eastAsia="Calibri" w:cs="Arial"/>
        </w:rPr>
        <w:t xml:space="preserve"> algo interessante a se notar a respeito do que iremos trabalhar </w:t>
      </w:r>
      <w:del w:id="439" w:author="Christiane Jalles de Paula" w:date="2024-08-10T20:35:00Z" w16du:dateUtc="2024-08-10T23:35:00Z">
        <w:r w:rsidR="00E17775" w:rsidDel="00BE1E29">
          <w:rPr>
            <w:rFonts w:eastAsia="Calibri" w:cs="Arial"/>
          </w:rPr>
          <w:delText xml:space="preserve">mais </w:delText>
        </w:r>
      </w:del>
      <w:r w:rsidR="00E17775">
        <w:rPr>
          <w:rFonts w:eastAsia="Calibri" w:cs="Arial"/>
        </w:rPr>
        <w:t xml:space="preserve">adiante: </w:t>
      </w:r>
      <w:r w:rsidR="002F73A6">
        <w:rPr>
          <w:rFonts w:eastAsia="Calibri" w:cs="Arial"/>
        </w:rPr>
        <w:t>dada a construção das narrativas pelos principais movimentos que estiveram à frente no processo de mobilização, como a interação entre essas narrativas ganh</w:t>
      </w:r>
      <w:r w:rsidR="009134E9">
        <w:rPr>
          <w:rFonts w:eastAsia="Calibri" w:cs="Arial"/>
        </w:rPr>
        <w:t>aria</w:t>
      </w:r>
      <w:r w:rsidR="002F73A6">
        <w:rPr>
          <w:rFonts w:eastAsia="Calibri" w:cs="Arial"/>
        </w:rPr>
        <w:t xml:space="preserve"> nuances diferentes no decorrer do processo</w:t>
      </w:r>
      <w:r w:rsidR="009134E9">
        <w:rPr>
          <w:rFonts w:eastAsia="Calibri" w:cs="Arial"/>
        </w:rPr>
        <w:t xml:space="preserve"> político</w:t>
      </w:r>
      <w:r w:rsidR="00E70B79">
        <w:rPr>
          <w:rFonts w:eastAsia="Calibri" w:cs="Arial"/>
        </w:rPr>
        <w:t>?</w:t>
      </w:r>
    </w:p>
    <w:p w14:paraId="7B11A119" w14:textId="6BBDE8B5" w:rsidR="00E70B79" w:rsidRDefault="00E70B79" w:rsidP="007B6007">
      <w:pPr>
        <w:spacing w:before="240"/>
        <w:ind w:firstLine="709"/>
        <w:rPr>
          <w:rFonts w:eastAsia="Calibri" w:cs="Arial"/>
        </w:rPr>
      </w:pPr>
      <w:r>
        <w:rPr>
          <w:rFonts w:eastAsia="Calibri" w:cs="Arial"/>
        </w:rPr>
        <w:t>Alguns outros dados chamam a atenção quando olhamos para o perfil da população</w:t>
      </w:r>
      <w:r w:rsidR="007504EB">
        <w:rPr>
          <w:rFonts w:eastAsia="Calibri" w:cs="Arial"/>
        </w:rPr>
        <w:t xml:space="preserve"> comum que passara a ser mobilizada em torno das narrativas levantadas pelos manifestantes.</w:t>
      </w:r>
      <w:r w:rsidR="0007308B">
        <w:rPr>
          <w:rFonts w:eastAsia="Calibri" w:cs="Arial"/>
        </w:rPr>
        <w:t xml:space="preserve"> </w:t>
      </w:r>
      <w:r w:rsidR="0007308B" w:rsidRPr="00B930B2">
        <w:rPr>
          <w:rFonts w:eastAsia="Calibri" w:cs="Arial"/>
        </w:rPr>
        <w:t xml:space="preserve">De acordo </w:t>
      </w:r>
      <w:r w:rsidR="0007308B">
        <w:rPr>
          <w:rFonts w:eastAsia="Calibri" w:cs="Arial"/>
        </w:rPr>
        <w:t>com o mesmo levantamento do IBOPE</w:t>
      </w:r>
      <w:r w:rsidR="0007308B" w:rsidRPr="00B930B2">
        <w:rPr>
          <w:rFonts w:eastAsia="Calibri" w:cs="Arial"/>
        </w:rPr>
        <w:t xml:space="preserve">, a maior parte dos manifestantes que estiveram nas ruas no período de 19 a 20 de junho possuíam renda entre </w:t>
      </w:r>
      <w:ins w:id="440" w:author="Christiane Jalles de Paula" w:date="2024-08-10T20:35:00Z" w16du:dateUtc="2024-08-10T23:35:00Z">
        <w:r w:rsidR="00BE1E29">
          <w:rPr>
            <w:rFonts w:eastAsia="Calibri" w:cs="Arial"/>
          </w:rPr>
          <w:t xml:space="preserve">dois </w:t>
        </w:r>
      </w:ins>
      <w:del w:id="441" w:author="Christiane Jalles de Paula" w:date="2024-08-10T20:35:00Z" w16du:dateUtc="2024-08-10T23:35:00Z">
        <w:r w:rsidR="0007308B" w:rsidRPr="00B930B2" w:rsidDel="00BE1E29">
          <w:rPr>
            <w:rFonts w:eastAsia="Calibri" w:cs="Arial"/>
          </w:rPr>
          <w:delText xml:space="preserve">2 a </w:delText>
        </w:r>
      </w:del>
      <w:del w:id="442" w:author="Christiane Jalles de Paula" w:date="2024-08-10T20:36:00Z" w16du:dateUtc="2024-08-10T23:36:00Z">
        <w:r w:rsidR="0007308B" w:rsidRPr="00B930B2" w:rsidDel="00BE1E29">
          <w:rPr>
            <w:rFonts w:eastAsia="Calibri" w:cs="Arial"/>
          </w:rPr>
          <w:delText>5</w:delText>
        </w:r>
      </w:del>
      <w:ins w:id="443" w:author="Christiane Jalles de Paula" w:date="2024-08-10T20:36:00Z" w16du:dateUtc="2024-08-10T23:36:00Z">
        <w:r w:rsidR="00BE1E29">
          <w:rPr>
            <w:rFonts w:eastAsia="Calibri" w:cs="Arial"/>
          </w:rPr>
          <w:t>e cinco</w:t>
        </w:r>
      </w:ins>
      <w:r w:rsidR="0007308B" w:rsidRPr="00B930B2">
        <w:rPr>
          <w:rFonts w:eastAsia="Calibri" w:cs="Arial"/>
        </w:rPr>
        <w:t xml:space="preserve"> salários</w:t>
      </w:r>
      <w:r w:rsidR="00066C54">
        <w:rPr>
          <w:rFonts w:eastAsia="Calibri" w:cs="Arial"/>
        </w:rPr>
        <w:t>-</w:t>
      </w:r>
      <w:commentRangeStart w:id="444"/>
      <w:r w:rsidR="0007308B" w:rsidRPr="00B930B2">
        <w:rPr>
          <w:rFonts w:eastAsia="Calibri" w:cs="Arial"/>
        </w:rPr>
        <w:t>mínimos</w:t>
      </w:r>
      <w:commentRangeEnd w:id="444"/>
      <w:r w:rsidR="005A2687">
        <w:rPr>
          <w:rStyle w:val="Refdecomentrio"/>
        </w:rPr>
        <w:commentReference w:id="444"/>
      </w:r>
      <w:r w:rsidR="00D853FB">
        <w:rPr>
          <w:rFonts w:eastAsia="Calibri" w:cs="Arial"/>
        </w:rPr>
        <w:t>.</w:t>
      </w:r>
    </w:p>
    <w:p w14:paraId="4FCA3823" w14:textId="53068744" w:rsidR="005A2687" w:rsidRPr="00B930B2" w:rsidRDefault="005A2687" w:rsidP="005A2687">
      <w:pPr>
        <w:keepNext/>
        <w:suppressLineNumbers/>
        <w:suppressAutoHyphens/>
        <w:spacing w:before="120" w:after="120" w:line="276" w:lineRule="auto"/>
        <w:jc w:val="center"/>
        <w:rPr>
          <w:rFonts w:eastAsia="Calibri" w:cs="FreeSans;Times New Roman"/>
          <w:b/>
          <w:iCs/>
          <w:lang w:eastAsia="zh-CN"/>
        </w:rPr>
      </w:pPr>
      <w:r w:rsidRPr="00B930B2">
        <w:rPr>
          <w:rFonts w:eastAsia="Calibri" w:cs="FreeSans;Times New Roman"/>
          <w:b/>
          <w:iCs/>
          <w:lang w:eastAsia="zh-CN"/>
        </w:rPr>
        <w:t xml:space="preserve">Quadro </w:t>
      </w:r>
      <w:r w:rsidRPr="00B930B2">
        <w:rPr>
          <w:rFonts w:eastAsia="Calibri" w:cs="FreeSans;Times New Roman"/>
          <w:b/>
          <w:iCs/>
          <w:lang w:eastAsia="zh-CN"/>
        </w:rPr>
        <w:fldChar w:fldCharType="begin"/>
      </w:r>
      <w:r w:rsidRPr="00B930B2">
        <w:rPr>
          <w:rFonts w:eastAsia="Calibri" w:cs="FreeSans;Times New Roman"/>
          <w:b/>
          <w:iCs/>
          <w:lang w:eastAsia="zh-CN"/>
        </w:rPr>
        <w:instrText xml:space="preserve"> SEQ Quadro \* ARABIC </w:instrText>
      </w:r>
      <w:r w:rsidRPr="00B930B2">
        <w:rPr>
          <w:rFonts w:eastAsia="Calibri" w:cs="FreeSans;Times New Roman"/>
          <w:b/>
          <w:iCs/>
          <w:lang w:eastAsia="zh-CN"/>
        </w:rPr>
        <w:fldChar w:fldCharType="separate"/>
      </w:r>
      <w:r w:rsidR="006E3A9E">
        <w:rPr>
          <w:rFonts w:eastAsia="Calibri" w:cs="FreeSans;Times New Roman"/>
          <w:b/>
          <w:iCs/>
          <w:noProof/>
          <w:lang w:eastAsia="zh-CN"/>
        </w:rPr>
        <w:t>1</w:t>
      </w:r>
      <w:r w:rsidRPr="00B930B2">
        <w:rPr>
          <w:rFonts w:eastAsia="Calibri" w:cs="FreeSans;Times New Roman"/>
          <w:b/>
          <w:iCs/>
          <w:lang w:eastAsia="zh-CN"/>
        </w:rPr>
        <w:fldChar w:fldCharType="end"/>
      </w:r>
      <w:r w:rsidRPr="00B930B2">
        <w:rPr>
          <w:rFonts w:eastAsia="Calibri" w:cs="FreeSans;Times New Roman"/>
          <w:b/>
          <w:iCs/>
          <w:lang w:eastAsia="zh-CN"/>
        </w:rPr>
        <w:t xml:space="preserve"> - Perfil dos entrevistados durante as manifestações</w:t>
      </w:r>
    </w:p>
    <w:tbl>
      <w:tblPr>
        <w:tblW w:w="8540" w:type="dxa"/>
        <w:tblCellMar>
          <w:left w:w="70" w:type="dxa"/>
          <w:right w:w="70" w:type="dxa"/>
        </w:tblCellMar>
        <w:tblLook w:val="04A0" w:firstRow="1" w:lastRow="0" w:firstColumn="1" w:lastColumn="0" w:noHBand="0" w:noVBand="1"/>
      </w:tblPr>
      <w:tblGrid>
        <w:gridCol w:w="2904"/>
        <w:gridCol w:w="4676"/>
        <w:gridCol w:w="960"/>
      </w:tblGrid>
      <w:tr w:rsidR="005A2687" w:rsidRPr="00B930B2" w14:paraId="454C3584" w14:textId="77777777" w:rsidTr="005B3692">
        <w:trPr>
          <w:trHeight w:val="315"/>
        </w:trPr>
        <w:tc>
          <w:tcPr>
            <w:tcW w:w="7580" w:type="dxa"/>
            <w:gridSpan w:val="2"/>
            <w:tcBorders>
              <w:top w:val="single" w:sz="4" w:space="0" w:color="auto"/>
              <w:left w:val="single" w:sz="4" w:space="0" w:color="auto"/>
              <w:bottom w:val="single" w:sz="4" w:space="0" w:color="auto"/>
              <w:right w:val="single" w:sz="4" w:space="0" w:color="auto"/>
            </w:tcBorders>
            <w:noWrap/>
            <w:vAlign w:val="center"/>
            <w:hideMark/>
          </w:tcPr>
          <w:p w14:paraId="1BD88037"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Perfil dos Entrevistados</w:t>
            </w:r>
          </w:p>
        </w:tc>
        <w:tc>
          <w:tcPr>
            <w:tcW w:w="960" w:type="dxa"/>
            <w:tcBorders>
              <w:top w:val="single" w:sz="4" w:space="0" w:color="auto"/>
              <w:left w:val="nil"/>
              <w:bottom w:val="single" w:sz="4" w:space="0" w:color="auto"/>
              <w:right w:val="single" w:sz="4" w:space="0" w:color="auto"/>
            </w:tcBorders>
            <w:noWrap/>
            <w:vAlign w:val="center"/>
            <w:hideMark/>
          </w:tcPr>
          <w:p w14:paraId="5BBB8E3A"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TOTAL</w:t>
            </w:r>
          </w:p>
        </w:tc>
      </w:tr>
      <w:tr w:rsidR="005A2687" w:rsidRPr="00B930B2" w14:paraId="5D204665" w14:textId="77777777" w:rsidTr="005B3692">
        <w:trPr>
          <w:trHeight w:val="315"/>
        </w:trPr>
        <w:tc>
          <w:tcPr>
            <w:tcW w:w="2904" w:type="dxa"/>
            <w:vMerge w:val="restart"/>
            <w:tcBorders>
              <w:top w:val="nil"/>
              <w:left w:val="single" w:sz="4" w:space="0" w:color="auto"/>
              <w:bottom w:val="single" w:sz="4" w:space="0" w:color="auto"/>
              <w:right w:val="single" w:sz="4" w:space="0" w:color="auto"/>
            </w:tcBorders>
            <w:noWrap/>
            <w:vAlign w:val="center"/>
            <w:hideMark/>
          </w:tcPr>
          <w:p w14:paraId="17ADD8C1"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SEXO</w:t>
            </w:r>
          </w:p>
        </w:tc>
        <w:tc>
          <w:tcPr>
            <w:tcW w:w="4676" w:type="dxa"/>
            <w:tcBorders>
              <w:top w:val="nil"/>
              <w:left w:val="nil"/>
              <w:bottom w:val="single" w:sz="4" w:space="0" w:color="auto"/>
              <w:right w:val="single" w:sz="4" w:space="0" w:color="auto"/>
            </w:tcBorders>
            <w:noWrap/>
            <w:vAlign w:val="bottom"/>
            <w:hideMark/>
          </w:tcPr>
          <w:p w14:paraId="036128C0"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Masculino</w:t>
            </w:r>
          </w:p>
        </w:tc>
        <w:tc>
          <w:tcPr>
            <w:tcW w:w="960" w:type="dxa"/>
            <w:tcBorders>
              <w:top w:val="nil"/>
              <w:left w:val="nil"/>
              <w:bottom w:val="single" w:sz="4" w:space="0" w:color="auto"/>
              <w:right w:val="single" w:sz="4" w:space="0" w:color="auto"/>
            </w:tcBorders>
            <w:noWrap/>
            <w:vAlign w:val="bottom"/>
            <w:hideMark/>
          </w:tcPr>
          <w:p w14:paraId="41650FE9"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50%</w:t>
            </w:r>
          </w:p>
        </w:tc>
      </w:tr>
      <w:tr w:rsidR="005A2687" w:rsidRPr="00B930B2" w14:paraId="127BE95E" w14:textId="77777777" w:rsidTr="005B3692">
        <w:trPr>
          <w:trHeight w:val="315"/>
        </w:trPr>
        <w:tc>
          <w:tcPr>
            <w:tcW w:w="0" w:type="auto"/>
            <w:vMerge/>
            <w:tcBorders>
              <w:top w:val="nil"/>
              <w:left w:val="single" w:sz="4" w:space="0" w:color="auto"/>
              <w:bottom w:val="single" w:sz="4" w:space="0" w:color="auto"/>
              <w:right w:val="single" w:sz="4" w:space="0" w:color="auto"/>
            </w:tcBorders>
            <w:vAlign w:val="center"/>
            <w:hideMark/>
          </w:tcPr>
          <w:p w14:paraId="3A3967FC" w14:textId="77777777" w:rsidR="005A2687" w:rsidRPr="00B930B2" w:rsidRDefault="005A2687" w:rsidP="005B3692">
            <w:pPr>
              <w:spacing w:after="0" w:line="240" w:lineRule="auto"/>
              <w:rPr>
                <w:rFonts w:eastAsia="Times New Roman" w:cs="Times New Roman"/>
                <w:color w:val="000000"/>
                <w:lang w:eastAsia="pt-BR"/>
              </w:rPr>
            </w:pPr>
          </w:p>
        </w:tc>
        <w:tc>
          <w:tcPr>
            <w:tcW w:w="4676" w:type="dxa"/>
            <w:tcBorders>
              <w:top w:val="nil"/>
              <w:left w:val="nil"/>
              <w:bottom w:val="single" w:sz="4" w:space="0" w:color="auto"/>
              <w:right w:val="single" w:sz="4" w:space="0" w:color="auto"/>
            </w:tcBorders>
            <w:noWrap/>
            <w:vAlign w:val="bottom"/>
            <w:hideMark/>
          </w:tcPr>
          <w:p w14:paraId="4756F97A"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Feminino</w:t>
            </w:r>
          </w:p>
        </w:tc>
        <w:tc>
          <w:tcPr>
            <w:tcW w:w="960" w:type="dxa"/>
            <w:tcBorders>
              <w:top w:val="nil"/>
              <w:left w:val="nil"/>
              <w:bottom w:val="single" w:sz="4" w:space="0" w:color="auto"/>
              <w:right w:val="single" w:sz="4" w:space="0" w:color="auto"/>
            </w:tcBorders>
            <w:noWrap/>
            <w:vAlign w:val="bottom"/>
            <w:hideMark/>
          </w:tcPr>
          <w:p w14:paraId="6EAD895F"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50%</w:t>
            </w:r>
          </w:p>
        </w:tc>
      </w:tr>
      <w:tr w:rsidR="005A2687" w:rsidRPr="00B930B2" w14:paraId="73098B94" w14:textId="77777777" w:rsidTr="005B3692">
        <w:trPr>
          <w:trHeight w:val="315"/>
        </w:trPr>
        <w:tc>
          <w:tcPr>
            <w:tcW w:w="2904" w:type="dxa"/>
            <w:vMerge w:val="restart"/>
            <w:tcBorders>
              <w:top w:val="nil"/>
              <w:left w:val="single" w:sz="4" w:space="0" w:color="auto"/>
              <w:bottom w:val="single" w:sz="4" w:space="0" w:color="auto"/>
              <w:right w:val="single" w:sz="4" w:space="0" w:color="auto"/>
            </w:tcBorders>
            <w:noWrap/>
            <w:vAlign w:val="center"/>
            <w:hideMark/>
          </w:tcPr>
          <w:p w14:paraId="36B46555"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IDADE</w:t>
            </w:r>
          </w:p>
        </w:tc>
        <w:tc>
          <w:tcPr>
            <w:tcW w:w="4676" w:type="dxa"/>
            <w:tcBorders>
              <w:top w:val="nil"/>
              <w:left w:val="nil"/>
              <w:bottom w:val="single" w:sz="4" w:space="0" w:color="auto"/>
              <w:right w:val="single" w:sz="4" w:space="0" w:color="auto"/>
            </w:tcBorders>
            <w:noWrap/>
            <w:vAlign w:val="bottom"/>
            <w:hideMark/>
          </w:tcPr>
          <w:p w14:paraId="41A051D5"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14 a 24 anos</w:t>
            </w:r>
          </w:p>
        </w:tc>
        <w:tc>
          <w:tcPr>
            <w:tcW w:w="960" w:type="dxa"/>
            <w:tcBorders>
              <w:top w:val="nil"/>
              <w:left w:val="nil"/>
              <w:bottom w:val="single" w:sz="4" w:space="0" w:color="auto"/>
              <w:right w:val="single" w:sz="4" w:space="0" w:color="auto"/>
            </w:tcBorders>
            <w:noWrap/>
            <w:vAlign w:val="bottom"/>
            <w:hideMark/>
          </w:tcPr>
          <w:p w14:paraId="3E703E0F"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43%</w:t>
            </w:r>
          </w:p>
        </w:tc>
      </w:tr>
      <w:tr w:rsidR="005A2687" w:rsidRPr="00B930B2" w14:paraId="078F47F6" w14:textId="77777777" w:rsidTr="005B3692">
        <w:trPr>
          <w:trHeight w:val="315"/>
        </w:trPr>
        <w:tc>
          <w:tcPr>
            <w:tcW w:w="0" w:type="auto"/>
            <w:vMerge/>
            <w:tcBorders>
              <w:top w:val="nil"/>
              <w:left w:val="single" w:sz="4" w:space="0" w:color="auto"/>
              <w:bottom w:val="single" w:sz="4" w:space="0" w:color="auto"/>
              <w:right w:val="single" w:sz="4" w:space="0" w:color="auto"/>
            </w:tcBorders>
            <w:vAlign w:val="center"/>
            <w:hideMark/>
          </w:tcPr>
          <w:p w14:paraId="503CAD91" w14:textId="77777777" w:rsidR="005A2687" w:rsidRPr="00B930B2" w:rsidRDefault="005A2687" w:rsidP="005B3692">
            <w:pPr>
              <w:spacing w:after="0" w:line="240" w:lineRule="auto"/>
              <w:rPr>
                <w:rFonts w:eastAsia="Times New Roman" w:cs="Times New Roman"/>
                <w:color w:val="000000"/>
                <w:lang w:eastAsia="pt-BR"/>
              </w:rPr>
            </w:pPr>
          </w:p>
        </w:tc>
        <w:tc>
          <w:tcPr>
            <w:tcW w:w="4676" w:type="dxa"/>
            <w:tcBorders>
              <w:top w:val="nil"/>
              <w:left w:val="nil"/>
              <w:bottom w:val="single" w:sz="4" w:space="0" w:color="auto"/>
              <w:right w:val="single" w:sz="4" w:space="0" w:color="auto"/>
            </w:tcBorders>
            <w:noWrap/>
            <w:vAlign w:val="bottom"/>
            <w:hideMark/>
          </w:tcPr>
          <w:p w14:paraId="42DB76CE"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25 a 29 anos</w:t>
            </w:r>
          </w:p>
        </w:tc>
        <w:tc>
          <w:tcPr>
            <w:tcW w:w="960" w:type="dxa"/>
            <w:tcBorders>
              <w:top w:val="nil"/>
              <w:left w:val="nil"/>
              <w:bottom w:val="single" w:sz="4" w:space="0" w:color="auto"/>
              <w:right w:val="single" w:sz="4" w:space="0" w:color="auto"/>
            </w:tcBorders>
            <w:noWrap/>
            <w:vAlign w:val="bottom"/>
            <w:hideMark/>
          </w:tcPr>
          <w:p w14:paraId="7869A296"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20%</w:t>
            </w:r>
          </w:p>
        </w:tc>
      </w:tr>
      <w:tr w:rsidR="005A2687" w:rsidRPr="00B930B2" w14:paraId="33295D7E" w14:textId="77777777" w:rsidTr="005B3692">
        <w:trPr>
          <w:trHeight w:val="315"/>
        </w:trPr>
        <w:tc>
          <w:tcPr>
            <w:tcW w:w="0" w:type="auto"/>
            <w:vMerge/>
            <w:tcBorders>
              <w:top w:val="nil"/>
              <w:left w:val="single" w:sz="4" w:space="0" w:color="auto"/>
              <w:bottom w:val="single" w:sz="4" w:space="0" w:color="auto"/>
              <w:right w:val="single" w:sz="4" w:space="0" w:color="auto"/>
            </w:tcBorders>
            <w:vAlign w:val="center"/>
            <w:hideMark/>
          </w:tcPr>
          <w:p w14:paraId="1EC85866" w14:textId="77777777" w:rsidR="005A2687" w:rsidRPr="00B930B2" w:rsidRDefault="005A2687" w:rsidP="005B3692">
            <w:pPr>
              <w:spacing w:after="0" w:line="240" w:lineRule="auto"/>
              <w:rPr>
                <w:rFonts w:eastAsia="Times New Roman" w:cs="Times New Roman"/>
                <w:color w:val="000000"/>
                <w:lang w:eastAsia="pt-BR"/>
              </w:rPr>
            </w:pPr>
          </w:p>
        </w:tc>
        <w:tc>
          <w:tcPr>
            <w:tcW w:w="4676" w:type="dxa"/>
            <w:tcBorders>
              <w:top w:val="nil"/>
              <w:left w:val="nil"/>
              <w:bottom w:val="single" w:sz="4" w:space="0" w:color="auto"/>
              <w:right w:val="single" w:sz="4" w:space="0" w:color="auto"/>
            </w:tcBorders>
            <w:noWrap/>
            <w:vAlign w:val="bottom"/>
            <w:hideMark/>
          </w:tcPr>
          <w:p w14:paraId="06F40518"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30 a 39 anos</w:t>
            </w:r>
          </w:p>
        </w:tc>
        <w:tc>
          <w:tcPr>
            <w:tcW w:w="960" w:type="dxa"/>
            <w:tcBorders>
              <w:top w:val="nil"/>
              <w:left w:val="nil"/>
              <w:bottom w:val="single" w:sz="4" w:space="0" w:color="auto"/>
              <w:right w:val="single" w:sz="4" w:space="0" w:color="auto"/>
            </w:tcBorders>
            <w:noWrap/>
            <w:vAlign w:val="bottom"/>
            <w:hideMark/>
          </w:tcPr>
          <w:p w14:paraId="5A741A7F"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18%</w:t>
            </w:r>
          </w:p>
        </w:tc>
      </w:tr>
      <w:tr w:rsidR="005A2687" w:rsidRPr="00B930B2" w14:paraId="3BE64BAA" w14:textId="77777777" w:rsidTr="005B3692">
        <w:trPr>
          <w:trHeight w:val="315"/>
        </w:trPr>
        <w:tc>
          <w:tcPr>
            <w:tcW w:w="0" w:type="auto"/>
            <w:vMerge/>
            <w:tcBorders>
              <w:top w:val="nil"/>
              <w:left w:val="single" w:sz="4" w:space="0" w:color="auto"/>
              <w:bottom w:val="single" w:sz="4" w:space="0" w:color="auto"/>
              <w:right w:val="single" w:sz="4" w:space="0" w:color="auto"/>
            </w:tcBorders>
            <w:vAlign w:val="center"/>
            <w:hideMark/>
          </w:tcPr>
          <w:p w14:paraId="54F47F11" w14:textId="77777777" w:rsidR="005A2687" w:rsidRPr="00B930B2" w:rsidRDefault="005A2687" w:rsidP="005B3692">
            <w:pPr>
              <w:spacing w:after="0" w:line="240" w:lineRule="auto"/>
              <w:rPr>
                <w:rFonts w:eastAsia="Times New Roman" w:cs="Times New Roman"/>
                <w:color w:val="000000"/>
                <w:lang w:eastAsia="pt-BR"/>
              </w:rPr>
            </w:pPr>
          </w:p>
        </w:tc>
        <w:tc>
          <w:tcPr>
            <w:tcW w:w="4676" w:type="dxa"/>
            <w:tcBorders>
              <w:top w:val="nil"/>
              <w:left w:val="nil"/>
              <w:bottom w:val="single" w:sz="4" w:space="0" w:color="auto"/>
              <w:right w:val="single" w:sz="4" w:space="0" w:color="auto"/>
            </w:tcBorders>
            <w:noWrap/>
            <w:vAlign w:val="bottom"/>
            <w:hideMark/>
          </w:tcPr>
          <w:p w14:paraId="42BB9647"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40 ou mais anos</w:t>
            </w:r>
          </w:p>
        </w:tc>
        <w:tc>
          <w:tcPr>
            <w:tcW w:w="960" w:type="dxa"/>
            <w:tcBorders>
              <w:top w:val="nil"/>
              <w:left w:val="nil"/>
              <w:bottom w:val="single" w:sz="4" w:space="0" w:color="auto"/>
              <w:right w:val="single" w:sz="4" w:space="0" w:color="auto"/>
            </w:tcBorders>
            <w:noWrap/>
            <w:vAlign w:val="bottom"/>
            <w:hideMark/>
          </w:tcPr>
          <w:p w14:paraId="3180F93C"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19%</w:t>
            </w:r>
          </w:p>
        </w:tc>
      </w:tr>
      <w:tr w:rsidR="005A2687" w:rsidRPr="00B930B2" w14:paraId="07E384FB" w14:textId="77777777" w:rsidTr="005B3692">
        <w:trPr>
          <w:trHeight w:val="315"/>
        </w:trPr>
        <w:tc>
          <w:tcPr>
            <w:tcW w:w="2904" w:type="dxa"/>
            <w:vMerge w:val="restart"/>
            <w:tcBorders>
              <w:top w:val="nil"/>
              <w:left w:val="single" w:sz="4" w:space="0" w:color="auto"/>
              <w:bottom w:val="single" w:sz="4" w:space="0" w:color="auto"/>
              <w:right w:val="single" w:sz="4" w:space="0" w:color="auto"/>
            </w:tcBorders>
            <w:noWrap/>
            <w:vAlign w:val="center"/>
            <w:hideMark/>
          </w:tcPr>
          <w:p w14:paraId="0CF17C92"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ESCOLARIDADE</w:t>
            </w:r>
          </w:p>
        </w:tc>
        <w:tc>
          <w:tcPr>
            <w:tcW w:w="4676" w:type="dxa"/>
            <w:tcBorders>
              <w:top w:val="nil"/>
              <w:left w:val="nil"/>
              <w:bottom w:val="single" w:sz="4" w:space="0" w:color="auto"/>
              <w:right w:val="single" w:sz="4" w:space="0" w:color="auto"/>
            </w:tcBorders>
            <w:noWrap/>
            <w:vAlign w:val="bottom"/>
            <w:hideMark/>
          </w:tcPr>
          <w:p w14:paraId="2744AF47"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Até colegial iniciado</w:t>
            </w:r>
          </w:p>
        </w:tc>
        <w:tc>
          <w:tcPr>
            <w:tcW w:w="960" w:type="dxa"/>
            <w:tcBorders>
              <w:top w:val="nil"/>
              <w:left w:val="nil"/>
              <w:bottom w:val="single" w:sz="4" w:space="0" w:color="auto"/>
              <w:right w:val="single" w:sz="4" w:space="0" w:color="auto"/>
            </w:tcBorders>
            <w:noWrap/>
            <w:vAlign w:val="bottom"/>
            <w:hideMark/>
          </w:tcPr>
          <w:p w14:paraId="11050027"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8%</w:t>
            </w:r>
          </w:p>
        </w:tc>
      </w:tr>
      <w:tr w:rsidR="005A2687" w:rsidRPr="00B930B2" w14:paraId="0F7DD391" w14:textId="77777777" w:rsidTr="005B3692">
        <w:trPr>
          <w:trHeight w:val="315"/>
        </w:trPr>
        <w:tc>
          <w:tcPr>
            <w:tcW w:w="0" w:type="auto"/>
            <w:vMerge/>
            <w:tcBorders>
              <w:top w:val="nil"/>
              <w:left w:val="single" w:sz="4" w:space="0" w:color="auto"/>
              <w:bottom w:val="single" w:sz="4" w:space="0" w:color="auto"/>
              <w:right w:val="single" w:sz="4" w:space="0" w:color="auto"/>
            </w:tcBorders>
            <w:vAlign w:val="center"/>
            <w:hideMark/>
          </w:tcPr>
          <w:p w14:paraId="3E713620" w14:textId="77777777" w:rsidR="005A2687" w:rsidRPr="00B930B2" w:rsidRDefault="005A2687" w:rsidP="005B3692">
            <w:pPr>
              <w:spacing w:after="0" w:line="240" w:lineRule="auto"/>
              <w:rPr>
                <w:rFonts w:eastAsia="Times New Roman" w:cs="Times New Roman"/>
                <w:color w:val="000000"/>
                <w:lang w:eastAsia="pt-BR"/>
              </w:rPr>
            </w:pPr>
          </w:p>
        </w:tc>
        <w:tc>
          <w:tcPr>
            <w:tcW w:w="4676" w:type="dxa"/>
            <w:tcBorders>
              <w:top w:val="nil"/>
              <w:left w:val="nil"/>
              <w:bottom w:val="single" w:sz="4" w:space="0" w:color="auto"/>
              <w:right w:val="single" w:sz="4" w:space="0" w:color="auto"/>
            </w:tcBorders>
            <w:noWrap/>
            <w:vAlign w:val="bottom"/>
            <w:hideMark/>
          </w:tcPr>
          <w:p w14:paraId="18363229"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Colegial completo ou ensino superior iniciado</w:t>
            </w:r>
          </w:p>
        </w:tc>
        <w:tc>
          <w:tcPr>
            <w:tcW w:w="960" w:type="dxa"/>
            <w:tcBorders>
              <w:top w:val="nil"/>
              <w:left w:val="nil"/>
              <w:bottom w:val="single" w:sz="4" w:space="0" w:color="auto"/>
              <w:right w:val="single" w:sz="4" w:space="0" w:color="auto"/>
            </w:tcBorders>
            <w:noWrap/>
            <w:vAlign w:val="bottom"/>
            <w:hideMark/>
          </w:tcPr>
          <w:p w14:paraId="722EFBC6"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49%</w:t>
            </w:r>
          </w:p>
        </w:tc>
      </w:tr>
      <w:tr w:rsidR="005A2687" w:rsidRPr="00B930B2" w14:paraId="77A28B97" w14:textId="77777777" w:rsidTr="005B3692">
        <w:trPr>
          <w:trHeight w:val="315"/>
        </w:trPr>
        <w:tc>
          <w:tcPr>
            <w:tcW w:w="0" w:type="auto"/>
            <w:vMerge/>
            <w:tcBorders>
              <w:top w:val="nil"/>
              <w:left w:val="single" w:sz="4" w:space="0" w:color="auto"/>
              <w:bottom w:val="single" w:sz="4" w:space="0" w:color="auto"/>
              <w:right w:val="single" w:sz="4" w:space="0" w:color="auto"/>
            </w:tcBorders>
            <w:vAlign w:val="center"/>
            <w:hideMark/>
          </w:tcPr>
          <w:p w14:paraId="692A263C" w14:textId="77777777" w:rsidR="005A2687" w:rsidRPr="00B930B2" w:rsidRDefault="005A2687" w:rsidP="005B3692">
            <w:pPr>
              <w:spacing w:after="0" w:line="240" w:lineRule="auto"/>
              <w:rPr>
                <w:rFonts w:eastAsia="Times New Roman" w:cs="Times New Roman"/>
                <w:color w:val="000000"/>
                <w:lang w:eastAsia="pt-BR"/>
              </w:rPr>
            </w:pPr>
          </w:p>
        </w:tc>
        <w:tc>
          <w:tcPr>
            <w:tcW w:w="4676" w:type="dxa"/>
            <w:tcBorders>
              <w:top w:val="nil"/>
              <w:left w:val="nil"/>
              <w:bottom w:val="single" w:sz="4" w:space="0" w:color="auto"/>
              <w:right w:val="single" w:sz="4" w:space="0" w:color="auto"/>
            </w:tcBorders>
            <w:noWrap/>
            <w:vAlign w:val="bottom"/>
            <w:hideMark/>
          </w:tcPr>
          <w:p w14:paraId="1109AD5B"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Superior completo</w:t>
            </w:r>
          </w:p>
        </w:tc>
        <w:tc>
          <w:tcPr>
            <w:tcW w:w="960" w:type="dxa"/>
            <w:tcBorders>
              <w:top w:val="nil"/>
              <w:left w:val="nil"/>
              <w:bottom w:val="single" w:sz="4" w:space="0" w:color="auto"/>
              <w:right w:val="single" w:sz="4" w:space="0" w:color="auto"/>
            </w:tcBorders>
            <w:noWrap/>
            <w:vAlign w:val="bottom"/>
            <w:hideMark/>
          </w:tcPr>
          <w:p w14:paraId="3B4C4291"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43%</w:t>
            </w:r>
          </w:p>
        </w:tc>
      </w:tr>
      <w:tr w:rsidR="005A2687" w:rsidRPr="00B930B2" w14:paraId="11A75EF7" w14:textId="77777777" w:rsidTr="005B3692">
        <w:trPr>
          <w:trHeight w:val="315"/>
        </w:trPr>
        <w:tc>
          <w:tcPr>
            <w:tcW w:w="2904" w:type="dxa"/>
            <w:vMerge w:val="restart"/>
            <w:tcBorders>
              <w:top w:val="nil"/>
              <w:left w:val="single" w:sz="4" w:space="0" w:color="auto"/>
              <w:bottom w:val="single" w:sz="4" w:space="0" w:color="auto"/>
              <w:right w:val="single" w:sz="4" w:space="0" w:color="auto"/>
            </w:tcBorders>
            <w:noWrap/>
            <w:vAlign w:val="center"/>
            <w:hideMark/>
          </w:tcPr>
          <w:p w14:paraId="31D214AB"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RENDA</w:t>
            </w:r>
          </w:p>
        </w:tc>
        <w:tc>
          <w:tcPr>
            <w:tcW w:w="4676" w:type="dxa"/>
            <w:tcBorders>
              <w:top w:val="nil"/>
              <w:left w:val="nil"/>
              <w:bottom w:val="single" w:sz="4" w:space="0" w:color="auto"/>
              <w:right w:val="single" w:sz="4" w:space="0" w:color="auto"/>
            </w:tcBorders>
            <w:noWrap/>
            <w:vAlign w:val="bottom"/>
            <w:hideMark/>
          </w:tcPr>
          <w:p w14:paraId="636FC4DA" w14:textId="76E7F248"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 xml:space="preserve">Até 2 </w:t>
            </w:r>
            <w:r w:rsidR="00066C54" w:rsidRPr="00B930B2">
              <w:rPr>
                <w:rFonts w:eastAsia="Times New Roman" w:cs="Arial"/>
                <w:color w:val="000000"/>
                <w:lang w:eastAsia="pt-BR"/>
              </w:rPr>
              <w:t>salários-mínimos</w:t>
            </w:r>
          </w:p>
        </w:tc>
        <w:tc>
          <w:tcPr>
            <w:tcW w:w="960" w:type="dxa"/>
            <w:tcBorders>
              <w:top w:val="nil"/>
              <w:left w:val="nil"/>
              <w:bottom w:val="single" w:sz="4" w:space="0" w:color="auto"/>
              <w:right w:val="single" w:sz="4" w:space="0" w:color="auto"/>
            </w:tcBorders>
            <w:noWrap/>
            <w:vAlign w:val="bottom"/>
            <w:hideMark/>
          </w:tcPr>
          <w:p w14:paraId="51DFCC24"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15%</w:t>
            </w:r>
          </w:p>
        </w:tc>
      </w:tr>
      <w:tr w:rsidR="005A2687" w:rsidRPr="00B930B2" w14:paraId="205783A2" w14:textId="77777777" w:rsidTr="005B3692">
        <w:trPr>
          <w:trHeight w:val="315"/>
        </w:trPr>
        <w:tc>
          <w:tcPr>
            <w:tcW w:w="0" w:type="auto"/>
            <w:vMerge/>
            <w:tcBorders>
              <w:top w:val="nil"/>
              <w:left w:val="single" w:sz="4" w:space="0" w:color="auto"/>
              <w:bottom w:val="single" w:sz="4" w:space="0" w:color="auto"/>
              <w:right w:val="single" w:sz="4" w:space="0" w:color="auto"/>
            </w:tcBorders>
            <w:vAlign w:val="center"/>
            <w:hideMark/>
          </w:tcPr>
          <w:p w14:paraId="5CF2F40F" w14:textId="77777777" w:rsidR="005A2687" w:rsidRPr="00B930B2" w:rsidRDefault="005A2687" w:rsidP="005B3692">
            <w:pPr>
              <w:spacing w:after="0" w:line="240" w:lineRule="auto"/>
              <w:rPr>
                <w:rFonts w:eastAsia="Times New Roman" w:cs="Times New Roman"/>
                <w:color w:val="000000"/>
                <w:lang w:eastAsia="pt-BR"/>
              </w:rPr>
            </w:pPr>
          </w:p>
        </w:tc>
        <w:tc>
          <w:tcPr>
            <w:tcW w:w="4676" w:type="dxa"/>
            <w:tcBorders>
              <w:top w:val="nil"/>
              <w:left w:val="nil"/>
              <w:bottom w:val="single" w:sz="4" w:space="0" w:color="auto"/>
              <w:right w:val="single" w:sz="4" w:space="0" w:color="auto"/>
            </w:tcBorders>
            <w:noWrap/>
            <w:vAlign w:val="bottom"/>
            <w:hideMark/>
          </w:tcPr>
          <w:p w14:paraId="6F89C47B" w14:textId="1F06E743"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 xml:space="preserve">2 até 5 </w:t>
            </w:r>
            <w:r w:rsidR="00066C54" w:rsidRPr="00B930B2">
              <w:rPr>
                <w:rFonts w:eastAsia="Times New Roman" w:cs="Arial"/>
                <w:color w:val="000000"/>
                <w:lang w:eastAsia="pt-BR"/>
              </w:rPr>
              <w:t>salários-mínimos</w:t>
            </w:r>
          </w:p>
        </w:tc>
        <w:tc>
          <w:tcPr>
            <w:tcW w:w="960" w:type="dxa"/>
            <w:tcBorders>
              <w:top w:val="nil"/>
              <w:left w:val="nil"/>
              <w:bottom w:val="single" w:sz="4" w:space="0" w:color="auto"/>
              <w:right w:val="single" w:sz="4" w:space="0" w:color="auto"/>
            </w:tcBorders>
            <w:noWrap/>
            <w:vAlign w:val="bottom"/>
            <w:hideMark/>
          </w:tcPr>
          <w:p w14:paraId="13438524"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30%</w:t>
            </w:r>
          </w:p>
        </w:tc>
      </w:tr>
      <w:tr w:rsidR="005A2687" w:rsidRPr="00B930B2" w14:paraId="7E8E6209" w14:textId="77777777" w:rsidTr="005B3692">
        <w:trPr>
          <w:trHeight w:val="315"/>
        </w:trPr>
        <w:tc>
          <w:tcPr>
            <w:tcW w:w="0" w:type="auto"/>
            <w:vMerge/>
            <w:tcBorders>
              <w:top w:val="nil"/>
              <w:left w:val="single" w:sz="4" w:space="0" w:color="auto"/>
              <w:bottom w:val="single" w:sz="4" w:space="0" w:color="auto"/>
              <w:right w:val="single" w:sz="4" w:space="0" w:color="auto"/>
            </w:tcBorders>
            <w:vAlign w:val="center"/>
            <w:hideMark/>
          </w:tcPr>
          <w:p w14:paraId="58619140" w14:textId="77777777" w:rsidR="005A2687" w:rsidRPr="00B930B2" w:rsidRDefault="005A2687" w:rsidP="005B3692">
            <w:pPr>
              <w:spacing w:after="0" w:line="240" w:lineRule="auto"/>
              <w:rPr>
                <w:rFonts w:eastAsia="Times New Roman" w:cs="Times New Roman"/>
                <w:color w:val="000000"/>
                <w:lang w:eastAsia="pt-BR"/>
              </w:rPr>
            </w:pPr>
          </w:p>
        </w:tc>
        <w:tc>
          <w:tcPr>
            <w:tcW w:w="4676" w:type="dxa"/>
            <w:tcBorders>
              <w:top w:val="nil"/>
              <w:left w:val="nil"/>
              <w:bottom w:val="single" w:sz="4" w:space="0" w:color="auto"/>
              <w:right w:val="single" w:sz="4" w:space="0" w:color="auto"/>
            </w:tcBorders>
            <w:noWrap/>
            <w:vAlign w:val="bottom"/>
            <w:hideMark/>
          </w:tcPr>
          <w:p w14:paraId="320E3551" w14:textId="7798508C"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 xml:space="preserve">5 até 10 </w:t>
            </w:r>
            <w:r w:rsidR="00066C54" w:rsidRPr="00B930B2">
              <w:rPr>
                <w:rFonts w:eastAsia="Times New Roman" w:cs="Arial"/>
                <w:color w:val="000000"/>
                <w:lang w:eastAsia="pt-BR"/>
              </w:rPr>
              <w:t>salários-mínimos</w:t>
            </w:r>
          </w:p>
        </w:tc>
        <w:tc>
          <w:tcPr>
            <w:tcW w:w="960" w:type="dxa"/>
            <w:tcBorders>
              <w:top w:val="nil"/>
              <w:left w:val="nil"/>
              <w:bottom w:val="single" w:sz="4" w:space="0" w:color="auto"/>
              <w:right w:val="single" w:sz="4" w:space="0" w:color="auto"/>
            </w:tcBorders>
            <w:noWrap/>
            <w:vAlign w:val="bottom"/>
            <w:hideMark/>
          </w:tcPr>
          <w:p w14:paraId="662041EF"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26%</w:t>
            </w:r>
          </w:p>
        </w:tc>
      </w:tr>
      <w:tr w:rsidR="005A2687" w:rsidRPr="00B930B2" w14:paraId="65472C27" w14:textId="77777777" w:rsidTr="005B3692">
        <w:trPr>
          <w:trHeight w:val="315"/>
        </w:trPr>
        <w:tc>
          <w:tcPr>
            <w:tcW w:w="0" w:type="auto"/>
            <w:vMerge/>
            <w:tcBorders>
              <w:top w:val="nil"/>
              <w:left w:val="single" w:sz="4" w:space="0" w:color="auto"/>
              <w:bottom w:val="single" w:sz="4" w:space="0" w:color="auto"/>
              <w:right w:val="single" w:sz="4" w:space="0" w:color="auto"/>
            </w:tcBorders>
            <w:vAlign w:val="center"/>
            <w:hideMark/>
          </w:tcPr>
          <w:p w14:paraId="3753E8E8" w14:textId="77777777" w:rsidR="005A2687" w:rsidRPr="00B930B2" w:rsidRDefault="005A2687" w:rsidP="005B3692">
            <w:pPr>
              <w:spacing w:after="0" w:line="240" w:lineRule="auto"/>
              <w:rPr>
                <w:rFonts w:eastAsia="Times New Roman" w:cs="Times New Roman"/>
                <w:color w:val="000000"/>
                <w:lang w:eastAsia="pt-BR"/>
              </w:rPr>
            </w:pPr>
          </w:p>
        </w:tc>
        <w:tc>
          <w:tcPr>
            <w:tcW w:w="4676" w:type="dxa"/>
            <w:tcBorders>
              <w:top w:val="nil"/>
              <w:left w:val="nil"/>
              <w:bottom w:val="single" w:sz="4" w:space="0" w:color="auto"/>
              <w:right w:val="single" w:sz="4" w:space="0" w:color="auto"/>
            </w:tcBorders>
            <w:noWrap/>
            <w:vAlign w:val="bottom"/>
            <w:hideMark/>
          </w:tcPr>
          <w:p w14:paraId="291AED04" w14:textId="2327EC6F"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 xml:space="preserve">Acima de 10 </w:t>
            </w:r>
            <w:r w:rsidR="00066C54" w:rsidRPr="00B930B2">
              <w:rPr>
                <w:rFonts w:eastAsia="Times New Roman" w:cs="Arial"/>
                <w:color w:val="000000"/>
                <w:lang w:eastAsia="pt-BR"/>
              </w:rPr>
              <w:t>salários-mínimos</w:t>
            </w:r>
          </w:p>
        </w:tc>
        <w:tc>
          <w:tcPr>
            <w:tcW w:w="960" w:type="dxa"/>
            <w:tcBorders>
              <w:top w:val="nil"/>
              <w:left w:val="nil"/>
              <w:bottom w:val="single" w:sz="4" w:space="0" w:color="auto"/>
              <w:right w:val="single" w:sz="4" w:space="0" w:color="auto"/>
            </w:tcBorders>
            <w:noWrap/>
            <w:vAlign w:val="bottom"/>
            <w:hideMark/>
          </w:tcPr>
          <w:p w14:paraId="0903790A"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23%</w:t>
            </w:r>
          </w:p>
        </w:tc>
      </w:tr>
      <w:tr w:rsidR="005A2687" w:rsidRPr="00B930B2" w14:paraId="07FF9F5B" w14:textId="77777777" w:rsidTr="005B3692">
        <w:trPr>
          <w:trHeight w:val="315"/>
        </w:trPr>
        <w:tc>
          <w:tcPr>
            <w:tcW w:w="0" w:type="auto"/>
            <w:vMerge/>
            <w:tcBorders>
              <w:top w:val="nil"/>
              <w:left w:val="single" w:sz="4" w:space="0" w:color="auto"/>
              <w:bottom w:val="single" w:sz="4" w:space="0" w:color="auto"/>
              <w:right w:val="single" w:sz="4" w:space="0" w:color="auto"/>
            </w:tcBorders>
            <w:vAlign w:val="center"/>
            <w:hideMark/>
          </w:tcPr>
          <w:p w14:paraId="7675C4DB" w14:textId="77777777" w:rsidR="005A2687" w:rsidRPr="00B930B2" w:rsidRDefault="005A2687" w:rsidP="005B3692">
            <w:pPr>
              <w:spacing w:after="0" w:line="240" w:lineRule="auto"/>
              <w:rPr>
                <w:rFonts w:eastAsia="Times New Roman" w:cs="Times New Roman"/>
                <w:color w:val="000000"/>
                <w:lang w:eastAsia="pt-BR"/>
              </w:rPr>
            </w:pPr>
          </w:p>
        </w:tc>
        <w:tc>
          <w:tcPr>
            <w:tcW w:w="4676" w:type="dxa"/>
            <w:tcBorders>
              <w:top w:val="nil"/>
              <w:left w:val="nil"/>
              <w:bottom w:val="single" w:sz="4" w:space="0" w:color="auto"/>
              <w:right w:val="single" w:sz="4" w:space="0" w:color="auto"/>
            </w:tcBorders>
            <w:noWrap/>
            <w:vAlign w:val="bottom"/>
            <w:hideMark/>
          </w:tcPr>
          <w:p w14:paraId="1F0E0CF5"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Não responderam</w:t>
            </w:r>
          </w:p>
        </w:tc>
        <w:tc>
          <w:tcPr>
            <w:tcW w:w="960" w:type="dxa"/>
            <w:tcBorders>
              <w:top w:val="nil"/>
              <w:left w:val="nil"/>
              <w:bottom w:val="single" w:sz="4" w:space="0" w:color="auto"/>
              <w:right w:val="single" w:sz="4" w:space="0" w:color="auto"/>
            </w:tcBorders>
            <w:noWrap/>
            <w:vAlign w:val="bottom"/>
            <w:hideMark/>
          </w:tcPr>
          <w:p w14:paraId="7913CF2B"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6%</w:t>
            </w:r>
          </w:p>
        </w:tc>
      </w:tr>
      <w:tr w:rsidR="005A2687" w:rsidRPr="00B930B2" w14:paraId="71FBBA2B" w14:textId="77777777" w:rsidTr="005B3692">
        <w:trPr>
          <w:trHeight w:val="315"/>
        </w:trPr>
        <w:tc>
          <w:tcPr>
            <w:tcW w:w="2904" w:type="dxa"/>
            <w:vMerge w:val="restart"/>
            <w:tcBorders>
              <w:top w:val="nil"/>
              <w:left w:val="single" w:sz="4" w:space="0" w:color="auto"/>
              <w:bottom w:val="single" w:sz="4" w:space="0" w:color="auto"/>
              <w:right w:val="single" w:sz="4" w:space="0" w:color="auto"/>
            </w:tcBorders>
            <w:noWrap/>
            <w:vAlign w:val="center"/>
            <w:hideMark/>
          </w:tcPr>
          <w:p w14:paraId="74912DE9"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FUNÇÃO REMUNERADA</w:t>
            </w:r>
          </w:p>
        </w:tc>
        <w:tc>
          <w:tcPr>
            <w:tcW w:w="4676" w:type="dxa"/>
            <w:tcBorders>
              <w:top w:val="nil"/>
              <w:left w:val="nil"/>
              <w:bottom w:val="single" w:sz="4" w:space="0" w:color="auto"/>
              <w:right w:val="single" w:sz="4" w:space="0" w:color="auto"/>
            </w:tcBorders>
            <w:noWrap/>
            <w:vAlign w:val="bottom"/>
            <w:hideMark/>
          </w:tcPr>
          <w:p w14:paraId="009B4B45"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Trabalham</w:t>
            </w:r>
          </w:p>
        </w:tc>
        <w:tc>
          <w:tcPr>
            <w:tcW w:w="960" w:type="dxa"/>
            <w:tcBorders>
              <w:top w:val="nil"/>
              <w:left w:val="nil"/>
              <w:bottom w:val="single" w:sz="4" w:space="0" w:color="auto"/>
              <w:right w:val="single" w:sz="4" w:space="0" w:color="auto"/>
            </w:tcBorders>
            <w:noWrap/>
            <w:vAlign w:val="bottom"/>
            <w:hideMark/>
          </w:tcPr>
          <w:p w14:paraId="60A340D9" w14:textId="77777777" w:rsidR="005A2687" w:rsidRPr="00B930B2" w:rsidRDefault="005A2687" w:rsidP="005B3692">
            <w:pPr>
              <w:spacing w:after="0" w:line="240" w:lineRule="auto"/>
              <w:jc w:val="center"/>
              <w:rPr>
                <w:rFonts w:eastAsia="Times New Roman" w:cs="Arial"/>
                <w:color w:val="000000"/>
                <w:lang w:eastAsia="pt-BR"/>
              </w:rPr>
            </w:pPr>
            <w:r w:rsidRPr="00B930B2">
              <w:rPr>
                <w:rFonts w:eastAsia="Times New Roman" w:cs="Arial"/>
                <w:color w:val="000000"/>
                <w:lang w:eastAsia="pt-BR"/>
              </w:rPr>
              <w:t>76%</w:t>
            </w:r>
          </w:p>
        </w:tc>
      </w:tr>
      <w:tr w:rsidR="005A2687" w:rsidRPr="00B930B2" w14:paraId="0CD59080" w14:textId="77777777" w:rsidTr="005B3692">
        <w:trPr>
          <w:trHeight w:val="315"/>
        </w:trPr>
        <w:tc>
          <w:tcPr>
            <w:tcW w:w="0" w:type="auto"/>
            <w:vMerge/>
            <w:tcBorders>
              <w:top w:val="nil"/>
              <w:left w:val="single" w:sz="4" w:space="0" w:color="auto"/>
              <w:bottom w:val="single" w:sz="4" w:space="0" w:color="auto"/>
              <w:right w:val="single" w:sz="4" w:space="0" w:color="auto"/>
            </w:tcBorders>
            <w:vAlign w:val="center"/>
            <w:hideMark/>
          </w:tcPr>
          <w:p w14:paraId="6121FA28" w14:textId="77777777" w:rsidR="005A2687" w:rsidRPr="00B930B2" w:rsidRDefault="005A2687" w:rsidP="005B3692">
            <w:pPr>
              <w:spacing w:after="0" w:line="240" w:lineRule="auto"/>
              <w:rPr>
                <w:rFonts w:eastAsia="Times New Roman" w:cs="Times New Roman"/>
                <w:color w:val="000000"/>
                <w:lang w:eastAsia="pt-BR"/>
              </w:rPr>
            </w:pPr>
          </w:p>
        </w:tc>
        <w:tc>
          <w:tcPr>
            <w:tcW w:w="4676" w:type="dxa"/>
            <w:tcBorders>
              <w:top w:val="nil"/>
              <w:left w:val="nil"/>
              <w:bottom w:val="single" w:sz="4" w:space="0" w:color="auto"/>
              <w:right w:val="single" w:sz="4" w:space="0" w:color="auto"/>
            </w:tcBorders>
            <w:noWrap/>
            <w:vAlign w:val="bottom"/>
            <w:hideMark/>
          </w:tcPr>
          <w:p w14:paraId="6F86B828" w14:textId="77777777" w:rsidR="005A2687" w:rsidRPr="00B930B2" w:rsidRDefault="005A2687" w:rsidP="005B3692">
            <w:pPr>
              <w:spacing w:after="0" w:line="240" w:lineRule="auto"/>
              <w:rPr>
                <w:rFonts w:eastAsia="Times New Roman" w:cs="Arial"/>
                <w:color w:val="000000"/>
                <w:lang w:eastAsia="pt-BR"/>
              </w:rPr>
            </w:pPr>
            <w:r w:rsidRPr="00B930B2">
              <w:rPr>
                <w:rFonts w:eastAsia="Times New Roman" w:cs="Arial"/>
                <w:color w:val="000000"/>
                <w:lang w:eastAsia="pt-BR"/>
              </w:rPr>
              <w:t>Não trabalham</w:t>
            </w:r>
          </w:p>
        </w:tc>
        <w:tc>
          <w:tcPr>
            <w:tcW w:w="960" w:type="dxa"/>
            <w:tcBorders>
              <w:top w:val="nil"/>
              <w:left w:val="nil"/>
              <w:bottom w:val="single" w:sz="4" w:space="0" w:color="auto"/>
              <w:right w:val="single" w:sz="4" w:space="0" w:color="auto"/>
            </w:tcBorders>
            <w:noWrap/>
            <w:vAlign w:val="bottom"/>
            <w:hideMark/>
          </w:tcPr>
          <w:p w14:paraId="1E53B864" w14:textId="77777777" w:rsidR="005A2687" w:rsidRPr="00B930B2" w:rsidRDefault="005A2687" w:rsidP="005B3692">
            <w:pPr>
              <w:keepNext/>
              <w:spacing w:after="0" w:line="240" w:lineRule="auto"/>
              <w:jc w:val="center"/>
              <w:rPr>
                <w:rFonts w:eastAsia="Times New Roman" w:cs="Arial"/>
                <w:color w:val="000000"/>
                <w:lang w:eastAsia="pt-BR"/>
              </w:rPr>
            </w:pPr>
            <w:r w:rsidRPr="00B930B2">
              <w:rPr>
                <w:rFonts w:eastAsia="Times New Roman" w:cs="Arial"/>
                <w:color w:val="000000"/>
                <w:lang w:eastAsia="pt-BR"/>
              </w:rPr>
              <w:t>24%</w:t>
            </w:r>
          </w:p>
        </w:tc>
      </w:tr>
    </w:tbl>
    <w:p w14:paraId="78152C81" w14:textId="54231B57" w:rsidR="005A2687" w:rsidRPr="00B930B2" w:rsidRDefault="005A2687" w:rsidP="005A2687">
      <w:pPr>
        <w:suppressLineNumbers/>
        <w:suppressAutoHyphens/>
        <w:spacing w:before="120" w:after="120" w:line="276" w:lineRule="auto"/>
        <w:rPr>
          <w:rFonts w:eastAsia="Calibri" w:cs="FreeSans;Times New Roman"/>
          <w:iCs/>
          <w:sz w:val="18"/>
          <w:szCs w:val="18"/>
          <w:lang w:eastAsia="zh-CN"/>
        </w:rPr>
      </w:pPr>
      <w:r w:rsidRPr="78201CAA">
        <w:rPr>
          <w:rFonts w:eastAsia="Calibri" w:cs="FreeSans;Times New Roman"/>
          <w:sz w:val="18"/>
          <w:szCs w:val="18"/>
          <w:lang w:eastAsia="zh-CN"/>
        </w:rPr>
        <w:t>Fonte: IBOPE, junho/2013</w:t>
      </w:r>
      <w:r w:rsidR="009B2E51" w:rsidRPr="78201CAA">
        <w:rPr>
          <w:rStyle w:val="Refdenotaderodap"/>
          <w:rFonts w:eastAsia="Calibri" w:cs="FreeSans;Times New Roman"/>
          <w:sz w:val="18"/>
          <w:szCs w:val="18"/>
          <w:lang w:eastAsia="zh-CN"/>
        </w:rPr>
        <w:footnoteReference w:id="109"/>
      </w:r>
      <w:r w:rsidRPr="78201CAA">
        <w:rPr>
          <w:rFonts w:eastAsia="Calibri" w:cs="FreeSans;Times New Roman"/>
          <w:sz w:val="18"/>
          <w:szCs w:val="18"/>
          <w:lang w:eastAsia="zh-CN"/>
        </w:rPr>
        <w:t>.</w:t>
      </w:r>
    </w:p>
    <w:p w14:paraId="4CF31D00" w14:textId="7721DD02" w:rsidR="00FA73BC" w:rsidRPr="00B930B2" w:rsidRDefault="005A2687" w:rsidP="00FA73BC">
      <w:pPr>
        <w:spacing w:before="240" w:after="0"/>
        <w:ind w:firstLine="851"/>
        <w:rPr>
          <w:rFonts w:eastAsia="Calibri" w:cs="Arial"/>
        </w:rPr>
      </w:pPr>
      <w:r w:rsidRPr="00B930B2">
        <w:rPr>
          <w:rFonts w:eastAsia="Calibri" w:cs="Arial"/>
        </w:rPr>
        <w:t>Como podemos observar através do quesito renda, a composição dos manifestantes t</w:t>
      </w:r>
      <w:r w:rsidR="00534EF7">
        <w:rPr>
          <w:rFonts w:eastAsia="Calibri" w:cs="Arial"/>
        </w:rPr>
        <w:t>eve</w:t>
      </w:r>
      <w:r w:rsidRPr="00B930B2">
        <w:rPr>
          <w:rFonts w:eastAsia="Calibri" w:cs="Arial"/>
        </w:rPr>
        <w:t xml:space="preserve"> forte incidência na faixa que vai de 2 a 10 </w:t>
      </w:r>
      <w:r w:rsidR="00534EF7" w:rsidRPr="00B930B2">
        <w:rPr>
          <w:rFonts w:eastAsia="Calibri" w:cs="Arial"/>
        </w:rPr>
        <w:t>salários-mínimos</w:t>
      </w:r>
      <w:r w:rsidRPr="00B930B2">
        <w:rPr>
          <w:rFonts w:eastAsia="Calibri" w:cs="Arial"/>
        </w:rPr>
        <w:t xml:space="preserve"> (56%).</w:t>
      </w:r>
      <w:r w:rsidR="00251865">
        <w:rPr>
          <w:rFonts w:eastAsia="Calibri" w:cs="Arial"/>
        </w:rPr>
        <w:t xml:space="preserve"> </w:t>
      </w:r>
      <w:r w:rsidR="00251865" w:rsidRPr="00B930B2">
        <w:rPr>
          <w:rFonts w:eastAsia="Calibri" w:cs="Arial"/>
        </w:rPr>
        <w:t xml:space="preserve">O que podemos </w:t>
      </w:r>
      <w:r w:rsidR="00251865" w:rsidRPr="00B930B2">
        <w:rPr>
          <w:rFonts w:eastAsia="Calibri" w:cs="Arial"/>
        </w:rPr>
        <w:lastRenderedPageBreak/>
        <w:t>averiguar é que uma parte significativa dos manifestantes afirmou exercer atividade remunerada (76%) e que em sua maioria são jovens</w:t>
      </w:r>
      <w:r w:rsidR="00251865">
        <w:rPr>
          <w:rStyle w:val="Refdenotaderodap"/>
          <w:rFonts w:eastAsia="Calibri" w:cs="Arial"/>
        </w:rPr>
        <w:footnoteReference w:id="110"/>
      </w:r>
      <w:r w:rsidR="00251865" w:rsidRPr="00B930B2">
        <w:rPr>
          <w:rFonts w:eastAsia="Calibri" w:cs="Arial"/>
        </w:rPr>
        <w:t xml:space="preserve"> (43% de 14 a 24 anos e 20% de 25 a 29 anos).</w:t>
      </w:r>
      <w:r w:rsidR="005C3F80">
        <w:rPr>
          <w:rFonts w:eastAsia="Calibri" w:cs="Arial"/>
        </w:rPr>
        <w:t xml:space="preserve"> </w:t>
      </w:r>
      <w:r w:rsidR="00FA73BC" w:rsidRPr="00B930B2">
        <w:rPr>
          <w:rFonts w:eastAsia="Calibri" w:cs="Arial"/>
        </w:rPr>
        <w:t>Ainda que a perspectiva salarial seja importante para entender o fenômeno de massa que tomou as manifestações, outros fenômenos estão inseridos e têm relação direta neste contexto. Um desses fenômenos</w:t>
      </w:r>
      <w:r w:rsidR="005C3F80">
        <w:rPr>
          <w:rFonts w:eastAsia="Calibri" w:cs="Arial"/>
        </w:rPr>
        <w:t xml:space="preserve"> seria</w:t>
      </w:r>
      <w:r w:rsidR="00FA73BC" w:rsidRPr="00B930B2">
        <w:rPr>
          <w:rFonts w:eastAsia="Calibri" w:cs="Arial"/>
        </w:rPr>
        <w:t xml:space="preserve"> desconfiança política</w:t>
      </w:r>
      <w:r w:rsidR="00FA73BC" w:rsidRPr="00B930B2">
        <w:rPr>
          <w:rFonts w:eastAsia="Calibri" w:cs="Arial"/>
          <w:vertAlign w:val="superscript"/>
        </w:rPr>
        <w:footnoteReference w:id="111"/>
      </w:r>
      <w:r w:rsidR="00FA73BC" w:rsidRPr="00B930B2">
        <w:rPr>
          <w:rFonts w:eastAsia="Calibri" w:cs="Arial"/>
        </w:rPr>
        <w:t xml:space="preserve">. De acordo com pesquisa do </w:t>
      </w:r>
      <w:r w:rsidR="009F118C">
        <w:rPr>
          <w:rFonts w:eastAsia="Calibri" w:cs="Arial"/>
        </w:rPr>
        <w:t>IPEC</w:t>
      </w:r>
      <w:r w:rsidR="00FA73BC" w:rsidRPr="00B930B2">
        <w:rPr>
          <w:rFonts w:eastAsia="Calibri" w:cs="Arial"/>
          <w:vertAlign w:val="superscript"/>
        </w:rPr>
        <w:footnoteReference w:id="112"/>
      </w:r>
      <w:r w:rsidR="00FA73BC" w:rsidRPr="00B930B2">
        <w:rPr>
          <w:rFonts w:eastAsia="Calibri" w:cs="Arial"/>
        </w:rPr>
        <w:t>, as instituições que tiveram os maiores índices de confiança</w:t>
      </w:r>
      <w:r w:rsidR="007C1482">
        <w:rPr>
          <w:rFonts w:eastAsia="Calibri" w:cs="Arial"/>
        </w:rPr>
        <w:t xml:space="preserve"> no ano de 2012</w:t>
      </w:r>
      <w:r w:rsidR="00FA73BC" w:rsidRPr="00B930B2">
        <w:rPr>
          <w:rFonts w:eastAsia="Calibri" w:cs="Arial"/>
        </w:rPr>
        <w:t xml:space="preserve"> foram o Corpo de Bombeiros (</w:t>
      </w:r>
      <w:r w:rsidR="00B4605E">
        <w:rPr>
          <w:rFonts w:eastAsia="Calibri" w:cs="Arial"/>
        </w:rPr>
        <w:t>83</w:t>
      </w:r>
      <w:r w:rsidR="00FA73BC" w:rsidRPr="00B930B2">
        <w:rPr>
          <w:rFonts w:eastAsia="Calibri" w:cs="Arial"/>
        </w:rPr>
        <w:t>), seguido das Igrejas (</w:t>
      </w:r>
      <w:r w:rsidR="00B4605E">
        <w:rPr>
          <w:rFonts w:eastAsia="Calibri" w:cs="Arial"/>
        </w:rPr>
        <w:t>71</w:t>
      </w:r>
      <w:r w:rsidR="00FA73BC" w:rsidRPr="00B930B2">
        <w:rPr>
          <w:rFonts w:eastAsia="Calibri" w:cs="Arial"/>
        </w:rPr>
        <w:t>), das Forças Armadas (</w:t>
      </w:r>
      <w:r w:rsidR="00B4605E">
        <w:rPr>
          <w:rFonts w:eastAsia="Calibri" w:cs="Arial"/>
        </w:rPr>
        <w:t>71</w:t>
      </w:r>
      <w:r w:rsidR="00FA73BC" w:rsidRPr="00B930B2">
        <w:rPr>
          <w:rFonts w:eastAsia="Calibri" w:cs="Arial"/>
        </w:rPr>
        <w:t>) e Meios de comunicação</w:t>
      </w:r>
      <w:r w:rsidR="001679B0">
        <w:rPr>
          <w:rFonts w:eastAsia="Calibri" w:cs="Arial"/>
        </w:rPr>
        <w:t xml:space="preserve"> (62)</w:t>
      </w:r>
      <w:r w:rsidR="00FA73BC" w:rsidRPr="00B930B2">
        <w:rPr>
          <w:rFonts w:eastAsia="Calibri" w:cs="Arial"/>
        </w:rPr>
        <w:t>. De fato, a crença nessas instituições demonstr</w:t>
      </w:r>
      <w:r w:rsidR="00885B25">
        <w:rPr>
          <w:rFonts w:eastAsia="Calibri" w:cs="Arial"/>
        </w:rPr>
        <w:t>ou</w:t>
      </w:r>
      <w:r w:rsidR="00FA73BC" w:rsidRPr="00B930B2">
        <w:rPr>
          <w:rFonts w:eastAsia="Calibri" w:cs="Arial"/>
        </w:rPr>
        <w:t xml:space="preserve"> </w:t>
      </w:r>
      <w:r w:rsidR="00885B25">
        <w:rPr>
          <w:rFonts w:eastAsia="Calibri" w:cs="Arial"/>
        </w:rPr>
        <w:t xml:space="preserve">um ambiente com </w:t>
      </w:r>
      <w:r w:rsidR="00FA70BD">
        <w:rPr>
          <w:rFonts w:eastAsia="Calibri" w:cs="Arial"/>
        </w:rPr>
        <w:t>certa dificuldade de</w:t>
      </w:r>
      <w:r w:rsidR="00FA73BC" w:rsidRPr="00B930B2">
        <w:rPr>
          <w:rFonts w:eastAsia="Calibri" w:cs="Arial"/>
        </w:rPr>
        <w:t xml:space="preserve"> interlocução dos demais meios institucionais com a sociedade, principalmente as instituições governamentais</w:t>
      </w:r>
      <w:r w:rsidR="001679B0">
        <w:rPr>
          <w:rFonts w:eastAsia="Calibri" w:cs="Arial"/>
        </w:rPr>
        <w:t xml:space="preserve">, ainda que a </w:t>
      </w:r>
      <w:r w:rsidR="005C10BB">
        <w:rPr>
          <w:rFonts w:eastAsia="Calibri" w:cs="Arial"/>
        </w:rPr>
        <w:t>P</w:t>
      </w:r>
      <w:r w:rsidR="001679B0">
        <w:rPr>
          <w:rFonts w:eastAsia="Calibri" w:cs="Arial"/>
        </w:rPr>
        <w:t>resid</w:t>
      </w:r>
      <w:r w:rsidR="005C10BB">
        <w:rPr>
          <w:rFonts w:eastAsia="Calibri" w:cs="Arial"/>
        </w:rPr>
        <w:t>ente</w:t>
      </w:r>
      <w:r w:rsidR="001679B0">
        <w:rPr>
          <w:rFonts w:eastAsia="Calibri" w:cs="Arial"/>
        </w:rPr>
        <w:t xml:space="preserve"> da </w:t>
      </w:r>
      <w:r w:rsidR="005C10BB">
        <w:rPr>
          <w:rFonts w:eastAsia="Calibri" w:cs="Arial"/>
        </w:rPr>
        <w:t>R</w:t>
      </w:r>
      <w:r w:rsidR="001679B0">
        <w:rPr>
          <w:rFonts w:eastAsia="Calibri" w:cs="Arial"/>
        </w:rPr>
        <w:t xml:space="preserve">epública </w:t>
      </w:r>
      <w:r w:rsidR="0049038D">
        <w:rPr>
          <w:rFonts w:eastAsia="Calibri" w:cs="Arial"/>
        </w:rPr>
        <w:t>(63</w:t>
      </w:r>
      <w:r w:rsidR="00E636B1">
        <w:rPr>
          <w:rFonts w:eastAsia="Calibri" w:cs="Arial"/>
        </w:rPr>
        <w:t xml:space="preserve">) </w:t>
      </w:r>
      <w:r w:rsidR="005C10BB">
        <w:rPr>
          <w:rFonts w:eastAsia="Calibri" w:cs="Arial"/>
        </w:rPr>
        <w:t>tenha tido</w:t>
      </w:r>
      <w:r w:rsidR="00E636B1">
        <w:rPr>
          <w:rFonts w:eastAsia="Calibri" w:cs="Arial"/>
        </w:rPr>
        <w:t xml:space="preserve"> um índice relativamente alto.</w:t>
      </w:r>
      <w:r w:rsidR="00FA73BC" w:rsidRPr="00B930B2">
        <w:rPr>
          <w:rFonts w:eastAsia="Calibri" w:cs="Arial"/>
        </w:rPr>
        <w:t xml:space="preserve"> </w:t>
      </w:r>
      <w:r w:rsidR="00885B25">
        <w:rPr>
          <w:rFonts w:eastAsia="Calibri" w:cs="Arial"/>
        </w:rPr>
        <w:t>Assim</w:t>
      </w:r>
      <w:r w:rsidR="00495C14">
        <w:rPr>
          <w:rFonts w:eastAsia="Calibri" w:cs="Arial"/>
        </w:rPr>
        <w:t>,</w:t>
      </w:r>
      <w:r w:rsidR="00FA73BC" w:rsidRPr="00B930B2">
        <w:rPr>
          <w:rFonts w:eastAsia="Calibri" w:cs="Arial"/>
        </w:rPr>
        <w:t xml:space="preserve"> Partidos Políticos (</w:t>
      </w:r>
      <w:r w:rsidR="00E636B1">
        <w:rPr>
          <w:rFonts w:eastAsia="Calibri" w:cs="Arial"/>
        </w:rPr>
        <w:t>29</w:t>
      </w:r>
      <w:r w:rsidR="00FA73BC" w:rsidRPr="00B930B2">
        <w:rPr>
          <w:rFonts w:eastAsia="Calibri" w:cs="Arial"/>
        </w:rPr>
        <w:t>), Congresso Nacional (</w:t>
      </w:r>
      <w:r w:rsidR="008F4A5A">
        <w:rPr>
          <w:rFonts w:eastAsia="Calibri" w:cs="Arial"/>
        </w:rPr>
        <w:t>36</w:t>
      </w:r>
      <w:r w:rsidR="00FA73BC" w:rsidRPr="00B930B2">
        <w:rPr>
          <w:rFonts w:eastAsia="Calibri" w:cs="Arial"/>
        </w:rPr>
        <w:t>), Sistema Público de Saúde (</w:t>
      </w:r>
      <w:r w:rsidR="008F4A5A">
        <w:rPr>
          <w:rFonts w:eastAsia="Calibri" w:cs="Arial"/>
        </w:rPr>
        <w:t>42</w:t>
      </w:r>
      <w:r w:rsidR="00FA73BC" w:rsidRPr="00B930B2">
        <w:rPr>
          <w:rFonts w:eastAsia="Calibri" w:cs="Arial"/>
        </w:rPr>
        <w:t>) e Sindicatos (</w:t>
      </w:r>
      <w:r w:rsidR="008F4A5A">
        <w:rPr>
          <w:rFonts w:eastAsia="Calibri" w:cs="Arial"/>
        </w:rPr>
        <w:t>44</w:t>
      </w:r>
      <w:r w:rsidR="00FA73BC" w:rsidRPr="00B930B2">
        <w:rPr>
          <w:rFonts w:eastAsia="Calibri" w:cs="Arial"/>
        </w:rPr>
        <w:t xml:space="preserve">) </w:t>
      </w:r>
      <w:r w:rsidR="008F4A5A">
        <w:rPr>
          <w:rFonts w:eastAsia="Calibri" w:cs="Arial"/>
        </w:rPr>
        <w:t>figuraram</w:t>
      </w:r>
      <w:r w:rsidR="00FA73BC" w:rsidRPr="00B930B2">
        <w:rPr>
          <w:rFonts w:eastAsia="Calibri" w:cs="Arial"/>
        </w:rPr>
        <w:t xml:space="preserve"> índices</w:t>
      </w:r>
      <w:r w:rsidR="008F4A5A">
        <w:rPr>
          <w:rFonts w:eastAsia="Calibri" w:cs="Arial"/>
        </w:rPr>
        <w:t xml:space="preserve"> menores</w:t>
      </w:r>
      <w:r w:rsidR="00FA73BC" w:rsidRPr="00B930B2">
        <w:rPr>
          <w:rFonts w:eastAsia="Calibri" w:cs="Arial"/>
        </w:rPr>
        <w:t xml:space="preserve"> na escala de confiança.</w:t>
      </w:r>
      <w:r w:rsidR="00897CE4">
        <w:rPr>
          <w:rFonts w:eastAsia="Calibri" w:cs="Arial"/>
        </w:rPr>
        <w:t xml:space="preserve"> Ao compararmos esses índices com os </w:t>
      </w:r>
      <w:r w:rsidR="00897CE4">
        <w:rPr>
          <w:rFonts w:eastAsia="Calibri" w:cs="Arial"/>
        </w:rPr>
        <w:lastRenderedPageBreak/>
        <w:t xml:space="preserve">de 2013 a tendência foi uma diminuição </w:t>
      </w:r>
      <w:r w:rsidR="005C10BB">
        <w:rPr>
          <w:rFonts w:eastAsia="Calibri" w:cs="Arial"/>
        </w:rPr>
        <w:t xml:space="preserve">relativa, principalmente </w:t>
      </w:r>
      <w:r w:rsidR="00355AF9">
        <w:rPr>
          <w:rFonts w:eastAsia="Calibri" w:cs="Arial"/>
        </w:rPr>
        <w:t xml:space="preserve">quando avaliamos o índice Presidente da República (42). Entretanto, o período da pesquisa sempre ocorrera </w:t>
      </w:r>
      <w:del w:id="449" w:author="Christiane Jalles de Paula" w:date="2024-08-10T20:37:00Z" w16du:dateUtc="2024-08-10T23:37:00Z">
        <w:r w:rsidR="00355AF9" w:rsidDel="00BE1E29">
          <w:rPr>
            <w:rFonts w:eastAsia="Calibri" w:cs="Arial"/>
          </w:rPr>
          <w:delText>em no</w:delText>
        </w:r>
      </w:del>
      <w:ins w:id="450" w:author="Christiane Jalles de Paula" w:date="2024-08-10T20:37:00Z" w16du:dateUtc="2024-08-10T23:37:00Z">
        <w:r w:rsidR="00BE1E29">
          <w:rPr>
            <w:rFonts w:eastAsia="Calibri" w:cs="Arial"/>
          </w:rPr>
          <w:t>no</w:t>
        </w:r>
      </w:ins>
      <w:r w:rsidR="00355AF9">
        <w:rPr>
          <w:rFonts w:eastAsia="Calibri" w:cs="Arial"/>
        </w:rPr>
        <w:t xml:space="preserve"> mês de julho</w:t>
      </w:r>
      <w:r w:rsidR="007651A6">
        <w:rPr>
          <w:rFonts w:eastAsia="Calibri" w:cs="Arial"/>
        </w:rPr>
        <w:t xml:space="preserve">, e esse fator nos leva a considerar que os índices de avaliação diminuíram em relação </w:t>
      </w:r>
      <w:r w:rsidR="000F783E">
        <w:rPr>
          <w:rFonts w:eastAsia="Calibri" w:cs="Arial"/>
        </w:rPr>
        <w:t>consideravelmente devido às manifestações em junho de 2013.</w:t>
      </w:r>
      <w:r w:rsidR="005C10BB">
        <w:rPr>
          <w:rFonts w:eastAsia="Calibri" w:cs="Arial"/>
        </w:rPr>
        <w:t xml:space="preserve"> </w:t>
      </w:r>
      <w:r w:rsidR="000F783E">
        <w:rPr>
          <w:rFonts w:eastAsia="Calibri" w:cs="Arial"/>
        </w:rPr>
        <w:t>De qualquer forma, i</w:t>
      </w:r>
      <w:r w:rsidR="00FA73BC" w:rsidRPr="00B930B2">
        <w:rPr>
          <w:rFonts w:eastAsia="Calibri" w:cs="Arial"/>
        </w:rPr>
        <w:t xml:space="preserve">sso </w:t>
      </w:r>
      <w:r w:rsidR="000F783E">
        <w:rPr>
          <w:rFonts w:eastAsia="Calibri" w:cs="Arial"/>
        </w:rPr>
        <w:t>esses índices indicam</w:t>
      </w:r>
      <w:r w:rsidR="00FA73BC" w:rsidRPr="00B930B2">
        <w:rPr>
          <w:rFonts w:eastAsia="Calibri" w:cs="Arial"/>
        </w:rPr>
        <w:t xml:space="preserve"> que a crítica dos manifestantes às instituições políticas </w:t>
      </w:r>
      <w:r w:rsidR="00495C14">
        <w:rPr>
          <w:rFonts w:eastAsia="Calibri" w:cs="Arial"/>
        </w:rPr>
        <w:t>era um dado que viera somar</w:t>
      </w:r>
      <w:r w:rsidR="00562AF6">
        <w:rPr>
          <w:rFonts w:eastAsia="Calibri" w:cs="Arial"/>
        </w:rPr>
        <w:t xml:space="preserve"> sobre os diversos problemas vivenciados pela população comum até aquele momento</w:t>
      </w:r>
      <w:r w:rsidR="00FA73BC" w:rsidRPr="00B930B2">
        <w:rPr>
          <w:rFonts w:eastAsia="Calibri" w:cs="Arial"/>
        </w:rPr>
        <w:t>. Podemos constatar tal prerrogativa a partir da confiança nas Organizações da Sociedade Civil (</w:t>
      </w:r>
      <w:r w:rsidR="0098097B">
        <w:rPr>
          <w:rFonts w:eastAsia="Calibri" w:cs="Arial"/>
        </w:rPr>
        <w:t>57 em 2012 e 49 em 2013</w:t>
      </w:r>
      <w:r w:rsidR="00FA73BC" w:rsidRPr="00B930B2">
        <w:rPr>
          <w:rFonts w:eastAsia="Calibri" w:cs="Arial"/>
        </w:rPr>
        <w:t>) que, apesar do índice relativamente baixo, demonstra a tentativa de serem canais através dos quais a opinião pública atinge o sistema político.</w:t>
      </w:r>
    </w:p>
    <w:p w14:paraId="572E6BB7" w14:textId="21EF6F6D" w:rsidR="00251865" w:rsidRDefault="00FA73BC" w:rsidP="00FA73BC">
      <w:pPr>
        <w:spacing w:before="240" w:after="0"/>
        <w:ind w:firstLine="851"/>
        <w:rPr>
          <w:rFonts w:eastAsia="Calibri" w:cs="Arial"/>
        </w:rPr>
      </w:pPr>
      <w:r w:rsidRPr="00B930B2">
        <w:rPr>
          <w:rFonts w:eastAsia="Calibri" w:cs="Arial"/>
        </w:rPr>
        <w:t>A média geral dos índices de 201</w:t>
      </w:r>
      <w:r w:rsidR="0098097B">
        <w:rPr>
          <w:rFonts w:eastAsia="Calibri" w:cs="Arial"/>
        </w:rPr>
        <w:t>2</w:t>
      </w:r>
      <w:r w:rsidRPr="00B930B2">
        <w:rPr>
          <w:rFonts w:eastAsia="Calibri" w:cs="Arial"/>
        </w:rPr>
        <w:t xml:space="preserve"> </w:t>
      </w:r>
      <w:r w:rsidR="00C94A93">
        <w:rPr>
          <w:rFonts w:eastAsia="Calibri" w:cs="Arial"/>
        </w:rPr>
        <w:t>eram</w:t>
      </w:r>
      <w:r w:rsidRPr="00B930B2">
        <w:rPr>
          <w:rFonts w:eastAsia="Calibri" w:cs="Arial"/>
        </w:rPr>
        <w:t xml:space="preserve"> de </w:t>
      </w:r>
      <w:r w:rsidR="00FE5369">
        <w:rPr>
          <w:rFonts w:eastAsia="Calibri" w:cs="Arial"/>
        </w:rPr>
        <w:t>54</w:t>
      </w:r>
      <w:r w:rsidRPr="00B930B2">
        <w:rPr>
          <w:rFonts w:eastAsia="Calibri" w:cs="Arial"/>
        </w:rPr>
        <w:t xml:space="preserve"> pontos</w:t>
      </w:r>
      <w:r w:rsidR="00FE5369">
        <w:rPr>
          <w:rFonts w:eastAsia="Calibri" w:cs="Arial"/>
        </w:rPr>
        <w:t xml:space="preserve"> que diminuíra em 2013 para 47</w:t>
      </w:r>
      <w:r w:rsidRPr="00B930B2">
        <w:rPr>
          <w:rFonts w:eastAsia="Calibri" w:cs="Arial"/>
        </w:rPr>
        <w:t>. No apanhado do período de 2009 (57,6) a 2013, a queda no índice geral de confiança nas instituições teve diferença de 11 pontos. As instituições que apresentaram maiores quedas</w:t>
      </w:r>
      <w:r w:rsidR="00BD53F9">
        <w:rPr>
          <w:rFonts w:eastAsia="Calibri" w:cs="Arial"/>
        </w:rPr>
        <w:t xml:space="preserve"> referentes ao período</w:t>
      </w:r>
      <w:r w:rsidR="001B2E78">
        <w:rPr>
          <w:rFonts w:eastAsia="Calibri" w:cs="Arial"/>
        </w:rPr>
        <w:t xml:space="preserve"> (2009-2013)</w:t>
      </w:r>
      <w:r w:rsidRPr="00B930B2">
        <w:rPr>
          <w:rFonts w:eastAsia="Calibri" w:cs="Arial"/>
        </w:rPr>
        <w:t>: Presidente da República (24 pontos), Sistema Público de Saúde (17), Escolas Públicas (15), Meios de Comunicação (15).</w:t>
      </w:r>
    </w:p>
    <w:p w14:paraId="6F92AC8F" w14:textId="77777777" w:rsidR="006438CE" w:rsidRDefault="005247AC" w:rsidP="00FA73BC">
      <w:pPr>
        <w:spacing w:before="240" w:after="0"/>
        <w:ind w:firstLine="851"/>
        <w:rPr>
          <w:rFonts w:eastAsia="Calibri" w:cs="Arial"/>
        </w:rPr>
      </w:pPr>
      <w:r>
        <w:rPr>
          <w:rFonts w:eastAsia="Calibri" w:cs="Arial"/>
        </w:rPr>
        <w:t>Além dos dados sobre confiança nas instituições</w:t>
      </w:r>
      <w:r w:rsidR="00F514E3">
        <w:rPr>
          <w:rFonts w:eastAsia="Calibri" w:cs="Arial"/>
        </w:rPr>
        <w:t>,</w:t>
      </w:r>
      <w:r w:rsidR="003008DF">
        <w:rPr>
          <w:rFonts w:eastAsia="Calibri" w:cs="Arial"/>
        </w:rPr>
        <w:t xml:space="preserve"> </w:t>
      </w:r>
      <w:r w:rsidR="00A57083">
        <w:rPr>
          <w:rFonts w:eastAsia="Calibri" w:cs="Arial"/>
        </w:rPr>
        <w:t xml:space="preserve">alguns </w:t>
      </w:r>
      <w:r w:rsidR="00E32CBA">
        <w:rPr>
          <w:rFonts w:eastAsia="Calibri" w:cs="Arial"/>
        </w:rPr>
        <w:t>dados referentes</w:t>
      </w:r>
      <w:r w:rsidR="00A57083">
        <w:rPr>
          <w:rFonts w:eastAsia="Calibri" w:cs="Arial"/>
        </w:rPr>
        <w:t xml:space="preserve"> à opinião pública também manifestavam questões importantes a respeito</w:t>
      </w:r>
      <w:r w:rsidR="004803EF">
        <w:rPr>
          <w:rFonts w:eastAsia="Calibri" w:cs="Arial"/>
        </w:rPr>
        <w:t xml:space="preserve">, não só do perfil dos manifestantes, </w:t>
      </w:r>
      <w:r w:rsidR="00F514E3">
        <w:rPr>
          <w:rFonts w:eastAsia="Calibri" w:cs="Arial"/>
        </w:rPr>
        <w:t>mas também sobre</w:t>
      </w:r>
      <w:r w:rsidR="004803EF">
        <w:rPr>
          <w:rFonts w:eastAsia="Calibri" w:cs="Arial"/>
        </w:rPr>
        <w:t xml:space="preserve"> o ambient</w:t>
      </w:r>
      <w:r w:rsidR="00E32CBA">
        <w:rPr>
          <w:rFonts w:eastAsia="Calibri" w:cs="Arial"/>
        </w:rPr>
        <w:t>e</w:t>
      </w:r>
      <w:r w:rsidR="004803EF">
        <w:rPr>
          <w:rFonts w:eastAsia="Calibri" w:cs="Arial"/>
        </w:rPr>
        <w:t xml:space="preserve"> político e sua relação com as manifestações. Neste sentido, ao questionados sobre os motivos das manifestações</w:t>
      </w:r>
      <w:r w:rsidR="0062613A">
        <w:rPr>
          <w:rFonts w:eastAsia="Calibri" w:cs="Arial"/>
        </w:rPr>
        <w:t xml:space="preserve">, 22,1% </w:t>
      </w:r>
      <w:r w:rsidR="005852DC">
        <w:rPr>
          <w:rFonts w:eastAsia="Calibri" w:cs="Arial"/>
        </w:rPr>
        <w:t>afirmaram</w:t>
      </w:r>
      <w:r w:rsidR="0062613A">
        <w:rPr>
          <w:rFonts w:eastAsia="Calibri" w:cs="Arial"/>
        </w:rPr>
        <w:t xml:space="preserve"> </w:t>
      </w:r>
      <w:r w:rsidR="0062613A" w:rsidRPr="78201CAA">
        <w:rPr>
          <w:rFonts w:eastAsia="Calibri" w:cs="Arial"/>
          <w:i/>
          <w:iCs/>
        </w:rPr>
        <w:t>contra o aumento das tarifas de transporte público</w:t>
      </w:r>
      <w:r w:rsidR="0062613A">
        <w:rPr>
          <w:rFonts w:eastAsia="Calibri" w:cs="Arial"/>
        </w:rPr>
        <w:t xml:space="preserve">. </w:t>
      </w:r>
      <w:r w:rsidR="005852DC">
        <w:rPr>
          <w:rFonts w:eastAsia="Calibri" w:cs="Arial"/>
        </w:rPr>
        <w:t xml:space="preserve">Para uma </w:t>
      </w:r>
      <w:r w:rsidR="00510483">
        <w:rPr>
          <w:rFonts w:eastAsia="Calibri" w:cs="Arial"/>
        </w:rPr>
        <w:t>parte</w:t>
      </w:r>
      <w:r w:rsidR="005852DC">
        <w:rPr>
          <w:rFonts w:eastAsia="Calibri" w:cs="Arial"/>
        </w:rPr>
        <w:t xml:space="preserve"> significativa</w:t>
      </w:r>
      <w:r w:rsidR="00510483">
        <w:rPr>
          <w:rFonts w:eastAsia="Calibri" w:cs="Arial"/>
        </w:rPr>
        <w:t xml:space="preserve"> dos entrevistados</w:t>
      </w:r>
      <w:r w:rsidR="002B72E8">
        <w:rPr>
          <w:rFonts w:eastAsia="Calibri" w:cs="Arial"/>
        </w:rPr>
        <w:t xml:space="preserve"> (46%)</w:t>
      </w:r>
      <w:r w:rsidR="00510483">
        <w:rPr>
          <w:rFonts w:eastAsia="Calibri" w:cs="Arial"/>
        </w:rPr>
        <w:t>, as revoltas de junho tiveram como alvo os políticos</w:t>
      </w:r>
      <w:r w:rsidR="00CF4324">
        <w:rPr>
          <w:rFonts w:eastAsia="Calibri" w:cs="Arial"/>
        </w:rPr>
        <w:t xml:space="preserve"> (</w:t>
      </w:r>
      <w:r w:rsidR="00CF4324" w:rsidRPr="78201CAA">
        <w:rPr>
          <w:rFonts w:eastAsia="Calibri" w:cs="Arial"/>
          <w:i/>
          <w:iCs/>
        </w:rPr>
        <w:t xml:space="preserve">contra os políticos em geral </w:t>
      </w:r>
      <w:r w:rsidR="00840771">
        <w:rPr>
          <w:rFonts w:eastAsia="Calibri" w:cs="Arial"/>
        </w:rPr>
        <w:t>18,4%</w:t>
      </w:r>
      <w:r w:rsidR="00CF4324">
        <w:rPr>
          <w:rFonts w:eastAsia="Calibri" w:cs="Arial"/>
        </w:rPr>
        <w:t>)</w:t>
      </w:r>
      <w:r w:rsidR="00660FC7">
        <w:rPr>
          <w:rFonts w:eastAsia="Calibri" w:cs="Arial"/>
        </w:rPr>
        <w:t xml:space="preserve">, </w:t>
      </w:r>
      <w:r w:rsidR="005D3E47">
        <w:rPr>
          <w:rFonts w:eastAsia="Calibri" w:cs="Arial"/>
        </w:rPr>
        <w:t>principalmente</w:t>
      </w:r>
      <w:r w:rsidR="00660FC7">
        <w:rPr>
          <w:rFonts w:eastAsia="Calibri" w:cs="Arial"/>
        </w:rPr>
        <w:t xml:space="preserve"> quando esse dado se somava com </w:t>
      </w:r>
      <w:r w:rsidR="005D3E47">
        <w:rPr>
          <w:rFonts w:eastAsia="Calibri" w:cs="Arial"/>
        </w:rPr>
        <w:t xml:space="preserve">o motivo de serem </w:t>
      </w:r>
      <w:r w:rsidR="005D3E47" w:rsidRPr="78201CAA">
        <w:rPr>
          <w:rFonts w:eastAsia="Calibri" w:cs="Arial"/>
          <w:i/>
          <w:iCs/>
        </w:rPr>
        <w:t>contra a corrupção</w:t>
      </w:r>
      <w:r w:rsidR="00840771">
        <w:rPr>
          <w:rFonts w:eastAsia="Calibri" w:cs="Arial"/>
        </w:rPr>
        <w:t xml:space="preserve"> (16,4%)</w:t>
      </w:r>
      <w:commentRangeStart w:id="451"/>
      <w:r w:rsidR="00840771">
        <w:rPr>
          <w:rStyle w:val="Refdenotaderodap"/>
          <w:rFonts w:eastAsia="Calibri" w:cs="Arial"/>
        </w:rPr>
        <w:footnoteReference w:id="113"/>
      </w:r>
      <w:commentRangeEnd w:id="451"/>
      <w:r w:rsidR="00834624">
        <w:rPr>
          <w:rStyle w:val="Refdecomentrio"/>
        </w:rPr>
        <w:commentReference w:id="451"/>
      </w:r>
      <w:r w:rsidR="005D3E47">
        <w:rPr>
          <w:rFonts w:eastAsia="Calibri" w:cs="Arial"/>
        </w:rPr>
        <w:t>.</w:t>
      </w:r>
      <w:r w:rsidR="00E32CBA">
        <w:rPr>
          <w:rFonts w:eastAsia="Calibri" w:cs="Arial"/>
        </w:rPr>
        <w:t xml:space="preserve"> </w:t>
      </w:r>
      <w:r w:rsidR="002B72E8">
        <w:rPr>
          <w:rFonts w:eastAsia="Calibri" w:cs="Arial"/>
        </w:rPr>
        <w:t>Um</w:t>
      </w:r>
      <w:r w:rsidR="007A436F">
        <w:rPr>
          <w:rFonts w:eastAsia="Calibri" w:cs="Arial"/>
        </w:rPr>
        <w:t xml:space="preserve">a narrativa vaga e até ambígua, mas que se </w:t>
      </w:r>
      <w:r w:rsidR="00981515">
        <w:rPr>
          <w:rFonts w:eastAsia="Calibri" w:cs="Arial"/>
        </w:rPr>
        <w:t>transform</w:t>
      </w:r>
      <w:r w:rsidR="006438CE">
        <w:rPr>
          <w:rFonts w:eastAsia="Calibri" w:cs="Arial"/>
        </w:rPr>
        <w:t>ou</w:t>
      </w:r>
      <w:r w:rsidR="00981515">
        <w:rPr>
          <w:rFonts w:eastAsia="Calibri" w:cs="Arial"/>
        </w:rPr>
        <w:t xml:space="preserve"> em uma </w:t>
      </w:r>
      <w:commentRangeStart w:id="452"/>
      <w:r w:rsidR="00834624">
        <w:rPr>
          <w:rFonts w:eastAsia="Calibri" w:cs="Arial"/>
        </w:rPr>
        <w:t>arena</w:t>
      </w:r>
      <w:commentRangeEnd w:id="452"/>
      <w:r w:rsidR="005D4725">
        <w:rPr>
          <w:rStyle w:val="Refdecomentrio"/>
        </w:rPr>
        <w:commentReference w:id="452"/>
      </w:r>
      <w:r w:rsidR="00834624">
        <w:rPr>
          <w:rFonts w:eastAsia="Calibri" w:cs="Arial"/>
        </w:rPr>
        <w:t xml:space="preserve"> de</w:t>
      </w:r>
      <w:r w:rsidR="00981515">
        <w:rPr>
          <w:rFonts w:eastAsia="Calibri" w:cs="Arial"/>
        </w:rPr>
        <w:t xml:space="preserve"> disputas no final do ciclo de 2013.</w:t>
      </w:r>
    </w:p>
    <w:p w14:paraId="5751DAEB" w14:textId="68816DA9" w:rsidR="005866B3" w:rsidRDefault="00C86B04" w:rsidP="005866B3">
      <w:pPr>
        <w:spacing w:before="240" w:after="0"/>
        <w:ind w:firstLine="851"/>
        <w:rPr>
          <w:rFonts w:eastAsia="Calibri" w:cs="Arial"/>
        </w:rPr>
      </w:pPr>
      <w:r>
        <w:rPr>
          <w:rFonts w:eastAsia="Calibri" w:cs="Arial"/>
        </w:rPr>
        <w:t>Ainda que houvesse uma forma de descrença nos políticos</w:t>
      </w:r>
      <w:r w:rsidR="00EE3756">
        <w:rPr>
          <w:rFonts w:eastAsia="Calibri" w:cs="Arial"/>
        </w:rPr>
        <w:t xml:space="preserve"> (</w:t>
      </w:r>
      <w:r w:rsidR="00C47235">
        <w:rPr>
          <w:rFonts w:eastAsia="Calibri" w:cs="Arial"/>
          <w:i/>
          <w:iCs/>
        </w:rPr>
        <w:t>E</w:t>
      </w:r>
      <w:r w:rsidR="00EE3756">
        <w:rPr>
          <w:rFonts w:eastAsia="Calibri" w:cs="Arial"/>
          <w:i/>
          <w:iCs/>
        </w:rPr>
        <w:t>star ligado a um partido</w:t>
      </w:r>
      <w:r w:rsidR="00C47235">
        <w:rPr>
          <w:rFonts w:eastAsia="Calibri" w:cs="Arial"/>
        </w:rPr>
        <w:t xml:space="preserve"> </w:t>
      </w:r>
      <w:r w:rsidR="00EE3756">
        <w:rPr>
          <w:rFonts w:eastAsia="Calibri" w:cs="Arial"/>
          <w:i/>
          <w:iCs/>
        </w:rPr>
        <w:t>político</w:t>
      </w:r>
      <w:r w:rsidR="00664680">
        <w:rPr>
          <w:rFonts w:eastAsia="Calibri" w:cs="Arial"/>
        </w:rPr>
        <w:t xml:space="preserve"> </w:t>
      </w:r>
      <w:r w:rsidR="00664680" w:rsidRPr="00664680">
        <w:rPr>
          <w:rFonts w:eastAsia="Calibri" w:cs="Arial"/>
          <w:i/>
          <w:iCs/>
        </w:rPr>
        <w:t xml:space="preserve">- </w:t>
      </w:r>
      <w:r w:rsidR="00900B38" w:rsidRPr="00664680">
        <w:rPr>
          <w:rFonts w:eastAsia="Calibri" w:cs="Arial"/>
          <w:i/>
          <w:iCs/>
        </w:rPr>
        <w:t>66,9%</w:t>
      </w:r>
      <w:r w:rsidR="00664680" w:rsidRPr="00664680">
        <w:rPr>
          <w:rFonts w:eastAsia="Calibri" w:cs="Arial"/>
          <w:i/>
          <w:iCs/>
        </w:rPr>
        <w:t xml:space="preserve"> </w:t>
      </w:r>
      <w:r w:rsidR="00900B38" w:rsidRPr="00664680">
        <w:rPr>
          <w:rFonts w:eastAsia="Calibri" w:cs="Arial"/>
          <w:i/>
          <w:iCs/>
        </w:rPr>
        <w:t>ineficiente</w:t>
      </w:r>
      <w:r w:rsidR="00900B38">
        <w:rPr>
          <w:rFonts w:eastAsia="Calibri" w:cs="Arial"/>
        </w:rPr>
        <w:t>)</w:t>
      </w:r>
      <w:r>
        <w:rPr>
          <w:rFonts w:eastAsia="Calibri" w:cs="Arial"/>
        </w:rPr>
        <w:t>, os manifestantes acreditavam</w:t>
      </w:r>
      <w:r w:rsidR="0079078E">
        <w:rPr>
          <w:rFonts w:eastAsia="Calibri" w:cs="Arial"/>
        </w:rPr>
        <w:t xml:space="preserve"> na eficácia de formas de ação política</w:t>
      </w:r>
      <w:r w:rsidR="00AE570D">
        <w:rPr>
          <w:rFonts w:eastAsia="Calibri" w:cs="Arial"/>
        </w:rPr>
        <w:t>, como</w:t>
      </w:r>
      <w:r w:rsidR="00DD44E4">
        <w:rPr>
          <w:rFonts w:eastAsia="Calibri" w:cs="Arial"/>
        </w:rPr>
        <w:t xml:space="preserve"> votar nas eleições (</w:t>
      </w:r>
      <w:r w:rsidR="00DD44E4" w:rsidRPr="00664680">
        <w:rPr>
          <w:rFonts w:eastAsia="Calibri" w:cs="Arial"/>
          <w:i/>
          <w:iCs/>
        </w:rPr>
        <w:t>55,3%</w:t>
      </w:r>
      <w:r w:rsidR="00472628" w:rsidRPr="00664680">
        <w:rPr>
          <w:rFonts w:eastAsia="Calibri" w:cs="Arial"/>
          <w:i/>
          <w:iCs/>
        </w:rPr>
        <w:t xml:space="preserve"> eficiente</w:t>
      </w:r>
      <w:r w:rsidR="00DD44E4">
        <w:rPr>
          <w:rFonts w:eastAsia="Calibri" w:cs="Arial"/>
        </w:rPr>
        <w:t>)</w:t>
      </w:r>
      <w:r w:rsidR="000703A5">
        <w:rPr>
          <w:rFonts w:eastAsia="Calibri" w:cs="Arial"/>
        </w:rPr>
        <w:t>,</w:t>
      </w:r>
      <w:r w:rsidR="0079078E">
        <w:rPr>
          <w:rFonts w:eastAsia="Calibri" w:cs="Arial"/>
        </w:rPr>
        <w:t xml:space="preserve"> principalmente </w:t>
      </w:r>
      <w:r w:rsidR="00D721B2">
        <w:rPr>
          <w:rFonts w:eastAsia="Calibri" w:cs="Arial"/>
        </w:rPr>
        <w:t>em</w:t>
      </w:r>
      <w:r w:rsidR="0079078E">
        <w:rPr>
          <w:rFonts w:eastAsia="Calibri" w:cs="Arial"/>
        </w:rPr>
        <w:t xml:space="preserve"> </w:t>
      </w:r>
      <w:r w:rsidR="00D721B2">
        <w:rPr>
          <w:rFonts w:eastAsia="Calibri" w:cs="Arial"/>
          <w:i/>
          <w:iCs/>
        </w:rPr>
        <w:t>Realizar manifestações nas ruas</w:t>
      </w:r>
      <w:r w:rsidR="00D721B2">
        <w:rPr>
          <w:rFonts w:eastAsia="Calibri" w:cs="Arial"/>
        </w:rPr>
        <w:t xml:space="preserve"> (</w:t>
      </w:r>
      <w:r w:rsidR="00D721B2" w:rsidRPr="00664680">
        <w:rPr>
          <w:rFonts w:eastAsia="Calibri" w:cs="Arial"/>
          <w:i/>
          <w:iCs/>
        </w:rPr>
        <w:t>95,4% eficiente</w:t>
      </w:r>
      <w:r w:rsidR="00D721B2">
        <w:rPr>
          <w:rFonts w:eastAsia="Calibri" w:cs="Arial"/>
        </w:rPr>
        <w:t>)</w:t>
      </w:r>
      <w:r w:rsidR="00127534">
        <w:rPr>
          <w:rFonts w:eastAsia="Calibri" w:cs="Arial"/>
        </w:rPr>
        <w:t>.</w:t>
      </w:r>
      <w:r w:rsidR="00883B5C">
        <w:rPr>
          <w:rFonts w:eastAsia="Calibri" w:cs="Arial"/>
        </w:rPr>
        <w:t xml:space="preserve"> De certa maneira, </w:t>
      </w:r>
      <w:r w:rsidR="00A61A3B">
        <w:rPr>
          <w:rFonts w:eastAsia="Calibri" w:cs="Arial"/>
        </w:rPr>
        <w:t xml:space="preserve">o alto índice de crença em manifestações nas ruas </w:t>
      </w:r>
      <w:r w:rsidR="00A61A3B">
        <w:rPr>
          <w:rFonts w:eastAsia="Calibri" w:cs="Arial"/>
        </w:rPr>
        <w:lastRenderedPageBreak/>
        <w:t>como forma de crença política, fora superestimado devido ao momento das manifestações. No entanto, c</w:t>
      </w:r>
      <w:r w:rsidR="006E17CA" w:rsidRPr="006E17CA">
        <w:rPr>
          <w:rFonts w:eastAsia="Calibri" w:cs="Arial"/>
        </w:rPr>
        <w:t xml:space="preserve">orroborando </w:t>
      </w:r>
      <w:r w:rsidR="000F0F66">
        <w:rPr>
          <w:rFonts w:eastAsia="Calibri" w:cs="Arial"/>
        </w:rPr>
        <w:t>a</w:t>
      </w:r>
      <w:r w:rsidR="006E17CA" w:rsidRPr="006E17CA">
        <w:rPr>
          <w:rFonts w:eastAsia="Calibri" w:cs="Arial"/>
        </w:rPr>
        <w:t xml:space="preserve">o alto papel mobilizador das redes sociais apontado pelos manifestantes, </w:t>
      </w:r>
      <w:r w:rsidR="00384E81">
        <w:rPr>
          <w:rFonts w:eastAsia="Calibri" w:cs="Arial"/>
        </w:rPr>
        <w:t>foi</w:t>
      </w:r>
      <w:r w:rsidR="006E17CA" w:rsidRPr="006E17CA">
        <w:rPr>
          <w:rFonts w:eastAsia="Calibri" w:cs="Arial"/>
        </w:rPr>
        <w:t xml:space="preserve"> notável </w:t>
      </w:r>
      <w:r w:rsidR="00384E81">
        <w:rPr>
          <w:rFonts w:eastAsia="Calibri" w:cs="Arial"/>
        </w:rPr>
        <w:t xml:space="preserve">o fato de </w:t>
      </w:r>
      <w:r w:rsidR="006E17CA" w:rsidRPr="006E17CA">
        <w:rPr>
          <w:rFonts w:eastAsia="Calibri" w:cs="Arial"/>
        </w:rPr>
        <w:t xml:space="preserve">que </w:t>
      </w:r>
      <w:r w:rsidR="000703A5" w:rsidRPr="006E17CA">
        <w:rPr>
          <w:rFonts w:eastAsia="Calibri" w:cs="Arial"/>
        </w:rPr>
        <w:t xml:space="preserve">mais de 80% </w:t>
      </w:r>
      <w:r w:rsidR="000703A5">
        <w:rPr>
          <w:rFonts w:eastAsia="Calibri" w:cs="Arial"/>
        </w:rPr>
        <w:t>acreditavam</w:t>
      </w:r>
      <w:r w:rsidR="006E17CA" w:rsidRPr="006E17CA">
        <w:rPr>
          <w:rFonts w:eastAsia="Calibri" w:cs="Arial"/>
        </w:rPr>
        <w:t xml:space="preserve"> na eficácia da internet como espaço de discussão política</w:t>
      </w:r>
      <w:r w:rsidR="001C3830">
        <w:rPr>
          <w:rFonts w:eastAsia="Calibri" w:cs="Arial"/>
        </w:rPr>
        <w:t xml:space="preserve"> (</w:t>
      </w:r>
      <w:r w:rsidR="001C3830">
        <w:rPr>
          <w:rFonts w:eastAsia="Calibri" w:cs="Arial"/>
          <w:i/>
          <w:iCs/>
        </w:rPr>
        <w:t>Ler e repassar</w:t>
      </w:r>
      <w:r w:rsidR="00664680">
        <w:rPr>
          <w:rFonts w:eastAsia="Calibri" w:cs="Arial"/>
          <w:i/>
          <w:iCs/>
        </w:rPr>
        <w:t xml:space="preserve"> informações sobre suas posições e opiniões por meio da internet – 80,9% </w:t>
      </w:r>
      <w:r w:rsidR="00664680" w:rsidRPr="00664680">
        <w:rPr>
          <w:rFonts w:eastAsia="Calibri" w:cs="Arial"/>
          <w:i/>
          <w:iCs/>
        </w:rPr>
        <w:t>eficiente)</w:t>
      </w:r>
      <w:r w:rsidR="006E17CA" w:rsidRPr="006E17CA">
        <w:rPr>
          <w:rFonts w:eastAsia="Calibri" w:cs="Arial"/>
        </w:rPr>
        <w:t>.</w:t>
      </w:r>
      <w:r w:rsidR="00127534">
        <w:rPr>
          <w:rFonts w:eastAsia="Calibri" w:cs="Arial"/>
        </w:rPr>
        <w:t xml:space="preserve"> </w:t>
      </w:r>
      <w:r w:rsidR="00873414">
        <w:rPr>
          <w:rFonts w:eastAsia="Calibri" w:cs="Arial"/>
        </w:rPr>
        <w:t>Isso indicava uma certa mudança na forma de compreensão d</w:t>
      </w:r>
      <w:r w:rsidR="000F0F66">
        <w:rPr>
          <w:rFonts w:eastAsia="Calibri" w:cs="Arial"/>
        </w:rPr>
        <w:t>a maneira de mobilização, assim como</w:t>
      </w:r>
      <w:r w:rsidR="00DB3C85">
        <w:rPr>
          <w:rFonts w:eastAsia="Calibri" w:cs="Arial"/>
        </w:rPr>
        <w:t xml:space="preserve"> um entendimento de que o mecanismo da internet passaria, a partir dali, a ser uma catalisador importante da indignação social.</w:t>
      </w:r>
    </w:p>
    <w:p w14:paraId="09670594" w14:textId="4DCE4D89" w:rsidR="00681274" w:rsidRDefault="00981515" w:rsidP="00FA73BC">
      <w:pPr>
        <w:spacing w:before="240" w:after="0"/>
        <w:ind w:firstLine="851"/>
        <w:rPr>
          <w:rFonts w:eastAsia="Calibri" w:cs="Arial"/>
        </w:rPr>
      </w:pPr>
      <w:r>
        <w:rPr>
          <w:rFonts w:eastAsia="Calibri" w:cs="Arial"/>
        </w:rPr>
        <w:t xml:space="preserve">Assim, </w:t>
      </w:r>
      <w:r w:rsidR="003B71B6">
        <w:rPr>
          <w:rFonts w:eastAsia="Calibri" w:cs="Arial"/>
        </w:rPr>
        <w:t xml:space="preserve">além de elementos gerais sobre a composição e perfil dos manifestantes que estiveram nas ruas, </w:t>
      </w:r>
      <w:r w:rsidR="00844F0D">
        <w:rPr>
          <w:rFonts w:eastAsia="Calibri" w:cs="Arial"/>
        </w:rPr>
        <w:t>é possível também observar que a maioria dos manifestantes não tinha uma preferência muito clara sobre</w:t>
      </w:r>
      <w:r w:rsidR="00FD17C8">
        <w:rPr>
          <w:rFonts w:eastAsia="Calibri" w:cs="Arial"/>
        </w:rPr>
        <w:t xml:space="preserve"> os partidos políticos</w:t>
      </w:r>
      <w:r w:rsidR="00B04F52">
        <w:rPr>
          <w:rFonts w:eastAsia="Calibri" w:cs="Arial"/>
        </w:rPr>
        <w:t>, no que diz respeito a preferência e filiação partidária</w:t>
      </w:r>
      <w:r w:rsidR="005D4725">
        <w:rPr>
          <w:rFonts w:eastAsia="Calibri" w:cs="Arial"/>
        </w:rPr>
        <w:t xml:space="preserve"> (</w:t>
      </w:r>
      <w:commentRangeStart w:id="453"/>
      <w:r w:rsidR="005D4725">
        <w:rPr>
          <w:rFonts w:eastAsia="Calibri" w:cs="Arial"/>
        </w:rPr>
        <w:t>Figura abaixo</w:t>
      </w:r>
      <w:commentRangeEnd w:id="453"/>
      <w:r w:rsidR="005D4725">
        <w:rPr>
          <w:rStyle w:val="Refdecomentrio"/>
        </w:rPr>
        <w:commentReference w:id="453"/>
      </w:r>
      <w:r w:rsidR="005D4725">
        <w:rPr>
          <w:rFonts w:eastAsia="Calibri" w:cs="Arial"/>
        </w:rPr>
        <w:t>)</w:t>
      </w:r>
      <w:r w:rsidR="00C50CE9">
        <w:rPr>
          <w:rFonts w:eastAsia="Calibri" w:cs="Arial"/>
        </w:rPr>
        <w:t xml:space="preserve">. Desta maneira, é possível observar </w:t>
      </w:r>
      <w:r w:rsidR="00FD17C8">
        <w:rPr>
          <w:rFonts w:eastAsia="Calibri" w:cs="Arial"/>
        </w:rPr>
        <w:t xml:space="preserve">um </w:t>
      </w:r>
      <w:proofErr w:type="spellStart"/>
      <w:r w:rsidR="00FD17C8">
        <w:rPr>
          <w:rFonts w:eastAsia="Calibri" w:cs="Arial"/>
        </w:rPr>
        <w:t>autoposicionamento</w:t>
      </w:r>
      <w:proofErr w:type="spellEnd"/>
      <w:r w:rsidR="00FD17C8">
        <w:rPr>
          <w:rFonts w:eastAsia="Calibri" w:cs="Arial"/>
        </w:rPr>
        <w:t xml:space="preserve"> ideológico dividido entre</w:t>
      </w:r>
      <w:r w:rsidR="005354A9">
        <w:rPr>
          <w:rFonts w:eastAsia="Calibri" w:cs="Arial"/>
        </w:rPr>
        <w:t xml:space="preserve"> esquerda</w:t>
      </w:r>
      <w:r w:rsidR="00CB1FD0">
        <w:rPr>
          <w:rFonts w:eastAsia="Calibri" w:cs="Arial"/>
        </w:rPr>
        <w:t xml:space="preserve"> (36,1)</w:t>
      </w:r>
      <w:r w:rsidR="005354A9">
        <w:rPr>
          <w:rFonts w:eastAsia="Calibri" w:cs="Arial"/>
        </w:rPr>
        <w:t xml:space="preserve"> e centro</w:t>
      </w:r>
      <w:r w:rsidR="00CB1FD0">
        <w:rPr>
          <w:rFonts w:eastAsia="Calibri" w:cs="Arial"/>
        </w:rPr>
        <w:t xml:space="preserve"> (</w:t>
      </w:r>
      <w:r w:rsidR="001A6E15">
        <w:rPr>
          <w:rFonts w:eastAsia="Calibri" w:cs="Arial"/>
        </w:rPr>
        <w:t>30,7),</w:t>
      </w:r>
      <w:r w:rsidR="005354A9">
        <w:rPr>
          <w:rFonts w:eastAsia="Calibri" w:cs="Arial"/>
        </w:rPr>
        <w:t xml:space="preserve"> com um número relativo de pessoas que se posicionavam à direita (20,7</w:t>
      </w:r>
      <w:r w:rsidR="00CB1FD0">
        <w:rPr>
          <w:rFonts w:eastAsia="Calibri" w:cs="Arial"/>
        </w:rPr>
        <w:t>%)</w:t>
      </w:r>
      <w:r w:rsidR="001A6E15">
        <w:rPr>
          <w:rFonts w:eastAsia="Calibri" w:cs="Arial"/>
        </w:rPr>
        <w:t>.</w:t>
      </w:r>
      <w:r w:rsidR="00C50CE9">
        <w:rPr>
          <w:rFonts w:eastAsia="Calibri" w:cs="Arial"/>
        </w:rPr>
        <w:t xml:space="preserve"> </w:t>
      </w:r>
      <w:r w:rsidR="00670C38">
        <w:rPr>
          <w:rFonts w:eastAsia="Calibri" w:cs="Arial"/>
        </w:rPr>
        <w:t xml:space="preserve">Do lado da filiação partidária seria possível observar principalmente os coletivos sociais que se posicionavam em torno da pauta urbana e que </w:t>
      </w:r>
      <w:r w:rsidR="00E81D8F">
        <w:rPr>
          <w:rFonts w:eastAsia="Calibri" w:cs="Arial"/>
        </w:rPr>
        <w:t>construíram</w:t>
      </w:r>
      <w:r w:rsidR="00670C38">
        <w:rPr>
          <w:rFonts w:eastAsia="Calibri" w:cs="Arial"/>
        </w:rPr>
        <w:t xml:space="preserve"> uma dinâmica de mobilização em termos de uma agenda muito próxima aos grupos de esquerda.</w:t>
      </w:r>
      <w:r w:rsidR="00E81D8F">
        <w:rPr>
          <w:rFonts w:eastAsia="Calibri" w:cs="Arial"/>
        </w:rPr>
        <w:t xml:space="preserve"> Aos não filiados a qualquer partido político entrariam os grupos de pessoas comuns que se sentiram mobilizados pela dinâmica da contensão</w:t>
      </w:r>
      <w:r w:rsidR="00D0464D">
        <w:rPr>
          <w:rFonts w:eastAsia="Calibri" w:cs="Arial"/>
        </w:rPr>
        <w:t>, identificando-se com boa parte das pautas levadas pelos manifestantes.</w:t>
      </w:r>
    </w:p>
    <w:p w14:paraId="22B3812D" w14:textId="5A1CA61C" w:rsidR="005D4725" w:rsidRDefault="005D4725" w:rsidP="005D4725">
      <w:pPr>
        <w:pStyle w:val="Legenda"/>
        <w:keepNext/>
        <w:jc w:val="center"/>
      </w:pPr>
      <w:r>
        <w:t xml:space="preserve">Figura </w:t>
      </w:r>
      <w:r w:rsidR="00C404D4">
        <w:fldChar w:fldCharType="begin"/>
      </w:r>
      <w:r w:rsidR="00C404D4">
        <w:instrText xml:space="preserve"> SEQ Figura \* ARABIC </w:instrText>
      </w:r>
      <w:r w:rsidR="00C404D4">
        <w:fldChar w:fldCharType="separate"/>
      </w:r>
      <w:r w:rsidR="006E3A9E">
        <w:rPr>
          <w:noProof/>
        </w:rPr>
        <w:t>6</w:t>
      </w:r>
      <w:r w:rsidR="00C404D4">
        <w:fldChar w:fldCharType="end"/>
      </w:r>
      <w:r>
        <w:t xml:space="preserve"> - Preferência, filiação e posição no </w:t>
      </w:r>
      <w:del w:id="454" w:author="Christiane Jalles de Paula" w:date="2024-08-10T20:40:00Z" w16du:dateUtc="2024-08-10T23:40:00Z">
        <w:r w:rsidDel="006F5247">
          <w:delText>especto</w:delText>
        </w:r>
      </w:del>
      <w:ins w:id="455" w:author="Christiane Jalles de Paula" w:date="2024-08-10T20:40:00Z" w16du:dateUtc="2024-08-10T23:40:00Z">
        <w:r w:rsidR="006F5247">
          <w:t>espectro</w:t>
        </w:r>
      </w:ins>
      <w:r>
        <w:t xml:space="preserve"> ideológico</w:t>
      </w:r>
    </w:p>
    <w:p w14:paraId="6D01FB7A" w14:textId="77777777" w:rsidR="001A6E15" w:rsidRDefault="005D4725" w:rsidP="005D4725">
      <w:pPr>
        <w:spacing w:before="240" w:after="0"/>
        <w:ind w:firstLine="851"/>
        <w:jc w:val="center"/>
        <w:rPr>
          <w:rFonts w:eastAsia="Calibri" w:cs="Arial"/>
        </w:rPr>
      </w:pPr>
      <w:r>
        <w:rPr>
          <w:noProof/>
        </w:rPr>
        <w:drawing>
          <wp:inline distT="0" distB="0" distL="0" distR="0" wp14:anchorId="7CC4849E" wp14:editId="2454141C">
            <wp:extent cx="5613781" cy="2852996"/>
            <wp:effectExtent l="0" t="0" r="6350" b="5080"/>
            <wp:docPr id="827076128" name="Imagem 827076128"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76128" name="Imagem 1" descr="Uma imagem contendo Texto&#10;&#10;Descrição gerada automaticamente"/>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5622132" cy="2857240"/>
                    </a:xfrm>
                    <a:prstGeom prst="rect">
                      <a:avLst/>
                    </a:prstGeom>
                  </pic:spPr>
                </pic:pic>
              </a:graphicData>
            </a:graphic>
          </wp:inline>
        </w:drawing>
      </w:r>
    </w:p>
    <w:p w14:paraId="42F491AD" w14:textId="6C2058E0" w:rsidR="00CA614D" w:rsidRPr="005D559E" w:rsidRDefault="009E76B0" w:rsidP="00FA73BC">
      <w:pPr>
        <w:spacing w:before="240" w:after="0"/>
        <w:ind w:firstLine="851"/>
        <w:rPr>
          <w:rFonts w:eastAsia="Calibri" w:cs="Arial"/>
        </w:rPr>
      </w:pPr>
      <w:r>
        <w:rPr>
          <w:rFonts w:eastAsia="Calibri" w:cs="Arial"/>
        </w:rPr>
        <w:t>Com efeito, e</w:t>
      </w:r>
      <w:r w:rsidR="00E32CBA">
        <w:rPr>
          <w:rFonts w:eastAsia="Calibri" w:cs="Arial"/>
        </w:rPr>
        <w:t>sses dados são i</w:t>
      </w:r>
      <w:r w:rsidR="00D0464D">
        <w:rPr>
          <w:rFonts w:eastAsia="Calibri" w:cs="Arial"/>
        </w:rPr>
        <w:t>nteressantes</w:t>
      </w:r>
      <w:r w:rsidR="00E32CBA">
        <w:rPr>
          <w:rFonts w:eastAsia="Calibri" w:cs="Arial"/>
        </w:rPr>
        <w:t xml:space="preserve"> para pensar a questão das narrativas desenvolvidas pelos movimentos</w:t>
      </w:r>
      <w:r w:rsidR="00681274">
        <w:rPr>
          <w:rFonts w:eastAsia="Calibri" w:cs="Arial"/>
        </w:rPr>
        <w:t xml:space="preserve">, </w:t>
      </w:r>
      <w:r w:rsidR="00D0464D">
        <w:rPr>
          <w:rFonts w:eastAsia="Calibri" w:cs="Arial"/>
        </w:rPr>
        <w:t>sobretudo</w:t>
      </w:r>
      <w:r w:rsidR="00681274">
        <w:rPr>
          <w:rFonts w:eastAsia="Calibri" w:cs="Arial"/>
        </w:rPr>
        <w:t xml:space="preserve"> quando olhamos para a mudança de oportunidades </w:t>
      </w:r>
      <w:r w:rsidR="00681274">
        <w:rPr>
          <w:rFonts w:eastAsia="Calibri" w:cs="Arial"/>
        </w:rPr>
        <w:lastRenderedPageBreak/>
        <w:t xml:space="preserve">engendrada no ciclo a partir do declínio da ação dos grupos </w:t>
      </w:r>
      <w:r w:rsidR="00C1486A">
        <w:rPr>
          <w:rFonts w:eastAsia="Calibri" w:cs="Arial"/>
        </w:rPr>
        <w:t xml:space="preserve">autonomistas e a entrada dos grupos liberais/conservadores </w:t>
      </w:r>
      <w:r w:rsidR="00C00CB9">
        <w:rPr>
          <w:rFonts w:eastAsia="Calibri" w:cs="Arial"/>
        </w:rPr>
        <w:t>na dinâmica dos protestos. Está certo que esse</w:t>
      </w:r>
      <w:r w:rsidR="007B6833">
        <w:rPr>
          <w:rFonts w:eastAsia="Calibri" w:cs="Arial"/>
        </w:rPr>
        <w:t xml:space="preserve"> segundo grupo</w:t>
      </w:r>
      <w:r w:rsidR="00C00CB9">
        <w:rPr>
          <w:rFonts w:eastAsia="Calibri" w:cs="Arial"/>
        </w:rPr>
        <w:t xml:space="preserve"> ter</w:t>
      </w:r>
      <w:r w:rsidR="007B6833">
        <w:rPr>
          <w:rFonts w:eastAsia="Calibri" w:cs="Arial"/>
        </w:rPr>
        <w:t>á</w:t>
      </w:r>
      <w:r w:rsidR="00C00CB9">
        <w:rPr>
          <w:rFonts w:eastAsia="Calibri" w:cs="Arial"/>
        </w:rPr>
        <w:t xml:space="preserve"> preponderância no ciclo que se inicia a partir </w:t>
      </w:r>
      <w:r w:rsidR="009155CC">
        <w:rPr>
          <w:rFonts w:eastAsia="Calibri" w:cs="Arial"/>
        </w:rPr>
        <w:t>do pleito</w:t>
      </w:r>
      <w:r w:rsidR="007B6833">
        <w:rPr>
          <w:rFonts w:eastAsia="Calibri" w:cs="Arial"/>
        </w:rPr>
        <w:t xml:space="preserve"> eleitoral</w:t>
      </w:r>
      <w:r w:rsidR="00C00CB9">
        <w:rPr>
          <w:rFonts w:eastAsia="Calibri" w:cs="Arial"/>
        </w:rPr>
        <w:t xml:space="preserve"> de 2014 no Brasil</w:t>
      </w:r>
      <w:r w:rsidR="00751CFE">
        <w:rPr>
          <w:rFonts w:eastAsia="Calibri" w:cs="Arial"/>
        </w:rPr>
        <w:t>,</w:t>
      </w:r>
      <w:r w:rsidR="009155CC">
        <w:rPr>
          <w:rFonts w:eastAsia="Calibri" w:cs="Arial"/>
        </w:rPr>
        <w:t xml:space="preserve"> </w:t>
      </w:r>
      <w:proofErr w:type="gramStart"/>
      <w:r w:rsidR="009155CC">
        <w:rPr>
          <w:rFonts w:eastAsia="Calibri" w:cs="Arial"/>
        </w:rPr>
        <w:t>e</w:t>
      </w:r>
      <w:r w:rsidR="00751CFE">
        <w:rPr>
          <w:rFonts w:eastAsia="Calibri" w:cs="Arial"/>
        </w:rPr>
        <w:t xml:space="preserve"> também</w:t>
      </w:r>
      <w:proofErr w:type="gramEnd"/>
      <w:r w:rsidR="007B6833">
        <w:rPr>
          <w:rFonts w:eastAsia="Calibri" w:cs="Arial"/>
        </w:rPr>
        <w:t xml:space="preserve"> após a</w:t>
      </w:r>
      <w:r w:rsidR="009155CC">
        <w:rPr>
          <w:rFonts w:eastAsia="Calibri" w:cs="Arial"/>
        </w:rPr>
        <w:t xml:space="preserve"> vitória de Dilma Rousseff (PT). Entretanto, olhando para as pesquisas de opinião, já veríamos a construção de uma narrativa</w:t>
      </w:r>
      <w:r w:rsidR="005247AC">
        <w:rPr>
          <w:rFonts w:eastAsia="Calibri" w:cs="Arial"/>
        </w:rPr>
        <w:t xml:space="preserve"> da corrupção</w:t>
      </w:r>
      <w:r w:rsidR="009155CC">
        <w:rPr>
          <w:rFonts w:eastAsia="Calibri" w:cs="Arial"/>
        </w:rPr>
        <w:t xml:space="preserve"> que seria importante na estruturação dos grupos que</w:t>
      </w:r>
      <w:r w:rsidR="005247AC">
        <w:rPr>
          <w:rFonts w:eastAsia="Calibri" w:cs="Arial"/>
        </w:rPr>
        <w:t xml:space="preserve"> dominaram a cena nos protestos pelo </w:t>
      </w:r>
      <w:r w:rsidR="005247AC" w:rsidRPr="005247AC">
        <w:rPr>
          <w:rFonts w:eastAsia="Calibri" w:cs="Arial"/>
          <w:i/>
          <w:iCs/>
        </w:rPr>
        <w:t>impeachment</w:t>
      </w:r>
      <w:r w:rsidR="005247AC">
        <w:rPr>
          <w:rFonts w:eastAsia="Calibri" w:cs="Arial"/>
        </w:rPr>
        <w:t xml:space="preserve"> de Dilma.</w:t>
      </w:r>
      <w:r w:rsidR="00263CDF">
        <w:rPr>
          <w:rFonts w:eastAsia="Calibri" w:cs="Arial"/>
        </w:rPr>
        <w:t xml:space="preserve"> Isso se somava ao ambiente de desconfiança política </w:t>
      </w:r>
      <w:r w:rsidR="005D559E">
        <w:rPr>
          <w:rFonts w:eastAsia="Calibri" w:cs="Arial"/>
        </w:rPr>
        <w:t xml:space="preserve">após as eleições e ao jogo da política partidária em dar início a um processo de </w:t>
      </w:r>
      <w:r w:rsidR="005D559E">
        <w:rPr>
          <w:rFonts w:eastAsia="Calibri" w:cs="Arial"/>
          <w:i/>
          <w:iCs/>
        </w:rPr>
        <w:t>impeachment</w:t>
      </w:r>
      <w:r w:rsidR="005D559E">
        <w:rPr>
          <w:rFonts w:eastAsia="Calibri" w:cs="Arial"/>
        </w:rPr>
        <w:t>.</w:t>
      </w:r>
    </w:p>
    <w:p w14:paraId="06F9F3CB" w14:textId="6A516500" w:rsidR="00A01C45" w:rsidRPr="00B930B2" w:rsidRDefault="00A01C45" w:rsidP="005A2687">
      <w:pPr>
        <w:spacing w:before="240"/>
        <w:ind w:firstLine="709"/>
        <w:rPr>
          <w:rFonts w:eastAsia="Calibri" w:cs="Arial"/>
        </w:rPr>
      </w:pPr>
    </w:p>
    <w:p w14:paraId="49D49EDB" w14:textId="77777777" w:rsidR="007932DD" w:rsidRPr="00B930B2" w:rsidRDefault="007932DD" w:rsidP="00721030">
      <w:pPr>
        <w:spacing w:before="240"/>
        <w:ind w:firstLine="709"/>
        <w:rPr>
          <w:rFonts w:eastAsia="Calibri" w:cs="Arial"/>
        </w:rPr>
      </w:pPr>
    </w:p>
    <w:p w14:paraId="41967463" w14:textId="77777777" w:rsidR="00973D8F" w:rsidRDefault="00973D8F" w:rsidP="0017380B">
      <w:pPr>
        <w:ind w:firstLine="709"/>
      </w:pPr>
    </w:p>
    <w:p w14:paraId="5E8C3495" w14:textId="77777777" w:rsidR="0017380B" w:rsidRDefault="0017380B">
      <w:pPr>
        <w:spacing w:line="259" w:lineRule="auto"/>
        <w:jc w:val="left"/>
      </w:pPr>
      <w:r>
        <w:br w:type="page"/>
      </w:r>
    </w:p>
    <w:p w14:paraId="70671D6F" w14:textId="77777777" w:rsidR="0017380B" w:rsidRDefault="0017380B" w:rsidP="0017380B">
      <w:pPr>
        <w:ind w:firstLine="709"/>
      </w:pPr>
    </w:p>
    <w:p w14:paraId="47D4D2A2" w14:textId="75723E4B" w:rsidR="004F4C21" w:rsidRPr="00ED4750" w:rsidRDefault="00050309" w:rsidP="00ED4750">
      <w:pPr>
        <w:pStyle w:val="Ttulo3"/>
        <w:rPr>
          <w:rFonts w:ascii="Times New Roman" w:hAnsi="Times New Roman" w:cs="Times New Roman"/>
          <w:b/>
          <w:bCs/>
          <w:i/>
          <w:iCs/>
          <w:color w:val="auto"/>
        </w:rPr>
      </w:pPr>
      <w:bookmarkStart w:id="456" w:name="_Toc173959628"/>
      <w:r>
        <w:rPr>
          <w:rFonts w:ascii="Times New Roman" w:hAnsi="Times New Roman" w:cs="Times New Roman"/>
          <w:bCs/>
          <w:i/>
          <w:iCs/>
          <w:color w:val="auto"/>
        </w:rPr>
        <w:t xml:space="preserve">3.3.2 </w:t>
      </w:r>
      <w:r w:rsidR="006A695B" w:rsidRPr="00ED4750">
        <w:rPr>
          <w:rFonts w:ascii="Times New Roman" w:hAnsi="Times New Roman" w:cs="Times New Roman"/>
          <w:bCs/>
          <w:i/>
          <w:iCs/>
          <w:color w:val="auto"/>
        </w:rPr>
        <w:t>Estruturas em dinâmica contenciosa, arenas em disputa</w:t>
      </w:r>
      <w:bookmarkEnd w:id="456"/>
    </w:p>
    <w:p w14:paraId="0BC355BB" w14:textId="77777777" w:rsidR="006A695B" w:rsidRDefault="006A695B" w:rsidP="00F67562">
      <w:pPr>
        <w:ind w:firstLine="709"/>
        <w:rPr>
          <w:szCs w:val="24"/>
        </w:rPr>
      </w:pPr>
    </w:p>
    <w:p w14:paraId="0A1F8A79" w14:textId="3BC83C70" w:rsidR="00F67562" w:rsidRDefault="00F67562" w:rsidP="00F67562">
      <w:pPr>
        <w:ind w:firstLine="709"/>
        <w:rPr>
          <w:szCs w:val="24"/>
        </w:rPr>
      </w:pPr>
      <w:r w:rsidRPr="78201CAA">
        <w:t>O começo</w:t>
      </w:r>
      <w:r w:rsidR="00623549" w:rsidRPr="78201CAA">
        <w:t xml:space="preserve"> das manifestações</w:t>
      </w:r>
      <w:r w:rsidRPr="78201CAA">
        <w:t xml:space="preserve"> tem uma relação muito forte </w:t>
      </w:r>
      <w:r w:rsidR="00623549" w:rsidRPr="78201CAA">
        <w:t xml:space="preserve">com </w:t>
      </w:r>
      <w:r w:rsidR="00AE6C59" w:rsidRPr="78201CAA">
        <w:t>alguns movimentos</w:t>
      </w:r>
      <w:r w:rsidR="00A41269" w:rsidRPr="78201CAA">
        <w:t xml:space="preserve"> do campo </w:t>
      </w:r>
      <w:r w:rsidR="00F806D3" w:rsidRPr="78201CAA">
        <w:t>progressista</w:t>
      </w:r>
      <w:r w:rsidR="00A41269" w:rsidRPr="78201CAA">
        <w:t xml:space="preserve"> que reivindicavam pautas importantes em torno </w:t>
      </w:r>
      <w:r w:rsidR="00C13100" w:rsidRPr="78201CAA">
        <w:t>do espaço</w:t>
      </w:r>
      <w:r w:rsidR="00A41269" w:rsidRPr="78201CAA">
        <w:t xml:space="preserve"> urban</w:t>
      </w:r>
      <w:r w:rsidR="00C13100" w:rsidRPr="78201CAA">
        <w:t>o</w:t>
      </w:r>
      <w:r w:rsidR="000A45FA" w:rsidRPr="78201CAA">
        <w:t xml:space="preserve">. Isso não só do ponto de vista da insatisfação com </w:t>
      </w:r>
      <w:r w:rsidR="00365A54" w:rsidRPr="78201CAA">
        <w:t>a gestão d</w:t>
      </w:r>
      <w:r w:rsidR="000A45FA" w:rsidRPr="78201CAA">
        <w:t xml:space="preserve">os bens de consumo coletivo, mas sobretudo com as políticas </w:t>
      </w:r>
      <w:r w:rsidR="005240BD" w:rsidRPr="78201CAA">
        <w:t>públicas em torno da questão urbana</w:t>
      </w:r>
      <w:r w:rsidR="00DC6AEF">
        <w:rPr>
          <w:szCs w:val="24"/>
        </w:rPr>
        <w:t xml:space="preserve">. </w:t>
      </w:r>
      <w:r w:rsidRPr="78201CAA">
        <w:t xml:space="preserve">Mas, levando em conta que o Movimento Passe Livre possuí uma grande influência nesse contexto, devemos, porém, atentar que o desenvolvimento de protestos em que a temática da mobilidade urbana foi a pauta principal na sociedade brasileira está em voga pelo menos desde 2003. Primeiro em Salvador, ainda no ano de 2003, com a “Revolta do </w:t>
      </w:r>
      <w:proofErr w:type="spellStart"/>
      <w:r w:rsidRPr="78201CAA">
        <w:t>Buzu</w:t>
      </w:r>
      <w:proofErr w:type="spellEnd"/>
      <w:r w:rsidRPr="78201CAA">
        <w:t>”. Depois com a fundação do MPL-Brasil</w:t>
      </w:r>
      <w:r w:rsidRPr="78201CAA">
        <w:rPr>
          <w:rStyle w:val="ncoradanotaderodap"/>
        </w:rPr>
        <w:footnoteReference w:id="114"/>
      </w:r>
      <w:r w:rsidRPr="78201CAA">
        <w:t xml:space="preserve"> na cidade de Porto Alegre durante o Fórum Social Mundial de 2005. </w:t>
      </w:r>
      <w:r w:rsidR="00DE5D1C" w:rsidRPr="78201CAA">
        <w:t>A</w:t>
      </w:r>
      <w:r w:rsidR="003A0901" w:rsidRPr="78201CAA">
        <w:t xml:space="preserve"> pauta </w:t>
      </w:r>
      <w:r w:rsidR="00AC38AB" w:rsidRPr="78201CAA">
        <w:t>do transporte público e das questões envolvendo a cidade sempre foram a pedra de toque do movimento.</w:t>
      </w:r>
    </w:p>
    <w:p w14:paraId="14E26B7E" w14:textId="77777777" w:rsidR="008B53D9" w:rsidRDefault="00D46750" w:rsidP="00F67562">
      <w:pPr>
        <w:ind w:firstLine="709"/>
      </w:pPr>
      <w:r>
        <w:rPr>
          <w:szCs w:val="24"/>
        </w:rPr>
        <w:t xml:space="preserve">No entanto, </w:t>
      </w:r>
      <w:r w:rsidR="00346A17">
        <w:rPr>
          <w:szCs w:val="24"/>
        </w:rPr>
        <w:t xml:space="preserve">a organização dos protestos pelo MPL se insere numa relação não só com movimentos </w:t>
      </w:r>
      <w:r w:rsidR="00614003">
        <w:rPr>
          <w:szCs w:val="24"/>
        </w:rPr>
        <w:t xml:space="preserve">que têm agendas comuns com a questão urbana, mas sobretudo, com </w:t>
      </w:r>
      <w:r w:rsidR="00850E74">
        <w:rPr>
          <w:szCs w:val="24"/>
        </w:rPr>
        <w:t>alguns partidos do campo da esquerda</w:t>
      </w:r>
      <w:r w:rsidR="00F806D3">
        <w:rPr>
          <w:szCs w:val="24"/>
        </w:rPr>
        <w:t xml:space="preserve">. Esse campo, no decorrer dos anos anteriores a junho de 2013 sofreu significativas mudanças </w:t>
      </w:r>
      <w:r w:rsidR="006E43BA">
        <w:rPr>
          <w:szCs w:val="24"/>
        </w:rPr>
        <w:t xml:space="preserve">que possibilitaram a construção de um quadro estrutural de atuação dos movimentos e coletivos sociais. </w:t>
      </w:r>
      <w:r w:rsidR="00F806D3">
        <w:t>De acordo com Alonso (2023, p. 24-25), o mercado de recrutamento para o ativismo político foi afetado pelo volume dos recrutáveis como também pela diversificação dos recrutadores. O PT e os movimentos mais tradicionais na sociedade civil brasileira foram responsáveis, por décadas, pela formação política de setores da classe média letrada, principalmente na universidade.</w:t>
      </w:r>
      <w:r w:rsidR="001F78CE">
        <w:t xml:space="preserve"> </w:t>
      </w:r>
      <w:r w:rsidR="00F806D3">
        <w:t xml:space="preserve">Uma vez no Estado, esses movimentos foram perdendo sua conexão com estratos importantes da sociedade, </w:t>
      </w:r>
      <w:r w:rsidR="00DE0CCB">
        <w:t>especialmente</w:t>
      </w:r>
      <w:r w:rsidR="00F806D3">
        <w:t xml:space="preserve"> as pessoas comuns, diminuindo o trunfo persuasivo do PT na captação de ativistas. Junto a isso, surge um momento de mudança no qual novos movimentos redistributivos autonomizam-se em torno do legado socialista apresentando performances disruptivas na cena contenciosa</w:t>
      </w:r>
      <w:r w:rsidR="00A73E01">
        <w:t>,</w:t>
      </w:r>
      <w:r w:rsidR="00F806D3">
        <w:t xml:space="preserve"> recrutando uma parte dos universitários insatisfeitos com o PT. Aqui, os movimentos que tinham sua temática em </w:t>
      </w:r>
      <w:r w:rsidR="00F806D3">
        <w:lastRenderedPageBreak/>
        <w:t>torno da questão urbana</w:t>
      </w:r>
      <w:r w:rsidR="008B53D9">
        <w:t>,</w:t>
      </w:r>
      <w:r w:rsidR="00F806D3">
        <w:t xml:space="preserve"> como o Movimento dos Trabalhadores Sem Teto (MTST) e o próprio MPL, passam a ganhar certo destaque.</w:t>
      </w:r>
    </w:p>
    <w:p w14:paraId="1B0F4C68" w14:textId="4A3AF48A" w:rsidR="00D46750" w:rsidRDefault="00F806D3" w:rsidP="00F67562">
      <w:pPr>
        <w:ind w:firstLine="709"/>
      </w:pPr>
      <w:r>
        <w:t xml:space="preserve">Um outro conjunto de movimentos, que insistiu na estratégia da visibilização como marcação da identidade, foram se firmando </w:t>
      </w:r>
      <w:r w:rsidR="008B53D9">
        <w:t xml:space="preserve">também </w:t>
      </w:r>
      <w:r>
        <w:t>como coletivos para reivindicar uma política da presença contestando as formas tradicionais de poder na sociedade. Assim, dois campos de movimentos críticos ao governo do PT surgiram pelo lado esquerdo: um controlado por pequenos partidos e movimentos neossocialistas</w:t>
      </w:r>
      <w:r w:rsidR="00BE55FB">
        <w:t>,</w:t>
      </w:r>
      <w:r>
        <w:t xml:space="preserve"> e outro por coletivos autonomistas avessos a partidos</w:t>
      </w:r>
      <w:r w:rsidR="007278D7">
        <w:t xml:space="preserve"> políticos mais tradicionais.</w:t>
      </w:r>
    </w:p>
    <w:p w14:paraId="6127C50F" w14:textId="7F02824D" w:rsidR="006B0C75" w:rsidRDefault="008924A8" w:rsidP="006B0C75">
      <w:pPr>
        <w:ind w:firstLine="709"/>
      </w:pPr>
      <w:r>
        <w:t xml:space="preserve">É sobretudo dentro dessa estrutura </w:t>
      </w:r>
      <w:r w:rsidR="00F47F08">
        <w:t xml:space="preserve">de atuação que irei ater nosso entendimento sobre as disputas em junho de 2013. De um lado, uma estrutura de mobilização que </w:t>
      </w:r>
      <w:r w:rsidR="00CD15C5">
        <w:t xml:space="preserve">se organiza a partir de práticas envolvendo setores progressistas, sobretudo dos movimentos </w:t>
      </w:r>
      <w:r w:rsidR="00424685">
        <w:t xml:space="preserve">e coletivos sociais de esquerda. </w:t>
      </w:r>
      <w:r w:rsidR="004272C2">
        <w:t>Aqui, quero chamar a atenção ao fato de que a ação estratégica em torno da demanda básica</w:t>
      </w:r>
      <w:r w:rsidR="005C2C05">
        <w:t xml:space="preserve"> a respeito do aumento da passagem de ônibus</w:t>
      </w:r>
      <w:r w:rsidR="00EF178E">
        <w:t>,</w:t>
      </w:r>
      <w:r w:rsidR="005C2C05">
        <w:t xml:space="preserve"> configurou uma estrutura de mobilização responsável por dar vazão nos protestos sobretudo pel</w:t>
      </w:r>
      <w:r w:rsidR="00EF178E">
        <w:t xml:space="preserve">a intervenção direta na rua. Isso gerou um campo de conflito com as autoridades no qual a ação contenciosa </w:t>
      </w:r>
      <w:r w:rsidR="00986034">
        <w:t>se propagou devido à reação do sistema de forma violenta aos protestos. Dentro dessa estrutura estariam não somente o MPL, mas t</w:t>
      </w:r>
      <w:r w:rsidR="00D60217">
        <w:t xml:space="preserve">ambém as táticas de ação </w:t>
      </w:r>
      <w:r w:rsidR="00D60217" w:rsidRPr="00D60217">
        <w:rPr>
          <w:i/>
          <w:iCs/>
        </w:rPr>
        <w:t xml:space="preserve">black </w:t>
      </w:r>
      <w:proofErr w:type="spellStart"/>
      <w:r w:rsidR="00D60217" w:rsidRPr="00D60217">
        <w:rPr>
          <w:i/>
          <w:iCs/>
        </w:rPr>
        <w:t>blocs</w:t>
      </w:r>
      <w:proofErr w:type="spellEnd"/>
      <w:r w:rsidR="00D60217">
        <w:t>.</w:t>
      </w:r>
      <w:r w:rsidR="009C68BB">
        <w:t xml:space="preserve"> Somando-se a essa estrutura </w:t>
      </w:r>
      <w:r w:rsidR="003065F1">
        <w:t>observamos também</w:t>
      </w:r>
      <w:r w:rsidR="002E7BB9">
        <w:t xml:space="preserve"> os coletivos sociais</w:t>
      </w:r>
      <w:r w:rsidR="003065F1">
        <w:t>,</w:t>
      </w:r>
      <w:r w:rsidR="002E7BB9">
        <w:t xml:space="preserve"> nos quais</w:t>
      </w:r>
      <w:r w:rsidR="00D60217">
        <w:t xml:space="preserve"> </w:t>
      </w:r>
      <w:r w:rsidR="008D06AE">
        <w:t>a forma de visibilidade tomada pelas mídias alternativas se f</w:t>
      </w:r>
      <w:r w:rsidR="002E7BB9">
        <w:t>e</w:t>
      </w:r>
      <w:r w:rsidR="008D06AE">
        <w:t xml:space="preserve">z em um contexto marcado por uma estrutura de mobilização ligada </w:t>
      </w:r>
      <w:r w:rsidR="001669EB">
        <w:t>ao ativismo identitário, sobretudo à formação do coletivo Mídia Ninja e sua organização proveniente do Fora do Eixo. Esses dois</w:t>
      </w:r>
      <w:r w:rsidR="009E6A6E">
        <w:t xml:space="preserve"> movimentos disputaram</w:t>
      </w:r>
      <w:r w:rsidR="00B11644">
        <w:t>,</w:t>
      </w:r>
      <w:r w:rsidR="009E6A6E">
        <w:t xml:space="preserve"> no âmbito nacional as narrativas ligadas </w:t>
      </w:r>
      <w:r w:rsidR="006B0C75">
        <w:t>ao papel atribuído</w:t>
      </w:r>
      <w:r w:rsidR="002E7BB9">
        <w:t>, principalmente pela imprensa,</w:t>
      </w:r>
      <w:r w:rsidR="006B0C75">
        <w:t xml:space="preserve"> aos manifestantes durante os protestos.</w:t>
      </w:r>
    </w:p>
    <w:p w14:paraId="44A37944" w14:textId="27EDAC1C" w:rsidR="008924A8" w:rsidRDefault="001C51B1" w:rsidP="006B0C75">
      <w:pPr>
        <w:ind w:firstLine="709"/>
      </w:pPr>
      <w:r>
        <w:t xml:space="preserve">Em um segundo momento </w:t>
      </w:r>
      <w:r w:rsidR="00B11644">
        <w:t>c</w:t>
      </w:r>
      <w:r w:rsidR="00424685">
        <w:t>hamo a atenção</w:t>
      </w:r>
      <w:r w:rsidR="00B11644">
        <w:t xml:space="preserve"> de</w:t>
      </w:r>
      <w:r w:rsidR="00424685">
        <w:t xml:space="preserve"> que não só a ação direta como prática de atuação estratégica</w:t>
      </w:r>
      <w:r w:rsidR="004272C2">
        <w:t xml:space="preserve"> durante os protestos e na convocação das pessoas em torno da pauta inicial</w:t>
      </w:r>
      <w:r w:rsidR="00F01ECB">
        <w:t xml:space="preserve"> foram os principais construtores da dinâmica de mobilização. Aqui, reserva-se um espaço importante para a atuação </w:t>
      </w:r>
      <w:r w:rsidR="005E26DA">
        <w:t xml:space="preserve">de movimentos sociais que tinham </w:t>
      </w:r>
      <w:r w:rsidR="00425ACB">
        <w:t xml:space="preserve">predileção ao campo da direita e que se </w:t>
      </w:r>
      <w:r w:rsidR="00D4128D">
        <w:t>apropriaram da narrativa em torno da corrupção colocando-a como uma questão moral</w:t>
      </w:r>
      <w:r w:rsidR="00FB4164">
        <w:t xml:space="preserve"> que se reverberou em torno de um ativismo conservador/libertário.</w:t>
      </w:r>
      <w:r w:rsidR="00D767BB">
        <w:t xml:space="preserve"> </w:t>
      </w:r>
      <w:r w:rsidR="0030390D">
        <w:t>A partir do momento em que há um arrefecimento em</w:t>
      </w:r>
      <w:r w:rsidR="00E82B97">
        <w:t xml:space="preserve"> torno da narrativa sobre a questão urbana e passa a ganhar destaque a questão da corrupção, </w:t>
      </w:r>
      <w:commentRangeStart w:id="457"/>
      <w:r w:rsidR="00E82B97">
        <w:t>contramovimentos</w:t>
      </w:r>
      <w:commentRangeEnd w:id="457"/>
      <w:r w:rsidR="00415D4C">
        <w:rPr>
          <w:rStyle w:val="Refdecomentrio"/>
        </w:rPr>
        <w:commentReference w:id="457"/>
      </w:r>
      <w:r w:rsidR="00E82B97">
        <w:t xml:space="preserve"> começam a se apropriar </w:t>
      </w:r>
      <w:r w:rsidR="00415D4C">
        <w:t xml:space="preserve">desta narrativa </w:t>
      </w:r>
      <w:r w:rsidR="000803B5">
        <w:t xml:space="preserve">levando o ciclo para outra direção até o seu declínio. O campo que se abre após o arrefecimento das manifestações passaria a ser marcada por uma agenda </w:t>
      </w:r>
      <w:r w:rsidR="00577AE2">
        <w:t xml:space="preserve">conservadora na sociedade brasileira </w:t>
      </w:r>
      <w:r w:rsidR="00B332E4">
        <w:t xml:space="preserve">que </w:t>
      </w:r>
      <w:r w:rsidR="00577AE2">
        <w:t>abriria um novo ciclo a partir das eleições de 2014.</w:t>
      </w:r>
    </w:p>
    <w:p w14:paraId="741CE3B7" w14:textId="78226AFA" w:rsidR="00E40A93" w:rsidRDefault="00E40A93" w:rsidP="00E40A93">
      <w:pPr>
        <w:ind w:firstLine="709"/>
        <w:rPr>
          <w:szCs w:val="24"/>
        </w:rPr>
      </w:pPr>
      <w:r w:rsidRPr="78201CAA">
        <w:lastRenderedPageBreak/>
        <w:t>Em abril de 2013 o MPL conseguiu dar vazão a um protesto que reuniu cerca de seis mil pessoas na cidade de Porto Alegre</w:t>
      </w:r>
      <w:r w:rsidRPr="78201CAA">
        <w:rPr>
          <w:rStyle w:val="Refdenotaderodap"/>
        </w:rPr>
        <w:footnoteReference w:id="115"/>
      </w:r>
      <w:r w:rsidRPr="78201CAA">
        <w:t>. O ponto principal de reivindicação foi a revogação do aumento da passagem do transporte coletivo na capital gaúcha. Seu efeito não teve como meta atrelar tal movimento a alguma liderança política, nem mesmo restringir-se à cidade de Porto Alegre. Em janeiro do mesmo ano, lutas também foram organizadas na região metropolitana de São Paulo. A proposta do movimento era expandir sua atuação sobre as diversas cidades do país que vivenciavam o aumento abusivo das passagens de transporte, acusando a má qualidade dos serviços prestados pelas empresas licenciadas e propondo um transporte coletivo gratuito e de qualidade. Como afirma o MPL-SP,</w:t>
      </w:r>
    </w:p>
    <w:p w14:paraId="1358E9AE" w14:textId="77777777" w:rsidR="00E40A93" w:rsidRDefault="00E40A93" w:rsidP="00E40A93">
      <w:pPr>
        <w:spacing w:line="240" w:lineRule="auto"/>
        <w:ind w:left="1985"/>
        <w:rPr>
          <w:sz w:val="20"/>
          <w:szCs w:val="20"/>
        </w:rPr>
      </w:pPr>
      <w:r>
        <w:rPr>
          <w:sz w:val="20"/>
          <w:szCs w:val="20"/>
        </w:rPr>
        <w:t>A perspectiva aberta por esse curto processo de lutas que alcançou a vitória na capital catarinense deu origem ao movimento: uma tentativa de formular o sentido presente naquelas revoltas, a experiência acumulada pelo processo popular, tanto em sua forma como em suas motivações. Surge então um movimento social de transportes autônomo, horizontal e apartidário, cujos coletivos locais, federados, não se submetem a qualquer organização central. Sua política é deliberada de baixo, por todos, em espaços que não possuem dirigentes nem respondem a qualquer instancia externa superior. (MOVIMENTO PASSE LIVRE - SÃO PAULO, 2013, p. 15).</w:t>
      </w:r>
    </w:p>
    <w:p w14:paraId="550977F9" w14:textId="77777777" w:rsidR="00E40A93" w:rsidRDefault="00E40A93" w:rsidP="00E40A93">
      <w:pPr>
        <w:ind w:firstLine="709"/>
        <w:rPr>
          <w:szCs w:val="24"/>
        </w:rPr>
      </w:pPr>
      <w:r w:rsidRPr="78201CAA">
        <w:t>Ao mesmo tempo que propunha um trabalho de ultrapassagem das formas de organização já estabelecidas nos movimentos sociais tradicionais, apontava como principal pauta os problemas da questão urbana</w:t>
      </w:r>
      <w:r w:rsidRPr="78201CAA">
        <w:rPr>
          <w:rStyle w:val="Refdenotaderodap"/>
        </w:rPr>
        <w:footnoteReference w:id="116"/>
      </w:r>
      <w:r w:rsidRPr="78201CAA">
        <w:t>. A estratégia de paralisação das atividades urbanas por intermédio da ocupação das ruas, principalmente nos horários de pico, foram as oportunidades exploradas pelo MPL para tornar pública sua ação. De acordo com o MPL-SP, a experiência da ação direta da população por meio de assembleias horizontais, o aparelhamento da revolta pelas entidades estudantis e a explosividade da luta pelo transporte público ganharam certa projeção nacional. (MPL-SP, 2013, p. 15).</w:t>
      </w:r>
    </w:p>
    <w:p w14:paraId="674C7B66" w14:textId="4A037DB7" w:rsidR="00E40A93" w:rsidRDefault="00E40A93" w:rsidP="00E40A93">
      <w:pPr>
        <w:ind w:firstLine="709"/>
        <w:rPr>
          <w:szCs w:val="24"/>
        </w:rPr>
      </w:pPr>
      <w:r w:rsidRPr="78201CAA">
        <w:t xml:space="preserve">A projeção do MPL a nível nacional foi reflexo de sua atuação ao </w:t>
      </w:r>
      <w:del w:id="458" w:author="Christiane Jalles de Paula" w:date="2024-08-10T20:44:00Z" w16du:dateUtc="2024-08-10T23:44:00Z">
        <w:r w:rsidRPr="78201CAA" w:rsidDel="006F5247">
          <w:delText>le</w:delText>
        </w:r>
      </w:del>
      <w:ins w:id="459" w:author="Christiane Jalles de Paula" w:date="2024-08-10T20:43:00Z" w16du:dateUtc="2024-08-10T23:43:00Z">
        <w:r w:rsidR="006F5247">
          <w:t>propor</w:t>
        </w:r>
      </w:ins>
      <w:del w:id="460" w:author="Christiane Jalles de Paula" w:date="2024-08-10T20:43:00Z" w16du:dateUtc="2024-08-10T23:43:00Z">
        <w:r w:rsidRPr="78201CAA" w:rsidDel="006F5247">
          <w:delText>vantar</w:delText>
        </w:r>
      </w:del>
      <w:r w:rsidRPr="78201CAA">
        <w:t xml:space="preserve">, juntamente com a pauta do transporte coletivo, uma crítica referente à forma como as políticas são geridas e colocadas em práticas nas diversas cidades do país. A observância de que alguns governos revogaram o aumento das passagens, como foi no caso de Porto Alegre, trouxe um cenário de </w:t>
      </w:r>
      <w:r w:rsidRPr="78201CAA">
        <w:lastRenderedPageBreak/>
        <w:t>otimismo para a ação coletiva e as demais empreitadas nacionais. Por outro lado, a experiência da ação direta</w:t>
      </w:r>
      <w:r w:rsidRPr="78201CAA">
        <w:rPr>
          <w:rStyle w:val="Refdenotaderodap"/>
        </w:rPr>
        <w:footnoteReference w:id="117"/>
      </w:r>
      <w:r w:rsidRPr="78201CAA">
        <w:t xml:space="preserve"> na utilização das redes sociais, como forma de expansão e congregação de pessoas, formando um bloco horizontal e compartilhado de manifestações, foi um ponto decisivo no processo de mobilização. A cada clique e a cada possibilidade de participação na rede poderia se traduzir em uma possível ação futura no ambiente citadino. Os jovens, os quais as políticas de transporte coletivo afetavam em grande medida, viram na possibilidade de ação o atendimento de suas reivindicações. Entretanto, se podemos colocar um divisor de águas que separa as esporádicas manifestações anteriores empreendidas pelo MPL da mobilização em massa de junho de 2013 é a amplitude e o surgimento de diversas pautas de reivindicações, as quais não se restringiam somente à questão urbana.</w:t>
      </w:r>
    </w:p>
    <w:p w14:paraId="16EEA9BF" w14:textId="41750430" w:rsidR="007B6162" w:rsidRDefault="004B7AB2" w:rsidP="00BA69B4">
      <w:pPr>
        <w:ind w:firstLine="709"/>
        <w:rPr>
          <w:szCs w:val="24"/>
        </w:rPr>
      </w:pPr>
      <w:r w:rsidRPr="78201CAA">
        <w:t>Neste sentido,</w:t>
      </w:r>
      <w:r w:rsidR="00556AF4" w:rsidRPr="78201CAA">
        <w:t xml:space="preserve"> a primeira estrutura de mobilização dos protestos de junho de 2013 se constr</w:t>
      </w:r>
      <w:r w:rsidR="003D4BDA" w:rsidRPr="78201CAA">
        <w:t>uiu</w:t>
      </w:r>
      <w:r w:rsidR="00556AF4" w:rsidRPr="78201CAA">
        <w:t xml:space="preserve"> em torno do ativismo </w:t>
      </w:r>
      <w:r w:rsidR="00891160" w:rsidRPr="78201CAA">
        <w:t xml:space="preserve">urbano e possuía uma postura favorável às novas mídias </w:t>
      </w:r>
      <w:r w:rsidR="00C709E6" w:rsidRPr="78201CAA">
        <w:t xml:space="preserve">digitais para a construção de sua luta. </w:t>
      </w:r>
      <w:r w:rsidR="00022950" w:rsidRPr="78201CAA">
        <w:t xml:space="preserve">Aqui, uma importante constatação é a de que, diferentemente das mídias convencionais, como </w:t>
      </w:r>
      <w:r w:rsidR="00FC6121" w:rsidRPr="78201CAA">
        <w:t xml:space="preserve">o </w:t>
      </w:r>
      <w:r w:rsidR="00022950" w:rsidRPr="78201CAA">
        <w:t xml:space="preserve">rádio e </w:t>
      </w:r>
      <w:r w:rsidR="00FC6121" w:rsidRPr="78201CAA">
        <w:t xml:space="preserve">a </w:t>
      </w:r>
      <w:r w:rsidR="00022950" w:rsidRPr="78201CAA">
        <w:t xml:space="preserve">televisão, o </w:t>
      </w:r>
      <w:r w:rsidR="00E557FA" w:rsidRPr="78201CAA">
        <w:t xml:space="preserve">MPL </w:t>
      </w:r>
      <w:r w:rsidR="004D7279" w:rsidRPr="78201CAA">
        <w:t xml:space="preserve">afirma </w:t>
      </w:r>
      <w:r w:rsidR="00E45577" w:rsidRPr="78201CAA">
        <w:t>a</w:t>
      </w:r>
      <w:r w:rsidR="004D7279" w:rsidRPr="78201CAA">
        <w:t xml:space="preserve"> necess</w:t>
      </w:r>
      <w:r w:rsidR="00E45577" w:rsidRPr="78201CAA">
        <w:t>idade</w:t>
      </w:r>
      <w:r w:rsidR="004D7279">
        <w:rPr>
          <w:szCs w:val="24"/>
        </w:rPr>
        <w:t xml:space="preserve"> </w:t>
      </w:r>
      <w:r w:rsidR="00E45577" w:rsidRPr="78201CAA">
        <w:t>de</w:t>
      </w:r>
      <w:r w:rsidR="004D7279" w:rsidRPr="78201CAA">
        <w:t xml:space="preserve"> utilização das mídias alternativas como forma de divulgação de ações e fomento</w:t>
      </w:r>
      <w:r w:rsidR="001C2D44" w:rsidRPr="78201CAA">
        <w:t xml:space="preserve"> na criação e expansão </w:t>
      </w:r>
      <w:r w:rsidR="00E45577" w:rsidRPr="78201CAA">
        <w:t>de suas ações</w:t>
      </w:r>
      <w:r w:rsidR="008E5A2A" w:rsidRPr="78201CAA">
        <w:rPr>
          <w:rStyle w:val="Refdenotaderodap"/>
        </w:rPr>
        <w:footnoteReference w:id="118"/>
      </w:r>
      <w:r w:rsidR="00674F01">
        <w:rPr>
          <w:szCs w:val="24"/>
        </w:rPr>
        <w:t xml:space="preserve">. </w:t>
      </w:r>
      <w:r w:rsidR="004A309A" w:rsidRPr="78201CAA">
        <w:t xml:space="preserve">Observamos, então, uma estrutura que se organiza pelas redes e que faz do espaço </w:t>
      </w:r>
      <w:r w:rsidR="00F10A3F" w:rsidRPr="78201CAA">
        <w:t>urbano a principal arena de visibilidade de suas ações.</w:t>
      </w:r>
    </w:p>
    <w:p w14:paraId="73BE8DEB" w14:textId="14F6936E" w:rsidR="0087772D" w:rsidRDefault="00BA69B4" w:rsidP="008C2714">
      <w:pPr>
        <w:ind w:firstLine="709"/>
        <w:rPr>
          <w:szCs w:val="24"/>
        </w:rPr>
      </w:pPr>
      <w:r w:rsidRPr="78201CAA">
        <w:lastRenderedPageBreak/>
        <w:t>Dentro do chamado campo de ativismo</w:t>
      </w:r>
      <w:r w:rsidR="005A4DD2" w:rsidRPr="78201CAA">
        <w:t xml:space="preserve"> progressista</w:t>
      </w:r>
      <w:r w:rsidRPr="78201CAA">
        <w:rPr>
          <w:rStyle w:val="Refdenotaderodap"/>
        </w:rPr>
        <w:footnoteReference w:id="119"/>
      </w:r>
      <w:r w:rsidRPr="78201CAA">
        <w:t xml:space="preserve"> (Alonso, 2023; </w:t>
      </w:r>
      <w:proofErr w:type="spellStart"/>
      <w:r w:rsidRPr="78201CAA">
        <w:t>Kunrath</w:t>
      </w:r>
      <w:proofErr w:type="spellEnd"/>
      <w:r w:rsidRPr="78201CAA">
        <w:t>, 2021)</w:t>
      </w:r>
      <w:r w:rsidR="004F6D56">
        <w:rPr>
          <w:szCs w:val="24"/>
        </w:rPr>
        <w:t xml:space="preserve"> </w:t>
      </w:r>
      <w:commentRangeStart w:id="463"/>
      <w:r w:rsidR="004F6D56" w:rsidRPr="78201CAA">
        <w:t>encontraram</w:t>
      </w:r>
      <w:commentRangeEnd w:id="463"/>
      <w:r w:rsidR="00927A88">
        <w:rPr>
          <w:rStyle w:val="Refdecomentrio"/>
        </w:rPr>
        <w:commentReference w:id="463"/>
      </w:r>
      <w:r w:rsidR="004F6D56" w:rsidRPr="78201CAA">
        <w:t>-se outros coletivos importantes na construção dessa estrutura.</w:t>
      </w:r>
      <w:r w:rsidR="00974677" w:rsidRPr="78201CAA">
        <w:t xml:space="preserve"> O coletivo Fora do Eixo</w:t>
      </w:r>
      <w:r w:rsidR="00E96F8E" w:rsidRPr="78201CAA">
        <w:t xml:space="preserve"> (FDE)</w:t>
      </w:r>
      <w:r w:rsidR="00974677" w:rsidRPr="78201CAA">
        <w:t xml:space="preserve"> e a Mídia Ninja.</w:t>
      </w:r>
      <w:r w:rsidR="0087772D">
        <w:rPr>
          <w:szCs w:val="24"/>
        </w:rPr>
        <w:t xml:space="preserve"> </w:t>
      </w:r>
      <w:r w:rsidR="008C2714" w:rsidRPr="78201CAA">
        <w:t>Fora do Eixo é uma rede de coletivos culturais que se espalhou por várias cidades brasileiras e se dedica principalmente à produção e difusão de conteúdo cultural independente. A rede possuí</w:t>
      </w:r>
      <w:r w:rsidR="0087772D" w:rsidRPr="78201CAA">
        <w:t xml:space="preserve"> comunicação alternativa composta por coletivos culturais e de ativismo político-digital</w:t>
      </w:r>
      <w:r w:rsidR="00E96F8E">
        <w:rPr>
          <w:szCs w:val="24"/>
        </w:rPr>
        <w:t xml:space="preserve">. </w:t>
      </w:r>
      <w:r w:rsidR="0087772D" w:rsidRPr="78201CAA">
        <w:t>O FDE se caracteriza como uma rede ampla, autônoma e descentralizada, centrada na produção cultural por meio de festivais de música autoral que se apresentam como alternativas aos modelos convencionais das gravadoras</w:t>
      </w:r>
      <w:r w:rsidR="00293EAC">
        <w:rPr>
          <w:szCs w:val="24"/>
        </w:rPr>
        <w:t>.</w:t>
      </w:r>
      <w:r w:rsidR="0087772D" w:rsidRPr="0087772D">
        <w:rPr>
          <w:szCs w:val="24"/>
        </w:rPr>
        <w:t xml:space="preserve"> </w:t>
      </w:r>
      <w:r w:rsidR="00293EAC" w:rsidRPr="78201CAA">
        <w:t>N</w:t>
      </w:r>
      <w:r w:rsidR="0087772D" w:rsidRPr="78201CAA">
        <w:t>a mobilização política</w:t>
      </w:r>
      <w:r w:rsidR="00293EAC" w:rsidRPr="78201CAA">
        <w:t xml:space="preserve"> sua</w:t>
      </w:r>
      <w:r w:rsidR="0087772D" w:rsidRPr="78201CAA">
        <w:t xml:space="preserve"> ênfase</w:t>
      </w:r>
      <w:r w:rsidR="00293EAC" w:rsidRPr="78201CAA">
        <w:t xml:space="preserve"> está</w:t>
      </w:r>
      <w:r w:rsidR="0087772D" w:rsidRPr="78201CAA">
        <w:t xml:space="preserve"> na defesa de causas sociais, incluindo a proteção dos direitos das minorias, dos indivíduos LGBT</w:t>
      </w:r>
      <w:r w:rsidR="002F3CC3" w:rsidRPr="78201CAA">
        <w:t>QIA+</w:t>
      </w:r>
      <w:r w:rsidR="0087772D" w:rsidRPr="78201CAA">
        <w:t>, dos povos indígenas, dos trabalhadores, dos professores e outras causas associadas a movimentos de esquerda.</w:t>
      </w:r>
    </w:p>
    <w:p w14:paraId="01FE31C2" w14:textId="6C911DBE" w:rsidR="00164C2E" w:rsidRDefault="007C279E" w:rsidP="0087772D">
      <w:pPr>
        <w:ind w:firstLine="709"/>
        <w:rPr>
          <w:szCs w:val="24"/>
        </w:rPr>
      </w:pPr>
      <w:r w:rsidRPr="007C279E">
        <w:rPr>
          <w:szCs w:val="24"/>
        </w:rPr>
        <w:t>O Fora do Eixo teve sua origem no intercâmbio de experiências entre coletivos culturais localizados em Cuiabá (MT), Rio Branco (AC), Uberlândia (MG) e Londrina (PR). Sua fundação teve início em Cuiabá, onde quatro produtores culturais - Pablo Capilé, Talles Lopes, Daniel Zen e Marcelo Domingues - estabeleceram o "Espaço Cubo" em 2002, uma das iniciativas precursoras do movimento</w:t>
      </w:r>
      <w:r w:rsidR="00EF06EF">
        <w:rPr>
          <w:szCs w:val="24"/>
        </w:rPr>
        <w:t xml:space="preserve">. </w:t>
      </w:r>
      <w:r w:rsidR="000B02B3">
        <w:rPr>
          <w:szCs w:val="24"/>
        </w:rPr>
        <w:t>Tal iniciativa</w:t>
      </w:r>
      <w:r w:rsidR="00EF06EF" w:rsidRPr="00CB7266">
        <w:rPr>
          <w:szCs w:val="24"/>
        </w:rPr>
        <w:t xml:space="preserve"> concebe</w:t>
      </w:r>
      <w:r w:rsidR="000B02B3">
        <w:rPr>
          <w:szCs w:val="24"/>
        </w:rPr>
        <w:t>u</w:t>
      </w:r>
      <w:r w:rsidR="00EF06EF" w:rsidRPr="00CB7266">
        <w:rPr>
          <w:szCs w:val="24"/>
        </w:rPr>
        <w:t xml:space="preserve"> e promove</w:t>
      </w:r>
      <w:r w:rsidR="000B02B3">
        <w:rPr>
          <w:szCs w:val="24"/>
        </w:rPr>
        <w:t>u</w:t>
      </w:r>
      <w:r w:rsidR="00EF06EF" w:rsidRPr="00CB7266">
        <w:rPr>
          <w:szCs w:val="24"/>
        </w:rPr>
        <w:t xml:space="preserve"> eventos artísticos com o propósito de conferir visibilidade a artistas independentes que se encontra</w:t>
      </w:r>
      <w:r w:rsidR="000B02B3">
        <w:rPr>
          <w:szCs w:val="24"/>
        </w:rPr>
        <w:t>va</w:t>
      </w:r>
      <w:r w:rsidR="00EF06EF" w:rsidRPr="00CB7266">
        <w:rPr>
          <w:szCs w:val="24"/>
        </w:rPr>
        <w:t>m à margem do tradicional eixo cultural Rio-São Paulo. O amadurecimento do Fora do Eixo foi notável, visto que ampliou seu escopo de atuação para incluir a produção cultural e estabelecer parcerias com outros coletivos e movimentos sociais.</w:t>
      </w:r>
      <w:r w:rsidRPr="007C279E">
        <w:rPr>
          <w:szCs w:val="24"/>
        </w:rPr>
        <w:t xml:space="preserve"> </w:t>
      </w:r>
      <w:r w:rsidR="000B02B3">
        <w:rPr>
          <w:szCs w:val="24"/>
        </w:rPr>
        <w:t xml:space="preserve">Sua organização interna </w:t>
      </w:r>
      <w:r w:rsidR="00185995">
        <w:rPr>
          <w:szCs w:val="24"/>
        </w:rPr>
        <w:t>sempre fora caracterizada pela presença de</w:t>
      </w:r>
      <w:r w:rsidRPr="007C279E">
        <w:rPr>
          <w:szCs w:val="24"/>
        </w:rPr>
        <w:t xml:space="preserve"> um planejamento coletivo e a promoção de atividades colaborativas. Com o intuito de abranger diversos campos culturais, incluindo artes cênicas, design, e audiovisual, o circuito se valeu das novas tecnologias e reuniu diversos coletivos culturais em todo o país, culminando na criação da "rede das redes virtuais", que por sua vez estimulou uma reorganização social significativa com o estabelecimento das Casas Fora do Eixo a partir de 2011</w:t>
      </w:r>
      <w:r w:rsidR="00F33A70">
        <w:rPr>
          <w:szCs w:val="24"/>
        </w:rPr>
        <w:t xml:space="preserve"> (BEDÊ,</w:t>
      </w:r>
      <w:r w:rsidR="006F37D8">
        <w:rPr>
          <w:szCs w:val="24"/>
        </w:rPr>
        <w:t xml:space="preserve"> 2016;</w:t>
      </w:r>
      <w:r w:rsidR="00F33A70">
        <w:rPr>
          <w:szCs w:val="24"/>
        </w:rPr>
        <w:t xml:space="preserve"> ANDRADE e NUNES, 2017</w:t>
      </w:r>
      <w:r w:rsidR="006F37D8">
        <w:rPr>
          <w:szCs w:val="24"/>
        </w:rPr>
        <w:t>)</w:t>
      </w:r>
      <w:r w:rsidRPr="007C279E">
        <w:rPr>
          <w:szCs w:val="24"/>
        </w:rPr>
        <w:t>.</w:t>
      </w:r>
    </w:p>
    <w:p w14:paraId="736323D5" w14:textId="4A9874BD" w:rsidR="00135716" w:rsidRDefault="00CB7266" w:rsidP="00BA69B4">
      <w:pPr>
        <w:ind w:firstLine="709"/>
        <w:rPr>
          <w:szCs w:val="24"/>
        </w:rPr>
      </w:pPr>
      <w:r w:rsidRPr="78201CAA">
        <w:lastRenderedPageBreak/>
        <w:t xml:space="preserve">Em 2011, </w:t>
      </w:r>
      <w:r w:rsidR="00EF06EF" w:rsidRPr="78201CAA">
        <w:t>surge</w:t>
      </w:r>
      <w:r w:rsidRPr="78201CAA">
        <w:t xml:space="preserve"> o coletivo Mídia NINJA, como uma extensão do canal virtual Pós-TV, originado a partir do contexto do circuito Fora do Eixo. O coletivo Mídia NINJA,</w:t>
      </w:r>
      <w:r w:rsidR="00000695" w:rsidRPr="78201CAA">
        <w:t xml:space="preserve"> por sua vez,</w:t>
      </w:r>
      <w:r w:rsidRPr="78201CAA">
        <w:t xml:space="preserve"> teve sua origem com a contribuição de fundadores notáveis, entre eles o jornalista Bruno </w:t>
      </w:r>
      <w:proofErr w:type="spellStart"/>
      <w:r w:rsidRPr="78201CAA">
        <w:t>Torturra</w:t>
      </w:r>
      <w:proofErr w:type="spellEnd"/>
      <w:r w:rsidRPr="78201CAA">
        <w:t>, assim como membros proeminentes do Fora do Eixo, incluindo Pablo Capilé e Felipe Peçanha.</w:t>
      </w:r>
      <w:r>
        <w:rPr>
          <w:szCs w:val="24"/>
        </w:rPr>
        <w:t xml:space="preserve"> </w:t>
      </w:r>
      <w:r w:rsidR="003377AD" w:rsidRPr="78201CAA">
        <w:t>O termo N.I.N.J.A</w:t>
      </w:r>
      <w:r w:rsidR="00146E96" w:rsidRPr="78201CAA">
        <w:t xml:space="preserve"> (Jornalismo Independente e Narrativas de Ação) </w:t>
      </w:r>
      <w:r w:rsidR="00FD3EB3" w:rsidRPr="78201CAA">
        <w:t>representa uma rede de comunicação livre que busca</w:t>
      </w:r>
      <w:r w:rsidR="000D69FE">
        <w:rPr>
          <w:szCs w:val="24"/>
        </w:rPr>
        <w:t xml:space="preserve"> </w:t>
      </w:r>
      <w:r w:rsidR="000D69FE" w:rsidRPr="78201CAA">
        <w:t>novas formas de produção e distribuição de informação a partir da tecnologia e de uma lógica colaborativa de trabalho</w:t>
      </w:r>
      <w:r w:rsidR="00B80B45" w:rsidRPr="78201CAA">
        <w:rPr>
          <w:rStyle w:val="Refdenotaderodap"/>
        </w:rPr>
        <w:footnoteReference w:id="120"/>
      </w:r>
      <w:r w:rsidR="000D69FE" w:rsidRPr="78201CAA">
        <w:t xml:space="preserve">. No processo de junho de 2013 ela </w:t>
      </w:r>
      <w:r w:rsidR="00B444A3" w:rsidRPr="78201CAA">
        <w:t>foi o grande confrontador dos discursos provenientes da grande mídia</w:t>
      </w:r>
      <w:r w:rsidR="00462F9E" w:rsidRPr="78201CAA">
        <w:t>, principalmente pela realização de coberturas ao vi</w:t>
      </w:r>
      <w:r w:rsidR="002811EB" w:rsidRPr="78201CAA">
        <w:t>v</w:t>
      </w:r>
      <w:r w:rsidR="00462F9E" w:rsidRPr="78201CAA">
        <w:t>o dentro dos protestos, com múltiplos ponto de vista invisíveis na mídia tradicional.</w:t>
      </w:r>
    </w:p>
    <w:p w14:paraId="12F8239E" w14:textId="1F280025" w:rsidR="00E347DE" w:rsidRDefault="00777C1A" w:rsidP="00797C3C">
      <w:pPr>
        <w:ind w:firstLine="709"/>
        <w:rPr>
          <w:szCs w:val="24"/>
        </w:rPr>
      </w:pPr>
      <w:r w:rsidRPr="00777C1A">
        <w:rPr>
          <w:szCs w:val="24"/>
        </w:rPr>
        <w:t>Embora não seja diretamente ligado ao MPL em termos de agenda, os dois compartilham uma abordagem horizontal e descentralizada, que enfatiza a participação ativa e a colaboração entre diferentes grupos.</w:t>
      </w:r>
      <w:r w:rsidR="007D3E3F">
        <w:rPr>
          <w:szCs w:val="24"/>
        </w:rPr>
        <w:t xml:space="preserve"> Além do mais, durante</w:t>
      </w:r>
      <w:r w:rsidRPr="00777C1A">
        <w:rPr>
          <w:szCs w:val="24"/>
        </w:rPr>
        <w:t xml:space="preserve"> os protestos de junho de 2013, membros e simpatizantes do Fora do Eixo participaram das manifestações, contribuindo para a disseminação de informações e a cobertura dos eventos por meio de suas redes de mídia.</w:t>
      </w:r>
      <w:r w:rsidR="00797C3C">
        <w:rPr>
          <w:szCs w:val="24"/>
        </w:rPr>
        <w:t xml:space="preserve"> A mídia </w:t>
      </w:r>
      <w:r w:rsidR="00B444A3" w:rsidRPr="00B444A3">
        <w:rPr>
          <w:szCs w:val="24"/>
        </w:rPr>
        <w:t xml:space="preserve">NINJA se concentrou na cobertura e transmissão ao vivo. </w:t>
      </w:r>
      <w:r w:rsidR="003C6EFE">
        <w:rPr>
          <w:szCs w:val="24"/>
        </w:rPr>
        <w:t xml:space="preserve">Tal ação </w:t>
      </w:r>
      <w:r w:rsidR="00B444A3" w:rsidRPr="00B444A3">
        <w:rPr>
          <w:szCs w:val="24"/>
        </w:rPr>
        <w:t>destacou</w:t>
      </w:r>
      <w:r w:rsidR="003C6EFE">
        <w:rPr>
          <w:szCs w:val="24"/>
        </w:rPr>
        <w:t xml:space="preserve"> o</w:t>
      </w:r>
      <w:r w:rsidR="00B444A3" w:rsidRPr="00B444A3">
        <w:rPr>
          <w:szCs w:val="24"/>
        </w:rPr>
        <w:t xml:space="preserve"> olhar exclusivo d</w:t>
      </w:r>
      <w:r w:rsidR="003C6EFE">
        <w:rPr>
          <w:szCs w:val="24"/>
        </w:rPr>
        <w:t>o</w:t>
      </w:r>
      <w:r w:rsidR="00B444A3" w:rsidRPr="00B444A3">
        <w:rPr>
          <w:szCs w:val="24"/>
        </w:rPr>
        <w:t xml:space="preserve">s acontecimentos, confrontando as visões hegemônicas e colocando ao crivo dos </w:t>
      </w:r>
      <w:r w:rsidR="00B04171">
        <w:rPr>
          <w:szCs w:val="24"/>
        </w:rPr>
        <w:t xml:space="preserve">demais </w:t>
      </w:r>
      <w:r w:rsidR="00797C3C">
        <w:rPr>
          <w:szCs w:val="24"/>
        </w:rPr>
        <w:t>cidadãos</w:t>
      </w:r>
      <w:r w:rsidR="00B444A3" w:rsidRPr="00B444A3">
        <w:rPr>
          <w:szCs w:val="24"/>
        </w:rPr>
        <w:t xml:space="preserve"> </w:t>
      </w:r>
      <w:r w:rsidR="00B04171">
        <w:rPr>
          <w:szCs w:val="24"/>
        </w:rPr>
        <w:t>os</w:t>
      </w:r>
      <w:r w:rsidR="00B444A3" w:rsidRPr="00B444A3">
        <w:rPr>
          <w:szCs w:val="24"/>
        </w:rPr>
        <w:t xml:space="preserve"> acontecimentos das ruas.</w:t>
      </w:r>
    </w:p>
    <w:p w14:paraId="3E75AE29" w14:textId="370F5FC4" w:rsidR="00CA5108" w:rsidRDefault="00CA5108" w:rsidP="00D97ACC">
      <w:pPr>
        <w:ind w:firstLine="709"/>
        <w:rPr>
          <w:szCs w:val="24"/>
        </w:rPr>
      </w:pPr>
      <w:r>
        <w:rPr>
          <w:szCs w:val="24"/>
        </w:rPr>
        <w:t xml:space="preserve">Com efeito, apesar de não serem movimentos sociais no sentido tradicional, </w:t>
      </w:r>
      <w:r w:rsidR="006F000E">
        <w:rPr>
          <w:szCs w:val="24"/>
        </w:rPr>
        <w:t xml:space="preserve">o MPL e a própria Mídia Ninja desempenharam um papel fundamental na amplificação das vozes e na divulgação das informações sobre os protestos. O maior destaque era a utilização </w:t>
      </w:r>
      <w:r w:rsidR="00AB5EA1">
        <w:rPr>
          <w:szCs w:val="24"/>
        </w:rPr>
        <w:t xml:space="preserve">das redes sociais e das transmissões ao vivo para relatar os acontecimentos em tempo real. </w:t>
      </w:r>
      <w:r w:rsidR="000713B0">
        <w:rPr>
          <w:szCs w:val="24"/>
        </w:rPr>
        <w:t xml:space="preserve">Neste sentido, </w:t>
      </w:r>
      <w:r w:rsidR="001F3705">
        <w:rPr>
          <w:szCs w:val="24"/>
        </w:rPr>
        <w:t xml:space="preserve">se podemos estabelecer conexões importantes </w:t>
      </w:r>
      <w:r w:rsidR="001F3705" w:rsidRPr="001F3705">
        <w:rPr>
          <w:szCs w:val="24"/>
        </w:rPr>
        <w:t xml:space="preserve">entre o Movimento Passe Livre, Fora do Eixo e </w:t>
      </w:r>
      <w:r w:rsidR="004D5EAC">
        <w:rPr>
          <w:szCs w:val="24"/>
        </w:rPr>
        <w:t xml:space="preserve">a </w:t>
      </w:r>
      <w:r w:rsidR="001F3705" w:rsidRPr="001F3705">
        <w:rPr>
          <w:szCs w:val="24"/>
        </w:rPr>
        <w:t>Mídia Ninja durante os protestos de junho de 2013</w:t>
      </w:r>
      <w:r w:rsidR="001F3705">
        <w:rPr>
          <w:szCs w:val="24"/>
        </w:rPr>
        <w:t>, estas se relacionam</w:t>
      </w:r>
      <w:r w:rsidR="001F3705" w:rsidRPr="001F3705">
        <w:rPr>
          <w:szCs w:val="24"/>
        </w:rPr>
        <w:t xml:space="preserve"> à sua abordagem descentralizada, ao uso de mídia alternativa e às redes de colaboração. Enquanto o MPL estava diretamente envolvido na organização dos protestos, o Fora do Eixo e a Mídia Ninja desempenharam papéis de apoio, amplificando as vozes dos manifestantes e facilitando a disseminação de informações. </w:t>
      </w:r>
      <w:r w:rsidR="00172766" w:rsidRPr="00172766">
        <w:rPr>
          <w:szCs w:val="24"/>
        </w:rPr>
        <w:t>O Fora do Eixo, com sua rede de artistas e produtores culturais, trouxe habilidades de produção de conteúdo e comunicação para a mobilização. Eles ajudaram a criar uma cultura visual e musical em torno dos protestos.</w:t>
      </w:r>
      <w:r w:rsidR="00172766">
        <w:rPr>
          <w:szCs w:val="24"/>
        </w:rPr>
        <w:t xml:space="preserve"> </w:t>
      </w:r>
      <w:r w:rsidR="009D2491">
        <w:rPr>
          <w:szCs w:val="24"/>
        </w:rPr>
        <w:t>Essa</w:t>
      </w:r>
      <w:r w:rsidR="001F3705">
        <w:rPr>
          <w:szCs w:val="24"/>
        </w:rPr>
        <w:t xml:space="preserve"> interação</w:t>
      </w:r>
      <w:r w:rsidR="001F3705" w:rsidRPr="001F3705">
        <w:rPr>
          <w:szCs w:val="24"/>
        </w:rPr>
        <w:t xml:space="preserve"> demonstra a interconectividade de diferentes formas de ativismo e mobilização social durante esse período.</w:t>
      </w:r>
    </w:p>
    <w:p w14:paraId="05EDA29A" w14:textId="1A5C1A8C" w:rsidR="009D2491" w:rsidRDefault="00027A09" w:rsidP="009D2491">
      <w:pPr>
        <w:ind w:firstLine="709"/>
        <w:rPr>
          <w:szCs w:val="24"/>
        </w:rPr>
      </w:pPr>
      <w:r w:rsidRPr="78201CAA">
        <w:lastRenderedPageBreak/>
        <w:t>Certamente, e aqui temos um ponto de inflexão importante, a narrativa</w:t>
      </w:r>
      <w:r w:rsidR="00797C6C" w:rsidRPr="78201CAA">
        <w:t xml:space="preserve"> envolta às questões urbanas também trazia à toda </w:t>
      </w:r>
      <w:r w:rsidR="00CC08DE" w:rsidRPr="78201CAA">
        <w:t>não só questões estruturais do desenvolvimento das cidades, mas, sobretudo</w:t>
      </w:r>
      <w:r w:rsidR="007F2A86">
        <w:rPr>
          <w:szCs w:val="24"/>
        </w:rPr>
        <w:t>,</w:t>
      </w:r>
      <w:r w:rsidR="00CC08DE" w:rsidRPr="78201CAA">
        <w:t xml:space="preserve"> a gestão dos recursos e bens coletivos</w:t>
      </w:r>
      <w:r w:rsidR="007F2A86">
        <w:rPr>
          <w:szCs w:val="24"/>
        </w:rPr>
        <w:t>.</w:t>
      </w:r>
      <w:r w:rsidR="009D2491" w:rsidRPr="78201CAA">
        <w:t xml:space="preserve"> As manifestações contra o aumento das tarifas de ônibus já vinham ocorrendo em algumas outras cidades do país. Em Manaus o aumento de R$ 0,25 (de R$ 2,75 para R$ 3,00) levou jovens, principalmente estudantes universitários, às ruas para reivindicar o preço da passagem de ônibus no dia 30 de março. Em Goiânia o aumento na tarifa somou-se ao atraso dos ônibus no decorrer do mês de maio. Em São Paulo, por sua vez, no dia 24 de maio foi decretado o aumento da tarifa em R$ 3,20. Antes o valor esse valor era de R$ 3,00. Esse aumento levou à organização, por parte do MPL-SP de três manifestações nos dias 27, 28 e 29 do mesmo mês</w:t>
      </w:r>
      <w:r w:rsidR="009D2491" w:rsidRPr="78201CAA">
        <w:rPr>
          <w:rStyle w:val="Refdenotaderodap"/>
        </w:rPr>
        <w:footnoteReference w:id="121"/>
      </w:r>
      <w:r w:rsidR="009D2491" w:rsidRPr="78201CAA">
        <w:t>. Consequentemente, semelhante às três capitais acima, no dia 30 de maio outras 11 capitais reajustaram a tarifa do transporte coletivo. Foram elas: Aracajú, Belém, Belo Horizonte, Boa Vista, Brasília, Campo Grande, Cuiabá, Curitiba, Fortaleza, Florianópolis, Goiânia, João Pessoa, Macapá, Maceió, Manaus, Natal, Palmas, Porto Alegre, Porto Velho, Recife, Rio Branco, Rio de Janeiro, Salvador, São Luís, São Paulo, Teresina e Vitória. No apanhado geral dos aumentos, estes apresentaram variação média de R$ 0,20 a R$ 0,30. Destaque para as variações dos municípios de São Luís (R$ 1,70 para R$ 2,10) e Rio Branco (R$ 1,90 para R$ 2,40) onde o aumento ultrapassava a faixa de R$ 0,40 e R$ 0,50</w:t>
      </w:r>
      <w:r w:rsidR="009D2491" w:rsidRPr="78201CAA">
        <w:rPr>
          <w:rStyle w:val="Refdenotaderodap"/>
        </w:rPr>
        <w:footnoteReference w:id="122"/>
      </w:r>
      <w:r w:rsidR="009D2491">
        <w:rPr>
          <w:szCs w:val="24"/>
        </w:rPr>
        <w:t xml:space="preserve">. </w:t>
      </w:r>
      <w:r w:rsidR="002E141B" w:rsidRPr="78201CAA">
        <w:t>Esse</w:t>
      </w:r>
      <w:r w:rsidR="009D2491">
        <w:rPr>
          <w:szCs w:val="24"/>
        </w:rPr>
        <w:t xml:space="preserve"> </w:t>
      </w:r>
      <w:r w:rsidR="002E141B" w:rsidRPr="78201CAA">
        <w:t>panorama colocava as pautas em torno da tarifa de ônibus com um elemento importante na narrativa da questão urbana. Somava-se a ele um conjunto de outras agendas que vinham</w:t>
      </w:r>
      <w:r w:rsidR="005C47C0" w:rsidRPr="78201CAA">
        <w:t xml:space="preserve"> a reboque e que eram expressivas de outros coletivos organizados sobre </w:t>
      </w:r>
      <w:r w:rsidR="006F0C2E" w:rsidRPr="78201CAA">
        <w:t>as narrativas da questão urbana e dos direitos.</w:t>
      </w:r>
    </w:p>
    <w:p w14:paraId="3376D90A" w14:textId="43523D9F" w:rsidR="00665AE7" w:rsidDel="00A211F4" w:rsidRDefault="002765B2" w:rsidP="00665AE7">
      <w:pPr>
        <w:ind w:firstLine="709"/>
        <w:rPr>
          <w:del w:id="464" w:author="Christiane Jalles de Paula" w:date="2024-08-10T20:49:00Z" w16du:dateUtc="2024-08-10T23:49:00Z"/>
          <w:szCs w:val="24"/>
        </w:rPr>
      </w:pPr>
      <w:r>
        <w:rPr>
          <w:szCs w:val="24"/>
        </w:rPr>
        <w:t xml:space="preserve">A revogação dos </w:t>
      </w:r>
      <w:ins w:id="465" w:author="Christiane Jalles de Paula" w:date="2024-08-10T20:48:00Z" w16du:dateUtc="2024-08-10T23:48:00Z">
        <w:r w:rsidR="006F5247">
          <w:rPr>
            <w:szCs w:val="24"/>
          </w:rPr>
          <w:t>vinte</w:t>
        </w:r>
      </w:ins>
      <w:del w:id="466" w:author="Christiane Jalles de Paula" w:date="2024-08-10T20:48:00Z" w16du:dateUtc="2024-08-10T23:48:00Z">
        <w:r w:rsidDel="006F5247">
          <w:rPr>
            <w:szCs w:val="24"/>
          </w:rPr>
          <w:delText>0,20 c</w:delText>
        </w:r>
      </w:del>
      <w:ins w:id="467" w:author="Christiane Jalles de Paula" w:date="2024-08-10T20:48:00Z" w16du:dateUtc="2024-08-10T23:48:00Z">
        <w:r w:rsidR="006F5247">
          <w:rPr>
            <w:szCs w:val="24"/>
          </w:rPr>
          <w:t xml:space="preserve"> c</w:t>
        </w:r>
      </w:ins>
      <w:r>
        <w:rPr>
          <w:szCs w:val="24"/>
        </w:rPr>
        <w:t xml:space="preserve">entavos não era somente uma pauta do MPL-SP. O aumento abusivo na tarifa trazia a transversalidade de outras reivindicações históricas: o tema do Bilhete Único Mensal em São Paulo; o movimento de mais de décadas pedindo melhorias no transporte público em Belo Horizonte, articulado pela Assembleia Popular Horizontal e pelo Comitê Popular dos Atingidos Pela Copa (COPAC); a construção do metrô em Salvador que durava dez anos, em que pretendia ligar as regiões da Lapa e do Retiro; os protestos sobre a lotação e tarifa nos transportes fluviais no Pará; em Santos, o problema com o escoamento da produção na região portuária que acarretava lentidão; as obras, na cidade do Rio de Janeiro para a Copa do Mundo da FIFA de 2014 no Brasil e as Olimpíadas de 2016; a imobilidade urbana nos </w:t>
      </w:r>
      <w:r>
        <w:rPr>
          <w:szCs w:val="24"/>
        </w:rPr>
        <w:lastRenderedPageBreak/>
        <w:t>trechos de transporte rodoviário nas estradas do Maranhão; os processos licitatórios entre prefeituras e empresas de transporte coletivo. Todos esses protestos ligados à questão urbana, ou ao problema da infraestrutura das cidades.</w:t>
      </w:r>
      <w:ins w:id="468" w:author="Christiane Jalles de Paula" w:date="2024-08-10T20:49:00Z" w16du:dateUtc="2024-08-10T23:49:00Z">
        <w:r w:rsidR="00A211F4">
          <w:rPr>
            <w:szCs w:val="24"/>
          </w:rPr>
          <w:t xml:space="preserve"> </w:t>
        </w:r>
      </w:ins>
    </w:p>
    <w:p w14:paraId="25AAFCDA" w14:textId="5F1A84B1" w:rsidR="00000C57" w:rsidRDefault="007F2A86" w:rsidP="00D97ACC">
      <w:pPr>
        <w:ind w:firstLine="709"/>
        <w:rPr>
          <w:szCs w:val="24"/>
        </w:rPr>
      </w:pPr>
      <w:del w:id="469" w:author="Christiane Jalles de Paula" w:date="2024-08-10T20:50:00Z" w16du:dateUtc="2024-08-10T23:50:00Z">
        <w:r w:rsidDel="00A211F4">
          <w:rPr>
            <w:szCs w:val="24"/>
          </w:rPr>
          <w:delText xml:space="preserve"> </w:delText>
        </w:r>
      </w:del>
      <w:r>
        <w:rPr>
          <w:szCs w:val="24"/>
        </w:rPr>
        <w:t>A intersecção de agendas</w:t>
      </w:r>
      <w:r w:rsidR="0053486A">
        <w:rPr>
          <w:szCs w:val="24"/>
        </w:rPr>
        <w:t xml:space="preserve">, principalmente </w:t>
      </w:r>
      <w:ins w:id="470" w:author="Christiane Jalles de Paula" w:date="2024-08-10T20:49:00Z" w16du:dateUtc="2024-08-10T23:49:00Z">
        <w:r w:rsidR="006F5247">
          <w:rPr>
            <w:szCs w:val="24"/>
          </w:rPr>
          <w:t>d</w:t>
        </w:r>
      </w:ins>
      <w:r w:rsidR="0053486A">
        <w:rPr>
          <w:szCs w:val="24"/>
        </w:rPr>
        <w:t>a</w:t>
      </w:r>
      <w:ins w:id="471" w:author="Christiane Jalles de Paula" w:date="2024-08-10T20:49:00Z" w16du:dateUtc="2024-08-10T23:49:00Z">
        <w:r w:rsidR="006F5247">
          <w:rPr>
            <w:szCs w:val="24"/>
          </w:rPr>
          <w:t>quela</w:t>
        </w:r>
      </w:ins>
      <w:r w:rsidR="0053486A">
        <w:rPr>
          <w:szCs w:val="24"/>
        </w:rPr>
        <w:t xml:space="preserve">s </w:t>
      </w:r>
      <w:del w:id="472" w:author="Christiane Jalles de Paula" w:date="2024-08-10T20:49:00Z" w16du:dateUtc="2024-08-10T23:49:00Z">
        <w:r w:rsidR="0053486A" w:rsidDel="006F5247">
          <w:rPr>
            <w:szCs w:val="24"/>
          </w:rPr>
          <w:delText xml:space="preserve">agendas </w:delText>
        </w:r>
      </w:del>
      <w:r w:rsidR="0053486A">
        <w:rPr>
          <w:szCs w:val="24"/>
        </w:rPr>
        <w:t xml:space="preserve">ligadas aos direitos sociais se tornariam importantes </w:t>
      </w:r>
      <w:r w:rsidR="0065031A">
        <w:rPr>
          <w:szCs w:val="24"/>
        </w:rPr>
        <w:t xml:space="preserve">em torno das principais questões que envolviam os atores coletivos. Podemos observar, que em um primeiro momento o apoio ao MPL e à mobilização se </w:t>
      </w:r>
      <w:r w:rsidR="00FE39E1">
        <w:rPr>
          <w:szCs w:val="24"/>
        </w:rPr>
        <w:t xml:space="preserve">manifestava </w:t>
      </w:r>
      <w:r w:rsidR="00000C57">
        <w:rPr>
          <w:szCs w:val="24"/>
        </w:rPr>
        <w:t>principalmente</w:t>
      </w:r>
      <w:r w:rsidR="00FE39E1">
        <w:rPr>
          <w:szCs w:val="24"/>
        </w:rPr>
        <w:t xml:space="preserve"> sobre a questão da violência policial, como fruto da reação à dinâmica de contensão desenvolvida pelo MPL.</w:t>
      </w:r>
    </w:p>
    <w:p w14:paraId="765F7622" w14:textId="5123F4B1" w:rsidR="00392269" w:rsidRDefault="00F702B8" w:rsidP="00392269">
      <w:pPr>
        <w:ind w:firstLine="709"/>
      </w:pPr>
      <w:r>
        <w:t>É</w:t>
      </w:r>
      <w:r w:rsidR="092C68EE">
        <w:t xml:space="preserve"> possível perceber </w:t>
      </w:r>
      <w:r w:rsidR="003B30C7">
        <w:t xml:space="preserve">entre </w:t>
      </w:r>
      <w:r w:rsidR="092C68EE">
        <w:t xml:space="preserve">os principais coletivos sociais que estiveram participando de junho de 2013, principalmente os coletivos pertencentes ao campo da esquerda, </w:t>
      </w:r>
      <w:r w:rsidR="003B30C7">
        <w:t>a articulação da</w:t>
      </w:r>
      <w:r w:rsidR="092C68EE">
        <w:t xml:space="preserve"> ideia de </w:t>
      </w:r>
      <w:r w:rsidR="00EC07C1">
        <w:t>in</w:t>
      </w:r>
      <w:r w:rsidR="092C68EE">
        <w:t xml:space="preserve">gerência dos bens de consumo coletivo </w:t>
      </w:r>
      <w:r w:rsidR="00847410">
        <w:t>evocando</w:t>
      </w:r>
      <w:r w:rsidR="092C68EE">
        <w:t xml:space="preserve"> a narrativa dos gastos da Copa do Mundo FIFA de 2014 e as Olimpíadas de 2016 como </w:t>
      </w:r>
      <w:r w:rsidR="00EC07C1">
        <w:t>elementos importantes</w:t>
      </w:r>
      <w:r w:rsidR="092C68EE">
        <w:t xml:space="preserve"> nas reivindicações da população.</w:t>
      </w:r>
      <w:r w:rsidR="003F7E19">
        <w:t xml:space="preserve"> Aqui chama a atenção um outro conjunto de </w:t>
      </w:r>
      <w:r w:rsidR="00485AB6">
        <w:t>movimentos e coletivos que se</w:t>
      </w:r>
      <w:r w:rsidR="00305AF0">
        <w:t xml:space="preserve"> organizaram em torno do </w:t>
      </w:r>
      <w:r w:rsidR="007545D1">
        <w:t xml:space="preserve">Comitê Popular dos Atingidos </w:t>
      </w:r>
      <w:r w:rsidR="005C1DF2">
        <w:t>Pela Copa</w:t>
      </w:r>
      <w:r w:rsidR="00305AF0">
        <w:t xml:space="preserve"> (COPAC) </w:t>
      </w:r>
      <w:r w:rsidR="00343E6E">
        <w:t xml:space="preserve">em 2010 como decorrência </w:t>
      </w:r>
      <w:r w:rsidR="004B336D">
        <w:t xml:space="preserve">dos debates e articulações iniciadas pelo FSM com os primeiros </w:t>
      </w:r>
      <w:r w:rsidR="00B1586F">
        <w:t>F</w:t>
      </w:r>
      <w:r w:rsidR="004B336D">
        <w:t xml:space="preserve">óruns </w:t>
      </w:r>
      <w:r w:rsidR="00B1586F">
        <w:t>T</w:t>
      </w:r>
      <w:r w:rsidR="004B336D">
        <w:t>emáticos</w:t>
      </w:r>
      <w:r w:rsidR="00B1586F">
        <w:t xml:space="preserve"> e Regionais</w:t>
      </w:r>
      <w:r w:rsidR="004B336D">
        <w:t xml:space="preserve"> a partir do ano de 2005</w:t>
      </w:r>
      <w:r w:rsidR="00B1586F">
        <w:t xml:space="preserve"> e </w:t>
      </w:r>
      <w:r w:rsidR="005C1DF2">
        <w:t>que passar</w:t>
      </w:r>
      <w:r w:rsidR="00B1586F">
        <w:t>i</w:t>
      </w:r>
      <w:r w:rsidR="005C1DF2">
        <w:t>am</w:t>
      </w:r>
      <w:r w:rsidR="00506F69">
        <w:t xml:space="preserve"> a ser importantes na</w:t>
      </w:r>
      <w:r w:rsidR="00BA28C4">
        <w:t xml:space="preserve"> articulação e</w:t>
      </w:r>
      <w:r w:rsidR="00506F69">
        <w:t xml:space="preserve"> configuração de respostas aos diversos problemas gerados pela crise </w:t>
      </w:r>
      <w:r w:rsidR="00BA28C4">
        <w:t>global</w:t>
      </w:r>
      <w:r w:rsidR="00506F69">
        <w:t>.</w:t>
      </w:r>
      <w:r w:rsidR="00861B7C">
        <w:t xml:space="preserve"> Como afirma </w:t>
      </w:r>
      <w:r w:rsidR="004A4C7D">
        <w:t>Sergio Haddad</w:t>
      </w:r>
      <w:r w:rsidR="002723B8">
        <w:t xml:space="preserve"> (2020, p. </w:t>
      </w:r>
      <w:r w:rsidR="005D3125">
        <w:t>7</w:t>
      </w:r>
      <w:r w:rsidR="002723B8">
        <w:t>)</w:t>
      </w:r>
      <w:r w:rsidR="005D3125">
        <w:t xml:space="preserve"> </w:t>
      </w:r>
      <w:r w:rsidR="001D0C8D">
        <w:t>a</w:t>
      </w:r>
      <w:r w:rsidR="005D3125">
        <w:t>lém do próprio Fórum Social Mundial, diversos fóruns menores, nacionais, regionais, locais ou temáticos</w:t>
      </w:r>
      <w:r w:rsidR="00A941ED">
        <w:t xml:space="preserve"> passaram a</w:t>
      </w:r>
      <w:r w:rsidR="005D3125">
        <w:t xml:space="preserve"> ocorrer em várias partes do mundo. Entre a edição de Belém, em janeiro de 2009, e o fim de 2010, registraram-se 5</w:t>
      </w:r>
      <w:r w:rsidR="00A941ED">
        <w:t>5</w:t>
      </w:r>
      <w:r w:rsidR="005D3125">
        <w:t xml:space="preserve"> fóruns que adotaram a Carta de Princípios e aplicaram a auto-organização de atividades</w:t>
      </w:r>
      <w:r w:rsidR="00A941ED">
        <w:t>.</w:t>
      </w:r>
      <w:r w:rsidR="009E0CE8">
        <w:t xml:space="preserve"> </w:t>
      </w:r>
      <w:r w:rsidR="00A941ED">
        <w:t>Como decorrência d</w:t>
      </w:r>
      <w:r w:rsidR="00A9672B">
        <w:t>a adoção a esses princípios, n</w:t>
      </w:r>
      <w:r w:rsidR="00A829A1">
        <w:t xml:space="preserve">esse </w:t>
      </w:r>
      <w:r w:rsidR="00326BD5">
        <w:t xml:space="preserve">contexto, </w:t>
      </w:r>
      <w:r w:rsidR="00A9672B">
        <w:t>o</w:t>
      </w:r>
      <w:r w:rsidR="00EA37EF">
        <w:t xml:space="preserve"> COPAC passaria a se organizar em torno dos relatos referentes aos abusos sobre </w:t>
      </w:r>
      <w:r w:rsidR="00845F50">
        <w:t>os megaeventos no</w:t>
      </w:r>
      <w:r w:rsidR="00A9672B">
        <w:t xml:space="preserve"> mundo e, principalmente, no</w:t>
      </w:r>
      <w:r w:rsidR="00845F50">
        <w:t xml:space="preserve"> Brasil</w:t>
      </w:r>
      <w:r w:rsidR="005D7E96">
        <w:t xml:space="preserve"> observando e acusando a contradição existente entre a produção </w:t>
      </w:r>
      <w:r w:rsidR="000E148B">
        <w:t>de eventos a nível internacional</w:t>
      </w:r>
      <w:r w:rsidR="0081120A">
        <w:t>, a preparação do país para os megaeventos e a</w:t>
      </w:r>
      <w:r w:rsidR="008429AF">
        <w:t xml:space="preserve"> situação da crise econômica e a diminuição das condições de </w:t>
      </w:r>
      <w:commentRangeStart w:id="473"/>
      <w:commentRangeStart w:id="474"/>
      <w:r w:rsidR="008429AF">
        <w:t>vida</w:t>
      </w:r>
      <w:commentRangeEnd w:id="473"/>
      <w:r w:rsidR="009B17DD">
        <w:rPr>
          <w:rStyle w:val="Refdecomentrio"/>
        </w:rPr>
        <w:commentReference w:id="473"/>
      </w:r>
      <w:commentRangeEnd w:id="474"/>
      <w:r w:rsidR="00A211F4">
        <w:rPr>
          <w:rStyle w:val="Refdecomentrio"/>
        </w:rPr>
        <w:commentReference w:id="474"/>
      </w:r>
      <w:r w:rsidR="008429AF">
        <w:t>.</w:t>
      </w:r>
    </w:p>
    <w:p w14:paraId="0A60B629" w14:textId="57301742" w:rsidR="008421D7" w:rsidRDefault="008E00B9" w:rsidP="00D97ACC">
      <w:pPr>
        <w:ind w:firstLine="709"/>
        <w:rPr>
          <w:szCs w:val="24"/>
        </w:rPr>
      </w:pPr>
      <w:r>
        <w:rPr>
          <w:szCs w:val="24"/>
        </w:rPr>
        <w:t>Andrés (2022) aponta que os temas referentes a pauta urbana eram centrais no</w:t>
      </w:r>
      <w:r w:rsidR="008154D1">
        <w:rPr>
          <w:szCs w:val="24"/>
        </w:rPr>
        <w:t>s principais momentos de junho de 2013.</w:t>
      </w:r>
      <w:r w:rsidR="008B24DA">
        <w:rPr>
          <w:szCs w:val="24"/>
        </w:rPr>
        <w:t xml:space="preserve"> </w:t>
      </w:r>
      <w:r w:rsidR="00855C6E">
        <w:rPr>
          <w:szCs w:val="24"/>
        </w:rPr>
        <w:t>Isso não só devido a consolidação</w:t>
      </w:r>
      <w:r w:rsidR="00292204">
        <w:rPr>
          <w:szCs w:val="24"/>
        </w:rPr>
        <w:t xml:space="preserve"> histórica</w:t>
      </w:r>
      <w:r w:rsidR="00855C6E">
        <w:rPr>
          <w:szCs w:val="24"/>
        </w:rPr>
        <w:t xml:space="preserve"> da exploração do espaço urbano no Brasil, mas, sobretudo, às formas de exclusão</w:t>
      </w:r>
      <w:r w:rsidR="002347DF">
        <w:rPr>
          <w:szCs w:val="24"/>
        </w:rPr>
        <w:t xml:space="preserve"> na desigualdade d</w:t>
      </w:r>
      <w:r w:rsidR="00292204">
        <w:rPr>
          <w:szCs w:val="24"/>
        </w:rPr>
        <w:t>e</w:t>
      </w:r>
      <w:r w:rsidR="002347DF">
        <w:rPr>
          <w:szCs w:val="24"/>
        </w:rPr>
        <w:t xml:space="preserve"> oferta de serviços</w:t>
      </w:r>
      <w:r w:rsidR="000668D1">
        <w:rPr>
          <w:szCs w:val="24"/>
        </w:rPr>
        <w:t xml:space="preserve"> </w:t>
      </w:r>
      <w:r w:rsidR="00292204">
        <w:rPr>
          <w:szCs w:val="24"/>
        </w:rPr>
        <w:t xml:space="preserve">públicos </w:t>
      </w:r>
      <w:r w:rsidR="000668D1">
        <w:rPr>
          <w:szCs w:val="24"/>
        </w:rPr>
        <w:t xml:space="preserve">aos grupos menos privilegiados na sociedade. </w:t>
      </w:r>
      <w:r w:rsidR="00545EDD">
        <w:rPr>
          <w:szCs w:val="24"/>
        </w:rPr>
        <w:t xml:space="preserve">Como aponta Andrés (2022, p. </w:t>
      </w:r>
      <w:r w:rsidR="00240AE6">
        <w:rPr>
          <w:szCs w:val="24"/>
        </w:rPr>
        <w:t>2</w:t>
      </w:r>
      <w:r w:rsidR="005D51E9">
        <w:rPr>
          <w:szCs w:val="24"/>
        </w:rPr>
        <w:t>5</w:t>
      </w:r>
      <w:r w:rsidR="00393716">
        <w:rPr>
          <w:szCs w:val="24"/>
        </w:rPr>
        <w:t>0-251</w:t>
      </w:r>
      <w:r w:rsidR="00240AE6">
        <w:rPr>
          <w:szCs w:val="24"/>
        </w:rPr>
        <w:t>),</w:t>
      </w:r>
      <w:r w:rsidR="008F5390">
        <w:rPr>
          <w:szCs w:val="24"/>
        </w:rPr>
        <w:t xml:space="preserve"> a desigualdade </w:t>
      </w:r>
      <w:r w:rsidR="005D51E9">
        <w:rPr>
          <w:szCs w:val="24"/>
        </w:rPr>
        <w:t xml:space="preserve">de tempo gasto nos deslocamentos cotidianos enquanto </w:t>
      </w:r>
      <w:r w:rsidR="005D51E9">
        <w:rPr>
          <w:i/>
          <w:iCs/>
          <w:szCs w:val="24"/>
        </w:rPr>
        <w:t>desigualdades de condições de vida</w:t>
      </w:r>
      <w:r w:rsidR="005D51E9">
        <w:rPr>
          <w:szCs w:val="24"/>
        </w:rPr>
        <w:t xml:space="preserve">, </w:t>
      </w:r>
      <w:r w:rsidR="00E015F8">
        <w:rPr>
          <w:szCs w:val="24"/>
        </w:rPr>
        <w:t>encobr</w:t>
      </w:r>
      <w:r w:rsidR="006731E6">
        <w:rPr>
          <w:szCs w:val="24"/>
        </w:rPr>
        <w:t>iu</w:t>
      </w:r>
      <w:r w:rsidR="00E015F8">
        <w:rPr>
          <w:szCs w:val="24"/>
        </w:rPr>
        <w:t xml:space="preserve"> não só as diferenças </w:t>
      </w:r>
      <w:r w:rsidR="005C5E30">
        <w:rPr>
          <w:szCs w:val="24"/>
        </w:rPr>
        <w:t xml:space="preserve">nos deslocamentos </w:t>
      </w:r>
      <w:r w:rsidR="009B1CFF">
        <w:rPr>
          <w:szCs w:val="24"/>
        </w:rPr>
        <w:t>cotidianos</w:t>
      </w:r>
      <w:r w:rsidR="005C5E30">
        <w:rPr>
          <w:szCs w:val="24"/>
        </w:rPr>
        <w:t>, como também incid</w:t>
      </w:r>
      <w:r w:rsidR="006731E6">
        <w:rPr>
          <w:szCs w:val="24"/>
        </w:rPr>
        <w:t>iu</w:t>
      </w:r>
      <w:r w:rsidR="005C5E30">
        <w:rPr>
          <w:szCs w:val="24"/>
        </w:rPr>
        <w:t xml:space="preserve"> </w:t>
      </w:r>
      <w:r w:rsidR="0032630F">
        <w:rPr>
          <w:szCs w:val="24"/>
        </w:rPr>
        <w:t>no acesso a empregos</w:t>
      </w:r>
      <w:r w:rsidR="009B1CFF">
        <w:rPr>
          <w:szCs w:val="24"/>
        </w:rPr>
        <w:t>. Cri</w:t>
      </w:r>
      <w:r w:rsidR="006731E6">
        <w:rPr>
          <w:szCs w:val="24"/>
        </w:rPr>
        <w:t>ou-se</w:t>
      </w:r>
      <w:r w:rsidR="009B1CFF">
        <w:rPr>
          <w:szCs w:val="24"/>
        </w:rPr>
        <w:t xml:space="preserve"> no Brasil um </w:t>
      </w:r>
      <w:r w:rsidR="009B1CFF">
        <w:rPr>
          <w:i/>
          <w:iCs/>
          <w:szCs w:val="24"/>
        </w:rPr>
        <w:t xml:space="preserve">apartheid </w:t>
      </w:r>
      <w:r w:rsidR="009B1CFF">
        <w:rPr>
          <w:szCs w:val="24"/>
        </w:rPr>
        <w:t>territorial que se manifest</w:t>
      </w:r>
      <w:r w:rsidR="006731E6">
        <w:rPr>
          <w:szCs w:val="24"/>
        </w:rPr>
        <w:t>a</w:t>
      </w:r>
      <w:r w:rsidR="009B1CFF">
        <w:rPr>
          <w:szCs w:val="24"/>
        </w:rPr>
        <w:t xml:space="preserve"> na composição das cidades, como também na estrutura das </w:t>
      </w:r>
      <w:r w:rsidR="009B1CFF">
        <w:rPr>
          <w:szCs w:val="24"/>
        </w:rPr>
        <w:lastRenderedPageBreak/>
        <w:t>desigualdades</w:t>
      </w:r>
      <w:r w:rsidR="00F8230C">
        <w:rPr>
          <w:szCs w:val="24"/>
        </w:rPr>
        <w:t xml:space="preserve"> sociai</w:t>
      </w:r>
      <w:r w:rsidR="00F76D60">
        <w:rPr>
          <w:szCs w:val="24"/>
        </w:rPr>
        <w:t xml:space="preserve">s, sendo evidente a racialização </w:t>
      </w:r>
      <w:r w:rsidR="00EA07CE">
        <w:rPr>
          <w:szCs w:val="24"/>
        </w:rPr>
        <w:t xml:space="preserve">da desigualdade de bem-estar com forte oposição entre qualidades de condições de vida entre os grupos sociais. </w:t>
      </w:r>
      <w:r w:rsidR="00434B6D">
        <w:rPr>
          <w:szCs w:val="24"/>
        </w:rPr>
        <w:t xml:space="preserve">Com efeito, os impactos gerados pela </w:t>
      </w:r>
      <w:r w:rsidR="00D319D8">
        <w:rPr>
          <w:szCs w:val="24"/>
        </w:rPr>
        <w:t>dificuldade de gerência dos serviços públicos e os reflex</w:t>
      </w:r>
      <w:r w:rsidR="00B1350F">
        <w:rPr>
          <w:szCs w:val="24"/>
        </w:rPr>
        <w:t>o</w:t>
      </w:r>
      <w:r w:rsidR="00D319D8">
        <w:rPr>
          <w:szCs w:val="24"/>
        </w:rPr>
        <w:t xml:space="preserve">s dessa dinâmica nas relações de classe, raça e gênero nas cidades </w:t>
      </w:r>
      <w:r w:rsidR="008B7896">
        <w:rPr>
          <w:szCs w:val="24"/>
        </w:rPr>
        <w:t>foi</w:t>
      </w:r>
      <w:r w:rsidR="00D319D8">
        <w:rPr>
          <w:szCs w:val="24"/>
        </w:rPr>
        <w:t xml:space="preserve"> de grande com</w:t>
      </w:r>
      <w:r w:rsidR="00B1350F">
        <w:rPr>
          <w:szCs w:val="24"/>
        </w:rPr>
        <w:t xml:space="preserve">preensão para o entendimento das narrativas em torno da questão urbana como principal </w:t>
      </w:r>
      <w:r w:rsidR="006C0910">
        <w:rPr>
          <w:szCs w:val="24"/>
        </w:rPr>
        <w:t xml:space="preserve">tema de mobilização no princípio das manifestações de junho de 2013. </w:t>
      </w:r>
      <w:r w:rsidR="004F73A0">
        <w:rPr>
          <w:szCs w:val="24"/>
        </w:rPr>
        <w:t xml:space="preserve">E nesse ponto o trabalho de Andrés é de suma importância para </w:t>
      </w:r>
      <w:r w:rsidR="00E45473">
        <w:rPr>
          <w:szCs w:val="24"/>
        </w:rPr>
        <w:t>o</w:t>
      </w:r>
      <w:r w:rsidR="004F73A0">
        <w:rPr>
          <w:szCs w:val="24"/>
        </w:rPr>
        <w:t xml:space="preserve"> entendimento e as reflexões sobre a mobilidade urbana</w:t>
      </w:r>
      <w:r w:rsidR="00E45473">
        <w:rPr>
          <w:szCs w:val="24"/>
        </w:rPr>
        <w:t xml:space="preserve"> como um ponto relevante </w:t>
      </w:r>
      <w:r w:rsidR="000C12E3">
        <w:rPr>
          <w:szCs w:val="24"/>
        </w:rPr>
        <w:t>a respeito das lutas que impulsionavam esses temas em relação aos recortes sociais aos quais se</w:t>
      </w:r>
      <w:r w:rsidR="00AE4288">
        <w:rPr>
          <w:szCs w:val="24"/>
        </w:rPr>
        <w:t xml:space="preserve"> </w:t>
      </w:r>
      <w:r w:rsidR="000C12E3">
        <w:rPr>
          <w:szCs w:val="24"/>
        </w:rPr>
        <w:t>di</w:t>
      </w:r>
      <w:r w:rsidR="00AE4288">
        <w:rPr>
          <w:szCs w:val="24"/>
        </w:rPr>
        <w:t xml:space="preserve">rigiam. Neste sentido, ainda que as pautas </w:t>
      </w:r>
      <w:r w:rsidR="0016708D">
        <w:rPr>
          <w:szCs w:val="24"/>
        </w:rPr>
        <w:t xml:space="preserve">progressistas tivessem sido elevadas </w:t>
      </w:r>
      <w:r w:rsidR="00416FC0">
        <w:rPr>
          <w:szCs w:val="24"/>
        </w:rPr>
        <w:t xml:space="preserve">nos </w:t>
      </w:r>
      <w:r w:rsidR="00407C29">
        <w:rPr>
          <w:szCs w:val="24"/>
        </w:rPr>
        <w:t>últimos anos</w:t>
      </w:r>
      <w:r w:rsidR="005E62DE">
        <w:rPr>
          <w:szCs w:val="24"/>
        </w:rPr>
        <w:t>,</w:t>
      </w:r>
      <w:r w:rsidR="005E716F">
        <w:rPr>
          <w:szCs w:val="24"/>
        </w:rPr>
        <w:t xml:space="preserve"> o debate em torno das condições de</w:t>
      </w:r>
      <w:r w:rsidR="003C1C19">
        <w:rPr>
          <w:szCs w:val="24"/>
        </w:rPr>
        <w:t xml:space="preserve"> vida era uma questão importante em junho de 2013. Esse elemento foi o que</w:t>
      </w:r>
      <w:r w:rsidR="003110D2">
        <w:rPr>
          <w:szCs w:val="24"/>
        </w:rPr>
        <w:t xml:space="preserve"> possibilitou </w:t>
      </w:r>
      <w:r w:rsidR="00177611">
        <w:rPr>
          <w:szCs w:val="24"/>
        </w:rPr>
        <w:t>o MPL se apresentar como</w:t>
      </w:r>
      <w:r w:rsidR="003110D2">
        <w:rPr>
          <w:szCs w:val="24"/>
        </w:rPr>
        <w:t xml:space="preserve"> uma estrutura de mobilização importante </w:t>
      </w:r>
      <w:r w:rsidR="00E55989">
        <w:rPr>
          <w:szCs w:val="24"/>
        </w:rPr>
        <w:t>nesse contexto.</w:t>
      </w:r>
    </w:p>
    <w:p w14:paraId="38845A2A" w14:textId="515E4B0B" w:rsidR="0098676E" w:rsidRDefault="008154D1" w:rsidP="0098676E">
      <w:pPr>
        <w:ind w:firstLine="709"/>
      </w:pPr>
      <w:r>
        <w:rPr>
          <w:szCs w:val="24"/>
        </w:rPr>
        <w:t>Ainda que as disputadas narrativas colocassem na esfera pública uma relação ambígua entre o que os manifestantes reivindicavam</w:t>
      </w:r>
      <w:r w:rsidR="005868F6">
        <w:rPr>
          <w:szCs w:val="24"/>
        </w:rPr>
        <w:t xml:space="preserve">. Havia certa </w:t>
      </w:r>
      <w:r>
        <w:rPr>
          <w:szCs w:val="24"/>
        </w:rPr>
        <w:t xml:space="preserve">pulverização de outras </w:t>
      </w:r>
      <w:r w:rsidR="00102BF3">
        <w:rPr>
          <w:szCs w:val="24"/>
        </w:rPr>
        <w:t>pautas que iam a reboque,</w:t>
      </w:r>
      <w:r w:rsidR="005868F6">
        <w:rPr>
          <w:szCs w:val="24"/>
        </w:rPr>
        <w:t xml:space="preserve"> mas</w:t>
      </w:r>
      <w:r w:rsidR="00102BF3">
        <w:rPr>
          <w:szCs w:val="24"/>
        </w:rPr>
        <w:t xml:space="preserve"> é preciso levar em consideração o fato da concentração do tema da questão urbana na esfera pública.</w:t>
      </w:r>
      <w:r w:rsidR="00222772">
        <w:rPr>
          <w:szCs w:val="24"/>
        </w:rPr>
        <w:t xml:space="preserve"> </w:t>
      </w:r>
      <w:r w:rsidR="092C68EE">
        <w:t xml:space="preserve">Neste sentido, </w:t>
      </w:r>
      <w:r w:rsidR="00AC6BA9">
        <w:t>o</w:t>
      </w:r>
      <w:r w:rsidR="092C68EE">
        <w:t xml:space="preserve"> que chama a nossa atenção sobre essa primeira estrutura de mobilização é o fato de </w:t>
      </w:r>
      <w:r w:rsidR="00AC6BA9">
        <w:t>que suas dinâmicas se apresentam na cena contenciosa em torno da questão urbana</w:t>
      </w:r>
      <w:r w:rsidR="008051CB">
        <w:t>,</w:t>
      </w:r>
      <w:r w:rsidR="00AC6BA9">
        <w:t xml:space="preserve"> tendo </w:t>
      </w:r>
      <w:r w:rsidR="092C68EE">
        <w:t>o MPL como</w:t>
      </w:r>
      <w:r w:rsidR="00A24429">
        <w:t xml:space="preserve"> principal</w:t>
      </w:r>
      <w:r w:rsidR="092C68EE">
        <w:t xml:space="preserve"> </w:t>
      </w:r>
      <w:r w:rsidR="00341E1F">
        <w:t>veículo de mobilização,</w:t>
      </w:r>
      <w:r w:rsidR="00A24429">
        <w:t xml:space="preserve"> que vai </w:t>
      </w:r>
      <w:r w:rsidR="092C68EE">
        <w:t>além da forma como ele foi constituído em sua gênese, mas</w:t>
      </w:r>
      <w:r w:rsidR="00A24429">
        <w:t xml:space="preserve"> que engloba narrativas</w:t>
      </w:r>
      <w:r w:rsidR="092C68EE">
        <w:t xml:space="preserve"> que o movimento empenhou em trazer para a arena pública durante os protestos</w:t>
      </w:r>
      <w:r w:rsidR="00FF0D5A">
        <w:t>,</w:t>
      </w:r>
      <w:r w:rsidR="008421D7">
        <w:t xml:space="preserve"> </w:t>
      </w:r>
      <w:r w:rsidR="00FF0D5A">
        <w:t>os</w:t>
      </w:r>
      <w:r w:rsidR="008421D7">
        <w:t xml:space="preserve"> </w:t>
      </w:r>
      <w:r w:rsidR="00FF0D5A">
        <w:t>quais</w:t>
      </w:r>
      <w:r w:rsidR="008421D7">
        <w:t xml:space="preserve"> coadunava</w:t>
      </w:r>
      <w:r w:rsidR="00940746">
        <w:t>m</w:t>
      </w:r>
      <w:r w:rsidR="008421D7">
        <w:t xml:space="preserve"> com as questões </w:t>
      </w:r>
      <w:r w:rsidR="00E4547C">
        <w:t xml:space="preserve">cotidianas das pessoas comuns, sobretudo aos grupos desprivilegiados dentro da sociedade brasileira. </w:t>
      </w:r>
      <w:r w:rsidR="00940746">
        <w:t>Aqui, pode</w:t>
      </w:r>
      <w:r w:rsidR="00AD2F89">
        <w:t>m</w:t>
      </w:r>
      <w:r w:rsidR="00940746">
        <w:t>os observar uma reinserção do quadro</w:t>
      </w:r>
      <w:r w:rsidR="0098676E">
        <w:t xml:space="preserve"> de lutas em torno dos direitos sociais, só que dentro da dinâmica da ingerência do Estado ao fornecer esses direitos em termos de políticas públicas.</w:t>
      </w:r>
    </w:p>
    <w:p w14:paraId="0496D307" w14:textId="77777777" w:rsidR="002765B2" w:rsidRDefault="0098676E" w:rsidP="00D97ACC">
      <w:pPr>
        <w:ind w:firstLine="709"/>
      </w:pPr>
      <w:r>
        <w:t>Em sua pesquisa Andrés</w:t>
      </w:r>
      <w:r w:rsidR="009943E1">
        <w:t xml:space="preserve"> (2022)</w:t>
      </w:r>
      <w:r>
        <w:t xml:space="preserve"> faz um apanh</w:t>
      </w:r>
      <w:r w:rsidR="00AD2F89">
        <w:t>ado</w:t>
      </w:r>
      <w:r>
        <w:t xml:space="preserve"> interessante sobre esses diversos temas </w:t>
      </w:r>
      <w:r w:rsidR="009943E1">
        <w:t>a partir do mapeamento dos cartazes que os grupos levaram às ruas nas principais cidades brasileiras</w:t>
      </w:r>
      <w:r w:rsidR="00AD2F89">
        <w:rPr>
          <w:rStyle w:val="Refdenotaderodap"/>
        </w:rPr>
        <w:footnoteReference w:id="123"/>
      </w:r>
      <w:r w:rsidR="009943E1">
        <w:t>.</w:t>
      </w:r>
      <w:r w:rsidR="007B42B2">
        <w:t xml:space="preserve"> </w:t>
      </w:r>
      <w:r w:rsidR="006B1B20">
        <w:t>É</w:t>
      </w:r>
      <w:r w:rsidR="00AC38E7">
        <w:t xml:space="preserve"> possível identificar </w:t>
      </w:r>
      <w:r w:rsidR="00442DA7">
        <w:t xml:space="preserve">essa primeira estrutura de mobilização </w:t>
      </w:r>
      <w:r w:rsidR="006B1B20">
        <w:t>se organizando</w:t>
      </w:r>
      <w:r w:rsidR="00442DA7">
        <w:t xml:space="preserve"> a </w:t>
      </w:r>
      <w:r w:rsidR="00442DA7">
        <w:lastRenderedPageBreak/>
        <w:t>partir da questão da luta pelos direitos</w:t>
      </w:r>
      <w:r w:rsidR="003E6792">
        <w:t xml:space="preserve">, principalmente os direitos sociais, sobretudo a respeito das condições de vida nas grandes cidades. </w:t>
      </w:r>
      <w:r w:rsidR="00BA5ACC">
        <w:t>Como aponta Andrés (2023)</w:t>
      </w:r>
      <w:r w:rsidR="001A54A6">
        <w:t xml:space="preserve">, </w:t>
      </w:r>
      <w:r w:rsidR="00724E38">
        <w:t>a participação percentual desses temas durante as semanas de junho de 2013 ocorrera</w:t>
      </w:r>
      <w:r w:rsidR="001A54A6">
        <w:t xml:space="preserve"> com certa frequência, ainda que </w:t>
      </w:r>
      <w:r w:rsidR="003C3D14">
        <w:t xml:space="preserve">o tema das questões urbanas </w:t>
      </w:r>
      <w:r w:rsidR="006B1B20">
        <w:t>fora</w:t>
      </w:r>
      <w:r w:rsidR="003C3D14">
        <w:t xml:space="preserve"> preponderante na primeira semana</w:t>
      </w:r>
      <w:r w:rsidR="00A21B3C">
        <w:t xml:space="preserve"> </w:t>
      </w:r>
      <w:r w:rsidR="003C3D14">
        <w:t xml:space="preserve">que vai dos dias </w:t>
      </w:r>
      <w:r w:rsidR="00A21B3C">
        <w:t>4 a 9 de junho.</w:t>
      </w:r>
      <w:r w:rsidR="00AA7E14">
        <w:t xml:space="preserve"> Como bem observou </w:t>
      </w:r>
      <w:r w:rsidR="00B73C01">
        <w:t>o autor</w:t>
      </w:r>
      <w:r w:rsidR="00E01100">
        <w:t>, alguns temas tiveram importância dentro dos contextos citadinos específicos</w:t>
      </w:r>
      <w:r w:rsidR="00785072">
        <w:rPr>
          <w:rStyle w:val="Refdenotaderodap"/>
        </w:rPr>
        <w:footnoteReference w:id="124"/>
      </w:r>
      <w:r w:rsidR="00E01100">
        <w:t>. Assim, havia uma distribuição similar d</w:t>
      </w:r>
      <w:r w:rsidR="00C440F4">
        <w:t xml:space="preserve">os temas marcadas pela proeminência de cartazes </w:t>
      </w:r>
      <w:r w:rsidR="00507481">
        <w:t xml:space="preserve">do tema </w:t>
      </w:r>
      <w:r w:rsidR="00507481" w:rsidRPr="78201CAA">
        <w:rPr>
          <w:i/>
          <w:iCs/>
        </w:rPr>
        <w:t>Política e democracia</w:t>
      </w:r>
      <w:r w:rsidR="00507481">
        <w:t>, seguida de uma distribuição mais ou menos equitativa</w:t>
      </w:r>
      <w:r w:rsidR="009C522E">
        <w:t xml:space="preserve"> entre os demais temas</w:t>
      </w:r>
      <w:r w:rsidR="00AA7E14">
        <w:t xml:space="preserve"> </w:t>
      </w:r>
      <w:r w:rsidR="0013527F">
        <w:t>(</w:t>
      </w:r>
      <w:r w:rsidR="00AA7E14">
        <w:t xml:space="preserve">2022, p. </w:t>
      </w:r>
      <w:r w:rsidR="0013527F">
        <w:t>3</w:t>
      </w:r>
      <w:r w:rsidR="009C522E">
        <w:t>77</w:t>
      </w:r>
      <w:r w:rsidR="0013527F">
        <w:t>)</w:t>
      </w:r>
      <w:r w:rsidR="009C522E">
        <w:t>.</w:t>
      </w:r>
      <w:r w:rsidR="00A21B3C">
        <w:t xml:space="preserve"> Com efeito, esses temas vão ganhando destaque à medida em que as arenas passam a ser disputadas, sobretudo com a ampliação do escopo de apresentação desses cartazes e as temáticas que eles </w:t>
      </w:r>
      <w:r w:rsidR="000444E0">
        <w:t>encampavam.</w:t>
      </w:r>
      <w:r w:rsidR="004A7779">
        <w:t xml:space="preserve"> </w:t>
      </w:r>
      <w:r w:rsidR="000444E0">
        <w:t>Assim, grande parte da reprodução que advinha dos processos de mobilização nas redes compunha um quadro</w:t>
      </w:r>
      <w:r w:rsidR="00403003">
        <w:t xml:space="preserve"> de expectativas necessárias na construção dessas narrativas em torno da rua.</w:t>
      </w:r>
    </w:p>
    <w:p w14:paraId="5758315D" w14:textId="04869262" w:rsidR="00681ABB" w:rsidRDefault="00C40626" w:rsidP="00D97ACC">
      <w:pPr>
        <w:ind w:firstLine="709"/>
      </w:pPr>
      <w:r>
        <w:t xml:space="preserve">Aqui, identifico que não só a questão </w:t>
      </w:r>
      <w:r w:rsidR="00284581">
        <w:t>de a</w:t>
      </w:r>
      <w:r>
        <w:t xml:space="preserve"> estrutura de mobilização ter se embrenhado na forma como se dispuseram os cartazes nas ruas</w:t>
      </w:r>
      <w:r w:rsidR="006F6D62">
        <w:t>,</w:t>
      </w:r>
      <w:r w:rsidR="00284581">
        <w:t xml:space="preserve"> mas ao conteúdo</w:t>
      </w:r>
      <w:r w:rsidR="006F6D62">
        <w:t xml:space="preserve"> levantad</w:t>
      </w:r>
      <w:r w:rsidR="00284581">
        <w:t>o</w:t>
      </w:r>
      <w:r w:rsidR="006F6D62">
        <w:t xml:space="preserve"> pelos principais atores em torno da questão urbana e da ingerência d</w:t>
      </w:r>
      <w:r w:rsidR="00880E8A">
        <w:t>os serviços públicos frente às questões de ordem urbana</w:t>
      </w:r>
      <w:r w:rsidR="00284581">
        <w:t xml:space="preserve"> se apresentam </w:t>
      </w:r>
      <w:r w:rsidR="003F792B">
        <w:t xml:space="preserve">como narrativas importantes para a mobilização social. A urgência dos problemas de ordem urbana e a latência em torno dos direitos e serviços </w:t>
      </w:r>
      <w:r w:rsidR="006F03CF">
        <w:t>negligenciados</w:t>
      </w:r>
      <w:r w:rsidR="00681ABB">
        <w:t xml:space="preserve"> pelo Estado</w:t>
      </w:r>
      <w:r w:rsidR="006F03CF">
        <w:t>,</w:t>
      </w:r>
      <w:r w:rsidR="00681ABB">
        <w:t xml:space="preserve"> de maneira geral, colocavam movimentos com estruturas específicas que viriam a compor as ruas em torno das questões que chamassem a atenção do cidadão comum.</w:t>
      </w:r>
    </w:p>
    <w:p w14:paraId="10185D60" w14:textId="1CACD35F" w:rsidR="00064CC3" w:rsidRDefault="00064CC3" w:rsidP="00D97ACC">
      <w:pPr>
        <w:ind w:firstLine="709"/>
      </w:pPr>
      <w:r>
        <w:lastRenderedPageBreak/>
        <w:t>Out</w:t>
      </w:r>
      <w:r w:rsidR="0007708A">
        <w:t xml:space="preserve">ro coletivo que aparece em junho de 2013 o qual realiza um papel </w:t>
      </w:r>
      <w:r w:rsidR="00625520">
        <w:t xml:space="preserve">importante </w:t>
      </w:r>
      <w:r w:rsidR="0007708A">
        <w:t xml:space="preserve">de engajamento a partir das redes sociais </w:t>
      </w:r>
      <w:r w:rsidR="002B16D8">
        <w:t xml:space="preserve">foi o </w:t>
      </w:r>
      <w:proofErr w:type="spellStart"/>
      <w:r w:rsidR="002B16D8">
        <w:t>Anonymous</w:t>
      </w:r>
      <w:proofErr w:type="spellEnd"/>
      <w:r w:rsidR="0071127E">
        <w:rPr>
          <w:rStyle w:val="Refdenotaderodap"/>
        </w:rPr>
        <w:footnoteReference w:id="125"/>
      </w:r>
      <w:r w:rsidR="002B16D8">
        <w:t xml:space="preserve">. </w:t>
      </w:r>
      <w:r w:rsidR="00E6271E">
        <w:t xml:space="preserve">O </w:t>
      </w:r>
      <w:proofErr w:type="spellStart"/>
      <w:r w:rsidR="00E6271E">
        <w:t>Anonymous</w:t>
      </w:r>
      <w:proofErr w:type="spellEnd"/>
      <w:r w:rsidR="00026B52">
        <w:t xml:space="preserve"> </w:t>
      </w:r>
      <w:r w:rsidR="00A6615C" w:rsidRPr="00A6615C">
        <w:t>são um grupo que se autodenomina como uma ideia ou conceito, em vez de um movimento organizado. Eles não possuem líderes explícitos ou pautas específicas e se recusam a ser chamados de grupo ou movimento. Sua organização é majoritariamente digital e eles se destacam em manifestações e ações ao redor do mundo. Eles adotaram a máscara como símbolo e se recusam a seguir partidos políticos, orientações religiosas, interesses econômicos e ideologias de quaisquer espécies.</w:t>
      </w:r>
      <w:r w:rsidR="005A6D9A">
        <w:t xml:space="preserve"> </w:t>
      </w:r>
      <w:r w:rsidR="00C3009B">
        <w:t xml:space="preserve">A rede </w:t>
      </w:r>
      <w:proofErr w:type="spellStart"/>
      <w:r w:rsidR="00C3009B">
        <w:t>Anonymous</w:t>
      </w:r>
      <w:proofErr w:type="spellEnd"/>
      <w:r w:rsidR="00C3009B">
        <w:t xml:space="preserve"> aparece no início do século XXI </w:t>
      </w:r>
      <w:r w:rsidR="00FF2BC4">
        <w:t xml:space="preserve">no </w:t>
      </w:r>
      <w:r w:rsidR="00FF2BC4" w:rsidRPr="78201CAA">
        <w:rPr>
          <w:i/>
          <w:iCs/>
        </w:rPr>
        <w:t>4chain</w:t>
      </w:r>
      <w:r w:rsidR="00FF2BC4">
        <w:t>,</w:t>
      </w:r>
      <w:r w:rsidR="00D9559B" w:rsidRPr="00D9559B">
        <w:t xml:space="preserve"> um site de mensagens com textos e imagens simples onde os usuários não precisam se identificar para participarem. </w:t>
      </w:r>
      <w:r w:rsidR="00E84E9A" w:rsidRPr="00E84E9A">
        <w:t xml:space="preserve">A atuação dos </w:t>
      </w:r>
      <w:proofErr w:type="spellStart"/>
      <w:r w:rsidR="00E84E9A" w:rsidRPr="00E84E9A">
        <w:t>Anonymous</w:t>
      </w:r>
      <w:proofErr w:type="spellEnd"/>
      <w:r w:rsidR="00E84E9A" w:rsidRPr="00E84E9A">
        <w:t xml:space="preserve"> nas manifestações de junho não é um evento isolado, mas insere-se num processo que envolve transformações culturais nos âmbitos de juventude, comunicação e política </w:t>
      </w:r>
      <w:r w:rsidR="00026B52">
        <w:t>(</w:t>
      </w:r>
      <w:proofErr w:type="spellStart"/>
      <w:r w:rsidR="00026B52">
        <w:t>Torinelli</w:t>
      </w:r>
      <w:proofErr w:type="spellEnd"/>
      <w:r w:rsidR="00026B52">
        <w:t xml:space="preserve"> e </w:t>
      </w:r>
      <w:proofErr w:type="spellStart"/>
      <w:r w:rsidR="00026B52">
        <w:t>Sallas</w:t>
      </w:r>
      <w:proofErr w:type="spellEnd"/>
      <w:r w:rsidR="00026B52">
        <w:t xml:space="preserve"> </w:t>
      </w:r>
      <w:r w:rsidR="00BF20FC">
        <w:t>2014</w:t>
      </w:r>
      <w:r w:rsidR="00026B52">
        <w:t xml:space="preserve">; Barros, 2013; </w:t>
      </w:r>
      <w:proofErr w:type="spellStart"/>
      <w:r w:rsidR="00026B52">
        <w:t>Malini</w:t>
      </w:r>
      <w:proofErr w:type="spellEnd"/>
      <w:r w:rsidR="00026B52">
        <w:t xml:space="preserve"> e Antoun, 2013)</w:t>
      </w:r>
      <w:r w:rsidR="006B0F15">
        <w:t>.</w:t>
      </w:r>
    </w:p>
    <w:p w14:paraId="7CA14447" w14:textId="4DD8950C" w:rsidR="00FF0277" w:rsidRDefault="006B0F15" w:rsidP="000A320C">
      <w:pPr>
        <w:ind w:firstLine="709"/>
      </w:pPr>
      <w:r>
        <w:t xml:space="preserve">Como </w:t>
      </w:r>
      <w:r w:rsidR="0053566A">
        <w:t xml:space="preserve">um </w:t>
      </w:r>
      <w:r>
        <w:t xml:space="preserve">dos </w:t>
      </w:r>
      <w:r w:rsidR="0053566A">
        <w:t>personage</w:t>
      </w:r>
      <w:r>
        <w:t>ns</w:t>
      </w:r>
      <w:r w:rsidR="0053566A">
        <w:t xml:space="preserve"> </w:t>
      </w:r>
      <w:r w:rsidR="007E225B">
        <w:t>participante</w:t>
      </w:r>
      <w:r>
        <w:t>s</w:t>
      </w:r>
      <w:r w:rsidR="005D32DD" w:rsidRPr="005D32DD">
        <w:t xml:space="preserve"> </w:t>
      </w:r>
      <w:r w:rsidR="007E225B">
        <w:t xml:space="preserve">nas </w:t>
      </w:r>
      <w:r w:rsidR="005D32DD" w:rsidRPr="005D32DD">
        <w:t>manifestações de junho de 2013 no Brasil</w:t>
      </w:r>
      <w:r>
        <w:t xml:space="preserve">, o coletivo teve uma </w:t>
      </w:r>
      <w:r w:rsidR="00AC7606">
        <w:t xml:space="preserve">forte atuação </w:t>
      </w:r>
      <w:r w:rsidR="0095700C">
        <w:t xml:space="preserve">em torno do </w:t>
      </w:r>
      <w:r w:rsidR="0095700C" w:rsidRPr="78201CAA">
        <w:rPr>
          <w:i/>
          <w:iCs/>
        </w:rPr>
        <w:t>hacktivismo</w:t>
      </w:r>
      <w:r w:rsidR="009776F2" w:rsidRPr="78201CAA">
        <w:rPr>
          <w:rStyle w:val="Refdenotaderodap"/>
          <w:i/>
          <w:iCs/>
        </w:rPr>
        <w:footnoteReference w:id="126"/>
      </w:r>
      <w:r w:rsidR="0095700C">
        <w:t xml:space="preserve">, principalmente </w:t>
      </w:r>
      <w:r w:rsidR="00BD698E">
        <w:t>ao confrontar a</w:t>
      </w:r>
      <w:r w:rsidR="00580920">
        <w:t xml:space="preserve"> cobertura da mídia tradicional sobre as ma</w:t>
      </w:r>
      <w:r w:rsidR="009776F2">
        <w:t>ni</w:t>
      </w:r>
      <w:r w:rsidR="00580920">
        <w:t>festações</w:t>
      </w:r>
      <w:r w:rsidR="005D32DD" w:rsidRPr="005D32DD">
        <w:t>.</w:t>
      </w:r>
      <w:r w:rsidR="00C940C0">
        <w:t xml:space="preserve"> Suas ações </w:t>
      </w:r>
      <w:r w:rsidR="0052603C">
        <w:t>foram importantes no campo das redes sociais repercutindo</w:t>
      </w:r>
      <w:r w:rsidR="00F21761">
        <w:t xml:space="preserve">, no âmbito tático do </w:t>
      </w:r>
      <w:proofErr w:type="spellStart"/>
      <w:r w:rsidR="00F21761" w:rsidRPr="78201CAA">
        <w:rPr>
          <w:i/>
          <w:iCs/>
        </w:rPr>
        <w:t>hacktismo</w:t>
      </w:r>
      <w:proofErr w:type="spellEnd"/>
      <w:r w:rsidR="00F21761">
        <w:t xml:space="preserve">, </w:t>
      </w:r>
      <w:r w:rsidR="00D31B11">
        <w:t>a disseminação da informação em contraposto ao que os veículos de mídia apontavam a respeito das manifestações. Sua estrutura esteve empenhada a disputar as narrativas veiculadas pela imprensa</w:t>
      </w:r>
      <w:r w:rsidR="000A320C">
        <w:t xml:space="preserve"> em torno </w:t>
      </w:r>
      <w:r w:rsidR="00341115">
        <w:t xml:space="preserve">das </w:t>
      </w:r>
      <w:r w:rsidR="00341115">
        <w:lastRenderedPageBreak/>
        <w:t xml:space="preserve">acusações que </w:t>
      </w:r>
      <w:r w:rsidR="00102338">
        <w:t>ela</w:t>
      </w:r>
      <w:r w:rsidR="00341115">
        <w:t xml:space="preserve"> fazia sobre os manifestantes que estavam na rua. </w:t>
      </w:r>
      <w:r w:rsidR="006822AC">
        <w:t>Neste sentido, c</w:t>
      </w:r>
      <w:r w:rsidR="00415523">
        <w:t>omo afirmam</w:t>
      </w:r>
      <w:r w:rsidR="006822AC">
        <w:t xml:space="preserve"> </w:t>
      </w:r>
      <w:proofErr w:type="spellStart"/>
      <w:r w:rsidR="006822AC">
        <w:t>Malini</w:t>
      </w:r>
      <w:proofErr w:type="spellEnd"/>
      <w:r w:rsidR="006822AC">
        <w:t xml:space="preserve"> e Antoun (2013, p. 190) </w:t>
      </w:r>
      <w:r w:rsidR="002B4E4B">
        <w:t>de</w:t>
      </w:r>
      <w:r w:rsidR="006822AC" w:rsidRPr="006822AC">
        <w:t xml:space="preserve"> ataques espetaculares à atenção do público global impetrados pelos </w:t>
      </w:r>
      <w:r w:rsidR="006822AC" w:rsidRPr="78201CAA">
        <w:rPr>
          <w:i/>
          <w:iCs/>
        </w:rPr>
        <w:t xml:space="preserve">hackers </w:t>
      </w:r>
      <w:r w:rsidR="006822AC" w:rsidRPr="006822AC">
        <w:t>do coletivo</w:t>
      </w:r>
      <w:r w:rsidR="002B4E4B">
        <w:t>, até o</w:t>
      </w:r>
      <w:r w:rsidR="006822AC" w:rsidRPr="006822AC">
        <w:t xml:space="preserve"> rompendo </w:t>
      </w:r>
      <w:r w:rsidR="002B4E4B">
        <w:t>d</w:t>
      </w:r>
      <w:r w:rsidR="006822AC" w:rsidRPr="006822AC">
        <w:t>a pauta diária de mentiras e fofocas feitas pelas corporações irradiadoras de notícias</w:t>
      </w:r>
      <w:r w:rsidR="002B4E4B">
        <w:t>,</w:t>
      </w:r>
      <w:r w:rsidR="006822AC" w:rsidRPr="006822AC">
        <w:t xml:space="preserve"> em todas estas instâncias, a comunicação </w:t>
      </w:r>
      <w:r w:rsidR="002B4E4B">
        <w:t>passou a se constituir com uma v</w:t>
      </w:r>
      <w:r w:rsidR="006822AC" w:rsidRPr="006822AC">
        <w:t>asta rede entrelaçada de interfaces comunicacionais</w:t>
      </w:r>
      <w:r w:rsidR="00013908">
        <w:t>, modulando</w:t>
      </w:r>
      <w:r w:rsidR="006822AC" w:rsidRPr="006822AC">
        <w:t xml:space="preserve"> intensidades capazes de orientar os movimentos e sustentar a coesão de uma multidão em face das normas e ditames</w:t>
      </w:r>
      <w:r w:rsidR="0098531D">
        <w:t xml:space="preserve"> imperiais</w:t>
      </w:r>
      <w:r w:rsidR="006822AC" w:rsidRPr="006822AC">
        <w:t>.</w:t>
      </w:r>
      <w:r w:rsidR="0098531D">
        <w:t xml:space="preserve"> No caso brasileiro, o impacto da atuação do coletivo esteve não só em</w:t>
      </w:r>
      <w:r w:rsidR="00284145">
        <w:t xml:space="preserve"> confrontar as mídias tradicionais como</w:t>
      </w:r>
      <w:r w:rsidR="0098531D">
        <w:t xml:space="preserve"> catalisar</w:t>
      </w:r>
      <w:r w:rsidR="00284145">
        <w:t xml:space="preserve"> a ação</w:t>
      </w:r>
      <w:r w:rsidR="004F3D0F">
        <w:t xml:space="preserve"> das pessoas em torno das ruas</w:t>
      </w:r>
      <w:r w:rsidR="00A304E8">
        <w:t>.</w:t>
      </w:r>
    </w:p>
    <w:p w14:paraId="6DA56519" w14:textId="77777777" w:rsidR="00BB74B1" w:rsidRDefault="00FF0277" w:rsidP="0096641D">
      <w:pPr>
        <w:spacing w:before="240"/>
        <w:ind w:firstLine="709"/>
        <w:rPr>
          <w:rFonts w:eastAsia="Calibri" w:cs="Arial"/>
        </w:rPr>
      </w:pPr>
      <w:r>
        <w:t xml:space="preserve">Nas redes sociais, </w:t>
      </w:r>
      <w:r w:rsidR="004859F8">
        <w:t xml:space="preserve">o coletivo </w:t>
      </w:r>
      <w:r>
        <w:t>foi um catalisador</w:t>
      </w:r>
      <w:r w:rsidR="004859F8">
        <w:t xml:space="preserve"> importante ao </w:t>
      </w:r>
      <w:r w:rsidR="00425762">
        <w:t>derrubar</w:t>
      </w:r>
      <w:r w:rsidR="00425762" w:rsidRPr="00425762">
        <w:t xml:space="preserve"> páginas virtuais – como do Partido do Movimento Democrático Brasileiro (PMDB) e da Secretaria da Educação do Estado de São Paulo –, </w:t>
      </w:r>
      <w:r w:rsidR="00425762" w:rsidRPr="78201CAA">
        <w:rPr>
          <w:i/>
          <w:iCs/>
        </w:rPr>
        <w:t>hackear</w:t>
      </w:r>
      <w:r w:rsidR="00425762" w:rsidRPr="00425762">
        <w:t xml:space="preserve"> contas em mídias sociais da presidente Dilma Rousseff e da revista Veja, identificando-se como “</w:t>
      </w:r>
      <w:proofErr w:type="spellStart"/>
      <w:r w:rsidR="00425762" w:rsidRPr="00425762">
        <w:t>Anonymous</w:t>
      </w:r>
      <w:proofErr w:type="spellEnd"/>
      <w:r w:rsidR="00425762" w:rsidRPr="00425762">
        <w:t>” ou “</w:t>
      </w:r>
      <w:proofErr w:type="spellStart"/>
      <w:r w:rsidR="00425762" w:rsidRPr="00425762">
        <w:t>Anons</w:t>
      </w:r>
      <w:proofErr w:type="spellEnd"/>
      <w:r w:rsidR="00425762" w:rsidRPr="00425762">
        <w:t>” e incitando as manifestações,</w:t>
      </w:r>
      <w:r w:rsidR="00425762">
        <w:t xml:space="preserve"> além de terem</w:t>
      </w:r>
      <w:r w:rsidR="00425762" w:rsidRPr="00425762">
        <w:t xml:space="preserve"> vaza</w:t>
      </w:r>
      <w:r w:rsidR="00425762">
        <w:t>do</w:t>
      </w:r>
      <w:r w:rsidR="00425762" w:rsidRPr="00425762">
        <w:t xml:space="preserve"> documentos da Polícia Militar</w:t>
      </w:r>
      <w:r w:rsidR="00425762">
        <w:t xml:space="preserve"> </w:t>
      </w:r>
      <w:r w:rsidR="007F286B">
        <w:t>(</w:t>
      </w:r>
      <w:proofErr w:type="spellStart"/>
      <w:r w:rsidR="007F286B">
        <w:t>Torinelli</w:t>
      </w:r>
      <w:proofErr w:type="spellEnd"/>
      <w:r w:rsidR="007F286B">
        <w:t xml:space="preserve"> e </w:t>
      </w:r>
      <w:proofErr w:type="spellStart"/>
      <w:r w:rsidR="007F286B">
        <w:t>Sallas</w:t>
      </w:r>
      <w:proofErr w:type="spellEnd"/>
      <w:r w:rsidR="007F286B">
        <w:t>, 20</w:t>
      </w:r>
      <w:r w:rsidR="00440812">
        <w:t>14, p. 241)</w:t>
      </w:r>
      <w:r w:rsidR="000B06C8">
        <w:t>.</w:t>
      </w:r>
      <w:r w:rsidR="0052391D">
        <w:t xml:space="preserve"> </w:t>
      </w:r>
      <w:r w:rsidR="000B06C8">
        <w:t xml:space="preserve"> Além dessas ações uma delas chamou bastante a atenção que foi</w:t>
      </w:r>
      <w:r w:rsidR="004A4D3F">
        <w:t xml:space="preserve"> </w:t>
      </w:r>
      <w:r w:rsidR="0096641D" w:rsidRPr="00B930B2">
        <w:rPr>
          <w:rFonts w:eastAsia="Calibri" w:cs="Arial"/>
        </w:rPr>
        <w:t>demonstrou ser um catalisador da indignação das ruas</w:t>
      </w:r>
      <w:r w:rsidR="0096641D" w:rsidRPr="00B930B2">
        <w:rPr>
          <w:rFonts w:eastAsia="Calibri" w:cs="Arial"/>
          <w:vertAlign w:val="superscript"/>
        </w:rPr>
        <w:footnoteReference w:id="127"/>
      </w:r>
      <w:r w:rsidR="003D57A2">
        <w:rPr>
          <w:rFonts w:eastAsia="Calibri" w:cs="Arial"/>
        </w:rPr>
        <w:t xml:space="preserve"> ao</w:t>
      </w:r>
      <w:r w:rsidR="0099674A">
        <w:rPr>
          <w:rFonts w:eastAsia="Calibri" w:cs="Arial"/>
        </w:rPr>
        <w:t xml:space="preserve"> divulgar um vídeo no </w:t>
      </w:r>
      <w:r w:rsidR="00100238" w:rsidRPr="78201CAA">
        <w:rPr>
          <w:rFonts w:eastAsia="Calibri" w:cs="Arial"/>
          <w:i/>
          <w:iCs/>
        </w:rPr>
        <w:t>YouTube</w:t>
      </w:r>
      <w:r w:rsidR="00100238">
        <w:rPr>
          <w:rFonts w:eastAsia="Calibri" w:cs="Arial"/>
        </w:rPr>
        <w:t xml:space="preserve"> </w:t>
      </w:r>
      <w:r w:rsidR="00100238" w:rsidRPr="00100238">
        <w:rPr>
          <w:rFonts w:eastAsia="Calibri" w:cs="Arial"/>
        </w:rPr>
        <w:t>apresentando o que chamaram de “As 5 causas!”</w:t>
      </w:r>
      <w:r w:rsidR="00FA5140">
        <w:rPr>
          <w:rStyle w:val="Refdenotaderodap"/>
          <w:rFonts w:eastAsia="Calibri" w:cs="Arial"/>
        </w:rPr>
        <w:footnoteReference w:id="128"/>
      </w:r>
      <w:r w:rsidR="00100238" w:rsidRPr="00100238">
        <w:rPr>
          <w:rFonts w:eastAsia="Calibri" w:cs="Arial"/>
        </w:rPr>
        <w:t>: 1) não a PEC 37</w:t>
      </w:r>
      <w:r w:rsidR="00207A12">
        <w:rPr>
          <w:rStyle w:val="Refdenotaderodap"/>
          <w:rFonts w:eastAsia="Calibri" w:cs="Arial"/>
        </w:rPr>
        <w:footnoteReference w:id="129"/>
      </w:r>
      <w:r w:rsidR="00100238" w:rsidRPr="00100238">
        <w:rPr>
          <w:rFonts w:eastAsia="Calibri" w:cs="Arial"/>
        </w:rPr>
        <w:t>; 2) saída imediata de Renan Calheiros da presidência do Congresso Nacional; 3) imediata investigação e punição de irregularidades nas obras da Copa, pela Polícia Federal e Ministério Público Federal; 4) uma lei que torne a corrupção no congresso crime hediondo; e 5) fim do foro privilegiado, pois ele é um ultraje ao Artigo 5º da Constituição.</w:t>
      </w:r>
    </w:p>
    <w:p w14:paraId="141E526B" w14:textId="22AAC369" w:rsidR="0096641D" w:rsidRPr="00B930B2" w:rsidDel="00A211F4" w:rsidRDefault="0096641D" w:rsidP="0096641D">
      <w:pPr>
        <w:spacing w:before="240"/>
        <w:ind w:firstLine="709"/>
        <w:rPr>
          <w:del w:id="477" w:author="Christiane Jalles de Paula" w:date="2024-08-10T20:53:00Z" w16du:dateUtc="2024-08-10T23:53:00Z"/>
          <w:rFonts w:eastAsia="Calibri" w:cs="Arial"/>
        </w:rPr>
      </w:pPr>
      <w:r w:rsidRPr="00B930B2">
        <w:rPr>
          <w:rFonts w:eastAsia="Calibri" w:cs="Arial"/>
        </w:rPr>
        <w:t>Através de sua tática de artilharia virtual</w:t>
      </w:r>
      <w:r w:rsidRPr="00B930B2">
        <w:rPr>
          <w:rFonts w:eastAsia="Calibri" w:cs="Arial"/>
          <w:vertAlign w:val="superscript"/>
        </w:rPr>
        <w:footnoteReference w:id="130"/>
      </w:r>
      <w:r w:rsidRPr="00B930B2">
        <w:rPr>
          <w:rFonts w:eastAsia="Calibri" w:cs="Arial"/>
        </w:rPr>
        <w:t xml:space="preserve"> os ativistas tiveram grande relevância na disseminação das informações e na articulação da solidariedade ao movimento. Isso fica ainda mais evidente nas informações sobre Autoridade e </w:t>
      </w:r>
      <w:r w:rsidRPr="78201CAA">
        <w:rPr>
          <w:rFonts w:eastAsia="Calibri" w:cs="Arial"/>
          <w:i/>
          <w:iCs/>
        </w:rPr>
        <w:t>Hubs</w:t>
      </w:r>
      <w:r w:rsidRPr="00B930B2">
        <w:rPr>
          <w:rFonts w:eastAsia="Calibri" w:cs="Arial"/>
        </w:rPr>
        <w:t xml:space="preserve"> presente no Anexo 3. Neste sentido, o papel desempenhado pelo </w:t>
      </w:r>
      <w:proofErr w:type="spellStart"/>
      <w:r w:rsidRPr="00B930B2">
        <w:rPr>
          <w:rFonts w:eastAsia="Calibri" w:cs="Arial"/>
        </w:rPr>
        <w:t>Anonymous</w:t>
      </w:r>
      <w:proofErr w:type="spellEnd"/>
      <w:r w:rsidRPr="00B930B2">
        <w:rPr>
          <w:rFonts w:eastAsia="Calibri" w:cs="Arial"/>
        </w:rPr>
        <w:t xml:space="preserve"> foi relevante ao aumento do ciclo de protestos e a </w:t>
      </w:r>
      <w:r w:rsidRPr="00B930B2">
        <w:rPr>
          <w:rFonts w:eastAsia="Calibri" w:cs="Arial"/>
        </w:rPr>
        <w:lastRenderedPageBreak/>
        <w:t>articulação das pessoas para a ida às ruas. De fato, seu efeito sobre as redes foi diminuindo à medida em que as ruas viraram a principal atração durante o</w:t>
      </w:r>
      <w:ins w:id="478" w:author="Christiane Jalles de Paula" w:date="2024-08-10T20:53:00Z" w16du:dateUtc="2024-08-10T23:53:00Z">
        <w:r w:rsidR="00A211F4">
          <w:rPr>
            <w:rFonts w:eastAsia="Calibri" w:cs="Arial"/>
          </w:rPr>
          <w:t>s</w:t>
        </w:r>
      </w:ins>
      <w:del w:id="479" w:author="Christiane Jalles de Paula" w:date="2024-08-10T20:53:00Z" w16du:dateUtc="2024-08-10T23:53:00Z">
        <w:r w:rsidRPr="00B930B2" w:rsidDel="00A211F4">
          <w:rPr>
            <w:rFonts w:eastAsia="Calibri" w:cs="Arial"/>
          </w:rPr>
          <w:delText xml:space="preserve"> pico dos</w:delText>
        </w:r>
      </w:del>
      <w:r w:rsidRPr="00B930B2">
        <w:rPr>
          <w:rFonts w:eastAsia="Calibri" w:cs="Arial"/>
        </w:rPr>
        <w:t xml:space="preserve"> protestos. Ainda mais pela entrada dos grupos </w:t>
      </w:r>
      <w:r w:rsidRPr="78201CAA">
        <w:rPr>
          <w:rFonts w:eastAsia="Calibri" w:cs="Arial"/>
          <w:i/>
          <w:iCs/>
        </w:rPr>
        <w:t xml:space="preserve">Black </w:t>
      </w:r>
      <w:proofErr w:type="spellStart"/>
      <w:r w:rsidRPr="78201CAA">
        <w:rPr>
          <w:rFonts w:eastAsia="Calibri" w:cs="Arial"/>
          <w:i/>
          <w:iCs/>
        </w:rPr>
        <w:t>Blocks</w:t>
      </w:r>
      <w:proofErr w:type="spellEnd"/>
      <w:r w:rsidRPr="78201CAA">
        <w:rPr>
          <w:rFonts w:eastAsia="Calibri" w:cs="Arial"/>
          <w:i/>
          <w:iCs/>
          <w:vertAlign w:val="superscript"/>
        </w:rPr>
        <w:footnoteReference w:id="131"/>
      </w:r>
      <w:r w:rsidRPr="00B930B2">
        <w:rPr>
          <w:rFonts w:eastAsia="Calibri" w:cs="Arial"/>
        </w:rPr>
        <w:t xml:space="preserve"> durante o confronto.</w:t>
      </w:r>
      <w:ins w:id="480" w:author="Christiane Jalles de Paula" w:date="2024-08-10T20:53:00Z" w16du:dateUtc="2024-08-10T23:53:00Z">
        <w:r w:rsidR="00A211F4">
          <w:rPr>
            <w:rFonts w:eastAsia="Calibri" w:cs="Arial"/>
          </w:rPr>
          <w:t xml:space="preserve"> </w:t>
        </w:r>
      </w:ins>
    </w:p>
    <w:p w14:paraId="7C98B941" w14:textId="6C9B76F9" w:rsidR="005D32DD" w:rsidRPr="00FF2BC4" w:rsidRDefault="00FF0277" w:rsidP="00A211F4">
      <w:pPr>
        <w:spacing w:before="240"/>
        <w:ind w:firstLine="709"/>
        <w:pPrChange w:id="481" w:author="Christiane Jalles de Paula" w:date="2024-08-10T20:53:00Z" w16du:dateUtc="2024-08-10T23:53:00Z">
          <w:pPr>
            <w:ind w:firstLine="709"/>
          </w:pPr>
        </w:pPrChange>
      </w:pPr>
      <w:del w:id="482" w:author="Christiane Jalles de Paula" w:date="2024-08-10T20:53:00Z" w16du:dateUtc="2024-08-10T23:53:00Z">
        <w:r w:rsidDel="00A211F4">
          <w:delText xml:space="preserve"> </w:delText>
        </w:r>
      </w:del>
      <w:commentRangeStart w:id="483"/>
      <w:commentRangeStart w:id="484"/>
      <w:r w:rsidR="005D32DD" w:rsidRPr="005D32DD">
        <w:t>Uma</w:t>
      </w:r>
      <w:commentRangeEnd w:id="483"/>
      <w:r w:rsidR="005D32DD">
        <w:rPr>
          <w:rStyle w:val="Refdecomentrio"/>
        </w:rPr>
        <w:commentReference w:id="483"/>
      </w:r>
      <w:commentRangeEnd w:id="484"/>
      <w:r w:rsidR="004949B9">
        <w:rPr>
          <w:rStyle w:val="Refdecomentrio"/>
        </w:rPr>
        <w:commentReference w:id="484"/>
      </w:r>
      <w:r w:rsidR="005D32DD" w:rsidRPr="005D32DD">
        <w:t xml:space="preserve"> cartografia digital das manifestações identificou que das cinco páginas que mais geraram repercussão nessa data, três estão relacionadas aos </w:t>
      </w:r>
      <w:proofErr w:type="spellStart"/>
      <w:r w:rsidR="005D32DD" w:rsidRPr="005D32DD">
        <w:t>Anonymous</w:t>
      </w:r>
      <w:proofErr w:type="spellEnd"/>
      <w:r w:rsidR="005D32DD" w:rsidRPr="005D32DD">
        <w:t xml:space="preserve">. Além de empreender ações de </w:t>
      </w:r>
      <w:proofErr w:type="spellStart"/>
      <w:r w:rsidR="005D32DD" w:rsidRPr="005D32DD">
        <w:t>hacking</w:t>
      </w:r>
      <w:proofErr w:type="spellEnd"/>
      <w:r w:rsidR="005D32DD" w:rsidRPr="005D32DD">
        <w:t>, eles se destacaram como mobilizadores e divulgadores dos protestos.</w:t>
      </w:r>
      <w:r w:rsidR="00A304E8">
        <w:t xml:space="preserve"> </w:t>
      </w:r>
    </w:p>
    <w:p w14:paraId="17B635B1" w14:textId="4ECC9AE8" w:rsidR="005F4FD3" w:rsidRDefault="00D55EE6" w:rsidP="00492145">
      <w:pPr>
        <w:ind w:firstLine="709"/>
      </w:pPr>
      <w:r>
        <w:t xml:space="preserve">De alguma forma o </w:t>
      </w:r>
      <w:proofErr w:type="spellStart"/>
      <w:r>
        <w:t>Anonymous</w:t>
      </w:r>
      <w:proofErr w:type="spellEnd"/>
      <w:r>
        <w:t xml:space="preserve"> não tinha</w:t>
      </w:r>
      <w:r w:rsidR="00807F85">
        <w:t xml:space="preserve"> nenhuma ligação com a estrutura de mobilização erigida em torno dos coletivos sociais que se articulavam em rede a partir do FSM. </w:t>
      </w:r>
      <w:r w:rsidR="00492145">
        <w:t>Neste contexto, é importante observar o peso que o FSM tem enquanto estrutura de redes de movimentos sociais</w:t>
      </w:r>
      <w:r w:rsidR="00807F85">
        <w:t>, sobretudo</w:t>
      </w:r>
      <w:r w:rsidR="00A93742">
        <w:t xml:space="preserve"> ao ajudar a construir uma agenda em torno da luta pelos </w:t>
      </w:r>
      <w:r w:rsidR="00682F8E">
        <w:t>direitos relacionados</w:t>
      </w:r>
      <w:r w:rsidR="00A93742">
        <w:t xml:space="preserve"> ao consumo dos bens coletivos</w:t>
      </w:r>
      <w:r w:rsidR="00492145">
        <w:t xml:space="preserve">. </w:t>
      </w:r>
      <w:r w:rsidR="00682F8E">
        <w:t>Assim, c</w:t>
      </w:r>
      <w:r w:rsidR="00492145">
        <w:t xml:space="preserve">omo afirma Della Porta (2007, p.125), </w:t>
      </w:r>
      <w:r w:rsidR="00682F8E">
        <w:t xml:space="preserve">é interessante notar que </w:t>
      </w:r>
      <w:r w:rsidR="00492145">
        <w:t xml:space="preserve">diferentemente dos partidos e dos grupos de pressão, os movimentos sociais </w:t>
      </w:r>
      <w:r w:rsidR="002613B0">
        <w:t>passaram a assumir</w:t>
      </w:r>
      <w:r w:rsidR="00492145">
        <w:t xml:space="preserve"> uma estrutura reticular com baixo nível de institucionalização em que associações formais convivem com pequenos grupos com estrutura informal, onde os limites da organização são flexíveis e as filiações ocorrem raramente. </w:t>
      </w:r>
      <w:r w:rsidR="002613B0">
        <w:t>Isso tanto do ponto de vista</w:t>
      </w:r>
      <w:r w:rsidR="00327E33">
        <w:t xml:space="preserve"> da organização e da relação entre esses grupos, como quando olhamos para práticas de ação próximas do que observamos </w:t>
      </w:r>
      <w:r w:rsidR="00C9369A">
        <w:t xml:space="preserve">a partir do </w:t>
      </w:r>
      <w:proofErr w:type="spellStart"/>
      <w:r w:rsidR="00C9369A">
        <w:t>Anonymous</w:t>
      </w:r>
      <w:proofErr w:type="spellEnd"/>
      <w:r w:rsidR="00C9369A">
        <w:t xml:space="preserve"> e suas formas de ação em torno do </w:t>
      </w:r>
      <w:r w:rsidR="00C9369A" w:rsidRPr="00C9369A">
        <w:rPr>
          <w:i/>
          <w:iCs/>
        </w:rPr>
        <w:t>hacktivismo</w:t>
      </w:r>
      <w:r w:rsidR="00C9369A">
        <w:t xml:space="preserve">. </w:t>
      </w:r>
      <w:r w:rsidR="00492145">
        <w:t>Com efeito,</w:t>
      </w:r>
      <w:r w:rsidR="00C9369A">
        <w:t xml:space="preserve"> </w:t>
      </w:r>
      <w:r w:rsidR="00F50D99">
        <w:t>a conjunção de ações em torno da desqualificação dos discursos provenientes das instituições de poder</w:t>
      </w:r>
      <w:r w:rsidR="00951294">
        <w:t xml:space="preserve">, como a mídia tradicional, operou </w:t>
      </w:r>
      <w:r w:rsidR="00A453D4">
        <w:t xml:space="preserve">como uma estrutura ao levantar narrativas importantes sobre </w:t>
      </w:r>
      <w:r w:rsidR="008B5942">
        <w:t xml:space="preserve">as dimensões relacionadas aos problemas de ordem pública. Ainda que </w:t>
      </w:r>
      <w:r w:rsidR="005F4FD3">
        <w:t>a narrativa das questões ligadas à corrupção passasse</w:t>
      </w:r>
      <w:r w:rsidR="008B5942">
        <w:t xml:space="preserve"> de forma ambígua </w:t>
      </w:r>
      <w:r w:rsidR="005F4FD3">
        <w:t>na esfera pública naquele momento.</w:t>
      </w:r>
    </w:p>
    <w:p w14:paraId="5E8351FC" w14:textId="18EBBF10" w:rsidR="005D559E" w:rsidRDefault="005F4FD3" w:rsidP="00492145">
      <w:pPr>
        <w:ind w:firstLine="709"/>
      </w:pPr>
      <w:r>
        <w:t xml:space="preserve">Neste sentido, </w:t>
      </w:r>
      <w:r w:rsidR="00492145">
        <w:t xml:space="preserve">quando olhamos para junho de 2013 percebemos que a </w:t>
      </w:r>
      <w:commentRangeStart w:id="485"/>
      <w:r w:rsidR="00492145" w:rsidRPr="00420A25">
        <w:rPr>
          <w:i/>
          <w:iCs/>
        </w:rPr>
        <w:t>estrutura flexível dos protestos</w:t>
      </w:r>
      <w:commentRangeEnd w:id="485"/>
      <w:r w:rsidR="00420A25">
        <w:rPr>
          <w:rStyle w:val="Refdecomentrio"/>
        </w:rPr>
        <w:commentReference w:id="485"/>
      </w:r>
      <w:r w:rsidR="00492145">
        <w:t xml:space="preserve"> </w:t>
      </w:r>
      <w:r w:rsidR="00A84D5B">
        <w:t>foi</w:t>
      </w:r>
      <w:r w:rsidR="00492145">
        <w:t xml:space="preserve"> capaz de reunir grupos em torno de temáticas as mais diversas possíveis, ainda que essas temáticas atravessassem umas às outras.</w:t>
      </w:r>
      <w:r w:rsidR="004C5A90">
        <w:t xml:space="preserve"> </w:t>
      </w:r>
      <w:r w:rsidR="006C581E">
        <w:t>Quando olhamos para as narrativas que se apresentaram em junho de 2013 em torno dos principais direitos sociais</w:t>
      </w:r>
      <w:r w:rsidR="005E72AC">
        <w:t>,</w:t>
      </w:r>
      <w:r w:rsidR="006C581E">
        <w:t xml:space="preserve"> observamos um </w:t>
      </w:r>
      <w:r w:rsidR="006C581E">
        <w:lastRenderedPageBreak/>
        <w:t xml:space="preserve">conjunto de estruturas que se organizaram, primeiro, </w:t>
      </w:r>
      <w:r w:rsidR="005E72AC">
        <w:t>a partir</w:t>
      </w:r>
      <w:r w:rsidR="006C581E">
        <w:t xml:space="preserve"> da pauta urbana e, em um segundo momento, aos diversos serviços públicos e às dificuldades de gerência desses serviços</w:t>
      </w:r>
      <w:r w:rsidR="00492145">
        <w:t xml:space="preserve"> </w:t>
      </w:r>
      <w:r w:rsidR="006C581E">
        <w:t xml:space="preserve">por parte do mundo político, ou do Estado. </w:t>
      </w:r>
      <w:r w:rsidR="006A34EC">
        <w:t>Em consonância, é</w:t>
      </w:r>
      <w:r w:rsidR="00492145">
        <w:t xml:space="preserve"> possível perceber que </w:t>
      </w:r>
      <w:r w:rsidR="001E04C3">
        <w:t>a mobilização dessas pequenas redes associativas dos coletivos sociais benefici</w:t>
      </w:r>
      <w:r w:rsidR="00DA5699">
        <w:t>ou</w:t>
      </w:r>
      <w:r w:rsidR="001E04C3">
        <w:t>-se</w:t>
      </w:r>
      <w:r w:rsidR="00492145">
        <w:t xml:space="preserve"> de uma estrutura organizativa particularmente flexível e descentralizada capaz de colocar em movimento a mobilização de grupos heterogêneos</w:t>
      </w:r>
      <w:r>
        <w:t xml:space="preserve"> em suas práticas</w:t>
      </w:r>
      <w:r w:rsidR="00DA5699">
        <w:t>,</w:t>
      </w:r>
      <w:r w:rsidR="008B303A">
        <w:t xml:space="preserve"> por meio de questões fundamentais ao debate público</w:t>
      </w:r>
      <w:r>
        <w:t xml:space="preserve">. </w:t>
      </w:r>
      <w:r w:rsidR="00626BAE">
        <w:t>Essa heterogeneidade passou a ganhar nuances ainda dentro das manifestações de junho de 2013, quando o a narrativa da corrupção</w:t>
      </w:r>
      <w:r w:rsidR="001E04C3">
        <w:t xml:space="preserve"> recebeu</w:t>
      </w:r>
      <w:r w:rsidR="00626BAE">
        <w:t xml:space="preserve"> contornos</w:t>
      </w:r>
      <w:r w:rsidR="00351FA0">
        <w:t xml:space="preserve"> com alguns movimentos que se colocavam em cena no final dos protestos.</w:t>
      </w:r>
    </w:p>
    <w:p w14:paraId="0F43DC16" w14:textId="77777777" w:rsidR="005D559E" w:rsidRDefault="005D559E">
      <w:pPr>
        <w:spacing w:line="259" w:lineRule="auto"/>
        <w:jc w:val="left"/>
      </w:pPr>
      <w:r>
        <w:br w:type="page"/>
      </w:r>
    </w:p>
    <w:p w14:paraId="5F8225CA" w14:textId="77777777" w:rsidR="00492145" w:rsidRDefault="00492145" w:rsidP="00492145">
      <w:pPr>
        <w:ind w:firstLine="709"/>
      </w:pPr>
    </w:p>
    <w:p w14:paraId="2F2695BF" w14:textId="3E1CA604" w:rsidR="001E04C3" w:rsidRPr="00096034" w:rsidRDefault="00050309" w:rsidP="009746ED">
      <w:pPr>
        <w:pStyle w:val="Ttulo3"/>
        <w:rPr>
          <w:rFonts w:ascii="Times New Roman" w:hAnsi="Times New Roman" w:cs="Times New Roman"/>
          <w:i/>
          <w:iCs/>
          <w:color w:val="auto"/>
        </w:rPr>
      </w:pPr>
      <w:bookmarkStart w:id="486" w:name="_Toc173959629"/>
      <w:r>
        <w:rPr>
          <w:rFonts w:ascii="Times New Roman" w:hAnsi="Times New Roman" w:cs="Times New Roman"/>
          <w:i/>
          <w:iCs/>
          <w:color w:val="auto"/>
        </w:rPr>
        <w:t>3.3.</w:t>
      </w:r>
      <w:r w:rsidR="00833D8C">
        <w:rPr>
          <w:rFonts w:ascii="Times New Roman" w:hAnsi="Times New Roman" w:cs="Times New Roman"/>
          <w:i/>
          <w:iCs/>
          <w:color w:val="auto"/>
        </w:rPr>
        <w:t xml:space="preserve">3 </w:t>
      </w:r>
      <w:r w:rsidR="00867841">
        <w:rPr>
          <w:rFonts w:ascii="Times New Roman" w:hAnsi="Times New Roman" w:cs="Times New Roman"/>
          <w:i/>
          <w:iCs/>
          <w:color w:val="auto"/>
        </w:rPr>
        <w:t xml:space="preserve">Dos </w:t>
      </w:r>
      <w:r w:rsidR="00EF68BC">
        <w:rPr>
          <w:rFonts w:ascii="Times New Roman" w:hAnsi="Times New Roman" w:cs="Times New Roman"/>
          <w:i/>
          <w:iCs/>
          <w:color w:val="auto"/>
        </w:rPr>
        <w:t>coletivos</w:t>
      </w:r>
      <w:r w:rsidR="00867841">
        <w:rPr>
          <w:rFonts w:ascii="Times New Roman" w:hAnsi="Times New Roman" w:cs="Times New Roman"/>
          <w:i/>
          <w:iCs/>
          <w:color w:val="auto"/>
        </w:rPr>
        <w:t xml:space="preserve"> progressistas aos</w:t>
      </w:r>
      <w:r w:rsidR="00EF68BC">
        <w:rPr>
          <w:rFonts w:ascii="Times New Roman" w:hAnsi="Times New Roman" w:cs="Times New Roman"/>
          <w:i/>
          <w:iCs/>
          <w:color w:val="auto"/>
        </w:rPr>
        <w:t xml:space="preserve"> movimentos </w:t>
      </w:r>
      <w:r w:rsidR="00B32839">
        <w:rPr>
          <w:rFonts w:ascii="Times New Roman" w:hAnsi="Times New Roman" w:cs="Times New Roman"/>
          <w:i/>
          <w:iCs/>
          <w:color w:val="auto"/>
        </w:rPr>
        <w:t>de direita</w:t>
      </w:r>
      <w:bookmarkEnd w:id="486"/>
    </w:p>
    <w:p w14:paraId="300D2198" w14:textId="77777777" w:rsidR="009746ED" w:rsidRDefault="009746ED" w:rsidP="00D97ACC">
      <w:pPr>
        <w:ind w:firstLine="709"/>
      </w:pPr>
    </w:p>
    <w:p w14:paraId="3DCAA8FA" w14:textId="7541A0DC" w:rsidR="00D24DDE" w:rsidRDefault="00186B0E" w:rsidP="00D97ACC">
      <w:pPr>
        <w:ind w:firstLine="709"/>
        <w:rPr>
          <w:szCs w:val="24"/>
        </w:rPr>
      </w:pPr>
      <w:r>
        <w:rPr>
          <w:szCs w:val="24"/>
        </w:rPr>
        <w:t xml:space="preserve">De fato, junho de 2013 produziu um abalo na sociedade e na política brasileira. </w:t>
      </w:r>
      <w:r w:rsidR="00123E10">
        <w:rPr>
          <w:szCs w:val="24"/>
        </w:rPr>
        <w:t>Como afirma Singer (20</w:t>
      </w:r>
      <w:r w:rsidR="00CC7B71">
        <w:rPr>
          <w:szCs w:val="24"/>
        </w:rPr>
        <w:t>18, p. 102</w:t>
      </w:r>
      <w:r w:rsidR="00786918">
        <w:rPr>
          <w:szCs w:val="24"/>
        </w:rPr>
        <w:t>-103</w:t>
      </w:r>
      <w:r w:rsidR="00CC7B71">
        <w:rPr>
          <w:szCs w:val="24"/>
        </w:rPr>
        <w:t xml:space="preserve">), </w:t>
      </w:r>
      <w:r w:rsidR="007D1BDD">
        <w:rPr>
          <w:szCs w:val="24"/>
        </w:rPr>
        <w:t>à esquerda ocorreu um impulso jovem, desejoso de encontrar formas de mobilização pela base</w:t>
      </w:r>
      <w:r w:rsidR="00E63C96">
        <w:rPr>
          <w:szCs w:val="24"/>
        </w:rPr>
        <w:t xml:space="preserve">, acedendo um estopim que era sensível às principais demandas da população comum da sociedade. Os protestos adquiriram uma dimensão </w:t>
      </w:r>
      <w:r w:rsidR="00AA7DEE">
        <w:rPr>
          <w:szCs w:val="24"/>
        </w:rPr>
        <w:t>que parecia que ocorria algo nas entranhas da sociedade e que não estava muito claro para a maioria da população. Havia dois contraditórios</w:t>
      </w:r>
      <w:r w:rsidR="00BF6D6C">
        <w:rPr>
          <w:szCs w:val="24"/>
        </w:rPr>
        <w:t>: de um lado uma</w:t>
      </w:r>
      <w:r w:rsidR="00B17A45">
        <w:rPr>
          <w:szCs w:val="24"/>
        </w:rPr>
        <w:t xml:space="preserve"> esquerda autonomista</w:t>
      </w:r>
      <w:r w:rsidR="0043238E">
        <w:rPr>
          <w:szCs w:val="24"/>
        </w:rPr>
        <w:t xml:space="preserve"> se espalhando e mobilizando milhões de pessoas a partir de uma crítica à gestão dos bens coletivos</w:t>
      </w:r>
      <w:r w:rsidR="00786918">
        <w:rPr>
          <w:szCs w:val="24"/>
        </w:rPr>
        <w:t>; do outro lado, na face direita, junho representou o início de uma mobilização da classe média que acabaria por ter papel decisivo</w:t>
      </w:r>
      <w:r w:rsidR="00C56C67">
        <w:rPr>
          <w:szCs w:val="24"/>
        </w:rPr>
        <w:t xml:space="preserve"> na queda de Dilma. No meio do caminho as ruas foram</w:t>
      </w:r>
      <w:r w:rsidR="00D24DDE">
        <w:rPr>
          <w:szCs w:val="24"/>
        </w:rPr>
        <w:t xml:space="preserve"> sendo</w:t>
      </w:r>
      <w:r w:rsidR="00C56C67">
        <w:rPr>
          <w:szCs w:val="24"/>
        </w:rPr>
        <w:t xml:space="preserve"> </w:t>
      </w:r>
      <w:r w:rsidR="001B34DB">
        <w:rPr>
          <w:szCs w:val="24"/>
        </w:rPr>
        <w:t>ocupadas</w:t>
      </w:r>
      <w:r w:rsidR="00C56C67">
        <w:rPr>
          <w:szCs w:val="24"/>
        </w:rPr>
        <w:t xml:space="preserve"> por pessoas que </w:t>
      </w:r>
      <w:r w:rsidR="00371663">
        <w:rPr>
          <w:szCs w:val="24"/>
        </w:rPr>
        <w:t>nadavam</w:t>
      </w:r>
      <w:r w:rsidR="00C56C67">
        <w:rPr>
          <w:szCs w:val="24"/>
        </w:rPr>
        <w:t xml:space="preserve"> </w:t>
      </w:r>
      <w:r w:rsidR="001B34DB">
        <w:rPr>
          <w:szCs w:val="24"/>
        </w:rPr>
        <w:t>em direções opostas</w:t>
      </w:r>
      <w:r w:rsidR="00D24DDE">
        <w:rPr>
          <w:szCs w:val="24"/>
        </w:rPr>
        <w:t xml:space="preserve">. Ao fim daquele ciclo as </w:t>
      </w:r>
      <w:r w:rsidR="00CD0482">
        <w:rPr>
          <w:szCs w:val="24"/>
        </w:rPr>
        <w:t xml:space="preserve">narrativas </w:t>
      </w:r>
      <w:r w:rsidR="00A71ECA">
        <w:rPr>
          <w:szCs w:val="24"/>
        </w:rPr>
        <w:t>já se direcionavam a outros princípios</w:t>
      </w:r>
      <w:r w:rsidR="00430F09">
        <w:rPr>
          <w:szCs w:val="24"/>
        </w:rPr>
        <w:t xml:space="preserve"> e ganhavam nuances ideológicas de acordo com a composição dos manifestantes. A exposição maciça à trama do Mensalão</w:t>
      </w:r>
      <w:r w:rsidR="00645FA6">
        <w:rPr>
          <w:szCs w:val="24"/>
        </w:rPr>
        <w:t xml:space="preserve"> e o noticiário repleto de críticas ao controle inflacionário, à maquiagem </w:t>
      </w:r>
      <w:r w:rsidR="009A6676">
        <w:rPr>
          <w:szCs w:val="24"/>
        </w:rPr>
        <w:t>d</w:t>
      </w:r>
      <w:r w:rsidR="004A2197">
        <w:rPr>
          <w:szCs w:val="24"/>
        </w:rPr>
        <w:t>as contas públicas</w:t>
      </w:r>
      <w:r w:rsidR="009A6676">
        <w:rPr>
          <w:szCs w:val="24"/>
        </w:rPr>
        <w:t>, ao excesso de propaganda governamental, à péssima qualidade dos serviços públicos</w:t>
      </w:r>
      <w:r w:rsidR="004A2197">
        <w:rPr>
          <w:szCs w:val="24"/>
        </w:rPr>
        <w:t xml:space="preserve"> passaram a ser tomadas elementos importantes para</w:t>
      </w:r>
      <w:r w:rsidR="00EC07C7">
        <w:rPr>
          <w:szCs w:val="24"/>
        </w:rPr>
        <w:t xml:space="preserve"> a mobilização de outros grupos dentro do processo de mobilização.</w:t>
      </w:r>
    </w:p>
    <w:p w14:paraId="693342F3" w14:textId="06863D0C" w:rsidR="00990EFF" w:rsidRDefault="00186B0E" w:rsidP="00D97ACC">
      <w:pPr>
        <w:ind w:firstLine="709"/>
        <w:rPr>
          <w:szCs w:val="24"/>
        </w:rPr>
      </w:pPr>
      <w:r>
        <w:rPr>
          <w:szCs w:val="24"/>
        </w:rPr>
        <w:t xml:space="preserve"> </w:t>
      </w:r>
      <w:r w:rsidR="00EC07C7" w:rsidRPr="78201CAA">
        <w:t>Neste sentido, a</w:t>
      </w:r>
      <w:r w:rsidR="00473F33" w:rsidRPr="78201CAA">
        <w:t>o final do período de junho de 2013 alguns movimentos surgiram à baila do discurso “apartidário”. Parte dos manifestantes que pediam a não violência nas manifestações foram protagonistas no conflito contra grupos de tinham alguma orientação político-partidária. Pode-se considerar que a partir desse momento ficou delineado o aparecimento de uma nova direita no cenário político brasileiro</w:t>
      </w:r>
      <w:r w:rsidR="00F37D49" w:rsidRPr="78201CAA">
        <w:t xml:space="preserve"> que se </w:t>
      </w:r>
      <w:r w:rsidR="00281A82" w:rsidRPr="78201CAA">
        <w:t>apresentava</w:t>
      </w:r>
      <w:r w:rsidR="00F37D49" w:rsidRPr="78201CAA">
        <w:t xml:space="preserve"> a partir d</w:t>
      </w:r>
      <w:r w:rsidR="008762AC" w:rsidRPr="78201CAA">
        <w:t xml:space="preserve">e um </w:t>
      </w:r>
      <w:r w:rsidR="008762AC" w:rsidRPr="78201CAA">
        <w:rPr>
          <w:i/>
          <w:iCs/>
        </w:rPr>
        <w:t xml:space="preserve">campo de ativismo </w:t>
      </w:r>
      <w:r w:rsidR="008762AC" w:rsidRPr="78201CAA">
        <w:t>(Alonso, 20</w:t>
      </w:r>
      <w:r w:rsidR="00F971C1">
        <w:t>2</w:t>
      </w:r>
      <w:r w:rsidR="008762AC" w:rsidRPr="78201CAA">
        <w:t>3) construído ao longo de alguns anos</w:t>
      </w:r>
      <w:r w:rsidR="00281A82" w:rsidRPr="78201CAA">
        <w:t xml:space="preserve"> e</w:t>
      </w:r>
      <w:r w:rsidR="009C2AE5" w:rsidRPr="78201CAA">
        <w:t xml:space="preserve"> que atrelava temas morais </w:t>
      </w:r>
      <w:r w:rsidR="009A6676" w:rsidRPr="78201CAA">
        <w:t>à questão política</w:t>
      </w:r>
      <w:r w:rsidR="00473F33">
        <w:rPr>
          <w:szCs w:val="24"/>
        </w:rPr>
        <w:t>.</w:t>
      </w:r>
      <w:r w:rsidR="00281A82">
        <w:rPr>
          <w:szCs w:val="24"/>
        </w:rPr>
        <w:t xml:space="preserve"> </w:t>
      </w:r>
      <w:r w:rsidR="00E54F13" w:rsidRPr="78201CAA">
        <w:t>Surgiram críticos</w:t>
      </w:r>
      <w:r w:rsidR="00014401">
        <w:rPr>
          <w:szCs w:val="24"/>
        </w:rPr>
        <w:t>,</w:t>
      </w:r>
      <w:r w:rsidR="00E54F13" w:rsidRPr="78201CAA">
        <w:t xml:space="preserve"> mais ou menos conscientes, </w:t>
      </w:r>
      <w:r w:rsidR="00014401" w:rsidRPr="78201CAA">
        <w:t>da suposta corrupção estatista produzida pelos políticos lulistas</w:t>
      </w:r>
      <w:r w:rsidR="00473F33">
        <w:rPr>
          <w:szCs w:val="24"/>
        </w:rPr>
        <w:t xml:space="preserve"> </w:t>
      </w:r>
      <w:r w:rsidR="00281A82" w:rsidRPr="78201CAA">
        <w:t>O</w:t>
      </w:r>
      <w:r w:rsidR="008762AC" w:rsidRPr="78201CAA">
        <w:t xml:space="preserve"> que</w:t>
      </w:r>
      <w:r w:rsidR="00281A82" w:rsidRPr="78201CAA">
        <w:t xml:space="preserve"> vale</w:t>
      </w:r>
      <w:r w:rsidR="008762AC" w:rsidRPr="78201CAA">
        <w:t xml:space="preserve"> destaca</w:t>
      </w:r>
      <w:r w:rsidR="00281A82" w:rsidRPr="78201CAA">
        <w:t>r</w:t>
      </w:r>
      <w:r w:rsidR="008762AC" w:rsidRPr="78201CAA">
        <w:t xml:space="preserve"> neste contexto</w:t>
      </w:r>
      <w:r w:rsidR="00473F33">
        <w:rPr>
          <w:szCs w:val="24"/>
        </w:rPr>
        <w:t xml:space="preserve"> </w:t>
      </w:r>
      <w:r w:rsidR="00C42BCA" w:rsidRPr="78201CAA">
        <w:t>é o aparecimento de uma estrutura de mobilização que aparece em fins do período de mo</w:t>
      </w:r>
      <w:r w:rsidR="008E0AE5" w:rsidRPr="78201CAA">
        <w:t xml:space="preserve">bilização que terá como seus principais atores </w:t>
      </w:r>
      <w:r w:rsidR="00473F33" w:rsidRPr="78201CAA">
        <w:t xml:space="preserve">os movimentos Vem </w:t>
      </w:r>
      <w:proofErr w:type="gramStart"/>
      <w:r w:rsidR="00473F33" w:rsidRPr="78201CAA">
        <w:t>Pra</w:t>
      </w:r>
      <w:proofErr w:type="gramEnd"/>
      <w:r w:rsidR="00473F33" w:rsidRPr="78201CAA">
        <w:t xml:space="preserve"> Rua, Revoltados Online e o Movimento Brasil Livre (MBL)</w:t>
      </w:r>
      <w:r w:rsidR="00473F33" w:rsidRPr="78201CAA">
        <w:rPr>
          <w:rStyle w:val="Refdenotaderodap"/>
        </w:rPr>
        <w:footnoteReference w:id="132"/>
      </w:r>
      <w:r w:rsidR="00473F33">
        <w:rPr>
          <w:szCs w:val="24"/>
        </w:rPr>
        <w:t>.</w:t>
      </w:r>
    </w:p>
    <w:p w14:paraId="40BD0B37" w14:textId="5F6BB6C6" w:rsidR="00222772" w:rsidRDefault="00473F33" w:rsidP="00D97ACC">
      <w:pPr>
        <w:ind w:firstLine="709"/>
      </w:pPr>
      <w:r w:rsidRPr="78201CAA">
        <w:lastRenderedPageBreak/>
        <w:t xml:space="preserve">Em uma varredura pelas redes sociais e pelos sites destes grupos podemos ver que </w:t>
      </w:r>
      <w:r w:rsidR="00DB3DD0" w:rsidRPr="78201CAA">
        <w:t>eles</w:t>
      </w:r>
      <w:r w:rsidRPr="78201CAA">
        <w:t xml:space="preserve"> têm orientação opositora à prática dos movimentos sociais tradicionais reivindicando</w:t>
      </w:r>
      <w:r w:rsidR="00A3184C" w:rsidRPr="78201CAA">
        <w:t>, principalmente,</w:t>
      </w:r>
      <w:r w:rsidRPr="78201CAA">
        <w:t xml:space="preserve"> a construção de um Estado mínimo no Brasil. Desde 2014, período de eleições nacionais, </w:t>
      </w:r>
      <w:r w:rsidR="00A3184C" w:rsidRPr="78201CAA">
        <w:t xml:space="preserve">esses movimentos </w:t>
      </w:r>
      <w:r w:rsidRPr="78201CAA">
        <w:t xml:space="preserve">passaram a apoiar fortemente a candidatura de alguns políticos que </w:t>
      </w:r>
      <w:r w:rsidR="00990EFF" w:rsidRPr="78201CAA">
        <w:t>tinha</w:t>
      </w:r>
      <w:r w:rsidR="00E7141E" w:rsidRPr="78201CAA">
        <w:t>m</w:t>
      </w:r>
      <w:r w:rsidRPr="78201CAA">
        <w:t xml:space="preserve"> orientação ideológica similar. Após a derrota do candidato Aécio Neves (PSDB) (48,36% dos votos válidos), </w:t>
      </w:r>
      <w:r w:rsidR="00E8193A" w:rsidRPr="78201CAA">
        <w:t xml:space="preserve">eles </w:t>
      </w:r>
      <w:r w:rsidRPr="78201CAA">
        <w:t>levantar</w:t>
      </w:r>
      <w:r w:rsidR="00E8193A" w:rsidRPr="78201CAA">
        <w:t>am</w:t>
      </w:r>
      <w:r w:rsidRPr="78201CAA">
        <w:t xml:space="preserve"> a bandeira do </w:t>
      </w:r>
      <w:r w:rsidRPr="78201CAA">
        <w:rPr>
          <w:i/>
          <w:iCs/>
        </w:rPr>
        <w:t>impeachment</w:t>
      </w:r>
      <w:r w:rsidRPr="78201CAA">
        <w:t xml:space="preserve"> contra a presidente eleita Dilma (51,64% dos votos válidos)</w:t>
      </w:r>
      <w:r w:rsidRPr="78201CAA">
        <w:rPr>
          <w:rStyle w:val="Refdenotaderodap"/>
        </w:rPr>
        <w:footnoteReference w:id="133"/>
      </w:r>
      <w:r>
        <w:rPr>
          <w:szCs w:val="24"/>
        </w:rPr>
        <w:t>.</w:t>
      </w:r>
      <w:r w:rsidR="00E7141E">
        <w:rPr>
          <w:szCs w:val="24"/>
        </w:rPr>
        <w:t xml:space="preserve"> </w:t>
      </w:r>
      <w:r w:rsidR="00AB76EF">
        <w:t xml:space="preserve">O destaque dado ao tema da corrupção passou a ser uma pedra de toque pelos movimentos que se organizavam </w:t>
      </w:r>
      <w:r w:rsidR="000D43AC">
        <w:t xml:space="preserve">a partir de uma crítica voltada estritamente ao governo do Partido dos Trabalhadores (PT). </w:t>
      </w:r>
      <w:r w:rsidR="008C6470">
        <w:t>Dilma fecharia seu mandato</w:t>
      </w:r>
      <w:r w:rsidR="00CE34AD">
        <w:t xml:space="preserve"> (2010-2014)</w:t>
      </w:r>
      <w:r w:rsidR="008C6470">
        <w:t xml:space="preserve"> </w:t>
      </w:r>
      <w:r w:rsidR="000444ED">
        <w:t>com certa</w:t>
      </w:r>
      <w:r w:rsidR="008C6470">
        <w:t xml:space="preserve"> popularidade</w:t>
      </w:r>
      <w:r w:rsidR="00016466">
        <w:t xml:space="preserve">, mas </w:t>
      </w:r>
      <w:r w:rsidR="003433C1">
        <w:rPr>
          <w:rFonts w:eastAsia="Calibri" w:cs="Times New Roman"/>
          <w:lang w:eastAsia="zh-CN"/>
        </w:rPr>
        <w:t xml:space="preserve">alguns fatores caminhavam para uma dificuldade em manter os ânimos em torno de sua </w:t>
      </w:r>
      <w:r w:rsidR="00E3213A">
        <w:rPr>
          <w:rFonts w:eastAsia="Calibri" w:cs="Times New Roman"/>
          <w:lang w:eastAsia="zh-CN"/>
        </w:rPr>
        <w:t>candidatura</w:t>
      </w:r>
      <w:r w:rsidR="003433C1">
        <w:rPr>
          <w:rFonts w:eastAsia="Calibri" w:cs="Times New Roman"/>
          <w:lang w:eastAsia="zh-CN"/>
        </w:rPr>
        <w:t xml:space="preserve"> no poder.</w:t>
      </w:r>
    </w:p>
    <w:p w14:paraId="2A1E3071" w14:textId="29752F4E" w:rsidR="006353C7" w:rsidRPr="00E21538" w:rsidRDefault="00E646CC" w:rsidP="00E646CC">
      <w:pPr>
        <w:ind w:firstLine="709"/>
      </w:pPr>
      <w:r>
        <w:t>Para compreender a mudança nas questões que envolvem a entrada desses grupos</w:t>
      </w:r>
      <w:r w:rsidR="00F723AD">
        <w:t xml:space="preserve"> é preciso levantar </w:t>
      </w:r>
      <w:r w:rsidR="00472C1D">
        <w:t>alguns pontos contextuais</w:t>
      </w:r>
      <w:r w:rsidR="00F723AD">
        <w:t xml:space="preserve"> dentro desse processo. Primeiro, o fato de que </w:t>
      </w:r>
      <w:r w:rsidR="00E77C8E" w:rsidRPr="00E77C8E">
        <w:t>os</w:t>
      </w:r>
      <w:r w:rsidR="00560E02">
        <w:t xml:space="preserve"> diversos</w:t>
      </w:r>
      <w:r w:rsidR="00E77C8E" w:rsidRPr="00E77C8E">
        <w:t xml:space="preserve"> movimentos sociai</w:t>
      </w:r>
      <w:r w:rsidR="007606FA">
        <w:t>s</w:t>
      </w:r>
      <w:r w:rsidR="00E77C8E">
        <w:t xml:space="preserve"> </w:t>
      </w:r>
      <w:r w:rsidR="007606FA">
        <w:t>c</w:t>
      </w:r>
      <w:r w:rsidR="007606FA" w:rsidRPr="00E77C8E">
        <w:t>onstr</w:t>
      </w:r>
      <w:r w:rsidR="007606FA">
        <w:t>oem</w:t>
      </w:r>
      <w:r w:rsidR="00E77C8E" w:rsidRPr="00E77C8E">
        <w:t xml:space="preserve"> versões particulares da realidade</w:t>
      </w:r>
      <w:r w:rsidR="00E77C8E">
        <w:t>. Isso</w:t>
      </w:r>
      <w:r w:rsidR="003C54B2">
        <w:t xml:space="preserve"> no desenvolvimento de suas práticas cotidianas, assim como em contextos de disputa, principalmente nas arenas</w:t>
      </w:r>
      <w:r w:rsidR="003C54B2">
        <w:rPr>
          <w:rStyle w:val="Refdenotaderodap"/>
        </w:rPr>
        <w:footnoteReference w:id="134"/>
      </w:r>
      <w:r w:rsidR="003D2C0A">
        <w:t xml:space="preserve">. Esses movimentos </w:t>
      </w:r>
      <w:r w:rsidR="00E47EA9">
        <w:t>desenvolvem</w:t>
      </w:r>
      <w:r w:rsidR="00E77C8E" w:rsidRPr="00E77C8E">
        <w:t xml:space="preserve"> e apresenta</w:t>
      </w:r>
      <w:r w:rsidR="00E47EA9">
        <w:t>m</w:t>
      </w:r>
      <w:r w:rsidR="00E77C8E" w:rsidRPr="00E77C8E">
        <w:t xml:space="preserve"> visões alternativas de</w:t>
      </w:r>
      <w:r w:rsidR="00E47EA9">
        <w:t xml:space="preserve"> uma</w:t>
      </w:r>
      <w:r w:rsidR="00E77C8E" w:rsidRPr="00E77C8E">
        <w:t xml:space="preserve"> realidade, buscando afetar o entendimento de divers</w:t>
      </w:r>
      <w:r w:rsidR="00E47EA9">
        <w:t>os públicos</w:t>
      </w:r>
      <w:r w:rsidR="00E77C8E" w:rsidRPr="00E77C8E">
        <w:t xml:space="preserve"> sobre o</w:t>
      </w:r>
      <w:r w:rsidR="00560E02">
        <w:t xml:space="preserve"> próprio</w:t>
      </w:r>
      <w:r w:rsidR="00E77C8E" w:rsidRPr="00E77C8E">
        <w:t xml:space="preserve"> movimento e suas reivindicações (</w:t>
      </w:r>
      <w:proofErr w:type="spellStart"/>
      <w:r w:rsidR="00E77C8E" w:rsidRPr="00E77C8E">
        <w:t>Benford</w:t>
      </w:r>
      <w:proofErr w:type="spellEnd"/>
      <w:r w:rsidR="00E77C8E" w:rsidRPr="00E77C8E">
        <w:t xml:space="preserve"> 1993</w:t>
      </w:r>
      <w:r w:rsidR="00945204">
        <w:t>,</w:t>
      </w:r>
      <w:r w:rsidR="00E77C8E" w:rsidRPr="00E77C8E">
        <w:t xml:space="preserve"> </w:t>
      </w:r>
      <w:r w:rsidR="00945204">
        <w:t xml:space="preserve">p. </w:t>
      </w:r>
      <w:r w:rsidR="00E77C8E" w:rsidRPr="00E77C8E">
        <w:t>678).</w:t>
      </w:r>
      <w:r w:rsidR="00472C1D">
        <w:t xml:space="preserve"> </w:t>
      </w:r>
      <w:r w:rsidR="003D4B13">
        <w:t xml:space="preserve">Parte da literatura </w:t>
      </w:r>
      <w:r w:rsidR="004541D4">
        <w:t>c</w:t>
      </w:r>
      <w:r w:rsidR="003D4B13">
        <w:t xml:space="preserve">hama </w:t>
      </w:r>
      <w:r w:rsidR="00F67A87">
        <w:t xml:space="preserve">esse </w:t>
      </w:r>
      <w:r w:rsidR="00F67A87">
        <w:lastRenderedPageBreak/>
        <w:t xml:space="preserve">processo de disputa de visões de </w:t>
      </w:r>
      <w:r w:rsidR="00885C38" w:rsidRPr="78201CAA">
        <w:rPr>
          <w:i/>
          <w:iCs/>
        </w:rPr>
        <w:t>frame disputes</w:t>
      </w:r>
      <w:r w:rsidR="00885C38" w:rsidRPr="78201CAA">
        <w:rPr>
          <w:rStyle w:val="Refdenotaderodap"/>
          <w:i/>
          <w:iCs/>
        </w:rPr>
        <w:footnoteReference w:id="135"/>
      </w:r>
      <w:r w:rsidR="00256B32" w:rsidRPr="78201CAA">
        <w:rPr>
          <w:i/>
          <w:iCs/>
        </w:rPr>
        <w:t>.</w:t>
      </w:r>
      <w:r w:rsidR="00E21538">
        <w:t xml:space="preserve"> </w:t>
      </w:r>
      <w:r w:rsidR="006315B4">
        <w:t>A</w:t>
      </w:r>
      <w:r w:rsidR="004428B0" w:rsidRPr="004428B0">
        <w:t>s disputas de quadros se referem a diferenças de opinião ou preferência em relação a reivindicações associadas a atividades de construção de quadros que os atores dos movimentos sociais criam.</w:t>
      </w:r>
      <w:r w:rsidR="00904538">
        <w:t xml:space="preserve"> Isso durante suas reuniões organizativas, como també</w:t>
      </w:r>
      <w:r w:rsidR="005451D6">
        <w:t>m nas dinâmicas de ação contenciosa, nos protestos.</w:t>
      </w:r>
      <w:r w:rsidR="004428B0" w:rsidRPr="004428B0">
        <w:t xml:space="preserve"> </w:t>
      </w:r>
      <w:r w:rsidR="005451D6">
        <w:t>Neste sentido, entend</w:t>
      </w:r>
      <w:r w:rsidR="002D0A3A">
        <w:t>o</w:t>
      </w:r>
      <w:r w:rsidR="00AB66E5">
        <w:t xml:space="preserve">, assim como </w:t>
      </w:r>
      <w:proofErr w:type="spellStart"/>
      <w:r w:rsidR="00AB66E5">
        <w:t>Benford</w:t>
      </w:r>
      <w:proofErr w:type="spellEnd"/>
      <w:r w:rsidR="00AB66E5">
        <w:t xml:space="preserve"> e </w:t>
      </w:r>
      <w:proofErr w:type="spellStart"/>
      <w:r w:rsidR="00AB66E5">
        <w:t>Snow</w:t>
      </w:r>
      <w:proofErr w:type="spellEnd"/>
      <w:r w:rsidR="00AB66E5">
        <w:t>,</w:t>
      </w:r>
      <w:r w:rsidR="005451D6">
        <w:t xml:space="preserve"> que</w:t>
      </w:r>
      <w:r w:rsidR="00481AEB">
        <w:t xml:space="preserve"> as</w:t>
      </w:r>
      <w:r w:rsidR="004428B0" w:rsidRPr="004428B0">
        <w:t xml:space="preserve"> disputas de quadros são uma dinâmica pervasiva dentro dos movimentos sociais, sendo um dos vários processos discursivos contestados </w:t>
      </w:r>
      <w:r w:rsidR="005C449D">
        <w:t>na</w:t>
      </w:r>
      <w:r w:rsidR="004428B0" w:rsidRPr="004428B0">
        <w:t xml:space="preserve"> arena</w:t>
      </w:r>
      <w:r w:rsidR="00DF5795">
        <w:t xml:space="preserve"> política</w:t>
      </w:r>
      <w:r w:rsidR="004428B0" w:rsidRPr="004428B0">
        <w:t xml:space="preserve"> (</w:t>
      </w:r>
      <w:proofErr w:type="spellStart"/>
      <w:r w:rsidR="004428B0" w:rsidRPr="004428B0">
        <w:t>Benford</w:t>
      </w:r>
      <w:proofErr w:type="spellEnd"/>
      <w:r w:rsidR="004428B0" w:rsidRPr="004428B0">
        <w:t xml:space="preserve"> &amp; </w:t>
      </w:r>
      <w:proofErr w:type="spellStart"/>
      <w:r w:rsidR="004428B0" w:rsidRPr="004428B0">
        <w:t>Snow</w:t>
      </w:r>
      <w:proofErr w:type="spellEnd"/>
      <w:r w:rsidR="004428B0" w:rsidRPr="004428B0">
        <w:t xml:space="preserve"> 2000).</w:t>
      </w:r>
    </w:p>
    <w:p w14:paraId="493253B4" w14:textId="0EDB9E5C" w:rsidR="006B2AF2" w:rsidRDefault="005B46A0" w:rsidP="00107498">
      <w:pPr>
        <w:ind w:firstLine="709"/>
      </w:pPr>
      <w:r>
        <w:t xml:space="preserve">Com efeito, </w:t>
      </w:r>
      <w:r w:rsidR="00AB66E5">
        <w:t xml:space="preserve">quando olhamos </w:t>
      </w:r>
      <w:r w:rsidR="00305BE1">
        <w:t>em perspectiva</w:t>
      </w:r>
      <w:r w:rsidR="00296D0F">
        <w:t xml:space="preserve"> para</w:t>
      </w:r>
      <w:r w:rsidR="00305BE1">
        <w:t xml:space="preserve"> o final do ciclo de protestos de junho de 2013</w:t>
      </w:r>
      <w:r w:rsidR="00296D0F">
        <w:t>,</w:t>
      </w:r>
      <w:r>
        <w:t xml:space="preserve"> </w:t>
      </w:r>
      <w:r w:rsidR="00305BE1">
        <w:t>começamos a observar uma mudança importante no quadro inter</w:t>
      </w:r>
      <w:r w:rsidR="00B414E4">
        <w:t>pretativo referente às narrativas que parte dos manifestantes começaram a mobilizar durante os protestos.</w:t>
      </w:r>
      <w:r w:rsidR="002B2172">
        <w:t xml:space="preserve"> Para </w:t>
      </w:r>
      <w:proofErr w:type="spellStart"/>
      <w:r w:rsidR="002B2172">
        <w:t>Kunrath</w:t>
      </w:r>
      <w:proofErr w:type="spellEnd"/>
      <w:r w:rsidR="002B2172">
        <w:t xml:space="preserve"> (2018), a apropriação parcial do ciclo de confronto pela mobilização de contramovimentos conservadores produziu uma mudança qualitativa em </w:t>
      </w:r>
      <w:r w:rsidR="00516AAF">
        <w:t>que</w:t>
      </w:r>
      <w:r w:rsidR="002B2172">
        <w:t xml:space="preserve"> </w:t>
      </w:r>
      <w:ins w:id="487" w:author="Christiane Jalles de Paula" w:date="2024-08-10T20:58:00Z" w16du:dateUtc="2024-08-10T23:58:00Z">
        <w:r w:rsidR="00A211F4">
          <w:t xml:space="preserve">esses </w:t>
        </w:r>
      </w:ins>
      <w:r w:rsidR="002B2172">
        <w:t xml:space="preserve">grupos </w:t>
      </w:r>
      <w:del w:id="488" w:author="Christiane Jalles de Paula" w:date="2024-08-10T20:58:00Z" w16du:dateUtc="2024-08-10T23:58:00Z">
        <w:r w:rsidR="002B2172" w:rsidDel="00A211F4">
          <w:delText xml:space="preserve">conservadores </w:delText>
        </w:r>
      </w:del>
      <w:r w:rsidR="002B2172">
        <w:t>passaram a se apropriar dos protestos de junho de 2013.</w:t>
      </w:r>
      <w:r w:rsidR="00B414E4">
        <w:t xml:space="preserve"> </w:t>
      </w:r>
      <w:r w:rsidR="00C37C86">
        <w:t xml:space="preserve">De certa maneira, </w:t>
      </w:r>
      <w:r w:rsidR="00F27D44">
        <w:t>com a revogação do aumento da passagem no dia 19 de junho de 2013</w:t>
      </w:r>
      <w:r w:rsidR="00A3378F">
        <w:t>,</w:t>
      </w:r>
      <w:r w:rsidR="00F71C01">
        <w:t xml:space="preserve"> cria-se um ambiente de desmobilização </w:t>
      </w:r>
      <w:r w:rsidR="001A7BF7">
        <w:t>da estrutura erigida em torno do MPL.</w:t>
      </w:r>
      <w:r w:rsidR="000D0F65">
        <w:t xml:space="preserve"> </w:t>
      </w:r>
      <w:r w:rsidR="00A90BED">
        <w:t xml:space="preserve">Aqui, podemos observar três eventos importantes que chamam a atenção para </w:t>
      </w:r>
      <w:r w:rsidR="00DA5429">
        <w:t>um</w:t>
      </w:r>
      <w:r w:rsidR="0058036D">
        <w:t xml:space="preserve"> momento de abertura nas oportunidades políticas que permitiu a entrada </w:t>
      </w:r>
      <w:r w:rsidR="00D84637">
        <w:t xml:space="preserve">de outros grupos no processo que desemboca nas manifestações pelo </w:t>
      </w:r>
      <w:r w:rsidR="00D84637" w:rsidRPr="78201CAA">
        <w:rPr>
          <w:i/>
          <w:iCs/>
        </w:rPr>
        <w:t>impeachment</w:t>
      </w:r>
      <w:r w:rsidR="00D84637">
        <w:t>. Primeir</w:t>
      </w:r>
      <w:r w:rsidR="00724841">
        <w:t>amente</w:t>
      </w:r>
      <w:r w:rsidR="00D84637">
        <w:t>,</w:t>
      </w:r>
      <w:r w:rsidR="00724841">
        <w:t xml:space="preserve"> ainda em junho de 2013,</w:t>
      </w:r>
      <w:r w:rsidR="001A7BF7">
        <w:t xml:space="preserve"> </w:t>
      </w:r>
      <w:r w:rsidR="005E7983">
        <w:t>o</w:t>
      </w:r>
      <w:r w:rsidR="001A5329">
        <w:t xml:space="preserve"> MPL anuncia</w:t>
      </w:r>
      <w:r w:rsidR="00D84637">
        <w:t>ra</w:t>
      </w:r>
      <w:r w:rsidR="001A5329">
        <w:t xml:space="preserve"> sua retirada </w:t>
      </w:r>
      <w:r w:rsidR="00054F0B">
        <w:t>da convocação das manifestações no dia 21 de junho</w:t>
      </w:r>
      <w:r w:rsidR="00054F0B">
        <w:rPr>
          <w:rStyle w:val="Refdenotaderodap"/>
        </w:rPr>
        <w:footnoteReference w:id="136"/>
      </w:r>
      <w:r w:rsidR="00741EA8">
        <w:t xml:space="preserve">, um dia após o </w:t>
      </w:r>
      <w:commentRangeStart w:id="489"/>
      <w:r w:rsidR="00741EA8">
        <w:t xml:space="preserve">pico </w:t>
      </w:r>
      <w:commentRangeEnd w:id="489"/>
      <w:r w:rsidR="00A211F4">
        <w:rPr>
          <w:rStyle w:val="Refdecomentrio"/>
        </w:rPr>
        <w:commentReference w:id="489"/>
      </w:r>
      <w:r w:rsidR="00741EA8">
        <w:t>dos protestos</w:t>
      </w:r>
      <w:r w:rsidR="000A127C">
        <w:t xml:space="preserve"> (20/06/2023).</w:t>
      </w:r>
      <w:r w:rsidR="00D84637">
        <w:t xml:space="preserve"> </w:t>
      </w:r>
      <w:r w:rsidR="006B75D5">
        <w:t xml:space="preserve">Decerto, </w:t>
      </w:r>
      <w:r w:rsidR="001E65D7">
        <w:t>os dias 13 e 17 de junho também são marcos importantes. Respectivamente, a violência policia</w:t>
      </w:r>
      <w:r w:rsidR="00245F03">
        <w:t xml:space="preserve">l e a dinâmica de confronto com os grupos </w:t>
      </w:r>
      <w:r w:rsidR="00245F03" w:rsidRPr="78201CAA">
        <w:rPr>
          <w:i/>
          <w:iCs/>
        </w:rPr>
        <w:t xml:space="preserve">black </w:t>
      </w:r>
      <w:proofErr w:type="spellStart"/>
      <w:r w:rsidR="00245F03" w:rsidRPr="78201CAA">
        <w:rPr>
          <w:i/>
          <w:iCs/>
        </w:rPr>
        <w:t>blocs</w:t>
      </w:r>
      <w:proofErr w:type="spellEnd"/>
      <w:r w:rsidR="00245F03">
        <w:t xml:space="preserve">, </w:t>
      </w:r>
      <w:r w:rsidR="002341C9">
        <w:t xml:space="preserve">desenvolve uma crítica que se expande na esfera pública </w:t>
      </w:r>
      <w:r w:rsidR="001D63EB">
        <w:t xml:space="preserve">e abre um campo de possibilidades para a entrada de novas demandas </w:t>
      </w:r>
      <w:r w:rsidR="00B523CD">
        <w:t>que não se limitavam ao transporte público.</w:t>
      </w:r>
    </w:p>
    <w:p w14:paraId="32A6F4F9" w14:textId="571E1EFD" w:rsidR="00BA69B4" w:rsidRDefault="00393F61" w:rsidP="00591180">
      <w:pPr>
        <w:ind w:firstLine="709"/>
      </w:pPr>
      <w:r>
        <w:t>Em segundo lugar, n</w:t>
      </w:r>
      <w:r w:rsidR="00EF01A1">
        <w:t>o</w:t>
      </w:r>
      <w:r w:rsidR="006B75D5">
        <w:t xml:space="preserve"> dia do pico das manifestações</w:t>
      </w:r>
      <w:r w:rsidR="00B523CD">
        <w:t xml:space="preserve"> (20/06) </w:t>
      </w:r>
      <w:r w:rsidR="00C65CB8">
        <w:t xml:space="preserve">as pautas se pulverizam devido à amplitude dos protestos e pela heterogeneidade da composição dos manifestantes. </w:t>
      </w:r>
      <w:r w:rsidR="00C65CB8">
        <w:lastRenderedPageBreak/>
        <w:t xml:space="preserve">Aqui, por mais que as estruturas de mobilização fossem importantes para dar </w:t>
      </w:r>
      <w:r w:rsidR="00EF01A1">
        <w:t>início</w:t>
      </w:r>
      <w:r w:rsidR="00C65CB8">
        <w:t xml:space="preserve"> às dinâmicas</w:t>
      </w:r>
      <w:r w:rsidR="00EF01A1">
        <w:t xml:space="preserve"> de protesto</w:t>
      </w:r>
      <w:r w:rsidR="00D61854">
        <w:t xml:space="preserve"> e </w:t>
      </w:r>
      <w:r w:rsidR="00212222">
        <w:t>sustentá-las</w:t>
      </w:r>
      <w:r w:rsidR="00C65CB8">
        <w:t xml:space="preserve">, </w:t>
      </w:r>
      <w:r w:rsidR="001C64A6">
        <w:t>elas</w:t>
      </w:r>
      <w:r w:rsidR="00D61854">
        <w:t xml:space="preserve"> não </w:t>
      </w:r>
      <w:r w:rsidR="001C64A6">
        <w:t>de</w:t>
      </w:r>
      <w:r w:rsidR="00D61854">
        <w:t>tinham mais</w:t>
      </w:r>
      <w:r w:rsidR="00212222">
        <w:t xml:space="preserve"> o curso do processo.</w:t>
      </w:r>
      <w:r w:rsidR="00107498">
        <w:t xml:space="preserve"> Dilma, no dia 24/06 propõe uma resposta a partir de um pacto </w:t>
      </w:r>
      <w:r w:rsidR="00434320">
        <w:t xml:space="preserve">nacional com </w:t>
      </w:r>
      <w:r w:rsidR="001C64A6">
        <w:t xml:space="preserve">a </w:t>
      </w:r>
      <w:r w:rsidR="00434320">
        <w:t>tentativa de conter a onda de protestos</w:t>
      </w:r>
      <w:r w:rsidR="00434320">
        <w:rPr>
          <w:rStyle w:val="Refdenotaderodap"/>
        </w:rPr>
        <w:footnoteReference w:id="137"/>
      </w:r>
      <w:r w:rsidR="00724841">
        <w:t>.</w:t>
      </w:r>
      <w:r w:rsidR="00461640">
        <w:t xml:space="preserve"> Ocorre, nos termos de </w:t>
      </w:r>
      <w:proofErr w:type="spellStart"/>
      <w:r w:rsidR="00461640">
        <w:t>Dobry</w:t>
      </w:r>
      <w:proofErr w:type="spellEnd"/>
      <w:r w:rsidR="00461640">
        <w:t xml:space="preserve"> (2015) uma </w:t>
      </w:r>
      <w:proofErr w:type="spellStart"/>
      <w:r w:rsidR="00461640" w:rsidRPr="78201CAA">
        <w:rPr>
          <w:i/>
          <w:iCs/>
        </w:rPr>
        <w:t>dessetorização</w:t>
      </w:r>
      <w:proofErr w:type="spellEnd"/>
      <w:r w:rsidR="00461640" w:rsidRPr="78201CAA">
        <w:rPr>
          <w:i/>
          <w:iCs/>
        </w:rPr>
        <w:t xml:space="preserve"> tendencial do espaço social</w:t>
      </w:r>
      <w:r w:rsidR="00461640">
        <w:t xml:space="preserve"> em que </w:t>
      </w:r>
      <w:r w:rsidR="00201DD4">
        <w:t>as narrativas estão dispostas na esfera pública, mas que não há uma</w:t>
      </w:r>
      <w:r w:rsidR="006B75D5">
        <w:t xml:space="preserve"> </w:t>
      </w:r>
      <w:r w:rsidR="00EF01A1">
        <w:t>especificidade ou orientação</w:t>
      </w:r>
      <w:r w:rsidR="00EF772E">
        <w:t xml:space="preserve"> de pautas.</w:t>
      </w:r>
      <w:r w:rsidR="00734E0F">
        <w:t xml:space="preserve"> </w:t>
      </w:r>
      <w:r w:rsidR="00EF772E">
        <w:t>Neste contexto, o aparecimento de grupos à direita começa a ser ma</w:t>
      </w:r>
      <w:r w:rsidR="00300497">
        <w:t>i</w:t>
      </w:r>
      <w:r w:rsidR="00EF772E">
        <w:t>s nítido, sobretudo após o dia 29/</w:t>
      </w:r>
      <w:r w:rsidR="00E54763">
        <w:t>06, quando a popularidade de Dilma</w:t>
      </w:r>
      <w:r w:rsidR="00505C85">
        <w:rPr>
          <w:rStyle w:val="Refdenotaderodap"/>
        </w:rPr>
        <w:footnoteReference w:id="138"/>
      </w:r>
      <w:r w:rsidR="00E54763">
        <w:t xml:space="preserve"> despenca</w:t>
      </w:r>
      <w:r w:rsidR="00762BFF">
        <w:t xml:space="preserve"> 27</w:t>
      </w:r>
      <w:r w:rsidR="00244118">
        <w:t xml:space="preserve"> pontos percentuais de 57% para 30%.</w:t>
      </w:r>
      <w:r w:rsidR="00F15A44">
        <w:t xml:space="preserve"> </w:t>
      </w:r>
    </w:p>
    <w:p w14:paraId="52811D33" w14:textId="77777777" w:rsidR="001F763A" w:rsidRDefault="002363FC" w:rsidP="001F763A">
      <w:pPr>
        <w:ind w:firstLine="851"/>
      </w:pPr>
      <w:r>
        <w:t>Em terceiro lugar</w:t>
      </w:r>
      <w:r w:rsidR="001D6EDA">
        <w:t xml:space="preserve">, a popularidade de Dilma </w:t>
      </w:r>
      <w:r w:rsidR="00035000">
        <w:t>se tornaria a principal chave de desqualificação de sua política e das tentativas de respostas dada por ela a respeito dos problemas</w:t>
      </w:r>
      <w:r w:rsidR="008266E0">
        <w:t xml:space="preserve"> da sociedade. Além do mais, isso passaria a ser lenha na fogueira na construção de um contingente político para sua destituição. </w:t>
      </w:r>
      <w:r w:rsidR="00452B38">
        <w:t>A esse cenário, os escândalos vividos pelo PT nos últimos anos, que abalara sua imagem, mas não foi capaz de destituir o mandato</w:t>
      </w:r>
      <w:r w:rsidR="00340573">
        <w:t xml:space="preserve"> do partido no poder</w:t>
      </w:r>
      <w:r w:rsidR="00452B38">
        <w:t>, passaria a ser explorado a partir da figura da Presidenta.</w:t>
      </w:r>
      <w:r w:rsidR="00CF060B">
        <w:t xml:space="preserve"> Como afirma</w:t>
      </w:r>
      <w:r w:rsidR="00333FC9">
        <w:t>m</w:t>
      </w:r>
      <w:r w:rsidR="00CF060B">
        <w:t xml:space="preserve"> Tatagiba</w:t>
      </w:r>
      <w:r w:rsidR="00333FC9">
        <w:t>, Trindade e Teixeira (</w:t>
      </w:r>
      <w:r w:rsidR="00CE4A50">
        <w:t xml:space="preserve">2015), </w:t>
      </w:r>
      <w:r w:rsidR="00EF2CE5">
        <w:t xml:space="preserve">desde 2007 tem-se a emergência </w:t>
      </w:r>
      <w:r w:rsidR="007E2003">
        <w:t xml:space="preserve">de </w:t>
      </w:r>
      <w:r w:rsidR="006D4BF4">
        <w:t xml:space="preserve">um conjunto de atores que buscavam </w:t>
      </w:r>
      <w:r w:rsidR="00AE3DED">
        <w:t xml:space="preserve">desafiar a hegemonia da esquerda em protestos, com o intuito de imprimir novos contornos </w:t>
      </w:r>
      <w:r w:rsidR="009F44EB">
        <w:t xml:space="preserve">às manifestações de rua no Brasil. </w:t>
      </w:r>
      <w:r w:rsidR="00ED246A">
        <w:t>A diferença</w:t>
      </w:r>
      <w:r w:rsidR="00070F25">
        <w:t xml:space="preserve"> desses grupos, quanto à forma de se mobilizar, </w:t>
      </w:r>
      <w:r w:rsidR="0001072F">
        <w:t xml:space="preserve">diz respeito à origem das pautas e por serem contrários às políticas sociais do governo e à intervenção do Estado na economia. Como argumentado anteriormente, esses movimentos </w:t>
      </w:r>
      <w:r w:rsidR="007D13A6">
        <w:t>apoiavam-se</w:t>
      </w:r>
      <w:r w:rsidR="0001072F">
        <w:t xml:space="preserve"> </w:t>
      </w:r>
      <w:r w:rsidR="007D13A6">
        <w:t>em</w:t>
      </w:r>
      <w:r w:rsidR="0001072F">
        <w:t xml:space="preserve"> uma lógica</w:t>
      </w:r>
      <w:r w:rsidR="000368DC">
        <w:t xml:space="preserve"> de combate à corrução por intermédio de um </w:t>
      </w:r>
      <w:r w:rsidR="00D52340">
        <w:t>argumento</w:t>
      </w:r>
      <w:r w:rsidR="000368DC">
        <w:t xml:space="preserve"> moral sobre a política</w:t>
      </w:r>
      <w:r w:rsidR="00D52340">
        <w:t>,</w:t>
      </w:r>
      <w:r w:rsidR="000368DC">
        <w:t xml:space="preserve"> que se justifica</w:t>
      </w:r>
      <w:r w:rsidR="001250AF">
        <w:t>ria</w:t>
      </w:r>
      <w:r w:rsidR="000368DC">
        <w:t xml:space="preserve"> pela eliminação de qualquer </w:t>
      </w:r>
      <w:r w:rsidR="0063146D">
        <w:t>estrutura estatal que</w:t>
      </w:r>
      <w:r w:rsidR="00D52340">
        <w:t xml:space="preserve"> gera</w:t>
      </w:r>
      <w:r w:rsidR="003566BC">
        <w:t>sse</w:t>
      </w:r>
      <w:r w:rsidR="00D52340">
        <w:t xml:space="preserve"> empecilho à</w:t>
      </w:r>
      <w:r w:rsidR="001E0695">
        <w:t>quilo que argumenta</w:t>
      </w:r>
      <w:r w:rsidR="003566BC">
        <w:t>vam</w:t>
      </w:r>
      <w:r w:rsidR="001E0695">
        <w:t xml:space="preserve"> ser</w:t>
      </w:r>
      <w:r w:rsidR="002D4461">
        <w:t xml:space="preserve"> a</w:t>
      </w:r>
      <w:r w:rsidR="00D52340">
        <w:t xml:space="preserve"> </w:t>
      </w:r>
      <w:r w:rsidR="002D4461">
        <w:t>“</w:t>
      </w:r>
      <w:r w:rsidR="00D52340">
        <w:t>ação livre das pessoas</w:t>
      </w:r>
      <w:r w:rsidR="002D4461">
        <w:t>”</w:t>
      </w:r>
      <w:r w:rsidR="00D52340">
        <w:t xml:space="preserve">. </w:t>
      </w:r>
      <w:r w:rsidR="003566BC">
        <w:t xml:space="preserve"> </w:t>
      </w:r>
      <w:r w:rsidR="009C3C5E">
        <w:t>Assim,</w:t>
      </w:r>
      <w:r w:rsidR="00515773">
        <w:t xml:space="preserve"> o compartilhamento de posicionamentos críticos </w:t>
      </w:r>
      <w:r w:rsidR="004775A6">
        <w:t>em relação aos governos do PT</w:t>
      </w:r>
      <w:r w:rsidR="009C3C5E">
        <w:t xml:space="preserve"> (ainda</w:t>
      </w:r>
      <w:r w:rsidR="009002BE">
        <w:t xml:space="preserve"> que por motivos distintos)</w:t>
      </w:r>
      <w:r w:rsidR="004775A6">
        <w:t xml:space="preserve"> e à política institucional e/ou ao Estado</w:t>
      </w:r>
      <w:r w:rsidR="006C17F0">
        <w:t xml:space="preserve"> (</w:t>
      </w:r>
      <w:proofErr w:type="spellStart"/>
      <w:r w:rsidR="006C17F0">
        <w:t>Kunrath</w:t>
      </w:r>
      <w:proofErr w:type="spellEnd"/>
      <w:r w:rsidR="006C17F0">
        <w:t xml:space="preserve">, 2018, p. </w:t>
      </w:r>
      <w:r w:rsidR="005D268C">
        <w:t>3)</w:t>
      </w:r>
      <w:r w:rsidR="009C3C5E">
        <w:t xml:space="preserve"> passou a ser um ponto importante a ser explorado</w:t>
      </w:r>
      <w:r w:rsidR="003566BC">
        <w:t xml:space="preserve"> </w:t>
      </w:r>
      <w:r w:rsidR="009002BE">
        <w:t>pelos grupos que passariam a</w:t>
      </w:r>
      <w:r w:rsidR="003B5A8E">
        <w:t xml:space="preserve"> ocupar as ruas</w:t>
      </w:r>
      <w:r w:rsidR="009002BE">
        <w:t>. Estes</w:t>
      </w:r>
      <w:r w:rsidR="003B5A8E">
        <w:t xml:space="preserve"> começaram a ver no horizonte </w:t>
      </w:r>
      <w:r w:rsidR="00E61C95">
        <w:t>elementos para o desenvolvimento de uma crítica sobre a corrupção</w:t>
      </w:r>
      <w:r w:rsidR="00BA6E33">
        <w:t xml:space="preserve"> que se</w:t>
      </w:r>
      <w:r w:rsidR="00193C8F">
        <w:t xml:space="preserve"> apresentou através da </w:t>
      </w:r>
      <w:r w:rsidR="002B1F89">
        <w:t xml:space="preserve">associação entre a </w:t>
      </w:r>
      <w:r w:rsidR="002B1F89">
        <w:rPr>
          <w:i/>
          <w:iCs/>
        </w:rPr>
        <w:t>luta contra a corrupção e o antipetismo</w:t>
      </w:r>
      <w:r w:rsidR="002B1F89">
        <w:t xml:space="preserve"> (Tatagiba </w:t>
      </w:r>
      <w:r w:rsidR="002B1F89" w:rsidRPr="002B1F89">
        <w:rPr>
          <w:i/>
          <w:iCs/>
        </w:rPr>
        <w:t>et al</w:t>
      </w:r>
      <w:r w:rsidR="002B1F89">
        <w:t xml:space="preserve">, 2015, p. </w:t>
      </w:r>
      <w:r w:rsidR="00443C84">
        <w:t>21).</w:t>
      </w:r>
    </w:p>
    <w:p w14:paraId="673367C0" w14:textId="77777777" w:rsidR="00613DF5" w:rsidRDefault="00895632" w:rsidP="001F763A">
      <w:pPr>
        <w:ind w:firstLine="851"/>
      </w:pPr>
      <w:r>
        <w:t xml:space="preserve">De certa maneira, como </w:t>
      </w:r>
      <w:r w:rsidR="00402C96">
        <w:t>argumentamos</w:t>
      </w:r>
      <w:r>
        <w:t xml:space="preserve"> anteriormente, os grupos de direita não surgiram de repente em junho de 2013. </w:t>
      </w:r>
      <w:r w:rsidR="00D57944">
        <w:t xml:space="preserve">Como aponta Alonso (2019), </w:t>
      </w:r>
      <w:r w:rsidR="00F20F57">
        <w:t xml:space="preserve">a tese da captura de </w:t>
      </w:r>
      <w:r w:rsidR="00F20F57">
        <w:lastRenderedPageBreak/>
        <w:t xml:space="preserve">protestos </w:t>
      </w:r>
      <w:r w:rsidR="00127E89">
        <w:t>progressistas</w:t>
      </w:r>
      <w:r w:rsidR="003A2F4D">
        <w:t xml:space="preserve"> por conservadores se mostra muito simples perante a um processo de formação dessa estrutura que, no caso de junho de 2013, se reduzirmos à dimensão própria dos eventos não podemos captar </w:t>
      </w:r>
      <w:r w:rsidR="00127E89">
        <w:t xml:space="preserve">o quão multifacetado e tortuoso é esse problema. </w:t>
      </w:r>
      <w:r w:rsidR="004F3F2D">
        <w:t xml:space="preserve">De acordo com a autora, redes de sociabilidade que </w:t>
      </w:r>
      <w:r w:rsidR="003A2CEE">
        <w:t>reuniam o ativismo religioso</w:t>
      </w:r>
      <w:r w:rsidR="00B14779">
        <w:t>,</w:t>
      </w:r>
      <w:r w:rsidR="003A2CEE">
        <w:t xml:space="preserve"> </w:t>
      </w:r>
      <w:proofErr w:type="gramStart"/>
      <w:r w:rsidR="00355432">
        <w:t>e</w:t>
      </w:r>
      <w:r w:rsidR="00B14779">
        <w:t xml:space="preserve"> também</w:t>
      </w:r>
      <w:proofErr w:type="gramEnd"/>
      <w:r w:rsidR="00B14779">
        <w:t xml:space="preserve"> algumas</w:t>
      </w:r>
      <w:r w:rsidR="003A2CEE">
        <w:t xml:space="preserve"> redes empresariais</w:t>
      </w:r>
      <w:r w:rsidR="00B14779">
        <w:t>,</w:t>
      </w:r>
      <w:r w:rsidR="003A2CEE">
        <w:t xml:space="preserve"> permitiram o empoderamento de grupos</w:t>
      </w:r>
      <w:r w:rsidR="002A21DD">
        <w:t xml:space="preserve"> de uma classe média indignada com os anos de governos do PT, assim como grupos tradicionais que se identificavam</w:t>
      </w:r>
      <w:r w:rsidR="00A63AB7">
        <w:t xml:space="preserve"> com a popularização do empoderamento que estimulava seu protagonismo no mundo social.</w:t>
      </w:r>
    </w:p>
    <w:p w14:paraId="02A2CBF9" w14:textId="33285501" w:rsidR="00CB1CF9" w:rsidRDefault="00613DF5" w:rsidP="001F763A">
      <w:pPr>
        <w:ind w:firstLine="851"/>
      </w:pPr>
      <w:r>
        <w:t xml:space="preserve">A construção dessa </w:t>
      </w:r>
      <w:r w:rsidR="00C94136">
        <w:t xml:space="preserve">estrutura </w:t>
      </w:r>
      <w:r w:rsidR="001F4C42">
        <w:t>se fazia também a partir</w:t>
      </w:r>
      <w:r w:rsidR="00A34472">
        <w:t xml:space="preserve"> de um conceito de direita que se designava enquanto uma perspectiva crítica em </w:t>
      </w:r>
      <w:r w:rsidR="007B006C">
        <w:t>relação</w:t>
      </w:r>
      <w:r w:rsidR="00A34472">
        <w:t xml:space="preserve"> a determinados valores à esquerda</w:t>
      </w:r>
      <w:r w:rsidR="00373ED9">
        <w:t xml:space="preserve">, como a defesa do papel do Estado na </w:t>
      </w:r>
      <w:r w:rsidR="007B006C">
        <w:t>regulação</w:t>
      </w:r>
      <w:r w:rsidR="00373ED9">
        <w:t xml:space="preserve"> do livre-mercado, na promoção da redistribuição de renda, </w:t>
      </w:r>
      <w:r w:rsidR="007B006C">
        <w:t>assim</w:t>
      </w:r>
      <w:r w:rsidR="00373ED9">
        <w:t xml:space="preserve"> como na execução de políticas afirmativas orientadas para a inclusão de minorias.</w:t>
      </w:r>
      <w:r w:rsidR="00414667">
        <w:t xml:space="preserve"> </w:t>
      </w:r>
      <w:r w:rsidR="00C94136">
        <w:t xml:space="preserve"> </w:t>
      </w:r>
      <w:proofErr w:type="spellStart"/>
      <w:r w:rsidR="007B006C">
        <w:t>C</w:t>
      </w:r>
      <w:r w:rsidR="00414667">
        <w:t>haloub</w:t>
      </w:r>
      <w:proofErr w:type="spellEnd"/>
      <w:r w:rsidR="00414667">
        <w:t xml:space="preserve"> e </w:t>
      </w:r>
      <w:proofErr w:type="spellStart"/>
      <w:r w:rsidR="00414667">
        <w:t>Perlatto</w:t>
      </w:r>
      <w:proofErr w:type="spellEnd"/>
      <w:r w:rsidR="007B006C">
        <w:t xml:space="preserve"> (</w:t>
      </w:r>
      <w:r w:rsidR="00903D1F">
        <w:t>2015; 2016)</w:t>
      </w:r>
      <w:r w:rsidR="00C74C04">
        <w:t xml:space="preserve"> </w:t>
      </w:r>
      <w:r w:rsidR="00E82216">
        <w:t>demonstram</w:t>
      </w:r>
      <w:r w:rsidR="00C74C04">
        <w:t xml:space="preserve"> como</w:t>
      </w:r>
      <w:r w:rsidR="00C837C4">
        <w:t xml:space="preserve"> </w:t>
      </w:r>
      <w:r w:rsidR="001B472E">
        <w:t xml:space="preserve">o destaque adquirido pelos intelectuais </w:t>
      </w:r>
      <w:r w:rsidR="00E84ECC">
        <w:t>de direita no debate público brasileiro foi importante na conformação desses ideais, sobretudo a partir da presença destes</w:t>
      </w:r>
      <w:r w:rsidR="00940273">
        <w:t xml:space="preserve"> intelectuais</w:t>
      </w:r>
      <w:r w:rsidR="00E84ECC">
        <w:t xml:space="preserve"> nos jornais da grande imprensa e no mercado </w:t>
      </w:r>
      <w:r w:rsidR="006B0CB7">
        <w:t>editorial</w:t>
      </w:r>
      <w:r w:rsidR="00E84ECC">
        <w:t xml:space="preserve">. </w:t>
      </w:r>
      <w:r w:rsidR="00F3514C">
        <w:t>E</w:t>
      </w:r>
      <w:r w:rsidR="00AA21B9">
        <w:t>xistiram dois grupos principais desses intelectuais: uma direita teórica</w:t>
      </w:r>
      <w:r w:rsidR="00C34181">
        <w:t xml:space="preserve">, </w:t>
      </w:r>
      <w:r w:rsidR="00C34181" w:rsidRPr="00C34181">
        <w:t xml:space="preserve">exemplificada por Olavo de Carvalho e Luiz Felipe Pondé, </w:t>
      </w:r>
      <w:r w:rsidR="00C34181">
        <w:t xml:space="preserve">que </w:t>
      </w:r>
      <w:r w:rsidR="00C34181" w:rsidRPr="00C34181">
        <w:t>reivindica seu espaço à direita utilizando argumentos de longa duração, que transcend</w:t>
      </w:r>
      <w:r w:rsidR="0094523B">
        <w:t>ia</w:t>
      </w:r>
      <w:r w:rsidR="00C34181" w:rsidRPr="00C34181">
        <w:t>m o contexto imediato e se base</w:t>
      </w:r>
      <w:r w:rsidR="0094523B">
        <w:t>ava</w:t>
      </w:r>
      <w:r w:rsidR="00C34181" w:rsidRPr="00C34181">
        <w:t xml:space="preserve"> em um amplo espectro de referências bibliográficas</w:t>
      </w:r>
      <w:r w:rsidR="00BF03F8">
        <w:t xml:space="preserve">, </w:t>
      </w:r>
      <w:r w:rsidR="00C34181" w:rsidRPr="00C34181">
        <w:t>inclu</w:t>
      </w:r>
      <w:r w:rsidR="00BF03F8">
        <w:t>indo</w:t>
      </w:r>
      <w:r w:rsidR="00C34181" w:rsidRPr="00C34181">
        <w:t xml:space="preserve"> desde clássicos do liberalismo e conservadorismo até pensadores menos mencionados</w:t>
      </w:r>
      <w:r w:rsidR="00BF03F8">
        <w:t xml:space="preserve">; e a direita </w:t>
      </w:r>
      <w:r w:rsidR="008C185C">
        <w:t xml:space="preserve">militante </w:t>
      </w:r>
      <w:r w:rsidR="008C185C" w:rsidRPr="008C185C">
        <w:t>composta por polemistas que se concentram em questões imediatas e ataca</w:t>
      </w:r>
      <w:r w:rsidR="008C185C">
        <w:t>va</w:t>
      </w:r>
      <w:r w:rsidR="008C185C" w:rsidRPr="008C185C">
        <w:t>m frequentemente adversários mais próximos, sem recorrer a mediações complexas em suas argumentações.</w:t>
      </w:r>
      <w:r w:rsidR="0094523B">
        <w:t xml:space="preserve"> E</w:t>
      </w:r>
      <w:r w:rsidR="003251E9">
        <w:t>sses grupos criavam uma estrutura de oportunidades discursivas importantes para a mobilização</w:t>
      </w:r>
      <w:r w:rsidR="000C7938">
        <w:t xml:space="preserve"> dos públicos que se identificavam com as temáticas da direita. Além do mais, ao ter </w:t>
      </w:r>
      <w:r w:rsidR="00423A2B">
        <w:t>acesso</w:t>
      </w:r>
      <w:r w:rsidR="004F048C">
        <w:t xml:space="preserve"> </w:t>
      </w:r>
      <w:r w:rsidR="00A023EB">
        <w:t>privilegiado aos principais meios de comunicação em massa e, posteriormente, às redes sociais, esses grupos</w:t>
      </w:r>
      <w:r w:rsidR="00423A2B">
        <w:t xml:space="preserve"> conseguiriam construir estruturas amplas de mobilização em torno de suas pautas e reivindicações conservadoras</w:t>
      </w:r>
      <w:r w:rsidR="004F048C">
        <w:t xml:space="preserve"> atingindo, públicos tradicionais e populares</w:t>
      </w:r>
      <w:r w:rsidR="00111DF7">
        <w:t xml:space="preserve"> que passariam a se identificar com a abordagem de suas temáticas</w:t>
      </w:r>
      <w:r w:rsidR="00423A2B">
        <w:t>.</w:t>
      </w:r>
      <w:r w:rsidR="003251E9">
        <w:t xml:space="preserve"> </w:t>
      </w:r>
    </w:p>
    <w:p w14:paraId="00D69CC3" w14:textId="625E060C" w:rsidR="0073427C" w:rsidRDefault="00285DD6" w:rsidP="001F763A">
      <w:pPr>
        <w:ind w:firstLine="851"/>
      </w:pPr>
      <w:r>
        <w:t>A</w:t>
      </w:r>
      <w:r w:rsidR="00E4215D">
        <w:t xml:space="preserve"> verdade</w:t>
      </w:r>
      <w:r w:rsidR="002B06F4">
        <w:t>, porém,</w:t>
      </w:r>
      <w:r w:rsidR="00E4215D">
        <w:t xml:space="preserve"> foi que a</w:t>
      </w:r>
      <w:r>
        <w:t xml:space="preserve"> rua</w:t>
      </w:r>
      <w:r w:rsidR="00530820">
        <w:t xml:space="preserve"> deixou</w:t>
      </w:r>
      <w:r>
        <w:t xml:space="preserve"> de ser exclusividade da esquerda</w:t>
      </w:r>
      <w:r w:rsidR="002D4C78">
        <w:t xml:space="preserve"> e</w:t>
      </w:r>
      <w:r w:rsidR="00FA6E4E">
        <w:t>,</w:t>
      </w:r>
      <w:r w:rsidR="002D4C78">
        <w:t xml:space="preserve"> no limiar do período </w:t>
      </w:r>
      <w:r w:rsidR="009D6F37">
        <w:t>de governos do PT</w:t>
      </w:r>
      <w:r w:rsidR="00530820">
        <w:t xml:space="preserve"> </w:t>
      </w:r>
      <w:r w:rsidR="00FA6E4E">
        <w:t>a</w:t>
      </w:r>
      <w:r w:rsidR="00530820">
        <w:t xml:space="preserve">s manifestações do campo </w:t>
      </w:r>
      <w:commentRangeStart w:id="490"/>
      <w:r w:rsidR="00530820">
        <w:t xml:space="preserve">patriota </w:t>
      </w:r>
      <w:commentRangeEnd w:id="490"/>
      <w:r w:rsidR="00B1412A">
        <w:rPr>
          <w:rStyle w:val="Refdecomentrio"/>
        </w:rPr>
        <w:commentReference w:id="490"/>
      </w:r>
      <w:r w:rsidR="00530820">
        <w:t xml:space="preserve">tiveram certa </w:t>
      </w:r>
      <w:r w:rsidR="00460B78">
        <w:t>as</w:t>
      </w:r>
      <w:r w:rsidR="00530820">
        <w:t>cendência dentro das estruturas de oportunidades políticas e discursivas erigidas</w:t>
      </w:r>
      <w:r w:rsidR="00460B78">
        <w:t>. Como aponta Alonso,</w:t>
      </w:r>
    </w:p>
    <w:p w14:paraId="2BA14C3E" w14:textId="4541BF82" w:rsidR="00595AD3" w:rsidRPr="001C5421" w:rsidRDefault="00F67ADB" w:rsidP="00F67ADB">
      <w:pPr>
        <w:spacing w:line="240" w:lineRule="auto"/>
        <w:ind w:left="2268"/>
      </w:pPr>
      <w:r w:rsidRPr="00F67ADB">
        <w:t xml:space="preserve">A Brasília de agosto de 2005 profetizou a da década seguinte: a rua rachada. A cidade viu a esquerda lulista — CUT, UNE, MST — carregar 10 mil, no dia 17. Vinham desagravar o presidente. É que protesto contra a corrupção e pelo impeachment de Lula, levara 12 mil </w:t>
      </w:r>
      <w:r w:rsidRPr="00F67ADB">
        <w:lastRenderedPageBreak/>
        <w:t xml:space="preserve">às ruas brasilienses no dia anterior. Chamado por pequenos partidos de esquerda — PSTU, PSOL, PDT, </w:t>
      </w:r>
      <w:proofErr w:type="spellStart"/>
      <w:r w:rsidRPr="00F67ADB">
        <w:t>ConLutas</w:t>
      </w:r>
      <w:proofErr w:type="spellEnd"/>
      <w:r w:rsidRPr="00F67ADB">
        <w:t xml:space="preserve"> -, recebeu adesões inesperadas, de grupos declarados apartidários, mas aliados a partidos do centro à direta. O Prona, agremiação nacionalista e autoritária, estudantes antipetistas e grupos punks carregaram a simbologia patriota: as caras-pintadas ao estilo do Fora Collor. Teve violência simbólica, com queima de bandeira do PT e de um boneco de Lula, e física, com provocações de punks à polícia. O fenômeno não se circunscreveu à capital federal. No Rio, membros de PMDB, PSC, PV e PDT incorporaram às suas faixas os dois “eles”, criando o Fora </w:t>
      </w:r>
      <w:proofErr w:type="spellStart"/>
      <w:r w:rsidRPr="00F67ADB">
        <w:t>Lulla</w:t>
      </w:r>
      <w:proofErr w:type="spellEnd"/>
      <w:r w:rsidRPr="00F67ADB">
        <w:t>. Em São Paulo, PSDB, PV, PPS e PDT puxaram o enquadramento “petralhas” das páginas para a rua, com fantasias de Irmãos Metralhas, em escárnio aos petistas acusados de corruptos.</w:t>
      </w:r>
      <w:r w:rsidR="00530820">
        <w:t xml:space="preserve"> </w:t>
      </w:r>
      <w:r>
        <w:t xml:space="preserve">(ALONSO, 2017, </w:t>
      </w:r>
      <w:r w:rsidR="001C5421">
        <w:rPr>
          <w:i/>
          <w:iCs/>
        </w:rPr>
        <w:t>on-line</w:t>
      </w:r>
      <w:r w:rsidR="001C5421">
        <w:t>)</w:t>
      </w:r>
    </w:p>
    <w:p w14:paraId="2BD50F75" w14:textId="58A4497B" w:rsidR="001C5421" w:rsidRDefault="00522C4F" w:rsidP="001F763A">
      <w:pPr>
        <w:ind w:firstLine="851"/>
      </w:pPr>
      <w:r>
        <w:t xml:space="preserve">Já existia um campo em confronto político. </w:t>
      </w:r>
      <w:r w:rsidR="00B85D92">
        <w:t xml:space="preserve">A estruturação desse campo </w:t>
      </w:r>
      <w:commentRangeStart w:id="491"/>
      <w:r w:rsidR="00B85D92">
        <w:t xml:space="preserve">patriota </w:t>
      </w:r>
      <w:commentRangeEnd w:id="491"/>
      <w:r w:rsidR="00B1412A">
        <w:rPr>
          <w:rStyle w:val="Refdecomentrio"/>
        </w:rPr>
        <w:commentReference w:id="491"/>
      </w:r>
      <w:r w:rsidR="00B85D92">
        <w:t>foi recebendo apoio na medida em que as redes de empreendedorismo empresarial com seus seminários, MB</w:t>
      </w:r>
      <w:r w:rsidR="00571847">
        <w:t>A</w:t>
      </w:r>
      <w:r w:rsidR="00B85D92">
        <w:t xml:space="preserve">s e </w:t>
      </w:r>
      <w:proofErr w:type="spellStart"/>
      <w:r w:rsidR="00B85D92">
        <w:t>Think</w:t>
      </w:r>
      <w:proofErr w:type="spellEnd"/>
      <w:r w:rsidR="00B85D92">
        <w:t xml:space="preserve"> </w:t>
      </w:r>
      <w:proofErr w:type="spellStart"/>
      <w:r w:rsidR="00B85D92">
        <w:t>Tanks</w:t>
      </w:r>
      <w:proofErr w:type="spellEnd"/>
      <w:r w:rsidR="001D3538">
        <w:t>, tornavam-se lugares nos quais movimentos de agenda liber</w:t>
      </w:r>
      <w:r w:rsidR="00CB3FB9">
        <w:t>al</w:t>
      </w:r>
      <w:r w:rsidR="001D3538">
        <w:t>, pró-liberdades individuais e econômicas</w:t>
      </w:r>
      <w:r w:rsidR="000E7C16">
        <w:t>,</w:t>
      </w:r>
      <w:r w:rsidR="001D3538">
        <w:t xml:space="preserve"> </w:t>
      </w:r>
      <w:r w:rsidR="00571847">
        <w:t>moralizadores da gestão pública ganhavam espaços</w:t>
      </w:r>
      <w:r w:rsidR="00CB3FB9">
        <w:t xml:space="preserve"> nos grupos</w:t>
      </w:r>
      <w:r w:rsidR="00623AE6">
        <w:t xml:space="preserve"> sociais mais amplos.</w:t>
      </w:r>
      <w:r w:rsidR="00A90090">
        <w:t xml:space="preserve"> A grande questão é que todos esses grupos se formariam em torno da narrativa da corrupção</w:t>
      </w:r>
      <w:r w:rsidR="004025A2">
        <w:t xml:space="preserve"> enquanto um elemento moralizador </w:t>
      </w:r>
      <w:r w:rsidR="00832001">
        <w:t>da política encerrada na aversão ao partido que estava no poder</w:t>
      </w:r>
      <w:r w:rsidR="00293EE3">
        <w:t>.</w:t>
      </w:r>
    </w:p>
    <w:p w14:paraId="3BF8DA28" w14:textId="2953B59E" w:rsidR="002E205C" w:rsidRDefault="00873F09" w:rsidP="00200B2B">
      <w:pPr>
        <w:ind w:firstLine="851"/>
      </w:pPr>
      <w:r>
        <w:t xml:space="preserve">De forma consoante, </w:t>
      </w:r>
      <w:r w:rsidR="002E205C">
        <w:t>como aponta Rocha (2019, p. 8)</w:t>
      </w:r>
      <w:r>
        <w:t xml:space="preserve">, a formação de um </w:t>
      </w:r>
      <w:proofErr w:type="spellStart"/>
      <w:r w:rsidR="005353F4">
        <w:t>c</w:t>
      </w:r>
      <w:r>
        <w:t>ontrapúblico</w:t>
      </w:r>
      <w:proofErr w:type="spellEnd"/>
      <w:r w:rsidR="005353F4">
        <w:t xml:space="preserve"> ultraliberal no Brasil ocorre desde os anos</w:t>
      </w:r>
      <w:r w:rsidR="002E205C">
        <w:t xml:space="preserve"> </w:t>
      </w:r>
      <w:r w:rsidR="005353F4">
        <w:t>2000.</w:t>
      </w:r>
      <w:r w:rsidR="00200B2B">
        <w:t xml:space="preserve"> </w:t>
      </w:r>
      <w:r w:rsidR="00200B2B" w:rsidRPr="00200B2B">
        <w:t>Nos primeiros anos da década de 2000, a presença de jovens universitários e profissionais liberais de classes média e alta em fóruns e redes sociais digitais começou a aumentar. Esses indivíduos discutiam ideias de liberalismo econômico, ainda que de forma esparsa e com alcance limitado, através de blogs e listas de e-mails​​.</w:t>
      </w:r>
      <w:r w:rsidR="00200B2B">
        <w:t xml:space="preserve"> A </w:t>
      </w:r>
      <w:r w:rsidR="00200B2B" w:rsidRPr="00200B2B">
        <w:t>criação da rede social Orkut em 2004 marcou um ponto de inflexão, permitindo que brasileiros compartilhassem ideias mais amplamente. No auge do Orkut entre 2005 e 2007, brasileiros compunham 75% dos usuários globais, indicando um engajamento significativo nas redes sociais​​</w:t>
      </w:r>
      <w:r w:rsidR="001D528A">
        <w:rPr>
          <w:rStyle w:val="Refdenotaderodap"/>
        </w:rPr>
        <w:footnoteReference w:id="139"/>
      </w:r>
      <w:r w:rsidR="00200B2B" w:rsidRPr="00200B2B">
        <w:t>.</w:t>
      </w:r>
      <w:r w:rsidR="00200B2B">
        <w:t xml:space="preserve"> Esse fenômeno aponta para o que posteriormente esses grupos ficariam conhecidos como grupos que</w:t>
      </w:r>
      <w:r w:rsidR="00FE2532">
        <w:t xml:space="preserve"> dominariam</w:t>
      </w:r>
      <w:r w:rsidR="00200B2B">
        <w:t xml:space="preserve"> muito bem as redes sociais</w:t>
      </w:r>
      <w:r w:rsidR="00FE2532">
        <w:t xml:space="preserve"> e construiriam uma rede</w:t>
      </w:r>
      <w:r w:rsidR="00BF37E0">
        <w:t xml:space="preserve"> de campanha não oficial </w:t>
      </w:r>
      <w:proofErr w:type="spellStart"/>
      <w:r w:rsidR="00BF37E0">
        <w:t>anti-Dilma</w:t>
      </w:r>
      <w:proofErr w:type="spellEnd"/>
      <w:r w:rsidR="00BF37E0">
        <w:t xml:space="preserve"> n</w:t>
      </w:r>
      <w:r w:rsidR="00FE2532">
        <w:t>as eleições de 2014, veremos adiante.</w:t>
      </w:r>
    </w:p>
    <w:p w14:paraId="57111668" w14:textId="3BB38920" w:rsidR="00293EE3" w:rsidRDefault="00B932E4" w:rsidP="001F763A">
      <w:pPr>
        <w:ind w:firstLine="851"/>
      </w:pPr>
      <w:r>
        <w:t>Seu período de institucionalização ocorre</w:t>
      </w:r>
      <w:r w:rsidR="00233046">
        <w:t xml:space="preserve">ria a partir da criação do Instituto </w:t>
      </w:r>
      <w:proofErr w:type="spellStart"/>
      <w:r w:rsidR="00233046">
        <w:t>Mises</w:t>
      </w:r>
      <w:proofErr w:type="spellEnd"/>
      <w:r w:rsidR="00233046">
        <w:t xml:space="preserve"> Brasil</w:t>
      </w:r>
      <w:r w:rsidR="00010934">
        <w:t xml:space="preserve"> (IMB) em 2007 </w:t>
      </w:r>
      <w:r w:rsidR="009937A8">
        <w:t>a partir dos irmão</w:t>
      </w:r>
      <w:r w:rsidR="003C1D5D">
        <w:t xml:space="preserve"> Cristiano e Fernando </w:t>
      </w:r>
      <w:proofErr w:type="spellStart"/>
      <w:r w:rsidR="003C1D5D">
        <w:t>Chiocca</w:t>
      </w:r>
      <w:proofErr w:type="spellEnd"/>
      <w:r w:rsidR="009937A8">
        <w:t xml:space="preserve">. O Instituto </w:t>
      </w:r>
      <w:r w:rsidR="00953CC2">
        <w:t xml:space="preserve">foi </w:t>
      </w:r>
      <w:r w:rsidR="00953CC2" w:rsidRPr="00953CC2">
        <w:t xml:space="preserve">fundado </w:t>
      </w:r>
      <w:r w:rsidR="00953CC2" w:rsidRPr="00953CC2">
        <w:lastRenderedPageBreak/>
        <w:t xml:space="preserve">para difundir o liberalismo econômico no país, proporcionando uma base institucional e intelectual para o </w:t>
      </w:r>
      <w:proofErr w:type="spellStart"/>
      <w:r w:rsidR="00953CC2" w:rsidRPr="00953CC2">
        <w:t>contrapúblico</w:t>
      </w:r>
      <w:proofErr w:type="spellEnd"/>
      <w:r w:rsidR="00953CC2" w:rsidRPr="00953CC2">
        <w:t xml:space="preserve"> emergente​​.</w:t>
      </w:r>
      <w:r w:rsidR="00720F3C">
        <w:t xml:space="preserve"> </w:t>
      </w:r>
      <w:r w:rsidR="00953CC2">
        <w:t xml:space="preserve">Como salientamos anteriormente, </w:t>
      </w:r>
      <w:r w:rsidR="00B55E1D">
        <w:t>a</w:t>
      </w:r>
      <w:r w:rsidR="00B55E1D" w:rsidRPr="00B55E1D">
        <w:t xml:space="preserve">s manifestações de junho de 2013 no Brasil </w:t>
      </w:r>
      <w:r w:rsidR="006B3F40" w:rsidRPr="00B55E1D">
        <w:t>criaram</w:t>
      </w:r>
      <w:r w:rsidR="00B55E1D" w:rsidRPr="00B55E1D">
        <w:t xml:space="preserve"> oportunidades políticas para a mobilização de</w:t>
      </w:r>
      <w:r w:rsidR="00B55E1D">
        <w:t>sses</w:t>
      </w:r>
      <w:r w:rsidR="00B55E1D" w:rsidRPr="00B55E1D">
        <w:t xml:space="preserve"> grupos ultraliberais. Estes grupos começaram a articular protestos e a estruturar sua presença política em resposta às mudanças na conjuntura política​​.</w:t>
      </w:r>
      <w:r w:rsidR="006B3F40">
        <w:t xml:space="preserve"> </w:t>
      </w:r>
      <w:r w:rsidR="006B3F40" w:rsidRPr="006B3F40">
        <w:t xml:space="preserve">A reeleição de Dilma Rousseff em 2014 intensificou a ação dos ultraliberais, que começaram a convocar protestos </w:t>
      </w:r>
      <w:proofErr w:type="spellStart"/>
      <w:r w:rsidR="006B3F40" w:rsidRPr="006B3F40">
        <w:t>pró-impeachment</w:t>
      </w:r>
      <w:proofErr w:type="spellEnd"/>
      <w:r w:rsidR="006B3F40" w:rsidRPr="006B3F40">
        <w:t>, alegando corrupção e má gestão. A militância ultraliberal se consolidou como uma força política relevante, aproveitando-se do descontentamento geral com o governo​​</w:t>
      </w:r>
      <w:r w:rsidR="006B3F40">
        <w:t xml:space="preserve"> (Rocha, 2019, p. 21-22)</w:t>
      </w:r>
      <w:r w:rsidR="006B3F40" w:rsidRPr="006B3F40">
        <w:t>.</w:t>
      </w:r>
    </w:p>
    <w:p w14:paraId="5AFB0F8D" w14:textId="590F19AE" w:rsidR="001F763A" w:rsidRDefault="00D15D75" w:rsidP="001F763A">
      <w:pPr>
        <w:ind w:firstLine="851"/>
      </w:pPr>
      <w:r>
        <w:t>N</w:t>
      </w:r>
      <w:r w:rsidR="001F763A">
        <w:t xml:space="preserve">as redes sociais, </w:t>
      </w:r>
      <w:del w:id="492" w:author="Christiane Jalles de Paula" w:date="2024-08-10T21:19:00Z" w16du:dateUtc="2024-08-11T00:19:00Z">
        <w:r w:rsidR="001F763A" w:rsidDel="008E46FD">
          <w:delText xml:space="preserve">como aponta </w:delText>
        </w:r>
      </w:del>
      <w:del w:id="493" w:author="Christiane Jalles de Paula" w:date="2024-08-10T21:10:00Z" w16du:dateUtc="2024-08-11T00:10:00Z">
        <w:r w:rsidR="001F763A" w:rsidDel="008E46FD">
          <w:delText>(</w:delText>
        </w:r>
      </w:del>
      <w:del w:id="494" w:author="Christiane Jalles de Paula" w:date="2024-08-10T21:19:00Z" w16du:dateUtc="2024-08-11T00:19:00Z">
        <w:r w:rsidR="001F763A" w:rsidDel="008E46FD">
          <w:delText>SANTOS, 2017</w:delText>
        </w:r>
      </w:del>
      <w:del w:id="495" w:author="Christiane Jalles de Paula" w:date="2024-08-10T21:10:00Z" w16du:dateUtc="2024-08-11T00:10:00Z">
        <w:r w:rsidR="001F763A" w:rsidDel="008E46FD">
          <w:delText>)</w:delText>
        </w:r>
      </w:del>
      <w:del w:id="496" w:author="Christiane Jalles de Paula" w:date="2024-08-10T21:19:00Z" w16du:dateUtc="2024-08-11T00:19:00Z">
        <w:r w:rsidR="001F763A" w:rsidDel="008E46FD">
          <w:delText>,</w:delText>
        </w:r>
        <w:r w:rsidR="006D2F5A" w:rsidDel="008E46FD">
          <w:delText xml:space="preserve"> </w:delText>
        </w:r>
      </w:del>
      <w:r w:rsidR="006D2F5A">
        <w:t>durante a campanha para as eleições</w:t>
      </w:r>
      <w:r w:rsidR="004105EA">
        <w:t xml:space="preserve"> de 2014,</w:t>
      </w:r>
      <w:r w:rsidR="001F763A">
        <w:t xml:space="preserve"> construiu-se uma estrutura de mobilização </w:t>
      </w:r>
      <w:r w:rsidR="004105EA">
        <w:t xml:space="preserve">importante antipetista. </w:t>
      </w:r>
      <w:r w:rsidR="00FC0168" w:rsidRPr="00FC0168">
        <w:t>Esta rede se caracteriza</w:t>
      </w:r>
      <w:r w:rsidR="00FC0168">
        <w:t>va</w:t>
      </w:r>
      <w:r w:rsidR="00FC0168" w:rsidRPr="00FC0168">
        <w:t xml:space="preserve"> por sua composição híbrida, descentralização, ambivalência, anonimidade, posicionamento ideológico claro e </w:t>
      </w:r>
      <w:r w:rsidR="00FC0168">
        <w:t xml:space="preserve">com </w:t>
      </w:r>
      <w:r w:rsidR="00FC0168" w:rsidRPr="00FC0168">
        <w:t>impacto significativo no debate público.</w:t>
      </w:r>
      <w:r w:rsidR="00FC0168">
        <w:t xml:space="preserve"> De acordo com Santos (2017, p. </w:t>
      </w:r>
      <w:r w:rsidR="008C2584">
        <w:t>114), a</w:t>
      </w:r>
      <w:r w:rsidR="008C2584" w:rsidRPr="008C2584">
        <w:t xml:space="preserve"> Rede Antipetista </w:t>
      </w:r>
      <w:r w:rsidR="008C2584">
        <w:t>era</w:t>
      </w:r>
      <w:r w:rsidR="008C2584" w:rsidRPr="008C2584">
        <w:t xml:space="preserve"> composta por 532 fanpages no Facebook, que forma</w:t>
      </w:r>
      <w:r w:rsidR="00F20F46">
        <w:t>ra</w:t>
      </w:r>
      <w:r w:rsidR="008C2584" w:rsidRPr="008C2584">
        <w:t>m um agrupamento heterogêneo de canais com naturezas diversas, incluindo políticos, blogs e outros atores digitais. Essa diversidade permit</w:t>
      </w:r>
      <w:r w:rsidR="00F20F46">
        <w:t>iu</w:t>
      </w:r>
      <w:r w:rsidR="008C2584" w:rsidRPr="008C2584">
        <w:t xml:space="preserve"> que atores institucionais e não-institucionais se un</w:t>
      </w:r>
      <w:r w:rsidR="00F20F46">
        <w:t>issem</w:t>
      </w:r>
      <w:r w:rsidR="008C2584" w:rsidRPr="008C2584">
        <w:t xml:space="preserve"> contra um adversário comum, criando um ecossistema de comunicação política que disputa</w:t>
      </w:r>
      <w:r w:rsidR="00F20F46">
        <w:t>va</w:t>
      </w:r>
      <w:r w:rsidR="008C2584" w:rsidRPr="008C2584">
        <w:t xml:space="preserve"> espaço com a mídia tradicional e as alianças eleitorais (Santos, 2017, p. 115). Essa estrutura multifacetada reflet</w:t>
      </w:r>
      <w:r w:rsidR="00F20F46">
        <w:t>ia</w:t>
      </w:r>
      <w:r w:rsidR="008C2584" w:rsidRPr="008C2584">
        <w:t xml:space="preserve"> uma tendência contemporânea de comunicação política, na qual a centralização e a hierarquia tradicionais </w:t>
      </w:r>
      <w:r w:rsidR="00F20F46">
        <w:t>eram</w:t>
      </w:r>
      <w:r w:rsidR="008C2584" w:rsidRPr="008C2584">
        <w:t xml:space="preserve"> substituídas por interações dinâmicas entre diferentes tipos de atores (</w:t>
      </w:r>
      <w:proofErr w:type="spellStart"/>
      <w:r w:rsidR="008C2584" w:rsidRPr="008C2584">
        <w:t>Soon</w:t>
      </w:r>
      <w:proofErr w:type="spellEnd"/>
      <w:r w:rsidR="008C2584" w:rsidRPr="008C2584">
        <w:t xml:space="preserve"> e </w:t>
      </w:r>
      <w:proofErr w:type="spellStart"/>
      <w:r w:rsidR="008C2584" w:rsidRPr="008C2584">
        <w:t>Kluver</w:t>
      </w:r>
      <w:proofErr w:type="spellEnd"/>
      <w:r w:rsidR="008C2584" w:rsidRPr="008C2584">
        <w:t>, 2014, p. 511</w:t>
      </w:r>
      <w:r w:rsidR="00FC6D05">
        <w:t xml:space="preserve"> </w:t>
      </w:r>
      <w:r w:rsidR="00FC6D05">
        <w:rPr>
          <w:i/>
          <w:iCs/>
        </w:rPr>
        <w:t xml:space="preserve">apud </w:t>
      </w:r>
      <w:r w:rsidR="00FC6D05">
        <w:t>Santos, 2017</w:t>
      </w:r>
      <w:r w:rsidR="008C2584" w:rsidRPr="008C2584">
        <w:t>).</w:t>
      </w:r>
    </w:p>
    <w:p w14:paraId="5AD5B87C" w14:textId="4275D8A2" w:rsidR="00936F05" w:rsidRDefault="00936F05" w:rsidP="001F763A">
      <w:pPr>
        <w:ind w:firstLine="851"/>
      </w:pPr>
      <w:r w:rsidRPr="00936F05">
        <w:t xml:space="preserve">Um dos aspectos mais marcantes da Rede Antipetista </w:t>
      </w:r>
      <w:r>
        <w:t>era</w:t>
      </w:r>
      <w:r w:rsidRPr="00936F05">
        <w:t xml:space="preserve"> sua descentralização</w:t>
      </w:r>
      <w:r w:rsidR="00546B62">
        <w:t xml:space="preserve">, muito semelhante </w:t>
      </w:r>
      <w:r w:rsidR="005A4104">
        <w:t>aos coletivos sociais que apareceram em junho de 2013</w:t>
      </w:r>
      <w:r w:rsidRPr="00936F05">
        <w:t xml:space="preserve">. Ao contrário das campanhas oficiais, que são caracterizadas por uma hierarquia </w:t>
      </w:r>
      <w:r w:rsidRPr="00936F05">
        <w:rPr>
          <w:i/>
          <w:iCs/>
        </w:rPr>
        <w:t>top-</w:t>
      </w:r>
      <w:proofErr w:type="spellStart"/>
      <w:r w:rsidRPr="00936F05">
        <w:rPr>
          <w:i/>
          <w:iCs/>
        </w:rPr>
        <w:t>down</w:t>
      </w:r>
      <w:proofErr w:type="spellEnd"/>
      <w:r w:rsidRPr="00936F05">
        <w:t xml:space="preserve"> e controle centralizado, a rede antipetista opera</w:t>
      </w:r>
      <w:r>
        <w:t>va</w:t>
      </w:r>
      <w:r w:rsidRPr="00936F05">
        <w:t xml:space="preserve"> de forma independente, sem um agente central coordenador. Cada agente dentro da rede atua</w:t>
      </w:r>
      <w:r>
        <w:t>va</w:t>
      </w:r>
      <w:r w:rsidRPr="00936F05">
        <w:t xml:space="preserve"> com métodos e prioridades próprias, refletindo uma autonomia que permit</w:t>
      </w:r>
      <w:r w:rsidR="0075502D">
        <w:t>ia</w:t>
      </w:r>
      <w:r w:rsidRPr="00936F05">
        <w:t xml:space="preserve"> maior flexibilidade e adaptabilidade às condições mutáveis do ambiente político.</w:t>
      </w:r>
      <w:r w:rsidR="0075502D">
        <w:t xml:space="preserve"> Assim, a</w:t>
      </w:r>
      <w:r w:rsidR="0075502D" w:rsidRPr="0075502D">
        <w:t>pesar de sua crítica constante à mídia e aos políticos profissionais, a Rede Antipetista mant</w:t>
      </w:r>
      <w:r w:rsidR="0075502D">
        <w:t>inha</w:t>
      </w:r>
      <w:r w:rsidR="0075502D" w:rsidRPr="0075502D">
        <w:t xml:space="preserve"> relações complexas com esses mesmos atores, apropriando-se e modificando o conteúdo jornalístico para atender suas necessidades políticas. Esse comportamento ambivalente </w:t>
      </w:r>
      <w:r w:rsidR="000A4299">
        <w:t xml:space="preserve">demonstrava como </w:t>
      </w:r>
      <w:r w:rsidR="0075502D" w:rsidRPr="0075502D">
        <w:t>blogs e outros canais não oficiais frequentemente amplificam, em vez de subverter, as agendas da mídia de elite</w:t>
      </w:r>
      <w:r w:rsidR="00FD3C94">
        <w:t xml:space="preserve">. </w:t>
      </w:r>
      <w:r w:rsidR="0057620A">
        <w:t xml:space="preserve">Neste sentido, </w:t>
      </w:r>
      <w:r w:rsidR="0075502D" w:rsidRPr="0075502D">
        <w:t xml:space="preserve">embora </w:t>
      </w:r>
      <w:r w:rsidR="00B67CB4">
        <w:t>essa estrutura de mobilização</w:t>
      </w:r>
      <w:r w:rsidR="0075502D" w:rsidRPr="0075502D">
        <w:t xml:space="preserve"> se posicion</w:t>
      </w:r>
      <w:r w:rsidR="00B67CB4">
        <w:t xml:space="preserve">asse </w:t>
      </w:r>
      <w:r w:rsidR="0075502D" w:rsidRPr="0075502D">
        <w:t xml:space="preserve">contra o </w:t>
      </w:r>
      <w:r w:rsidR="0075502D" w:rsidRPr="00B67CB4">
        <w:rPr>
          <w:i/>
          <w:iCs/>
        </w:rPr>
        <w:t>status quo</w:t>
      </w:r>
      <w:r w:rsidR="0075502D" w:rsidRPr="0075502D">
        <w:t xml:space="preserve"> político e midiático, </w:t>
      </w:r>
      <w:r w:rsidR="0075502D" w:rsidRPr="0075502D">
        <w:lastRenderedPageBreak/>
        <w:t>ela ainda depend</w:t>
      </w:r>
      <w:r w:rsidR="00B67CB4">
        <w:t>ia</w:t>
      </w:r>
      <w:r w:rsidR="000D0206">
        <w:t>, em grande medida,</w:t>
      </w:r>
      <w:r w:rsidR="0075502D" w:rsidRPr="0075502D">
        <w:t xml:space="preserve"> de suas narrativas para construir seu próprio discurso</w:t>
      </w:r>
      <w:r w:rsidR="008D0CD9">
        <w:t xml:space="preserve"> </w:t>
      </w:r>
      <w:r w:rsidR="008D0CD9" w:rsidRPr="00936F05">
        <w:t>(Santos, 2017, p. 113)</w:t>
      </w:r>
      <w:r w:rsidR="0075502D" w:rsidRPr="0075502D">
        <w:t>.</w:t>
      </w:r>
    </w:p>
    <w:p w14:paraId="333A4643" w14:textId="41FD8EC8" w:rsidR="000D0206" w:rsidRDefault="000D0206" w:rsidP="001F763A">
      <w:pPr>
        <w:ind w:firstLine="851"/>
      </w:pPr>
      <w:r>
        <w:t xml:space="preserve">No entanto, uma característica era comum a essa rede em relação aos coletivos sociais que surgiram durante o mesmo período: </w:t>
      </w:r>
      <w:r w:rsidR="002A2919">
        <w:t>a anonimidade e a ausência de uma estrutura organizacional</w:t>
      </w:r>
      <w:r w:rsidR="00F72401">
        <w:t xml:space="preserve">. </w:t>
      </w:r>
      <w:r w:rsidR="00F72401" w:rsidRPr="00F72401">
        <w:t xml:space="preserve">A anonimidade </w:t>
      </w:r>
      <w:r w:rsidR="00F72401">
        <w:t>era</w:t>
      </w:r>
      <w:r w:rsidR="00F72401" w:rsidRPr="00F72401">
        <w:t xml:space="preserve"> uma característica predominante na Rede Antipetista, com 85% dos canais não declarando autoria ou revelando estrutura organizacional (Santos, 2017, p. 114). Essa falta de transparência dificulta</w:t>
      </w:r>
      <w:r w:rsidR="00F72401">
        <w:t>va</w:t>
      </w:r>
      <w:r w:rsidR="00F72401" w:rsidRPr="00F72401">
        <w:t xml:space="preserve"> a responsabilização pelas mensagens veiculadas, incentivando uma postura mais radicalizada, que frequentemente incluí</w:t>
      </w:r>
      <w:r w:rsidR="00F72401">
        <w:t>a</w:t>
      </w:r>
      <w:r w:rsidR="00F72401" w:rsidRPr="00F72401">
        <w:t xml:space="preserve"> a disseminação de boatos e ataques pessoais</w:t>
      </w:r>
      <w:r w:rsidR="00F72401">
        <w:t xml:space="preserve">. </w:t>
      </w:r>
      <w:r w:rsidR="00F72401" w:rsidRPr="00F72401">
        <w:t>Este ambiente permissivo contribuí</w:t>
      </w:r>
      <w:r w:rsidR="00F72401">
        <w:t>a</w:t>
      </w:r>
      <w:r w:rsidR="00F72401" w:rsidRPr="00F72401">
        <w:t xml:space="preserve"> para um tom mais agressivo nas discussões políticas, sem o risco de repercussões legais ou sociais diretas para os envolvidos.</w:t>
      </w:r>
    </w:p>
    <w:p w14:paraId="61B04FAB" w14:textId="5B00BA98" w:rsidR="00674104" w:rsidRDefault="008C36F4" w:rsidP="001F763A">
      <w:pPr>
        <w:ind w:firstLine="851"/>
      </w:pPr>
      <w:r>
        <w:t>Contudo, a</w:t>
      </w:r>
      <w:r w:rsidRPr="008C36F4">
        <w:t xml:space="preserve"> rede se destaca</w:t>
      </w:r>
      <w:r>
        <w:t>va</w:t>
      </w:r>
      <w:r w:rsidRPr="008C36F4">
        <w:t xml:space="preserve"> por um forte posicionamento ideológico de direita, que inclu</w:t>
      </w:r>
      <w:r w:rsidR="00E05190">
        <w:t>ía</w:t>
      </w:r>
      <w:r w:rsidRPr="008C36F4">
        <w:t xml:space="preserve"> liberalismo, conservadorismo e reacionarismo (Santos, 2017, p. 115). Com 171 canais identificados como de direita, a Rede Antipetista representa</w:t>
      </w:r>
      <w:r w:rsidR="00E5500D">
        <w:t>va</w:t>
      </w:r>
      <w:r w:rsidRPr="008C36F4">
        <w:t xml:space="preserve"> uma reação comunicativa à presidência do </w:t>
      </w:r>
      <w:r w:rsidR="00E5500D">
        <w:t>PT</w:t>
      </w:r>
      <w:r w:rsidRPr="008C36F4">
        <w:t xml:space="preserve"> e às políticas de esquerda implementadas durante esse período. A</w:t>
      </w:r>
      <w:r w:rsidR="00461024">
        <w:t>inda que</w:t>
      </w:r>
      <w:r w:rsidRPr="008C36F4">
        <w:t xml:space="preserve"> </w:t>
      </w:r>
      <w:r w:rsidR="008D0CD9">
        <w:t>houvesse</w:t>
      </w:r>
      <w:r w:rsidR="00461024">
        <w:t xml:space="preserve"> d</w:t>
      </w:r>
      <w:r w:rsidRPr="008C36F4">
        <w:t xml:space="preserve">ivergências ideológicas internas entre esses grupos, </w:t>
      </w:r>
      <w:r w:rsidR="00FC2E6B">
        <w:t xml:space="preserve">eles permaneciam </w:t>
      </w:r>
      <w:r w:rsidRPr="008C36F4">
        <w:t>unidos contra um adversário comum.</w:t>
      </w:r>
    </w:p>
    <w:p w14:paraId="5DDDB0CC" w14:textId="520132A6" w:rsidR="008C36F4" w:rsidRDefault="00275C08" w:rsidP="001F763A">
      <w:pPr>
        <w:ind w:firstLine="851"/>
      </w:pPr>
      <w:r>
        <w:t>Com efeito, c</w:t>
      </w:r>
      <w:r w:rsidRPr="00275C08">
        <w:t>om mais de 10 milhões de seguidores alcançados durante a</w:t>
      </w:r>
      <w:r>
        <w:t>s</w:t>
      </w:r>
      <w:r w:rsidRPr="00275C08">
        <w:t xml:space="preserve"> eleiç</w:t>
      </w:r>
      <w:r>
        <w:t>ões</w:t>
      </w:r>
      <w:r w:rsidRPr="00275C08">
        <w:t xml:space="preserve"> de 2014, a Rede Antipetista desempenhou um papel crucial na moldagem do discurso político no Brasil. Este impacto é demonstrativo do poder das mídias sociais em mobilizar e engajar grandes audiências fora das estruturas de campanha tradicionais. A rede evidenciou a pluralização do ecossistema de comunicação política, influenciando o processo de debate e disseminação de informações de maneira significativa</w:t>
      </w:r>
      <w:r w:rsidR="005C3ED7">
        <w:t xml:space="preserve"> que, juntamente com outros veículos hegemônicos</w:t>
      </w:r>
      <w:r w:rsidR="0094576D">
        <w:t>,</w:t>
      </w:r>
      <w:r w:rsidR="005C3ED7">
        <w:t xml:space="preserve"> </w:t>
      </w:r>
      <w:r w:rsidR="00F70FFB">
        <w:t>possibilitava a formação de uma estrutura de mobilização</w:t>
      </w:r>
      <w:r w:rsidR="0094576D">
        <w:rPr>
          <w:rStyle w:val="Refdenotaderodap"/>
        </w:rPr>
        <w:footnoteReference w:id="140"/>
      </w:r>
      <w:r w:rsidR="00F70FFB">
        <w:t xml:space="preserve"> que se articulava em torno da crise e das oportunidades políticas geradas pela </w:t>
      </w:r>
      <w:r w:rsidR="00F70FFB" w:rsidRPr="00424EDC">
        <w:t>conjuntura</w:t>
      </w:r>
      <w:r w:rsidR="00424EDC" w:rsidRPr="00424EDC">
        <w:t xml:space="preserve"> fluida</w:t>
      </w:r>
      <w:r w:rsidR="00424EDC">
        <w:t xml:space="preserve"> dentro desse mesmo processo político.</w:t>
      </w:r>
    </w:p>
    <w:p w14:paraId="328BD7A9" w14:textId="566C5A2B" w:rsidR="00724841" w:rsidRDefault="00C4735E" w:rsidP="00591180">
      <w:pPr>
        <w:ind w:firstLine="709"/>
      </w:pPr>
      <w:r>
        <w:lastRenderedPageBreak/>
        <w:t>Por outro lado, o</w:t>
      </w:r>
      <w:r w:rsidRPr="00C4735E">
        <w:t xml:space="preserve"> </w:t>
      </w:r>
      <w:proofErr w:type="spellStart"/>
      <w:r w:rsidRPr="00C4735E">
        <w:t>contrapúblico</w:t>
      </w:r>
      <w:proofErr w:type="spellEnd"/>
      <w:r w:rsidRPr="00C4735E">
        <w:t xml:space="preserve"> ultraliberal contou com o apoio de uma rede pré-existente de </w:t>
      </w:r>
      <w:proofErr w:type="spellStart"/>
      <w:r w:rsidRPr="00C4735E">
        <w:t>think</w:t>
      </w:r>
      <w:proofErr w:type="spellEnd"/>
      <w:r w:rsidRPr="00C4735E">
        <w:t xml:space="preserve"> </w:t>
      </w:r>
      <w:proofErr w:type="spellStart"/>
      <w:r w:rsidRPr="00C4735E">
        <w:t>tanks</w:t>
      </w:r>
      <w:proofErr w:type="spellEnd"/>
      <w:r w:rsidRPr="00C4735E">
        <w:t xml:space="preserve"> liberais que ofereciam suporte organizacional e financeiro. Instituições como o Instituto Liberal, o Instituto de Estudos Empresariais, e a Fundação Friedrich Naumann </w:t>
      </w:r>
      <w:r w:rsidR="00C42957">
        <w:t>proporcionavam</w:t>
      </w:r>
      <w:r w:rsidRPr="00C4735E">
        <w:t xml:space="preserve"> infraestrutura e recursos para a mobilização dos ultraliberais​​.</w:t>
      </w:r>
      <w:r w:rsidR="007B4153">
        <w:t xml:space="preserve"> </w:t>
      </w:r>
      <w:r w:rsidR="007B4153" w:rsidRPr="007B4153">
        <w:t xml:space="preserve">Além dos </w:t>
      </w:r>
      <w:proofErr w:type="spellStart"/>
      <w:r w:rsidR="007B4153" w:rsidRPr="007B4153">
        <w:t>think</w:t>
      </w:r>
      <w:proofErr w:type="spellEnd"/>
      <w:r w:rsidR="007B4153" w:rsidRPr="007B4153">
        <w:t xml:space="preserve"> </w:t>
      </w:r>
      <w:proofErr w:type="spellStart"/>
      <w:r w:rsidR="007B4153" w:rsidRPr="007B4153">
        <w:t>tanks</w:t>
      </w:r>
      <w:proofErr w:type="spellEnd"/>
      <w:r w:rsidR="007B4153" w:rsidRPr="007B4153">
        <w:t xml:space="preserve"> locais, </w:t>
      </w:r>
      <w:r w:rsidR="00C61858">
        <w:t>os movimentos que compunham o quadro ultraliberal</w:t>
      </w:r>
      <w:r w:rsidR="007B4153" w:rsidRPr="007B4153">
        <w:t xml:space="preserve"> </w:t>
      </w:r>
      <w:r w:rsidR="00C61858">
        <w:t>receberam</w:t>
      </w:r>
      <w:r w:rsidR="007B4153" w:rsidRPr="007B4153">
        <w:t xml:space="preserve"> apoio de instituições internacionais, como o Cato </w:t>
      </w:r>
      <w:proofErr w:type="spellStart"/>
      <w:r w:rsidR="007B4153" w:rsidRPr="007B4153">
        <w:t>Institute</w:t>
      </w:r>
      <w:proofErr w:type="spellEnd"/>
      <w:r w:rsidR="007B4153" w:rsidRPr="007B4153">
        <w:t xml:space="preserve"> e a Atlas Network. </w:t>
      </w:r>
      <w:r w:rsidR="00EC0B79">
        <w:t xml:space="preserve">Em termos de uma articulação </w:t>
      </w:r>
      <w:r w:rsidR="00FF1B98">
        <w:t>maior, e</w:t>
      </w:r>
      <w:r w:rsidR="007B4153" w:rsidRPr="007B4153">
        <w:t>sses grupos não só forneceram financiamento, mas também ajudaram a conectar a militância brasileira a uma rede global de defensores do</w:t>
      </w:r>
      <w:r w:rsidR="00FF1B98">
        <w:t xml:space="preserve"> chamado</w:t>
      </w:r>
      <w:r w:rsidR="007B4153" w:rsidRPr="007B4153">
        <w:t xml:space="preserve"> livre mercado</w:t>
      </w:r>
      <w:r w:rsidR="00FF1B98">
        <w:t xml:space="preserve"> (Rocha, 2019, p. 16)</w:t>
      </w:r>
      <w:r w:rsidR="007B4153" w:rsidRPr="007B4153">
        <w:t>​​.</w:t>
      </w:r>
    </w:p>
    <w:p w14:paraId="54048859" w14:textId="6723DE0C" w:rsidR="00865ECE" w:rsidRDefault="00C16E0D" w:rsidP="00591180">
      <w:pPr>
        <w:ind w:firstLine="709"/>
      </w:pPr>
      <w:r>
        <w:t>D</w:t>
      </w:r>
      <w:r w:rsidR="001B2530">
        <w:t>urante o período que vai de</w:t>
      </w:r>
      <w:r w:rsidR="00DB3E39">
        <w:t xml:space="preserve"> 2010 a </w:t>
      </w:r>
      <w:r w:rsidR="001B2530">
        <w:t>junho de 2013</w:t>
      </w:r>
      <w:r w:rsidR="002D5155">
        <w:t>, os grupos ultraliberais se estruturaram de maneira mais formal com a criação de novas organizações, como o Estudantes Pela Liberdade (EPL)</w:t>
      </w:r>
      <w:r w:rsidR="008F7F32">
        <w:t xml:space="preserve">. </w:t>
      </w:r>
      <w:r w:rsidR="00201D37">
        <w:t xml:space="preserve">Suas ações se dedicavam na promoção das ideias de mercado nas universidades com o intuito de circular as ideias </w:t>
      </w:r>
      <w:r w:rsidR="00045C2B">
        <w:t xml:space="preserve">liberais no meio acadêmico. Fica perceptível </w:t>
      </w:r>
      <w:r w:rsidR="00325AEF">
        <w:t xml:space="preserve">também que neste mesmo período </w:t>
      </w:r>
      <w:r w:rsidR="00C92922">
        <w:t xml:space="preserve">o crescimento de organizações pró-mercado que se concatenava com a visibilidade </w:t>
      </w:r>
      <w:r w:rsidR="00045C2B">
        <w:t>como a tentativa de construir um quadro interpretativo a respeito da ideia de liberdade</w:t>
      </w:r>
      <w:r w:rsidR="00B21B4A">
        <w:t xml:space="preserve"> se torna o instrumento de convencimento </w:t>
      </w:r>
      <w:r w:rsidR="00C42405">
        <w:t xml:space="preserve">de jovens universitários em se agregar ao movimento. Além do mais, </w:t>
      </w:r>
      <w:r w:rsidR="00060D82">
        <w:t xml:space="preserve">a estratégia de convencimento de públicos jovens vai de encontro com a própria estratégia de </w:t>
      </w:r>
      <w:r w:rsidR="00206363">
        <w:t xml:space="preserve">recrutamento de jovens realizada pelo movimento estudantil historicamente. </w:t>
      </w:r>
      <w:r w:rsidR="007549BC">
        <w:t>Certamente, f</w:t>
      </w:r>
      <w:r w:rsidR="007549BC" w:rsidRPr="007549BC">
        <w:t xml:space="preserve">iguras como Bernardo Santoro e Fábio </w:t>
      </w:r>
      <w:proofErr w:type="spellStart"/>
      <w:r w:rsidR="007549BC" w:rsidRPr="007549BC">
        <w:t>Ostermann</w:t>
      </w:r>
      <w:proofErr w:type="spellEnd"/>
      <w:r w:rsidR="007549BC" w:rsidRPr="007549BC">
        <w:t xml:space="preserve"> desempenharam papéis de liderança na reestruturação de instituições como o Instituto Liberal e na criação de novas iniciativas, como o EPL. Essas lideranças foram fundamentais para a captação de recursos e para a articulação de estratégias de ação coletiva​​.</w:t>
      </w:r>
    </w:p>
    <w:p w14:paraId="36491430" w14:textId="68522E73" w:rsidR="000A0D40" w:rsidRPr="005D0EC9" w:rsidRDefault="00590BEC" w:rsidP="000A0D40">
      <w:pPr>
        <w:ind w:firstLine="709"/>
      </w:pPr>
      <w:r>
        <w:t xml:space="preserve">Como aponta </w:t>
      </w:r>
      <w:r w:rsidR="00386987">
        <w:t>Rocha (</w:t>
      </w:r>
      <w:r w:rsidR="00CC625F">
        <w:t xml:space="preserve">2015), </w:t>
      </w:r>
      <w:r w:rsidR="005D74FE">
        <w:t>esses</w:t>
      </w:r>
      <w:r w:rsidR="00467E06">
        <w:t xml:space="preserve"> movimentos também se construíram a partir de densas redes </w:t>
      </w:r>
      <w:proofErr w:type="spellStart"/>
      <w:r w:rsidR="00467E06" w:rsidRPr="00467E06">
        <w:rPr>
          <w:i/>
          <w:iCs/>
        </w:rPr>
        <w:t>think</w:t>
      </w:r>
      <w:proofErr w:type="spellEnd"/>
      <w:r w:rsidR="00467E06" w:rsidRPr="00467E06">
        <w:rPr>
          <w:i/>
          <w:iCs/>
        </w:rPr>
        <w:t xml:space="preserve"> </w:t>
      </w:r>
      <w:del w:id="497" w:author="Christiane Jalles de Paula" w:date="2024-08-10T21:22:00Z" w16du:dateUtc="2024-08-11T00:22:00Z">
        <w:r w:rsidR="00467E06" w:rsidRPr="00467E06" w:rsidDel="00AC20A1">
          <w:rPr>
            <w:i/>
            <w:iCs/>
          </w:rPr>
          <w:delText>tanks</w:delText>
        </w:r>
        <w:r w:rsidR="00467E06" w:rsidDel="00AC20A1">
          <w:delText xml:space="preserve"> </w:delText>
        </w:r>
        <w:r w:rsidR="008D2FF7" w:rsidDel="00AC20A1">
          <w:delText xml:space="preserve"> que</w:delText>
        </w:r>
      </w:del>
      <w:proofErr w:type="spellStart"/>
      <w:ins w:id="498" w:author="Christiane Jalles de Paula" w:date="2024-08-10T21:22:00Z" w16du:dateUtc="2024-08-11T00:22:00Z">
        <w:r w:rsidR="00AC20A1" w:rsidRPr="00467E06">
          <w:rPr>
            <w:i/>
            <w:iCs/>
          </w:rPr>
          <w:t>tanks</w:t>
        </w:r>
        <w:proofErr w:type="spellEnd"/>
        <w:r w:rsidR="00AC20A1">
          <w:t xml:space="preserve"> que</w:t>
        </w:r>
      </w:ins>
      <w:r w:rsidR="008D2FF7">
        <w:t xml:space="preserve"> marcaram presença e </w:t>
      </w:r>
      <w:r w:rsidR="00263D94">
        <w:t>atuação</w:t>
      </w:r>
      <w:r w:rsidR="008D2FF7">
        <w:t xml:space="preserve"> na América Latina desde os anos 2000, principalmente em resposta a ascensão</w:t>
      </w:r>
      <w:r w:rsidR="00673320">
        <w:t xml:space="preserve"> de governos de esquerda no continente e a tentativa </w:t>
      </w:r>
      <w:r w:rsidR="000A0D40">
        <w:t xml:space="preserve">de </w:t>
      </w:r>
      <w:r w:rsidR="00673320">
        <w:t>reativação</w:t>
      </w:r>
      <w:r w:rsidR="00263D94">
        <w:t xml:space="preserve"> e surgimento de novas organizações que difundem ideais neoliberais e de livre mercado.</w:t>
      </w:r>
      <w:r w:rsidR="005D0EC9">
        <w:t xml:space="preserve"> Como afirma a autora, </w:t>
      </w:r>
      <w:r w:rsidR="000F325E">
        <w:t>e</w:t>
      </w:r>
      <w:r w:rsidR="005D0EC9">
        <w:t xml:space="preserve">m termos quantitativos, o número de </w:t>
      </w:r>
      <w:proofErr w:type="spellStart"/>
      <w:r w:rsidR="005D0EC9" w:rsidRPr="005D0EC9">
        <w:rPr>
          <w:i/>
          <w:iCs/>
        </w:rPr>
        <w:t>think</w:t>
      </w:r>
      <w:proofErr w:type="spellEnd"/>
      <w:r w:rsidR="005D0EC9" w:rsidRPr="005D0EC9">
        <w:rPr>
          <w:i/>
          <w:iCs/>
        </w:rPr>
        <w:t xml:space="preserve"> </w:t>
      </w:r>
      <w:proofErr w:type="spellStart"/>
      <w:r w:rsidR="005D0EC9" w:rsidRPr="005D0EC9">
        <w:rPr>
          <w:i/>
          <w:iCs/>
        </w:rPr>
        <w:t>tanks</w:t>
      </w:r>
      <w:proofErr w:type="spellEnd"/>
      <w:r w:rsidR="005D0EC9">
        <w:t xml:space="preserve"> </w:t>
      </w:r>
      <w:r w:rsidR="001B1BF7">
        <w:t>atuantes na região</w:t>
      </w:r>
      <w:r w:rsidR="000F325E">
        <w:t xml:space="preserve"> dobraram</w:t>
      </w:r>
      <w:r w:rsidR="001B1BF7">
        <w:t xml:space="preserve"> estiveram ligados à Atlas Network</w:t>
      </w:r>
      <w:ins w:id="499" w:author="Christiane Jalles de Paula" w:date="2024-08-10T21:22:00Z" w16du:dateUtc="2024-08-11T00:22:00Z">
        <w:r w:rsidR="00AC20A1">
          <w:t>.</w:t>
        </w:r>
      </w:ins>
    </w:p>
    <w:p w14:paraId="7D2E2517" w14:textId="2DB629C6" w:rsidR="001A5C13" w:rsidRDefault="001A5C13" w:rsidP="00591180">
      <w:pPr>
        <w:ind w:firstLine="709"/>
      </w:pPr>
      <w:r>
        <w:t xml:space="preserve">Mas, não eram somente os grupos </w:t>
      </w:r>
      <w:r w:rsidR="00DD7223">
        <w:t>de direita que se mobilizaram em torno da questão do impeachment. Quando olhamos para o começo</w:t>
      </w:r>
      <w:r w:rsidR="00DE379F">
        <w:t xml:space="preserve"> das manifestações pelo impeachment começamos a perceber a presença de grupos de classe média alta que estava presentes </w:t>
      </w:r>
      <w:r w:rsidR="00D14D9B">
        <w:t xml:space="preserve">nas manifestações e que compunham </w:t>
      </w:r>
    </w:p>
    <w:p w14:paraId="45ABC7BF" w14:textId="77777777" w:rsidR="00CE3AD1" w:rsidRDefault="00CE3AD1" w:rsidP="00CE3AD1">
      <w:pPr>
        <w:pStyle w:val="PargrafodaLista"/>
        <w:numPr>
          <w:ilvl w:val="0"/>
          <w:numId w:val="19"/>
        </w:numPr>
      </w:pPr>
      <w:commentRangeStart w:id="500"/>
      <w:r>
        <w:lastRenderedPageBreak/>
        <w:t>A presença e o impacto do empresariado nas manifestações</w:t>
      </w:r>
    </w:p>
    <w:p w14:paraId="6A1ABDEE" w14:textId="77777777" w:rsidR="00CE3AD1" w:rsidRDefault="00CE3AD1" w:rsidP="00CE3AD1">
      <w:pPr>
        <w:pStyle w:val="PargrafodaLista"/>
        <w:numPr>
          <w:ilvl w:val="0"/>
          <w:numId w:val="19"/>
        </w:numPr>
      </w:pPr>
      <w:r>
        <w:t>A articulação dos protestos com a institucionalidade política</w:t>
      </w:r>
    </w:p>
    <w:p w14:paraId="1EF5419C" w14:textId="77777777" w:rsidR="00CE3AD1" w:rsidRDefault="00CE3AD1" w:rsidP="00CE3AD1">
      <w:pPr>
        <w:pStyle w:val="PargrafodaLista"/>
        <w:numPr>
          <w:ilvl w:val="0"/>
          <w:numId w:val="19"/>
        </w:numPr>
      </w:pPr>
      <w:r>
        <w:t>A queda do governo Dilma</w:t>
      </w:r>
    </w:p>
    <w:p w14:paraId="786F6530" w14:textId="281C1F33" w:rsidR="005B46A0" w:rsidRDefault="005B46A0" w:rsidP="005B46A0">
      <w:pPr>
        <w:ind w:firstLine="709"/>
      </w:pPr>
      <w:r>
        <w:t>- O perfil de articulação entre essas duas e os grupos os quais elas mobilizam;</w:t>
      </w:r>
    </w:p>
    <w:p w14:paraId="6489CF4E" w14:textId="77777777" w:rsidR="005B46A0" w:rsidRDefault="005B46A0" w:rsidP="005B46A0">
      <w:pPr>
        <w:ind w:firstLine="709"/>
      </w:pPr>
      <w:r>
        <w:t xml:space="preserve">- Como isso tudo gerou estruturas de mobilização nos dois momentos: junho 2013 e impeachment – Colocar </w:t>
      </w:r>
      <w:proofErr w:type="gramStart"/>
      <w:r>
        <w:t>eles em perspectiva e como isso se une</w:t>
      </w:r>
      <w:proofErr w:type="gramEnd"/>
      <w:r>
        <w:t xml:space="preserve"> ao sistema político e à institucionalidade.</w:t>
      </w:r>
      <w:commentRangeEnd w:id="500"/>
      <w:r>
        <w:rPr>
          <w:rStyle w:val="Refdecomentrio"/>
        </w:rPr>
        <w:commentReference w:id="500"/>
      </w:r>
    </w:p>
    <w:p w14:paraId="1FD624CB" w14:textId="77777777" w:rsidR="005B46A0" w:rsidRDefault="005B46A0" w:rsidP="00F67562">
      <w:pPr>
        <w:ind w:firstLine="709"/>
      </w:pPr>
    </w:p>
    <w:p w14:paraId="0C11F55E" w14:textId="09B27F9B" w:rsidR="00422099" w:rsidRDefault="00422099" w:rsidP="00F67562">
      <w:pPr>
        <w:ind w:firstLine="709"/>
        <w:rPr>
          <w:szCs w:val="24"/>
        </w:rPr>
      </w:pPr>
      <w:r>
        <w:t xml:space="preserve">Essa constatação é muito interessante ao notarmos a diferença </w:t>
      </w:r>
      <w:r w:rsidR="00A31374">
        <w:t xml:space="preserve">na estrutura de mobilização de junho de 2013 com o processo de impeachment de Collor. </w:t>
      </w:r>
      <w:r w:rsidR="007659B8">
        <w:t>Quando olhamos para este</w:t>
      </w:r>
      <w:r>
        <w:t xml:space="preserve">, </w:t>
      </w:r>
      <w:r w:rsidR="006B2C2D">
        <w:t>a dinâmica de mobilização tem como principal catalisador jovens secundaristas</w:t>
      </w:r>
      <w:r w:rsidR="00C53642">
        <w:t xml:space="preserve"> que estruturavam os protestos</w:t>
      </w:r>
      <w:r w:rsidR="00663B62">
        <w:t xml:space="preserve"> com </w:t>
      </w:r>
      <w:r w:rsidR="00C53642">
        <w:t xml:space="preserve">presença </w:t>
      </w:r>
      <w:r w:rsidR="00381C56">
        <w:t>forte de lideranças de partidos políticos</w:t>
      </w:r>
      <w:r w:rsidR="00FB1FF6">
        <w:t xml:space="preserve">. O fato é que, </w:t>
      </w:r>
      <w:r w:rsidR="007659B8">
        <w:t>os diversos</w:t>
      </w:r>
      <w:r>
        <w:t xml:space="preserve"> movimentos sociais envolvidos na dinâmica de mobilização</w:t>
      </w:r>
      <w:r w:rsidR="00762968">
        <w:t xml:space="preserve"> no processo de Collor tinham</w:t>
      </w:r>
      <w:r>
        <w:t xml:space="preserve"> sua organização estruturada institucionalmente </w:t>
      </w:r>
      <w:r w:rsidR="00762968">
        <w:t xml:space="preserve">a partir de </w:t>
      </w:r>
      <w:r w:rsidR="00535032">
        <w:t>estruturas de mobilização política que assemelhavam às formas mais institucionais</w:t>
      </w:r>
      <w:r w:rsidR="009033BC">
        <w:t xml:space="preserve"> da política partidária e tradicional</w:t>
      </w:r>
      <w:r>
        <w:t xml:space="preserve">. </w:t>
      </w:r>
      <w:r w:rsidR="00126779">
        <w:t xml:space="preserve">A organização dos protestos a partir de comitês e com </w:t>
      </w:r>
    </w:p>
    <w:p w14:paraId="36D4384D" w14:textId="77777777" w:rsidR="00D369D3" w:rsidRDefault="00D369D3">
      <w:pPr>
        <w:spacing w:line="259" w:lineRule="auto"/>
        <w:jc w:val="left"/>
        <w:rPr>
          <w:rFonts w:eastAsiaTheme="majorEastAsia" w:cstheme="majorBidi"/>
          <w:b/>
          <w:szCs w:val="32"/>
        </w:rPr>
      </w:pPr>
      <w:r>
        <w:br w:type="page"/>
      </w:r>
    </w:p>
    <w:p w14:paraId="68F6DE68" w14:textId="32CB6883" w:rsidR="00F15BA9" w:rsidRDefault="008C3218" w:rsidP="00A95893">
      <w:pPr>
        <w:pStyle w:val="Ttulo1"/>
      </w:pPr>
      <w:bookmarkStart w:id="501" w:name="_Toc173959630"/>
      <w:r>
        <w:lastRenderedPageBreak/>
        <w:t>4</w:t>
      </w:r>
      <w:r w:rsidR="00671915" w:rsidRPr="00671915">
        <w:t xml:space="preserve">. </w:t>
      </w:r>
      <w:r w:rsidR="00F512E0">
        <w:t>Considerações Finais</w:t>
      </w:r>
      <w:bookmarkEnd w:id="501"/>
    </w:p>
    <w:p w14:paraId="68E19845" w14:textId="77777777" w:rsidR="00C066D8" w:rsidRDefault="00C066D8" w:rsidP="00B124A9">
      <w:pPr>
        <w:pStyle w:val="PargrafodaLista"/>
        <w:spacing w:after="0"/>
        <w:ind w:left="0" w:firstLine="709"/>
        <w:rPr>
          <w:rFonts w:cs="Times New Roman"/>
          <w:szCs w:val="24"/>
        </w:rPr>
      </w:pPr>
    </w:p>
    <w:p w14:paraId="13E828D5" w14:textId="24477D39" w:rsidR="00B124A9" w:rsidRDefault="00C066D8" w:rsidP="00B124A9">
      <w:pPr>
        <w:pStyle w:val="PargrafodaLista"/>
        <w:spacing w:after="0"/>
        <w:ind w:left="0" w:firstLine="709"/>
        <w:rPr>
          <w:rFonts w:cs="Times New Roman"/>
          <w:szCs w:val="24"/>
        </w:rPr>
      </w:pPr>
      <w:r>
        <w:rPr>
          <w:rFonts w:cs="Times New Roman"/>
          <w:szCs w:val="24"/>
        </w:rPr>
        <w:t>No decorrer deste estudo</w:t>
      </w:r>
      <w:r w:rsidR="00B124A9" w:rsidRPr="00B124A9">
        <w:rPr>
          <w:rFonts w:cs="Times New Roman"/>
          <w:szCs w:val="24"/>
        </w:rPr>
        <w:t xml:space="preserve">, analisamos três momentos cruciais de mobilização social no Brasil: a Campanha Pela Ética na Política (Fora Collor), as manifestações de junho de 2013, e as manifestações </w:t>
      </w:r>
      <w:ins w:id="502" w:author="Christiane Jalles de Paula" w:date="2024-08-10T21:23:00Z" w16du:dateUtc="2024-08-11T00:23:00Z">
        <w:r w:rsidR="00AC20A1">
          <w:rPr>
            <w:rFonts w:cs="Times New Roman"/>
            <w:szCs w:val="24"/>
          </w:rPr>
          <w:t xml:space="preserve">de 2015 </w:t>
        </w:r>
      </w:ins>
      <w:r w:rsidR="00B124A9" w:rsidRPr="00B124A9">
        <w:rPr>
          <w:rFonts w:cs="Times New Roman"/>
          <w:szCs w:val="24"/>
        </w:rPr>
        <w:t>contra o governo Dilma Rousseff. Esses momentos, embora distintos em suas motivações e contextos, compartilham a característica de terem sido impulsionados por estruturas de oportunidades políticas e discursivas que permitiram a articulação de demandas sociais e políticas.</w:t>
      </w:r>
    </w:p>
    <w:p w14:paraId="150202C2" w14:textId="77777777" w:rsidR="00B124A9" w:rsidRDefault="00B124A9" w:rsidP="00B124A9">
      <w:pPr>
        <w:pStyle w:val="PargrafodaLista"/>
        <w:spacing w:after="0"/>
        <w:ind w:left="0" w:firstLine="851"/>
        <w:rPr>
          <w:rFonts w:cs="Times New Roman"/>
          <w:bCs/>
          <w:szCs w:val="24"/>
        </w:rPr>
      </w:pPr>
      <w:r w:rsidRPr="78201CAA">
        <w:rPr>
          <w:rFonts w:cs="Times New Roman"/>
        </w:rPr>
        <w:t xml:space="preserve">Como aponta </w:t>
      </w:r>
      <w:proofErr w:type="spellStart"/>
      <w:r w:rsidRPr="78201CAA">
        <w:rPr>
          <w:rFonts w:cs="Times New Roman"/>
        </w:rPr>
        <w:t>Avritzer</w:t>
      </w:r>
      <w:proofErr w:type="spellEnd"/>
      <w:r w:rsidRPr="78201CAA">
        <w:rPr>
          <w:rFonts w:cs="Times New Roman"/>
        </w:rPr>
        <w:t xml:space="preserve"> (2016), o ponto de partida das manifestações de junho de 2013 foi a ruptura do campo político da participação social no Brasil ocorrida entre 2011 e 2013. Essa ruptura ocorreu de forma paulatina e se deu à medida que se acumularam conflitos de movimentos sociais com o governo federal. A aprovação da legislação da Copa do Mundo</w:t>
      </w:r>
      <w:r w:rsidRPr="78201CAA">
        <w:rPr>
          <w:rStyle w:val="Refdenotaderodap"/>
          <w:rFonts w:cs="Times New Roman"/>
        </w:rPr>
        <w:footnoteReference w:id="141"/>
      </w:r>
      <w:r w:rsidRPr="78201CAA">
        <w:rPr>
          <w:rFonts w:cs="Times New Roman"/>
        </w:rPr>
        <w:t xml:space="preserve"> e a questões ligadas aos grandes eventos gerou críticas relativas à luta pela reforma urbana e os diversos problemas que envolvem a questão da vida nas cidades. Neste primeiro momento as pautas se concentravam em torno da demanda básica, mas no decorrer dos dias outras pautas foram se multiplicando até que chegaríamos ao ponto da entrada de grupos com orientações à direita nas manifestações.</w:t>
      </w:r>
    </w:p>
    <w:p w14:paraId="093089FF" w14:textId="77777777" w:rsidR="00B124A9" w:rsidRDefault="00B124A9" w:rsidP="00B124A9">
      <w:pPr>
        <w:pStyle w:val="PargrafodaLista"/>
        <w:spacing w:after="0"/>
        <w:ind w:left="0" w:firstLine="851"/>
        <w:rPr>
          <w:rFonts w:cs="Times New Roman"/>
          <w:bCs/>
          <w:szCs w:val="24"/>
        </w:rPr>
      </w:pPr>
      <w:r w:rsidRPr="78201CAA">
        <w:rPr>
          <w:rFonts w:cs="Times New Roman"/>
        </w:rPr>
        <w:t>Sabemos que na história brasileira a mobilização de grupos conservadores não é uma novidade, muito menos um fato extraordinário</w:t>
      </w:r>
      <w:r w:rsidRPr="78201CAA">
        <w:rPr>
          <w:rStyle w:val="Refdenotaderodap"/>
          <w:rFonts w:cs="Times New Roman"/>
        </w:rPr>
        <w:footnoteReference w:id="142"/>
      </w:r>
      <w:r w:rsidRPr="78201CAA">
        <w:rPr>
          <w:rFonts w:cs="Times New Roman"/>
        </w:rPr>
        <w:t xml:space="preserve">. De fato, um marco de aprofundamento da polarização política no Brasil foram os protestos de junho de 2013, sobretudo a partir da convergência de grupos autonomistas, da esquerda clássica e de grupos que se utilizavam da estética nacionalista (Solano, </w:t>
      </w:r>
      <w:proofErr w:type="spellStart"/>
      <w:r w:rsidRPr="78201CAA">
        <w:rPr>
          <w:rFonts w:cs="Times New Roman"/>
        </w:rPr>
        <w:t>Ortellado</w:t>
      </w:r>
      <w:proofErr w:type="spellEnd"/>
      <w:r w:rsidRPr="78201CAA">
        <w:rPr>
          <w:rFonts w:cs="Times New Roman"/>
        </w:rPr>
        <w:t xml:space="preserve"> e Moreto, 2017). A grande questão, porém, é que a pulverização de pautas levaria junho de 2013 na direção de manifestações que viriam a conjugar o descontentamento ao governo à moralização do mundo da política, com a roupagem da ideia de corrupção.</w:t>
      </w:r>
    </w:p>
    <w:p w14:paraId="262AB3FC" w14:textId="77777777" w:rsidR="00B124A9" w:rsidRDefault="00B124A9" w:rsidP="00B124A9">
      <w:pPr>
        <w:pStyle w:val="PargrafodaLista"/>
        <w:spacing w:after="0"/>
        <w:ind w:left="0" w:firstLine="851"/>
        <w:rPr>
          <w:rFonts w:cs="Times New Roman"/>
          <w:bCs/>
          <w:szCs w:val="24"/>
        </w:rPr>
      </w:pPr>
      <w:r w:rsidRPr="78201CAA">
        <w:rPr>
          <w:rFonts w:cs="Times New Roman"/>
        </w:rPr>
        <w:t xml:space="preserve">Tatagiba, Trindade e Teixeira (2015) apontam que eventos de protestos à direita existiam desde 2007 na sociedade brasileira a partir do Movimento Cansei, mais especificamente o Movimento Cívico pelo Direito dos Brasileiros. Em um primeiro momento </w:t>
      </w:r>
      <w:r w:rsidRPr="78201CAA">
        <w:rPr>
          <w:rFonts w:cs="Times New Roman"/>
        </w:rPr>
        <w:lastRenderedPageBreak/>
        <w:t>esse movimento se concentrou no caso do acidente aéreo da TAM Express</w:t>
      </w:r>
      <w:r w:rsidRPr="78201CAA">
        <w:rPr>
          <w:rStyle w:val="Refdenotaderodap"/>
          <w:rFonts w:cs="Times New Roman"/>
        </w:rPr>
        <w:footnoteReference w:id="143"/>
      </w:r>
      <w:r w:rsidRPr="78201CAA">
        <w:rPr>
          <w:rFonts w:cs="Times New Roman"/>
        </w:rPr>
        <w:t>, mas seus apoiadores e lideranças expressavam um sentimento de “degradação moral” às denúncias de corrupção no caso de Mensalão do PT</w:t>
      </w:r>
      <w:r w:rsidRPr="78201CAA">
        <w:rPr>
          <w:rStyle w:val="Refdenotaderodap"/>
          <w:rFonts w:cs="Times New Roman"/>
        </w:rPr>
        <w:footnoteReference w:id="144"/>
      </w:r>
      <w:r w:rsidRPr="78201CAA">
        <w:rPr>
          <w:rFonts w:cs="Times New Roman"/>
        </w:rPr>
        <w:t>. Com efeito, o Cansei, apesar da sua pouca duração, foi um movimento que se articulou a partir de lideranças e celebridades conhecidas na cena brasileira e que participara de outros momentos de manifestação na história do país. Sua posição era controversa, buscando também manter uma postura conciliadora com o governo Lula. O movimento não teve grandes articulações, tampouco conseguiu despontar como um catalisador de grupos que se identificavam com sua temática na sociedade. Sua base era elitista e ele não foi levado a sério pelos partidos de oposição, nem pela imprensa, a qual sempre destacava seus traços anedóticos e caricaturais (Tatagiba et al., 2015). No entanto, o Cansei é elucidativo para compreender como um sentimento de insatisfação geral na sociedade brasileira passaria a ser interpretado como uma questão moral em torno da corrupção e do antipetismo.</w:t>
      </w:r>
    </w:p>
    <w:p w14:paraId="4F4794CD" w14:textId="17FEB50A" w:rsidR="00B124A9" w:rsidRDefault="00B124A9" w:rsidP="00B124A9">
      <w:pPr>
        <w:pStyle w:val="PargrafodaLista"/>
        <w:spacing w:after="0"/>
        <w:ind w:left="0" w:firstLine="851"/>
        <w:rPr>
          <w:rFonts w:cs="Times New Roman"/>
          <w:bCs/>
          <w:szCs w:val="24"/>
        </w:rPr>
      </w:pPr>
      <w:r>
        <w:rPr>
          <w:rFonts w:cs="Times New Roman"/>
          <w:bCs/>
          <w:szCs w:val="24"/>
        </w:rPr>
        <w:t xml:space="preserve">No contexto conjuntural de 1989, diversas situações mostram também a questão da corrupção como um problema da ética na política que é histórico no Brasil. À época, esse problema se traduzia em uma situação através da qual a sociedade brasileira passaria por um processo de redemocratização onde poderia, </w:t>
      </w:r>
      <w:r w:rsidR="009C1916">
        <w:rPr>
          <w:rFonts w:cs="Times New Roman"/>
          <w:bCs/>
          <w:szCs w:val="24"/>
        </w:rPr>
        <w:t>porventura</w:t>
      </w:r>
      <w:r>
        <w:rPr>
          <w:rFonts w:cs="Times New Roman"/>
          <w:bCs/>
          <w:szCs w:val="24"/>
        </w:rPr>
        <w:t xml:space="preserve">, </w:t>
      </w:r>
      <w:r w:rsidR="009C1916">
        <w:rPr>
          <w:rFonts w:cs="Times New Roman"/>
          <w:bCs/>
          <w:szCs w:val="24"/>
        </w:rPr>
        <w:t>sanar determinados</w:t>
      </w:r>
      <w:r>
        <w:rPr>
          <w:rFonts w:cs="Times New Roman"/>
          <w:bCs/>
          <w:szCs w:val="24"/>
        </w:rPr>
        <w:t xml:space="preserve"> problemas da República. Neste contexto, a chegada de um contingente de cidadãos comuns, arregimentados por dispositivos constitucionais que possibilitasse a participação política institucionalizada, levou para a arena eleitoral uma disputa importante durante a primeira eleição pós ditadura militar. O consenso no repúdio ao clientelismo político trazia à percepção do eleitor uma espécie de “crise moral” da política em relação a todas as forças políticas que tinham qualquer identificação com o governo Sarney.</w:t>
      </w:r>
    </w:p>
    <w:p w14:paraId="0824568A" w14:textId="77777777" w:rsidR="00B124A9" w:rsidRDefault="00B124A9" w:rsidP="00B124A9">
      <w:pPr>
        <w:pStyle w:val="PargrafodaLista"/>
        <w:spacing w:after="0"/>
        <w:ind w:left="0" w:firstLine="851"/>
        <w:rPr>
          <w:rFonts w:cs="Times New Roman"/>
          <w:bCs/>
          <w:szCs w:val="24"/>
        </w:rPr>
      </w:pPr>
      <w:r w:rsidRPr="78201CAA">
        <w:rPr>
          <w:rFonts w:cs="Times New Roman"/>
        </w:rPr>
        <w:t>De acordo com Rodrigues (2000, p. 66), neste contexto, a ascensão vitoriosa de Collor foi sua percepção das demandas do eleitorado na conjuntura que se concentravam, além dos evidentes reclamos por políticas sociais efetivas, em reclamos contra a “fisiologia”. Atributos como “acabar com a corrupção e a impunidade”, “coragem” para enfrentar os que “tiram proveito” do Brasil, acabar com a “politicagem”</w:t>
      </w:r>
      <w:r w:rsidRPr="78201CAA">
        <w:rPr>
          <w:rStyle w:val="Refdenotaderodap"/>
          <w:rFonts w:cs="Times New Roman"/>
        </w:rPr>
        <w:footnoteReference w:id="145"/>
      </w:r>
      <w:r w:rsidRPr="78201CAA">
        <w:rPr>
          <w:rFonts w:cs="Times New Roman"/>
        </w:rPr>
        <w:t xml:space="preserve">, foram explorados por Collor no </w:t>
      </w:r>
      <w:r w:rsidRPr="78201CAA">
        <w:rPr>
          <w:rFonts w:cs="Times New Roman"/>
        </w:rPr>
        <w:lastRenderedPageBreak/>
        <w:t xml:space="preserve">desenvolvimento de sua campanha. Além do mais, o contato com os “descamisados” e os “pés-descalços” era intermediado pelos líderes religiosos pentecostais (Mariano e Pierucci, 1992 </w:t>
      </w:r>
      <w:r w:rsidRPr="78201CAA">
        <w:rPr>
          <w:rFonts w:cs="Times New Roman"/>
          <w:i/>
          <w:iCs/>
        </w:rPr>
        <w:t>apud</w:t>
      </w:r>
      <w:r w:rsidRPr="78201CAA">
        <w:rPr>
          <w:rFonts w:cs="Times New Roman"/>
        </w:rPr>
        <w:t xml:space="preserve"> Rodrigues 2000, p. 68).</w:t>
      </w:r>
    </w:p>
    <w:p w14:paraId="7518AC58" w14:textId="1E1A5254" w:rsidR="00B124A9" w:rsidRDefault="00352C32" w:rsidP="00B124A9">
      <w:pPr>
        <w:pStyle w:val="PargrafodaLista"/>
        <w:spacing w:after="0"/>
        <w:ind w:left="0" w:firstLine="851"/>
      </w:pPr>
      <w:r>
        <w:rPr>
          <w:rFonts w:cs="Times New Roman"/>
        </w:rPr>
        <w:t>Por conseguinte</w:t>
      </w:r>
      <w:r w:rsidR="00B124A9" w:rsidRPr="78201CAA">
        <w:rPr>
          <w:rFonts w:cs="Times New Roman"/>
        </w:rPr>
        <w:t xml:space="preserve">, o confronto Collor-Lula nas eleições de 1989 chama a atenção ao expressar o embate entre duas ideias que disputavam espaço na política nacional que se traduziam na polaridade “primazia do mercado” </w:t>
      </w:r>
      <w:r w:rsidR="00B124A9" w:rsidRPr="78201CAA">
        <w:rPr>
          <w:rFonts w:cs="Times New Roman"/>
          <w:i/>
          <w:iCs/>
        </w:rPr>
        <w:t>versus</w:t>
      </w:r>
      <w:r w:rsidR="00B124A9" w:rsidRPr="78201CAA">
        <w:rPr>
          <w:rFonts w:cs="Times New Roman"/>
        </w:rPr>
        <w:t xml:space="preserve"> “reforma social”</w:t>
      </w:r>
      <w:r w:rsidR="00B124A9" w:rsidRPr="78201CAA">
        <w:rPr>
          <w:rStyle w:val="Refdenotaderodap"/>
          <w:rFonts w:cs="Times New Roman"/>
        </w:rPr>
        <w:footnoteReference w:id="146"/>
      </w:r>
      <w:r w:rsidR="00B124A9" w:rsidRPr="78201CAA">
        <w:rPr>
          <w:rFonts w:cs="Times New Roman"/>
        </w:rPr>
        <w:t xml:space="preserve">. Por mais que seja correto afirmar que a disputa entre Collor e Lula foi uma disputa entre a primazia do mercado e a reforma social, o melhor disciplinador do espaço público foi aquela força que fosse capaz de “moralizar” as atribuições e ações do governo. Uma moralização entendida como pré-requisito para uma ideia, ainda que vaga ou arbitrária, de implantação da justiça social em contraponto à conjuntura da crise do Estado do início dos anos 90. </w:t>
      </w:r>
      <w:r w:rsidR="00B124A9">
        <w:t>Para Sallum Jr. (2015, p. 23), a campanhas das Diretas Já em 1984 marcara a ruptura dos limites da legitimidade do chamado Estado Varguista</w:t>
      </w:r>
      <w:r w:rsidR="00B124A9">
        <w:rPr>
          <w:rStyle w:val="Refdenotaderodap"/>
        </w:rPr>
        <w:footnoteReference w:id="147"/>
      </w:r>
      <w:r w:rsidR="00B124A9">
        <w:t xml:space="preserve"> a partir da própria perda de legitimidade do governo e do regime autoritário. Ainda que houvesse um contorno provisório em torno dessa própria crise, sobretudo a partir das eleições indiretas, com Tancredo no poder.</w:t>
      </w:r>
    </w:p>
    <w:p w14:paraId="4E989F5C" w14:textId="77777777" w:rsidR="00B124A9" w:rsidRDefault="00B124A9" w:rsidP="00B124A9">
      <w:pPr>
        <w:pStyle w:val="PargrafodaLista"/>
        <w:spacing w:after="0"/>
        <w:ind w:left="0" w:firstLine="851"/>
      </w:pPr>
      <w:r>
        <w:t xml:space="preserve">Neste sentido, o que fica dessa conjuntura seriam duas situações controversas onde, de um lado, ocorria um projeto de liberalização política em torno do Estado e da Constituição de 1988, o qual abriria as franquias democráticas no sentido de incorporar as camadas populares urbanas autônomas, juntamente com novas associações civis e o novo sindicalismo. De outro lado, um contexto adverso que encontrou na dificuldade de dar vazão a um tipo de </w:t>
      </w:r>
      <w:r w:rsidRPr="007B73F4">
        <w:rPr>
          <w:i/>
          <w:iCs/>
        </w:rPr>
        <w:t>nacional desenvolvimentismo distributivo</w:t>
      </w:r>
      <w:r>
        <w:t xml:space="preserve"> (Sallum Jr, 2015, p. 38) a partir de uma disputa em torno dos rumos da política econômica que fora impelida também por uma situação restritiva devido à mudança nos fluxos econômicos e nas ideias predominantes em relação à gestão econômica. Houve aí a constituição de uma </w:t>
      </w:r>
      <w:r w:rsidRPr="00DF6038">
        <w:rPr>
          <w:i/>
          <w:iCs/>
        </w:rPr>
        <w:t>lógica de situação</w:t>
      </w:r>
      <w:r>
        <w:t xml:space="preserve"> (Rodrigues, 2000, p. 73) pela qual o debate posto entre os atores relevantes passou a ser reelaborado, tanto na disputa eleitoral de 1989 quanto na campanha pelo </w:t>
      </w:r>
      <w:r>
        <w:rPr>
          <w:i/>
          <w:iCs/>
        </w:rPr>
        <w:t>impeachment,</w:t>
      </w:r>
      <w:r>
        <w:t xml:space="preserve"> que se confrontaram aos sentimentos difusos da população em torno da insatisfação social. Como sabemos, essa pretensão de um caráter privatista da ideologia recém absorvida pela direita a respeito das reformas do Estado, funcionou, em um primeiro momento, como elemento retórico.  Nesse contexto, as propostas de reforma que surgiram no governo Collor tiveram como pretensão reduzir a dimensão do </w:t>
      </w:r>
      <w:r>
        <w:lastRenderedPageBreak/>
        <w:t>Estado racionalizando a administração pública a partir de um apelo às questões morais. Esse apelo serviria à direita para facilitar a assimilação popular durante a campanha eleitoral. No entanto, posteriormente, passou a ser mobilizada politicamente como uma agenda considerada minimalista e excludente frente às questões sociais.</w:t>
      </w:r>
    </w:p>
    <w:p w14:paraId="50265BC5" w14:textId="77777777" w:rsidR="00B124A9" w:rsidRDefault="00B124A9" w:rsidP="00B124A9">
      <w:pPr>
        <w:pStyle w:val="PargrafodaLista"/>
        <w:spacing w:after="0"/>
        <w:ind w:left="0" w:firstLine="851"/>
      </w:pPr>
      <w:r>
        <w:t xml:space="preserve">O governo Collor fora construído, desde a campanha presidencial, sob a égide do combate ao clientelismo e à corrupção. O governo também ficou conhecido por acumular um conjunto de ações nas quais colocaram sua atuação em um ambiente crítico em relação à própria governabilidade. Como afirma Rodrigues (200, p. 159), as práticas de corrupção ganham contornos e caráter específicos a partir de formas de interação que estabelecem historicamente com os processos de racionalização social e do </w:t>
      </w:r>
      <w:proofErr w:type="spellStart"/>
      <w:r w:rsidRPr="00D06D80">
        <w:rPr>
          <w:i/>
          <w:iCs/>
        </w:rPr>
        <w:t>state</w:t>
      </w:r>
      <w:proofErr w:type="spellEnd"/>
      <w:r w:rsidRPr="00D06D80">
        <w:rPr>
          <w:i/>
          <w:iCs/>
        </w:rPr>
        <w:t xml:space="preserve"> </w:t>
      </w:r>
      <w:proofErr w:type="spellStart"/>
      <w:r>
        <w:rPr>
          <w:i/>
          <w:iCs/>
        </w:rPr>
        <w:t>building</w:t>
      </w:r>
      <w:proofErr w:type="spellEnd"/>
      <w:r>
        <w:t>, processos estes que são inerentes aos processos de formação nacionais.</w:t>
      </w:r>
    </w:p>
    <w:p w14:paraId="6A9B7C1D" w14:textId="20041F3D" w:rsidR="00B124A9" w:rsidRDefault="00D14F7B" w:rsidP="00B124A9">
      <w:pPr>
        <w:pStyle w:val="PargrafodaLista"/>
        <w:spacing w:after="0"/>
        <w:ind w:left="0" w:firstLine="851"/>
      </w:pPr>
      <w:r>
        <w:t>Neste sentido, a</w:t>
      </w:r>
      <w:r w:rsidR="00B124A9">
        <w:t xml:space="preserve"> tese contida no entendimento de nossa formação política e social confere peso à matriz patrimonial-patriarcal no processo de racionalização das relações sociais, sobretudo as que envolvem vínculos entre classes sociais ou grupos sociais e o Estado (Faoro, 2021). Como decorrência, a tese dos “anéis burocráticos” (Cardoso, 1975), a partir da combinação entre industrialização e autoritarismo, demonstrou um exemplo de como a desestruturação da dimensão pública do Estado pode ocasionar canais privilegiados de inserção de interesses privados no aparelho do Estado (Cavalcante </w:t>
      </w:r>
      <w:r w:rsidR="00B124A9">
        <w:rPr>
          <w:i/>
          <w:iCs/>
        </w:rPr>
        <w:t>et al</w:t>
      </w:r>
      <w:r w:rsidR="00B124A9">
        <w:t>, 2018, p. 62), os quais acabam por constituir-se em antessalas de práticas de corrupção ou de negociações em vários sentidos.</w:t>
      </w:r>
      <w:r w:rsidR="00201932">
        <w:t xml:space="preserve"> Isso se manifestou em torno das oportunidades discursivas que passaram a ser exploradas devido aos fenômenos de corrupção no Estado brasileiro</w:t>
      </w:r>
      <w:r w:rsidR="00B20ABD">
        <w:t>.</w:t>
      </w:r>
    </w:p>
    <w:p w14:paraId="69F565C9" w14:textId="51C94AC1" w:rsidR="00B124A9" w:rsidRPr="00454AE2" w:rsidRDefault="00B124A9" w:rsidP="00454AE2">
      <w:pPr>
        <w:ind w:firstLine="851"/>
      </w:pPr>
      <w:r>
        <w:t>Por outro lado, outra característica importante das relações políticas no âmbito do Estado brasileiro também configurou um tipo de relação que se desenvolveu em torno da disputa e manutenção no poder que se manifestou em suas diversas dimensões do presidencialismo de coalizão (Abranches, 1989; 2018). Isso aparece em Collor e de maneira bem contundente em Dilma</w:t>
      </w:r>
      <w:r w:rsidR="00B20ABD">
        <w:t xml:space="preserve"> como elementos responsáveis pela</w:t>
      </w:r>
      <w:r w:rsidR="00454AE2">
        <w:t xml:space="preserve"> dinâmica das relações na política institucionalizada que engendram processos de crise política.</w:t>
      </w:r>
      <w:r w:rsidR="00B20ABD">
        <w:t xml:space="preserve"> </w:t>
      </w:r>
      <w:r w:rsidR="00454AE2">
        <w:t xml:space="preserve">Em resumo, as dinâmicas provenientes das relações de poder possibilitaram aberturas nos ciclos de protestos em </w:t>
      </w:r>
      <w:commentRangeStart w:id="503"/>
      <w:r w:rsidR="00454AE2" w:rsidRPr="00836119">
        <w:rPr>
          <w:rFonts w:cs="Times New Roman"/>
          <w:bCs/>
          <w:i/>
          <w:iCs/>
          <w:szCs w:val="24"/>
        </w:rPr>
        <w:t>mudanças que pode</w:t>
      </w:r>
      <w:r w:rsidR="00454AE2">
        <w:rPr>
          <w:rFonts w:cs="Times New Roman"/>
          <w:bCs/>
          <w:i/>
          <w:iCs/>
          <w:szCs w:val="24"/>
        </w:rPr>
        <w:t>m</w:t>
      </w:r>
      <w:r w:rsidR="00454AE2" w:rsidRPr="00836119">
        <w:rPr>
          <w:rFonts w:cs="Times New Roman"/>
          <w:bCs/>
          <w:i/>
          <w:iCs/>
          <w:szCs w:val="24"/>
        </w:rPr>
        <w:t xml:space="preserve"> resultar em aberturas repentinas no sistema</w:t>
      </w:r>
      <w:commentRangeEnd w:id="503"/>
      <w:r w:rsidR="00454AE2">
        <w:rPr>
          <w:rStyle w:val="Refdecomentrio"/>
        </w:rPr>
        <w:commentReference w:id="503"/>
      </w:r>
      <w:r w:rsidR="00454AE2">
        <w:rPr>
          <w:rFonts w:cs="Times New Roman"/>
          <w:bCs/>
          <w:szCs w:val="24"/>
        </w:rPr>
        <w:t>. Não somente do ponto de vista de um racha nas elites, mas também n</w:t>
      </w:r>
      <w:r w:rsidR="0096590B">
        <w:rPr>
          <w:rFonts w:cs="Times New Roman"/>
          <w:bCs/>
          <w:szCs w:val="24"/>
        </w:rPr>
        <w:t>a composição dos índices de aceitação do governo perante a sociedade</w:t>
      </w:r>
      <w:r w:rsidR="00764D7D">
        <w:rPr>
          <w:rFonts w:cs="Times New Roman"/>
          <w:bCs/>
          <w:szCs w:val="24"/>
        </w:rPr>
        <w:t xml:space="preserve"> que engendram formas de descontentamento e contestação públicos.</w:t>
      </w:r>
    </w:p>
    <w:p w14:paraId="62EF4923" w14:textId="193082AF" w:rsidR="009C24B8" w:rsidRDefault="00B124A9" w:rsidP="00B124A9">
      <w:pPr>
        <w:pStyle w:val="PargrafodaLista"/>
        <w:spacing w:after="0"/>
        <w:ind w:left="0" w:firstLine="851"/>
        <w:rPr>
          <w:rFonts w:cs="Times New Roman"/>
          <w:bCs/>
          <w:szCs w:val="24"/>
        </w:rPr>
      </w:pPr>
      <w:r>
        <w:rPr>
          <w:rFonts w:cs="Times New Roman"/>
          <w:bCs/>
          <w:szCs w:val="24"/>
        </w:rPr>
        <w:t xml:space="preserve">Voltando a junho de 2013, não podemos </w:t>
      </w:r>
      <w:r w:rsidR="00764D7D">
        <w:rPr>
          <w:rFonts w:cs="Times New Roman"/>
          <w:bCs/>
          <w:szCs w:val="24"/>
        </w:rPr>
        <w:t xml:space="preserve">afirmar </w:t>
      </w:r>
      <w:proofErr w:type="spellStart"/>
      <w:r w:rsidR="00764D7D">
        <w:rPr>
          <w:rFonts w:cs="Times New Roman"/>
          <w:bCs/>
          <w:szCs w:val="24"/>
        </w:rPr>
        <w:t>categoricamnte</w:t>
      </w:r>
      <w:proofErr w:type="spellEnd"/>
      <w:r>
        <w:rPr>
          <w:rFonts w:cs="Times New Roman"/>
          <w:bCs/>
          <w:szCs w:val="24"/>
        </w:rPr>
        <w:t xml:space="preserve"> que a emergência dos protestos fossem</w:t>
      </w:r>
      <w:r w:rsidR="00AF006E">
        <w:rPr>
          <w:rFonts w:cs="Times New Roman"/>
          <w:bCs/>
          <w:szCs w:val="24"/>
        </w:rPr>
        <w:t xml:space="preserve"> somente</w:t>
      </w:r>
      <w:r>
        <w:rPr>
          <w:rFonts w:cs="Times New Roman"/>
          <w:bCs/>
          <w:szCs w:val="24"/>
        </w:rPr>
        <w:t xml:space="preserve"> um reflexo da deterioração das condições políticas e econômicas </w:t>
      </w:r>
      <w:r>
        <w:rPr>
          <w:rFonts w:cs="Times New Roman"/>
          <w:bCs/>
          <w:szCs w:val="24"/>
        </w:rPr>
        <w:lastRenderedPageBreak/>
        <w:t xml:space="preserve">(Tatagiba </w:t>
      </w:r>
      <w:r w:rsidRPr="00E03423">
        <w:rPr>
          <w:rFonts w:cs="Times New Roman"/>
          <w:bCs/>
          <w:i/>
          <w:iCs/>
          <w:szCs w:val="24"/>
        </w:rPr>
        <w:t>et al</w:t>
      </w:r>
      <w:r>
        <w:rPr>
          <w:rFonts w:cs="Times New Roman"/>
          <w:bCs/>
          <w:szCs w:val="24"/>
        </w:rPr>
        <w:t xml:space="preserve">, 2016, p. 77). </w:t>
      </w:r>
      <w:r w:rsidR="003078B3">
        <w:rPr>
          <w:rFonts w:cs="Times New Roman"/>
          <w:bCs/>
          <w:szCs w:val="24"/>
        </w:rPr>
        <w:t>A</w:t>
      </w:r>
      <w:r>
        <w:rPr>
          <w:rFonts w:cs="Times New Roman"/>
          <w:bCs/>
          <w:szCs w:val="24"/>
        </w:rPr>
        <w:t>s políticas públicas implementadas pelos governos petistas afetaram as diferentes classes e grupos sociais</w:t>
      </w:r>
      <w:r w:rsidR="00F077CA">
        <w:rPr>
          <w:rFonts w:cs="Times New Roman"/>
          <w:bCs/>
          <w:szCs w:val="24"/>
        </w:rPr>
        <w:t xml:space="preserve"> de maneiras diversas</w:t>
      </w:r>
      <w:r w:rsidR="00CC293D">
        <w:rPr>
          <w:rFonts w:cs="Times New Roman"/>
          <w:bCs/>
          <w:szCs w:val="24"/>
        </w:rPr>
        <w:t>, ocasionando não só inclusão social como também indignação</w:t>
      </w:r>
      <w:r w:rsidR="00A11201">
        <w:rPr>
          <w:rFonts w:cs="Times New Roman"/>
          <w:bCs/>
          <w:szCs w:val="24"/>
        </w:rPr>
        <w:t>. Os diversos efeitos poderiam ser medidos por várias formas de descontentamento desde a luta pela expansão dos direitos</w:t>
      </w:r>
      <w:r w:rsidR="00051D08">
        <w:rPr>
          <w:rFonts w:cs="Times New Roman"/>
          <w:bCs/>
          <w:szCs w:val="24"/>
        </w:rPr>
        <w:t xml:space="preserve">, dos bens públicos, da inclusão social, </w:t>
      </w:r>
      <w:r w:rsidR="009C24B8">
        <w:rPr>
          <w:rFonts w:cs="Times New Roman"/>
          <w:bCs/>
          <w:szCs w:val="24"/>
        </w:rPr>
        <w:t>da moralidade privada, da liberdade individual</w:t>
      </w:r>
      <w:r w:rsidR="00496A5F">
        <w:rPr>
          <w:rFonts w:cs="Times New Roman"/>
          <w:bCs/>
          <w:szCs w:val="24"/>
        </w:rPr>
        <w:t>, da manutenção dos costumes</w:t>
      </w:r>
      <w:r w:rsidR="009C24B8">
        <w:rPr>
          <w:rFonts w:cs="Times New Roman"/>
          <w:bCs/>
          <w:szCs w:val="24"/>
        </w:rPr>
        <w:t xml:space="preserve"> etc.</w:t>
      </w:r>
    </w:p>
    <w:p w14:paraId="38032610" w14:textId="59BA4D19" w:rsidR="00B124A9" w:rsidRPr="00B124A9" w:rsidRDefault="00B124A9" w:rsidP="00B124A9">
      <w:pPr>
        <w:pStyle w:val="PargrafodaLista"/>
        <w:spacing w:after="0"/>
        <w:ind w:left="0" w:firstLine="709"/>
        <w:rPr>
          <w:rFonts w:cs="Times New Roman"/>
          <w:szCs w:val="24"/>
        </w:rPr>
      </w:pPr>
      <w:r>
        <w:rPr>
          <w:rFonts w:cs="Times New Roman"/>
          <w:bCs/>
          <w:szCs w:val="24"/>
        </w:rPr>
        <w:t xml:space="preserve">De alguma maneira, observamos nestes dois momentos um dilema fundamental </w:t>
      </w:r>
      <w:r w:rsidR="00B40F6A">
        <w:rPr>
          <w:rFonts w:cs="Times New Roman"/>
          <w:bCs/>
          <w:szCs w:val="24"/>
        </w:rPr>
        <w:t>à</w:t>
      </w:r>
      <w:r>
        <w:rPr>
          <w:rFonts w:cs="Times New Roman"/>
          <w:bCs/>
          <w:szCs w:val="24"/>
        </w:rPr>
        <w:t xml:space="preserve"> política brasileira: a demanda por políticas sociais que atendam a população </w:t>
      </w:r>
      <w:r w:rsidRPr="00B55E0F">
        <w:rPr>
          <w:rFonts w:cs="Times New Roman"/>
          <w:bCs/>
          <w:i/>
          <w:iCs/>
          <w:szCs w:val="24"/>
        </w:rPr>
        <w:t>versus</w:t>
      </w:r>
      <w:r>
        <w:rPr>
          <w:rFonts w:cs="Times New Roman"/>
          <w:bCs/>
          <w:szCs w:val="24"/>
        </w:rPr>
        <w:t xml:space="preserve"> um sentimento de combate à corrupção por parte do fisiologismo</w:t>
      </w:r>
      <w:r w:rsidRPr="0074100E">
        <w:rPr>
          <w:rFonts w:cs="Times New Roman"/>
          <w:bCs/>
          <w:szCs w:val="24"/>
        </w:rPr>
        <w:t xml:space="preserve"> </w:t>
      </w:r>
      <w:r w:rsidR="00B40F6A">
        <w:rPr>
          <w:rFonts w:cs="Times New Roman"/>
          <w:bCs/>
          <w:szCs w:val="24"/>
        </w:rPr>
        <w:t>próprio do mundo da política</w:t>
      </w:r>
      <w:r>
        <w:rPr>
          <w:rFonts w:cs="Times New Roman"/>
          <w:bCs/>
          <w:szCs w:val="24"/>
        </w:rPr>
        <w:t xml:space="preserve">. A partir dessa configuração emergem estruturas sociais diferentes em termos dos projetos políticos apresentados na esfera pública e em relação aos rumos da sociedade. No caso Collor, esse projeto esteve atrelado à reivindicação de direitos sociais garantidos pela constituição que afetavam a população desde o </w:t>
      </w:r>
      <w:r>
        <w:rPr>
          <w:rFonts w:cs="Times New Roman"/>
          <w:bCs/>
          <w:i/>
          <w:iCs/>
          <w:szCs w:val="24"/>
        </w:rPr>
        <w:t>boom</w:t>
      </w:r>
      <w:r>
        <w:rPr>
          <w:rFonts w:cs="Times New Roman"/>
          <w:bCs/>
          <w:szCs w:val="24"/>
        </w:rPr>
        <w:t xml:space="preserve"> do processo de modernização da sociedade brasileira o qual extrapolou os limites do Estado autoritário. No caso Dilma, essa reivindicação aparece em junho de 2013 ao trazer uma crítica ao não aprofundamento das políticas de inclusão social nos governos do PT, as quais foram parciais ou contraditórias, ainda que também ocorreria, nesse período, um processo de mudança social substancial</w:t>
      </w:r>
      <w:r w:rsidR="00795CCE">
        <w:rPr>
          <w:rFonts w:cs="Times New Roman"/>
          <w:bCs/>
          <w:szCs w:val="24"/>
        </w:rPr>
        <w:t xml:space="preserve"> em relação aos mais pobres que afetaria a estrutura da sociedade</w:t>
      </w:r>
      <w:r w:rsidR="00BD3B43">
        <w:rPr>
          <w:rFonts w:cs="Times New Roman"/>
          <w:bCs/>
          <w:szCs w:val="24"/>
        </w:rPr>
        <w:t xml:space="preserve"> assim como a disputa político-partidária.</w:t>
      </w:r>
    </w:p>
    <w:p w14:paraId="4C7325A8" w14:textId="0888A471" w:rsidR="00B124A9" w:rsidRPr="00B124A9" w:rsidRDefault="00BD3B43" w:rsidP="00B124A9">
      <w:pPr>
        <w:pStyle w:val="PargrafodaLista"/>
        <w:spacing w:after="0"/>
        <w:ind w:left="0" w:firstLine="709"/>
        <w:rPr>
          <w:rFonts w:cs="Times New Roman"/>
          <w:szCs w:val="24"/>
        </w:rPr>
      </w:pPr>
      <w:r>
        <w:rPr>
          <w:rFonts w:cs="Times New Roman"/>
          <w:szCs w:val="24"/>
        </w:rPr>
        <w:t>Com efeito, a</w:t>
      </w:r>
      <w:r w:rsidR="00B124A9" w:rsidRPr="00B124A9">
        <w:rPr>
          <w:rFonts w:cs="Times New Roman"/>
          <w:szCs w:val="24"/>
        </w:rPr>
        <w:t xml:space="preserve"> análise destes protestos revela que a interação entre mobilização coletiva e a política institucional é fundamental para compreender as dinâmicas dos protestos e suas implicações para a democracia brasileira. Cada ciclo de protesto analisado foi moldado por condições estruturais e conjunturais específicas, que influenciaram tanto a emergência quanto a sustentação das mobilizações. As oportunidades políticas, como abertura democrática e momentos de crise governamental, foram determinantes na configuração dos repertórios de ação coletiva.</w:t>
      </w:r>
    </w:p>
    <w:p w14:paraId="7878734C" w14:textId="77777777" w:rsidR="00B124A9" w:rsidRPr="00B124A9" w:rsidRDefault="00B124A9" w:rsidP="00B124A9">
      <w:pPr>
        <w:pStyle w:val="PargrafodaLista"/>
        <w:spacing w:after="0"/>
        <w:ind w:left="0" w:firstLine="709"/>
        <w:rPr>
          <w:rFonts w:cs="Times New Roman"/>
          <w:szCs w:val="24"/>
        </w:rPr>
      </w:pPr>
      <w:r w:rsidRPr="00B124A9">
        <w:rPr>
          <w:rFonts w:cs="Times New Roman"/>
          <w:szCs w:val="24"/>
        </w:rPr>
        <w:t>Além disso, as estruturas de oportunidades discursivas desempenharam um papel central na construção de quadros interpretativos que sustentaram as demandas sociais. A narrativa da corrupção, por exemplo, emergiu como um potente catalisador de mobilizações, servindo para mobilizar diferentes grupos sociais e legitimar ações coletivas. As narrativas midiáticas e a disseminação de informações, verdadeiras ou não, criaram um ambiente favorável à mobilização e contribuíram para o fortalecimento de identidades coletivas em torno de causas comuns.</w:t>
      </w:r>
    </w:p>
    <w:p w14:paraId="6E4A919D" w14:textId="77777777" w:rsidR="000103AF" w:rsidRDefault="000103AF" w:rsidP="000103AF">
      <w:pPr>
        <w:ind w:firstLine="851"/>
        <w:rPr>
          <w:szCs w:val="24"/>
        </w:rPr>
      </w:pPr>
      <w:r>
        <w:rPr>
          <w:szCs w:val="24"/>
        </w:rPr>
        <w:t xml:space="preserve">As manifestações de junho de 2013 marcam um momento novo de mobilizações em massa no Brasil. Após a Campanha Pela Ética na Política passaríamos por cerca de 21 anos sem </w:t>
      </w:r>
      <w:r>
        <w:rPr>
          <w:szCs w:val="24"/>
        </w:rPr>
        <w:lastRenderedPageBreak/>
        <w:t>uma mobilização que ganhasse tal proporção na sociedade. Isso não significa dizer que as diversas outras mobilizações que ocorreram durante esse período se tornam residuais frente ao nosso quadro explicativo. Sabemos da importância de tais momentos, mas resguardamos ao fato de que o objeto da presente pesquisa está restrito a esses momentos que consideramos específicos na realidade social brasileira, e que foram capazes de mobilizar um contingente muito grande de pessoas, incluindo pessoas comuns.</w:t>
      </w:r>
    </w:p>
    <w:p w14:paraId="3DC12F25" w14:textId="77777777" w:rsidR="000103AF" w:rsidRDefault="000103AF" w:rsidP="000103AF">
      <w:pPr>
        <w:ind w:firstLine="851"/>
        <w:rPr>
          <w:szCs w:val="24"/>
        </w:rPr>
      </w:pPr>
      <w:r>
        <w:rPr>
          <w:szCs w:val="24"/>
        </w:rPr>
        <w:t xml:space="preserve">De certa maneira, as manifestações de junho de 2013 inauguram novos repertórios de ação com a utilização de mecanismos potentes de mobilização social. Atrelado a isso, temos também uma gramática social nova, encarnada na maneira como o ativismo social se comporta na contemporaneidade, tanto quanto na composição e estrutura organizacional dos movimentos sociais. </w:t>
      </w:r>
      <w:commentRangeStart w:id="504"/>
      <w:r>
        <w:rPr>
          <w:szCs w:val="24"/>
        </w:rPr>
        <w:t>Neste sentido, a mobilização que ganha a cena política brasileira em junho de 2013 resguarda uma estrutura relativamente diversificada de atuação política que possui estreita relação com a efemeridade que determinadas formas de ativismo social podem se desenrolar, e que estão atreladas a aspectos culturais e emocionais. Além disso, a própria dinâmica organizativa desses movimentos procura se desvincular do formato enrijecido e hierarquizado dos movimentos sociais mais tradicionais, promovendo uma ação difusa através de uma organização descentralizada. Por outro lado, guardam também uma forte relação com a questão da ação contenciosa, onde as dinâmicas de mobilização se desenrolam em processos de radicalização da ação coletiva.</w:t>
      </w:r>
      <w:commentRangeEnd w:id="504"/>
      <w:r>
        <w:rPr>
          <w:rStyle w:val="Refdecomentrio"/>
        </w:rPr>
        <w:commentReference w:id="504"/>
      </w:r>
    </w:p>
    <w:p w14:paraId="373A62B4" w14:textId="77777777" w:rsidR="000103AF" w:rsidRPr="006C5AC6" w:rsidRDefault="000103AF" w:rsidP="000103AF">
      <w:pPr>
        <w:ind w:firstLine="851"/>
        <w:rPr>
          <w:szCs w:val="24"/>
        </w:rPr>
      </w:pPr>
      <w:r>
        <w:rPr>
          <w:szCs w:val="24"/>
        </w:rPr>
        <w:t>Com efeito, o quadro interpretativo que promove o ciclo de protestos na sociedade brasileira a partir de junho de 2013 acaba possuindo estreita relação com os sucessos e dilemas da política promovida pelo Partido dos Trabalhadores em seus 10 anos de poder. Atrelado a isso está a dinâmica da mudança social na sociedade brasileira e a configuração de novos sujeitos no cenário social e político. Uma parcela da população que viveria um processo de ascensão social ocasionado pela inserção na cidadania através da via do consumo – em contraposto à via dos direitos –, a demandaria políticas de desenvolvimento social que transpareceriam nas diversas formas de insatisfação com a política institucionalizada.</w:t>
      </w:r>
    </w:p>
    <w:p w14:paraId="740B04E4" w14:textId="77777777" w:rsidR="000103AF" w:rsidRPr="00E24536" w:rsidRDefault="000103AF" w:rsidP="000103AF">
      <w:pPr>
        <w:ind w:firstLine="851"/>
      </w:pPr>
      <w:commentRangeStart w:id="505"/>
      <w:r>
        <w:t xml:space="preserve">De alguma maneira essas polarizações marcam as disputas sobre as quais se fundamenta a luta de classes na sociedade brasileira, sobretudo quando analisados do ponto de vista da mobilização dos grupos sociais e as estruturas de mobilização as quais eles estão conectados. Com certas diferenças em cada momento, podemos perceber, no entanto, que os campos em disputa em cada um desses ciclos de protestos se fazem perante a situação de conduzir o processo de mobilização política societal e colocar essas dinâmicas em relação aos </w:t>
      </w:r>
      <w:r>
        <w:lastRenderedPageBreak/>
        <w:t>anseios e orientações sociais e políticas dos grupos envolvidos. De certa forma, a disputa pela hegemonia na sociedade é a pedra de toque quando falamos em processos sociais amplos e os ciclos de protestos são momentos em que essas disputas são mais latentes. Isso devido ao caráter de cada processo político no qual abre um campo de possibilidade onde os atores testam as condições do sistema político e social em aderir suas demandas. Ou então, do ponto de vista da condução do processo político, em termos hegemônicos, em médio e longo prazo.</w:t>
      </w:r>
      <w:commentRangeEnd w:id="505"/>
      <w:r>
        <w:rPr>
          <w:rStyle w:val="Refdecomentrio"/>
        </w:rPr>
        <w:commentReference w:id="505"/>
      </w:r>
    </w:p>
    <w:p w14:paraId="3FEC1F93" w14:textId="3AE4EB86" w:rsidR="00B124A9" w:rsidRPr="00B124A9" w:rsidRDefault="00B124A9" w:rsidP="00B124A9">
      <w:pPr>
        <w:pStyle w:val="PargrafodaLista"/>
        <w:spacing w:after="0"/>
        <w:ind w:left="0" w:firstLine="709"/>
        <w:rPr>
          <w:rFonts w:cs="Times New Roman"/>
          <w:szCs w:val="24"/>
        </w:rPr>
      </w:pPr>
      <w:r w:rsidRPr="00B124A9">
        <w:rPr>
          <w:rFonts w:cs="Times New Roman"/>
          <w:szCs w:val="24"/>
        </w:rPr>
        <w:t>No caso específico das manifestações de junho de 2013, observamos uma complexa interação de fatores que vão desde a insatisfação com a qualidade dos serviços públicos até críticas mais amplas ao sistema político e econômico. Estas manifestações revelaram a emergência de novos atores sociais e a reconfiguração do espaço público, com um aumento significativo do uso de tecnologias digitais para a organização e disseminação de protestos.</w:t>
      </w:r>
    </w:p>
    <w:p w14:paraId="608412B5" w14:textId="77777777" w:rsidR="00B124A9" w:rsidRPr="00B124A9" w:rsidRDefault="00B124A9" w:rsidP="00B124A9">
      <w:pPr>
        <w:pStyle w:val="PargrafodaLista"/>
        <w:spacing w:after="0"/>
        <w:ind w:left="0" w:firstLine="709"/>
        <w:rPr>
          <w:rFonts w:cs="Times New Roman"/>
          <w:szCs w:val="24"/>
        </w:rPr>
      </w:pPr>
      <w:r w:rsidRPr="00B124A9">
        <w:rPr>
          <w:rFonts w:cs="Times New Roman"/>
          <w:szCs w:val="24"/>
        </w:rPr>
        <w:t>Por outro lado, as mobilizações pelo impeachment de Dilma Rousseff destacaram a capacidade das elites políticas e econômicas de instrumentalizar protestos para fins políticos específicos, evidenciando as tensões entre interesses de classe e a participação cidadã. Esse período também foi marcado pelo fortalecimento de narrativas conservadoras e neoliberais que procuraram redefinir o papel do Estado e dos direitos sociais.</w:t>
      </w:r>
    </w:p>
    <w:p w14:paraId="45CE8E75" w14:textId="445866D1" w:rsidR="00B124A9" w:rsidRPr="00B124A9" w:rsidRDefault="00B124A9" w:rsidP="00B124A9">
      <w:pPr>
        <w:pStyle w:val="PargrafodaLista"/>
        <w:spacing w:after="0"/>
        <w:ind w:left="0" w:firstLine="709"/>
        <w:rPr>
          <w:rFonts w:cs="Times New Roman"/>
          <w:szCs w:val="24"/>
        </w:rPr>
      </w:pPr>
      <w:r w:rsidRPr="00B124A9">
        <w:rPr>
          <w:rFonts w:cs="Times New Roman"/>
          <w:szCs w:val="24"/>
        </w:rPr>
        <w:t xml:space="preserve">Em suma, </w:t>
      </w:r>
      <w:r w:rsidR="00BD3B43">
        <w:rPr>
          <w:rFonts w:cs="Times New Roman"/>
          <w:szCs w:val="24"/>
        </w:rPr>
        <w:t>o presente estudo</w:t>
      </w:r>
      <w:r w:rsidRPr="00B124A9">
        <w:rPr>
          <w:rFonts w:cs="Times New Roman"/>
          <w:szCs w:val="24"/>
        </w:rPr>
        <w:t xml:space="preserve"> argumenta que os ciclos de protesto no Brasil devem ser entendidos como fenômenos complexos, influenciados por uma variedade de fatores estruturais, conjunturais e discursivos. As lições extraídas dessas mobilizações oferecem importantes insights sobre a relação entre sociedade civil e Estado, bem como sobre as possibilidades e limitações da ação coletiva em promover mudanças sociais e políticas. Para futuros estudos, recomenda-se uma análise mais aprofundada das interseções entre tecnologia digital, novas formas de organização social, e os desafios colocados pela polarização política e econômica.</w:t>
      </w:r>
    </w:p>
    <w:p w14:paraId="203BFD24" w14:textId="77777777" w:rsidR="00B124A9" w:rsidRPr="00B124A9" w:rsidRDefault="00B124A9" w:rsidP="00B124A9">
      <w:pPr>
        <w:pStyle w:val="PargrafodaLista"/>
        <w:spacing w:after="0"/>
        <w:ind w:left="0" w:firstLine="709"/>
        <w:rPr>
          <w:rFonts w:cs="Times New Roman"/>
          <w:szCs w:val="24"/>
        </w:rPr>
      </w:pPr>
      <w:r w:rsidRPr="00B124A9">
        <w:rPr>
          <w:rFonts w:cs="Times New Roman"/>
          <w:szCs w:val="24"/>
        </w:rPr>
        <w:t xml:space="preserve">A compreensão das dinâmicas de mobilização no Brasil contemporâneo, portanto, não se esgota nesta análise, mas aponta para a necessidade de um contínuo esforço de investigação e reflexão sobre os caminhos da democracia e da participação </w:t>
      </w:r>
      <w:commentRangeStart w:id="506"/>
      <w:r w:rsidRPr="00B124A9">
        <w:rPr>
          <w:rFonts w:cs="Times New Roman"/>
          <w:szCs w:val="24"/>
        </w:rPr>
        <w:t xml:space="preserve">social </w:t>
      </w:r>
      <w:commentRangeEnd w:id="506"/>
      <w:r w:rsidR="00BB70E0">
        <w:rPr>
          <w:rStyle w:val="Refdecomentrio"/>
        </w:rPr>
        <w:commentReference w:id="506"/>
      </w:r>
      <w:r w:rsidRPr="00B124A9">
        <w:rPr>
          <w:rFonts w:cs="Times New Roman"/>
          <w:szCs w:val="24"/>
        </w:rPr>
        <w:t>no país.</w:t>
      </w:r>
    </w:p>
    <w:p w14:paraId="1B668C0F" w14:textId="77777777" w:rsidR="00B124A9" w:rsidRPr="00B124A9" w:rsidRDefault="00B124A9" w:rsidP="00B124A9">
      <w:pPr>
        <w:pStyle w:val="PargrafodaLista"/>
        <w:spacing w:after="0" w:line="240" w:lineRule="auto"/>
        <w:rPr>
          <w:rFonts w:cs="Times New Roman"/>
          <w:b/>
          <w:bCs/>
          <w:szCs w:val="24"/>
        </w:rPr>
      </w:pPr>
    </w:p>
    <w:p w14:paraId="451A365A" w14:textId="15C65610" w:rsidR="00F03A68" w:rsidRDefault="00F03A68">
      <w:pPr>
        <w:spacing w:line="259" w:lineRule="auto"/>
        <w:jc w:val="left"/>
        <w:rPr>
          <w:szCs w:val="24"/>
        </w:rPr>
      </w:pPr>
      <w:r>
        <w:rPr>
          <w:szCs w:val="24"/>
        </w:rPr>
        <w:br w:type="page"/>
      </w:r>
    </w:p>
    <w:p w14:paraId="74E06BBE" w14:textId="77777777" w:rsidR="00A96345" w:rsidRDefault="00A96345" w:rsidP="00A96345">
      <w:pPr>
        <w:ind w:firstLine="851"/>
        <w:rPr>
          <w:szCs w:val="24"/>
        </w:rPr>
      </w:pPr>
    </w:p>
    <w:p w14:paraId="47818D72" w14:textId="77777777" w:rsidR="00C677B9" w:rsidRPr="00D338BE" w:rsidRDefault="00A34C25" w:rsidP="00A95893">
      <w:pPr>
        <w:pStyle w:val="Ttulo1"/>
      </w:pPr>
      <w:bookmarkStart w:id="507" w:name="_Toc173959631"/>
      <w:r>
        <w:t>Referências Bibliográficas</w:t>
      </w:r>
      <w:bookmarkEnd w:id="507"/>
    </w:p>
    <w:p w14:paraId="41923128" w14:textId="77777777" w:rsidR="00022FAC" w:rsidRDefault="00022FAC" w:rsidP="00515D68">
      <w:pPr>
        <w:spacing w:line="240" w:lineRule="auto"/>
        <w:jc w:val="left"/>
        <w:rPr>
          <w:rFonts w:cs="Times New Roman"/>
          <w:color w:val="000000"/>
          <w:szCs w:val="24"/>
        </w:rPr>
      </w:pPr>
      <w:r w:rsidRPr="00210271">
        <w:rPr>
          <w:rFonts w:cs="Times New Roman"/>
          <w:color w:val="000000"/>
          <w:szCs w:val="24"/>
        </w:rPr>
        <w:t xml:space="preserve">ALEXANDER, Jeffrey. </w:t>
      </w:r>
      <w:r w:rsidRPr="00210271">
        <w:rPr>
          <w:rFonts w:cs="Times New Roman"/>
          <w:b/>
          <w:color w:val="000000"/>
          <w:szCs w:val="24"/>
        </w:rPr>
        <w:t>Ação Coletiva, Cultura e Sociedade Civil: Secularização, atualização, inversão, revisão e deslocamento do modelo clássico dos movimentos sociais.</w:t>
      </w:r>
      <w:r w:rsidRPr="00210271">
        <w:rPr>
          <w:rFonts w:cs="Times New Roman"/>
          <w:b/>
          <w:bCs/>
          <w:color w:val="000000"/>
          <w:szCs w:val="24"/>
        </w:rPr>
        <w:t xml:space="preserve"> </w:t>
      </w:r>
      <w:r w:rsidRPr="00210271">
        <w:rPr>
          <w:rFonts w:cs="Times New Roman"/>
          <w:bCs/>
          <w:color w:val="000000"/>
          <w:szCs w:val="24"/>
        </w:rPr>
        <w:t>Revista brasileira de Ciências Sociais.</w:t>
      </w:r>
      <w:r w:rsidRPr="00210271">
        <w:rPr>
          <w:rFonts w:cs="Times New Roman"/>
          <w:color w:val="000000"/>
          <w:szCs w:val="24"/>
        </w:rPr>
        <w:t xml:space="preserve">, São Paulo, v. 13, n. 37, </w:t>
      </w:r>
      <w:proofErr w:type="gramStart"/>
      <w:r w:rsidRPr="00210271">
        <w:rPr>
          <w:rFonts w:cs="Times New Roman"/>
          <w:color w:val="000000"/>
          <w:szCs w:val="24"/>
        </w:rPr>
        <w:t>Jun.</w:t>
      </w:r>
      <w:proofErr w:type="gramEnd"/>
      <w:r w:rsidRPr="00210271">
        <w:rPr>
          <w:rFonts w:cs="Times New Roman"/>
          <w:color w:val="000000"/>
          <w:szCs w:val="24"/>
        </w:rPr>
        <w:t xml:space="preserve"> 1998.</w:t>
      </w:r>
    </w:p>
    <w:p w14:paraId="2074A5AC"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ALEXANDER, Jeffrey. </w:t>
      </w:r>
      <w:r w:rsidRPr="00210271">
        <w:rPr>
          <w:rFonts w:cs="Times New Roman"/>
          <w:b/>
          <w:szCs w:val="24"/>
        </w:rPr>
        <w:t>O novo movimento teórico.</w:t>
      </w:r>
      <w:r w:rsidRPr="00210271">
        <w:rPr>
          <w:rFonts w:cs="Times New Roman"/>
          <w:szCs w:val="24"/>
        </w:rPr>
        <w:t xml:space="preserve"> Revista Brasileira de Ciências Sociais. v.2 n.4 São Paulo jun. 1987.</w:t>
      </w:r>
    </w:p>
    <w:p w14:paraId="36048A22" w14:textId="77777777" w:rsidR="00022FAC" w:rsidRDefault="00022FAC" w:rsidP="00CA685F">
      <w:pPr>
        <w:spacing w:before="100" w:beforeAutospacing="1" w:after="100" w:afterAutospacing="1" w:line="240" w:lineRule="auto"/>
        <w:jc w:val="left"/>
        <w:rPr>
          <w:rFonts w:eastAsia="Times New Roman" w:cs="Times New Roman"/>
          <w:szCs w:val="24"/>
          <w:lang w:eastAsia="pt-BR"/>
        </w:rPr>
      </w:pPr>
      <w:r>
        <w:rPr>
          <w:rFonts w:eastAsia="Times New Roman" w:cs="Times New Roman"/>
          <w:szCs w:val="24"/>
          <w:lang w:eastAsia="pt-BR"/>
        </w:rPr>
        <w:t xml:space="preserve">ALONSO, A. </w:t>
      </w:r>
      <w:r w:rsidRPr="00022FAC">
        <w:rPr>
          <w:rFonts w:eastAsia="Times New Roman" w:cs="Times New Roman"/>
          <w:b/>
          <w:bCs/>
          <w:szCs w:val="24"/>
          <w:lang w:eastAsia="pt-BR"/>
        </w:rPr>
        <w:t>A política das ruas: protestos em São Paulo de Dilma a Temer.</w:t>
      </w:r>
      <w:r>
        <w:rPr>
          <w:rFonts w:eastAsia="Times New Roman" w:cs="Times New Roman"/>
          <w:szCs w:val="24"/>
          <w:lang w:eastAsia="pt-BR"/>
        </w:rPr>
        <w:t xml:space="preserve"> </w:t>
      </w:r>
      <w:r w:rsidRPr="00022FAC">
        <w:rPr>
          <w:rFonts w:eastAsia="Times New Roman" w:cs="Times New Roman"/>
          <w:szCs w:val="24"/>
          <w:lang w:eastAsia="pt-BR"/>
        </w:rPr>
        <w:t>Novos estud</w:t>
      </w:r>
      <w:r>
        <w:rPr>
          <w:rFonts w:eastAsia="Times New Roman" w:cs="Times New Roman"/>
          <w:szCs w:val="24"/>
          <w:lang w:eastAsia="pt-BR"/>
        </w:rPr>
        <w:t xml:space="preserve">os. </w:t>
      </w:r>
      <w:r w:rsidRPr="00022FAC">
        <w:rPr>
          <w:rFonts w:eastAsia="Times New Roman" w:cs="Times New Roman"/>
          <w:szCs w:val="24"/>
          <w:lang w:eastAsia="pt-BR"/>
        </w:rPr>
        <w:t>CEBRAP</w:t>
      </w:r>
      <w:r>
        <w:rPr>
          <w:rFonts w:eastAsia="Times New Roman" w:cs="Times New Roman"/>
          <w:szCs w:val="24"/>
          <w:lang w:eastAsia="pt-BR"/>
        </w:rPr>
        <w:t>.</w:t>
      </w:r>
      <w:r w:rsidRPr="00022FAC">
        <w:rPr>
          <w:rFonts w:eastAsia="Times New Roman" w:cs="Times New Roman"/>
          <w:szCs w:val="24"/>
          <w:lang w:eastAsia="pt-BR"/>
        </w:rPr>
        <w:t xml:space="preserve"> SÃO PAULO</w:t>
      </w:r>
      <w:r>
        <w:rPr>
          <w:rFonts w:eastAsia="Times New Roman" w:cs="Times New Roman"/>
          <w:szCs w:val="24"/>
          <w:lang w:eastAsia="pt-BR"/>
        </w:rPr>
        <w:t>.</w:t>
      </w:r>
      <w:r w:rsidRPr="00022FAC">
        <w:rPr>
          <w:rFonts w:eastAsia="Times New Roman" w:cs="Times New Roman"/>
          <w:szCs w:val="24"/>
          <w:lang w:eastAsia="pt-BR"/>
        </w:rPr>
        <w:t xml:space="preserve"> Especial</w:t>
      </w:r>
      <w:r>
        <w:rPr>
          <w:rFonts w:eastAsia="Times New Roman" w:cs="Times New Roman"/>
          <w:szCs w:val="24"/>
          <w:lang w:eastAsia="pt-BR"/>
        </w:rPr>
        <w:t>.</w:t>
      </w:r>
      <w:r w:rsidRPr="00022FAC">
        <w:rPr>
          <w:rFonts w:eastAsia="Times New Roman" w:cs="Times New Roman"/>
          <w:szCs w:val="24"/>
          <w:lang w:eastAsia="pt-BR"/>
        </w:rPr>
        <w:t xml:space="preserve"> 49-58</w:t>
      </w:r>
      <w:r>
        <w:rPr>
          <w:rFonts w:eastAsia="Times New Roman" w:cs="Times New Roman"/>
          <w:szCs w:val="24"/>
          <w:lang w:eastAsia="pt-BR"/>
        </w:rPr>
        <w:t>.</w:t>
      </w:r>
      <w:r w:rsidRPr="00022FAC">
        <w:rPr>
          <w:rFonts w:eastAsia="Times New Roman" w:cs="Times New Roman"/>
          <w:szCs w:val="24"/>
          <w:lang w:eastAsia="pt-BR"/>
        </w:rPr>
        <w:t xml:space="preserve"> JUNHO</w:t>
      </w:r>
      <w:r>
        <w:rPr>
          <w:rFonts w:eastAsia="Times New Roman" w:cs="Times New Roman"/>
          <w:szCs w:val="24"/>
          <w:lang w:eastAsia="pt-BR"/>
        </w:rPr>
        <w:t>,</w:t>
      </w:r>
      <w:r w:rsidRPr="00022FAC">
        <w:rPr>
          <w:rFonts w:eastAsia="Times New Roman" w:cs="Times New Roman"/>
          <w:szCs w:val="24"/>
          <w:lang w:eastAsia="pt-BR"/>
        </w:rPr>
        <w:t xml:space="preserve"> 2017</w:t>
      </w:r>
      <w:r>
        <w:rPr>
          <w:rFonts w:eastAsia="Times New Roman" w:cs="Times New Roman"/>
          <w:szCs w:val="24"/>
          <w:lang w:eastAsia="pt-BR"/>
        </w:rPr>
        <w:t>.</w:t>
      </w:r>
    </w:p>
    <w:p w14:paraId="7C49FBF1" w14:textId="1798B136" w:rsidR="00EC4E1D" w:rsidRDefault="00EC4E1D" w:rsidP="00CA685F">
      <w:pPr>
        <w:spacing w:before="100" w:beforeAutospacing="1" w:after="100" w:afterAutospacing="1" w:line="240" w:lineRule="auto"/>
        <w:jc w:val="left"/>
        <w:rPr>
          <w:rFonts w:eastAsia="Times New Roman" w:cs="Times New Roman"/>
          <w:szCs w:val="24"/>
          <w:lang w:eastAsia="pt-BR"/>
        </w:rPr>
      </w:pPr>
      <w:proofErr w:type="spellStart"/>
      <w:r w:rsidRPr="00EC4E1D">
        <w:rPr>
          <w:rFonts w:eastAsia="Times New Roman" w:cs="Times New Roman"/>
          <w:szCs w:val="24"/>
          <w:lang w:eastAsia="pt-BR"/>
        </w:rPr>
        <w:t>Gohn</w:t>
      </w:r>
      <w:proofErr w:type="spellEnd"/>
      <w:r w:rsidRPr="00EC4E1D">
        <w:rPr>
          <w:rFonts w:eastAsia="Times New Roman" w:cs="Times New Roman"/>
          <w:szCs w:val="24"/>
          <w:lang w:eastAsia="pt-BR"/>
        </w:rPr>
        <w:t xml:space="preserve">, Maria da Glória. </w:t>
      </w:r>
      <w:r w:rsidRPr="00A72C0B">
        <w:rPr>
          <w:rFonts w:eastAsia="Times New Roman" w:cs="Times New Roman"/>
          <w:b/>
          <w:bCs/>
          <w:szCs w:val="24"/>
          <w:lang w:eastAsia="pt-BR"/>
        </w:rPr>
        <w:t>Ciclos de protestos no Brasil: 1970-2019.</w:t>
      </w:r>
      <w:r w:rsidRPr="00EC4E1D">
        <w:rPr>
          <w:rFonts w:eastAsia="Times New Roman" w:cs="Times New Roman"/>
          <w:szCs w:val="24"/>
          <w:lang w:eastAsia="pt-BR"/>
        </w:rPr>
        <w:t xml:space="preserve"> </w:t>
      </w:r>
      <w:r w:rsidRPr="00EC4E1D">
        <w:rPr>
          <w:rFonts w:eastAsia="Times New Roman" w:cs="Times New Roman"/>
          <w:i/>
          <w:iCs/>
          <w:szCs w:val="24"/>
          <w:lang w:eastAsia="pt-BR"/>
        </w:rPr>
        <w:t xml:space="preserve">Mundos </w:t>
      </w:r>
      <w:proofErr w:type="spellStart"/>
      <w:r w:rsidRPr="00EC4E1D">
        <w:rPr>
          <w:rFonts w:eastAsia="Times New Roman" w:cs="Times New Roman"/>
          <w:i/>
          <w:iCs/>
          <w:szCs w:val="24"/>
          <w:lang w:eastAsia="pt-BR"/>
        </w:rPr>
        <w:t>Plurales</w:t>
      </w:r>
      <w:proofErr w:type="spellEnd"/>
      <w:r w:rsidRPr="00EC4E1D">
        <w:rPr>
          <w:rFonts w:eastAsia="Times New Roman" w:cs="Times New Roman"/>
          <w:i/>
          <w:iCs/>
          <w:szCs w:val="24"/>
          <w:lang w:eastAsia="pt-BR"/>
        </w:rPr>
        <w:t xml:space="preserve">. Revista </w:t>
      </w:r>
      <w:proofErr w:type="spellStart"/>
      <w:r w:rsidRPr="00EC4E1D">
        <w:rPr>
          <w:rFonts w:eastAsia="Times New Roman" w:cs="Times New Roman"/>
          <w:i/>
          <w:iCs/>
          <w:szCs w:val="24"/>
          <w:lang w:eastAsia="pt-BR"/>
        </w:rPr>
        <w:t>Latinoamericana</w:t>
      </w:r>
      <w:proofErr w:type="spellEnd"/>
      <w:r w:rsidRPr="00EC4E1D">
        <w:rPr>
          <w:rFonts w:eastAsia="Times New Roman" w:cs="Times New Roman"/>
          <w:i/>
          <w:iCs/>
          <w:szCs w:val="24"/>
          <w:lang w:eastAsia="pt-BR"/>
        </w:rPr>
        <w:t xml:space="preserve"> de Políticas y </w:t>
      </w:r>
      <w:proofErr w:type="spellStart"/>
      <w:r w:rsidRPr="00EC4E1D">
        <w:rPr>
          <w:rFonts w:eastAsia="Times New Roman" w:cs="Times New Roman"/>
          <w:i/>
          <w:iCs/>
          <w:szCs w:val="24"/>
          <w:lang w:eastAsia="pt-BR"/>
        </w:rPr>
        <w:t>Acción</w:t>
      </w:r>
      <w:proofErr w:type="spellEnd"/>
      <w:r w:rsidRPr="00EC4E1D">
        <w:rPr>
          <w:rFonts w:eastAsia="Times New Roman" w:cs="Times New Roman"/>
          <w:i/>
          <w:iCs/>
          <w:szCs w:val="24"/>
          <w:lang w:eastAsia="pt-BR"/>
        </w:rPr>
        <w:t xml:space="preserve"> Pública</w:t>
      </w:r>
      <w:r w:rsidRPr="00EC4E1D">
        <w:rPr>
          <w:rFonts w:eastAsia="Times New Roman" w:cs="Times New Roman"/>
          <w:szCs w:val="24"/>
          <w:lang w:eastAsia="pt-BR"/>
        </w:rPr>
        <w:t>,</w:t>
      </w:r>
      <w:r>
        <w:rPr>
          <w:rFonts w:eastAsia="Times New Roman" w:cs="Times New Roman"/>
          <w:szCs w:val="24"/>
          <w:lang w:eastAsia="pt-BR"/>
        </w:rPr>
        <w:t xml:space="preserve"> </w:t>
      </w:r>
      <w:r w:rsidRPr="00EC4E1D">
        <w:rPr>
          <w:rFonts w:eastAsia="Times New Roman" w:cs="Times New Roman"/>
          <w:szCs w:val="24"/>
          <w:lang w:eastAsia="pt-BR"/>
        </w:rPr>
        <w:t>FLACSO Sede Ecuador. vol. 6, no. 1,</w:t>
      </w:r>
      <w:r>
        <w:rPr>
          <w:rFonts w:eastAsia="Times New Roman" w:cs="Times New Roman"/>
          <w:szCs w:val="24"/>
          <w:lang w:eastAsia="pt-BR"/>
        </w:rPr>
        <w:t xml:space="preserve"> </w:t>
      </w:r>
      <w:r w:rsidRPr="00EC4E1D">
        <w:rPr>
          <w:rFonts w:eastAsia="Times New Roman" w:cs="Times New Roman"/>
          <w:szCs w:val="24"/>
          <w:lang w:eastAsia="pt-BR"/>
        </w:rPr>
        <w:t>pp. 93-119</w:t>
      </w:r>
      <w:r w:rsidR="00A72C0B">
        <w:rPr>
          <w:rFonts w:eastAsia="Times New Roman" w:cs="Times New Roman"/>
          <w:szCs w:val="24"/>
          <w:lang w:eastAsia="pt-BR"/>
        </w:rPr>
        <w:t>,</w:t>
      </w:r>
      <w:r w:rsidRPr="00EC4E1D">
        <w:rPr>
          <w:rFonts w:eastAsia="Times New Roman" w:cs="Times New Roman"/>
          <w:szCs w:val="24"/>
          <w:lang w:eastAsia="pt-BR"/>
        </w:rPr>
        <w:t xml:space="preserve"> 2019</w:t>
      </w:r>
      <w:r w:rsidR="00A72C0B">
        <w:rPr>
          <w:rFonts w:eastAsia="Times New Roman" w:cs="Times New Roman"/>
          <w:szCs w:val="24"/>
          <w:lang w:eastAsia="pt-BR"/>
        </w:rPr>
        <w:t>.</w:t>
      </w:r>
    </w:p>
    <w:p w14:paraId="43338DCF" w14:textId="4EA5C4A1" w:rsidR="00590BEC" w:rsidRDefault="00590BEC" w:rsidP="00CA685F">
      <w:pPr>
        <w:spacing w:before="100" w:beforeAutospacing="1" w:after="100" w:afterAutospacing="1" w:line="240" w:lineRule="auto"/>
        <w:jc w:val="left"/>
        <w:rPr>
          <w:rFonts w:eastAsia="Times New Roman" w:cs="Times New Roman"/>
          <w:szCs w:val="24"/>
          <w:lang w:eastAsia="pt-BR"/>
        </w:rPr>
      </w:pPr>
      <w:r w:rsidRPr="00590BEC">
        <w:rPr>
          <w:rFonts w:eastAsia="Times New Roman" w:cs="Times New Roman"/>
          <w:szCs w:val="24"/>
          <w:lang w:eastAsia="pt-BR"/>
        </w:rPr>
        <w:t xml:space="preserve">ROCHA, Camila. </w:t>
      </w:r>
      <w:r w:rsidRPr="00590BEC">
        <w:rPr>
          <w:rFonts w:eastAsia="Times New Roman" w:cs="Times New Roman"/>
          <w:b/>
          <w:bCs/>
          <w:szCs w:val="24"/>
          <w:lang w:eastAsia="pt-BR"/>
        </w:rPr>
        <w:t xml:space="preserve">Direitas em rede: </w:t>
      </w:r>
      <w:proofErr w:type="spellStart"/>
      <w:r w:rsidRPr="00590BEC">
        <w:rPr>
          <w:rFonts w:eastAsia="Times New Roman" w:cs="Times New Roman"/>
          <w:b/>
          <w:bCs/>
          <w:szCs w:val="24"/>
          <w:lang w:eastAsia="pt-BR"/>
        </w:rPr>
        <w:t>think</w:t>
      </w:r>
      <w:proofErr w:type="spellEnd"/>
      <w:r w:rsidRPr="00590BEC">
        <w:rPr>
          <w:rFonts w:eastAsia="Times New Roman" w:cs="Times New Roman"/>
          <w:b/>
          <w:bCs/>
          <w:szCs w:val="24"/>
          <w:lang w:eastAsia="pt-BR"/>
        </w:rPr>
        <w:t xml:space="preserve"> </w:t>
      </w:r>
      <w:proofErr w:type="spellStart"/>
      <w:r w:rsidRPr="00590BEC">
        <w:rPr>
          <w:rFonts w:eastAsia="Times New Roman" w:cs="Times New Roman"/>
          <w:b/>
          <w:bCs/>
          <w:szCs w:val="24"/>
          <w:lang w:eastAsia="pt-BR"/>
        </w:rPr>
        <w:t>tanks</w:t>
      </w:r>
      <w:proofErr w:type="spellEnd"/>
      <w:r w:rsidRPr="00590BEC">
        <w:rPr>
          <w:rFonts w:eastAsia="Times New Roman" w:cs="Times New Roman"/>
          <w:b/>
          <w:bCs/>
          <w:szCs w:val="24"/>
          <w:lang w:eastAsia="pt-BR"/>
        </w:rPr>
        <w:t xml:space="preserve"> de direita na América Latina.</w:t>
      </w:r>
      <w:r w:rsidRPr="00590BEC">
        <w:rPr>
          <w:rFonts w:eastAsia="Times New Roman" w:cs="Times New Roman"/>
          <w:szCs w:val="24"/>
          <w:lang w:eastAsia="pt-BR"/>
        </w:rPr>
        <w:t xml:space="preserve"> In: BIROLI, F.; MIGUEL, L. F. (</w:t>
      </w:r>
      <w:proofErr w:type="spellStart"/>
      <w:r w:rsidRPr="00590BEC">
        <w:rPr>
          <w:rFonts w:eastAsia="Times New Roman" w:cs="Times New Roman"/>
          <w:szCs w:val="24"/>
          <w:lang w:eastAsia="pt-BR"/>
        </w:rPr>
        <w:t>orgs</w:t>
      </w:r>
      <w:proofErr w:type="spellEnd"/>
      <w:r w:rsidRPr="00590BEC">
        <w:rPr>
          <w:rFonts w:eastAsia="Times New Roman" w:cs="Times New Roman"/>
          <w:szCs w:val="24"/>
          <w:lang w:eastAsia="pt-BR"/>
        </w:rPr>
        <w:t xml:space="preserve">.). </w:t>
      </w:r>
      <w:r w:rsidRPr="00590BEC">
        <w:rPr>
          <w:rFonts w:eastAsia="Times New Roman" w:cs="Times New Roman"/>
          <w:i/>
          <w:iCs/>
          <w:szCs w:val="24"/>
          <w:lang w:eastAsia="pt-BR"/>
        </w:rPr>
        <w:t>Direita Volver: o retorno da direita e o ciclo político brasileiro</w:t>
      </w:r>
      <w:r w:rsidRPr="00590BEC">
        <w:rPr>
          <w:rFonts w:eastAsia="Times New Roman" w:cs="Times New Roman"/>
          <w:szCs w:val="24"/>
          <w:lang w:eastAsia="pt-BR"/>
        </w:rPr>
        <w:t>. São Paulo: Editora Fundação Perseu Abramo, 2015. p. 261-276​.</w:t>
      </w:r>
    </w:p>
    <w:p w14:paraId="3BD0E7B5" w14:textId="4AAF63C6" w:rsidR="00494A79" w:rsidRDefault="00494A79" w:rsidP="00CA685F">
      <w:pPr>
        <w:spacing w:before="100" w:beforeAutospacing="1" w:after="100" w:afterAutospacing="1" w:line="240" w:lineRule="auto"/>
        <w:jc w:val="left"/>
        <w:rPr>
          <w:rFonts w:eastAsia="Times New Roman" w:cs="Times New Roman"/>
          <w:szCs w:val="24"/>
          <w:lang w:eastAsia="pt-BR"/>
        </w:rPr>
      </w:pPr>
      <w:r>
        <w:rPr>
          <w:rFonts w:eastAsia="Times New Roman" w:cs="Times New Roman"/>
          <w:szCs w:val="24"/>
          <w:lang w:eastAsia="pt-BR"/>
        </w:rPr>
        <w:t xml:space="preserve">TATAGIBA, L. </w:t>
      </w:r>
      <w:r w:rsidR="00CF4027" w:rsidRPr="00CF4027">
        <w:rPr>
          <w:rFonts w:eastAsia="Times New Roman" w:cs="Times New Roman"/>
          <w:b/>
          <w:bCs/>
          <w:szCs w:val="24"/>
          <w:lang w:eastAsia="pt-BR"/>
        </w:rPr>
        <w:t>Entre as ruas e as instituições: os protestos e o impeachment de Dilma Rousseff</w:t>
      </w:r>
      <w:r w:rsidR="00CF4027">
        <w:rPr>
          <w:rFonts w:eastAsia="Times New Roman" w:cs="Times New Roman"/>
          <w:b/>
          <w:bCs/>
          <w:szCs w:val="24"/>
          <w:lang w:eastAsia="pt-BR"/>
        </w:rPr>
        <w:t>.</w:t>
      </w:r>
      <w:r w:rsidR="00CF4027">
        <w:rPr>
          <w:rFonts w:eastAsia="Times New Roman" w:cs="Times New Roman"/>
          <w:szCs w:val="24"/>
          <w:lang w:eastAsia="pt-BR"/>
        </w:rPr>
        <w:t xml:space="preserve"> </w:t>
      </w:r>
      <w:proofErr w:type="spellStart"/>
      <w:r w:rsidR="00CF4027" w:rsidRPr="00CF4027">
        <w:rPr>
          <w:rFonts w:eastAsia="Times New Roman" w:cs="Times New Roman"/>
          <w:szCs w:val="24"/>
          <w:lang w:eastAsia="pt-BR"/>
        </w:rPr>
        <w:t>Lusotopie</w:t>
      </w:r>
      <w:proofErr w:type="spellEnd"/>
      <w:r w:rsidR="000E0D65">
        <w:rPr>
          <w:rFonts w:eastAsia="Times New Roman" w:cs="Times New Roman"/>
          <w:szCs w:val="24"/>
          <w:lang w:eastAsia="pt-BR"/>
        </w:rPr>
        <w:t xml:space="preserve"> [online]</w:t>
      </w:r>
      <w:r w:rsidR="00CF4027" w:rsidRPr="00CF4027">
        <w:rPr>
          <w:rFonts w:eastAsia="Times New Roman" w:cs="Times New Roman"/>
          <w:szCs w:val="24"/>
          <w:lang w:eastAsia="pt-BR"/>
        </w:rPr>
        <w:t xml:space="preserve"> </w:t>
      </w:r>
      <w:proofErr w:type="gramStart"/>
      <w:r w:rsidR="00CF4027" w:rsidRPr="00CF4027">
        <w:rPr>
          <w:rFonts w:eastAsia="Times New Roman" w:cs="Times New Roman"/>
          <w:szCs w:val="24"/>
          <w:lang w:eastAsia="pt-BR"/>
        </w:rPr>
        <w:t>XVII(</w:t>
      </w:r>
      <w:proofErr w:type="gramEnd"/>
      <w:r w:rsidR="00CF4027" w:rsidRPr="00CF4027">
        <w:rPr>
          <w:rFonts w:eastAsia="Times New Roman" w:cs="Times New Roman"/>
          <w:szCs w:val="24"/>
          <w:lang w:eastAsia="pt-BR"/>
        </w:rPr>
        <w:t>1)</w:t>
      </w:r>
      <w:r w:rsidR="000E0D65">
        <w:rPr>
          <w:rFonts w:eastAsia="Times New Roman" w:cs="Times New Roman"/>
          <w:szCs w:val="24"/>
          <w:lang w:eastAsia="pt-BR"/>
        </w:rPr>
        <w:t>,</w:t>
      </w:r>
      <w:r w:rsidR="00CF4027" w:rsidRPr="00CF4027">
        <w:rPr>
          <w:rFonts w:eastAsia="Times New Roman" w:cs="Times New Roman"/>
          <w:szCs w:val="24"/>
          <w:lang w:eastAsia="pt-BR"/>
        </w:rPr>
        <w:t xml:space="preserve"> 2018</w:t>
      </w:r>
      <w:r w:rsidR="000E0D65">
        <w:rPr>
          <w:rFonts w:eastAsia="Times New Roman" w:cs="Times New Roman"/>
          <w:szCs w:val="24"/>
          <w:lang w:eastAsia="pt-BR"/>
        </w:rPr>
        <w:t>.</w:t>
      </w:r>
    </w:p>
    <w:p w14:paraId="1514298E" w14:textId="77777777" w:rsidR="001B0741" w:rsidRPr="00CF4027" w:rsidRDefault="001B0741" w:rsidP="00CA685F">
      <w:pPr>
        <w:spacing w:before="100" w:beforeAutospacing="1" w:after="100" w:afterAutospacing="1" w:line="240" w:lineRule="auto"/>
        <w:jc w:val="left"/>
        <w:rPr>
          <w:rFonts w:eastAsia="Times New Roman" w:cs="Times New Roman"/>
          <w:szCs w:val="24"/>
          <w:lang w:eastAsia="pt-BR"/>
        </w:rPr>
      </w:pPr>
    </w:p>
    <w:p w14:paraId="00CBF1C0" w14:textId="5E76B5EE" w:rsidR="003715D9" w:rsidRDefault="003715D9" w:rsidP="00CA685F">
      <w:pPr>
        <w:spacing w:before="100" w:beforeAutospacing="1" w:after="100" w:afterAutospacing="1" w:line="240" w:lineRule="auto"/>
        <w:jc w:val="left"/>
        <w:rPr>
          <w:rFonts w:eastAsia="Times New Roman" w:cs="Times New Roman"/>
          <w:szCs w:val="24"/>
          <w:lang w:eastAsia="pt-BR"/>
        </w:rPr>
      </w:pPr>
      <w:proofErr w:type="spellStart"/>
      <w:r w:rsidRPr="003715D9">
        <w:rPr>
          <w:rFonts w:eastAsia="Times New Roman" w:cs="Times New Roman"/>
          <w:szCs w:val="24"/>
          <w:lang w:eastAsia="pt-BR"/>
        </w:rPr>
        <w:t>Cavassana</w:t>
      </w:r>
      <w:proofErr w:type="spellEnd"/>
      <w:r w:rsidRPr="003715D9">
        <w:rPr>
          <w:rFonts w:eastAsia="Times New Roman" w:cs="Times New Roman"/>
          <w:szCs w:val="24"/>
          <w:lang w:eastAsia="pt-BR"/>
        </w:rPr>
        <w:t xml:space="preserve">, F. &amp; </w:t>
      </w:r>
      <w:proofErr w:type="spellStart"/>
      <w:r w:rsidRPr="003715D9">
        <w:rPr>
          <w:rFonts w:eastAsia="Times New Roman" w:cs="Times New Roman"/>
          <w:szCs w:val="24"/>
          <w:lang w:eastAsia="pt-BR"/>
        </w:rPr>
        <w:t>Cervi</w:t>
      </w:r>
      <w:proofErr w:type="spellEnd"/>
      <w:r w:rsidRPr="003715D9">
        <w:rPr>
          <w:rFonts w:eastAsia="Times New Roman" w:cs="Times New Roman"/>
          <w:szCs w:val="24"/>
          <w:lang w:eastAsia="pt-BR"/>
        </w:rPr>
        <w:t>, E. (2018). Imprensa Brasileira e Eleições Presidenciais: A polarização do conteúdo jornalístico das revistas na web. Cuadernos.info, (42), 163-182.</w:t>
      </w:r>
    </w:p>
    <w:p w14:paraId="7AA0B08D" w14:textId="58896F07" w:rsidR="00C24A66" w:rsidRDefault="00C24A66" w:rsidP="00C24A66">
      <w:pPr>
        <w:spacing w:before="100" w:beforeAutospacing="1" w:after="100" w:afterAutospacing="1" w:line="240" w:lineRule="auto"/>
        <w:jc w:val="left"/>
        <w:rPr>
          <w:rFonts w:eastAsia="Times New Roman" w:cs="Times New Roman"/>
          <w:szCs w:val="24"/>
          <w:lang w:eastAsia="pt-BR"/>
        </w:rPr>
      </w:pPr>
      <w:r w:rsidRPr="00C24A66">
        <w:rPr>
          <w:rFonts w:eastAsia="Times New Roman" w:cs="Times New Roman"/>
          <w:szCs w:val="24"/>
          <w:lang w:eastAsia="pt-BR"/>
        </w:rPr>
        <w:t xml:space="preserve">BORGES, A.; VIDIGAL, R. </w:t>
      </w:r>
      <w:r w:rsidRPr="00C24A66">
        <w:rPr>
          <w:rFonts w:eastAsia="Times New Roman" w:cs="Times New Roman"/>
          <w:b/>
          <w:bCs/>
          <w:szCs w:val="24"/>
          <w:lang w:eastAsia="pt-BR"/>
        </w:rPr>
        <w:t>Do lulismo ao antipetismo? Polarização, partidarismo e voto nas eleições presidenciais brasileiras.</w:t>
      </w:r>
      <w:r w:rsidRPr="00C24A66">
        <w:rPr>
          <w:rFonts w:eastAsia="Times New Roman" w:cs="Times New Roman"/>
          <w:szCs w:val="24"/>
          <w:lang w:eastAsia="pt-BR"/>
        </w:rPr>
        <w:t xml:space="preserve"> Opinião Pública, v. 24, n. 1, p. 53–89, jan. 2018.</w:t>
      </w:r>
    </w:p>
    <w:p w14:paraId="4B2CF604" w14:textId="182261BA" w:rsidR="00FE5364" w:rsidRDefault="00FE5364" w:rsidP="00C24A66">
      <w:pPr>
        <w:spacing w:before="100" w:beforeAutospacing="1" w:after="100" w:afterAutospacing="1" w:line="240" w:lineRule="auto"/>
        <w:jc w:val="left"/>
        <w:rPr>
          <w:rFonts w:eastAsia="Times New Roman" w:cs="Times New Roman"/>
          <w:szCs w:val="24"/>
          <w:lang w:eastAsia="pt-BR"/>
        </w:rPr>
      </w:pPr>
      <w:r>
        <w:rPr>
          <w:rFonts w:eastAsia="Times New Roman" w:cs="Times New Roman"/>
          <w:szCs w:val="24"/>
          <w:lang w:eastAsia="pt-BR"/>
        </w:rPr>
        <w:t>MATOS, O. V. H. de; FORMENTIN, C. N.</w:t>
      </w:r>
      <w:r w:rsidR="003B68FB">
        <w:rPr>
          <w:rFonts w:eastAsia="Times New Roman" w:cs="Times New Roman"/>
          <w:szCs w:val="24"/>
          <w:lang w:eastAsia="pt-BR"/>
        </w:rPr>
        <w:t xml:space="preserve"> </w:t>
      </w:r>
      <w:r w:rsidR="003B68FB" w:rsidRPr="003B68FB">
        <w:rPr>
          <w:rFonts w:eastAsia="Times New Roman" w:cs="Times New Roman"/>
          <w:b/>
          <w:bCs/>
          <w:szCs w:val="24"/>
          <w:lang w:eastAsia="pt-BR"/>
        </w:rPr>
        <w:t>Veja e CartaCapital: a polarização política das páginas às ruas</w:t>
      </w:r>
      <w:r w:rsidR="003B68FB">
        <w:rPr>
          <w:rFonts w:eastAsia="Times New Roman" w:cs="Times New Roman"/>
          <w:b/>
          <w:bCs/>
          <w:szCs w:val="24"/>
          <w:lang w:eastAsia="pt-BR"/>
        </w:rPr>
        <w:t>.</w:t>
      </w:r>
      <w:r w:rsidR="003B68FB">
        <w:rPr>
          <w:rFonts w:eastAsia="Times New Roman" w:cs="Times New Roman"/>
          <w:szCs w:val="24"/>
          <w:lang w:eastAsia="pt-BR"/>
        </w:rPr>
        <w:t xml:space="preserve"> </w:t>
      </w:r>
      <w:r w:rsidR="004F192C" w:rsidRPr="004F192C">
        <w:rPr>
          <w:rFonts w:eastAsia="Times New Roman" w:cs="Times New Roman"/>
          <w:szCs w:val="24"/>
          <w:lang w:eastAsia="pt-BR"/>
        </w:rPr>
        <w:t>Revista Em Debate (UFSC), Florianópolis, volume 16, p. 15-40, 2016.</w:t>
      </w:r>
    </w:p>
    <w:p w14:paraId="1C36A3B4" w14:textId="46774B77" w:rsidR="004A700D" w:rsidRPr="00C24A66" w:rsidRDefault="002A3755" w:rsidP="00C24A66">
      <w:pPr>
        <w:spacing w:before="100" w:beforeAutospacing="1" w:after="100" w:afterAutospacing="1" w:line="240" w:lineRule="auto"/>
        <w:jc w:val="left"/>
        <w:rPr>
          <w:rFonts w:eastAsia="Times New Roman" w:cs="Times New Roman"/>
          <w:szCs w:val="24"/>
          <w:lang w:eastAsia="pt-BR"/>
        </w:rPr>
      </w:pPr>
      <w:r w:rsidRPr="002A3755">
        <w:rPr>
          <w:rFonts w:eastAsia="Times New Roman" w:cs="Times New Roman"/>
          <w:szCs w:val="24"/>
          <w:lang w:eastAsia="pt-BR"/>
        </w:rPr>
        <w:t xml:space="preserve">Lapa, Priscila Maria. </w:t>
      </w:r>
      <w:r w:rsidRPr="002A3755">
        <w:rPr>
          <w:rFonts w:eastAsia="Times New Roman" w:cs="Times New Roman"/>
          <w:b/>
          <w:bCs/>
          <w:szCs w:val="24"/>
          <w:lang w:eastAsia="pt-BR"/>
        </w:rPr>
        <w:t>Como votou a classe C nas eleições presidenciais brasileiras de 2014?</w:t>
      </w:r>
      <w:r w:rsidR="00F03849" w:rsidRPr="00F03849">
        <w:t xml:space="preserve"> </w:t>
      </w:r>
      <w:r w:rsidR="00F03849" w:rsidRPr="00F03849">
        <w:rPr>
          <w:rFonts w:eastAsia="Times New Roman" w:cs="Times New Roman"/>
          <w:szCs w:val="24"/>
          <w:lang w:eastAsia="pt-BR"/>
        </w:rPr>
        <w:t>Tese (doutorado) - Universidade Federal de Pernambuco, CFCH. Programa de Pós-graduação em Ciência Política, 2016.</w:t>
      </w:r>
    </w:p>
    <w:p w14:paraId="36A09170" w14:textId="0327F2A9" w:rsidR="00AC5350" w:rsidRPr="005E2DC9" w:rsidRDefault="00117BF9" w:rsidP="00CA685F">
      <w:pPr>
        <w:spacing w:before="100" w:beforeAutospacing="1" w:after="100" w:afterAutospacing="1" w:line="240" w:lineRule="auto"/>
        <w:jc w:val="left"/>
        <w:rPr>
          <w:rFonts w:eastAsia="Times New Roman" w:cs="Times New Roman"/>
          <w:i/>
          <w:iCs/>
          <w:szCs w:val="24"/>
          <w:lang w:eastAsia="pt-BR"/>
        </w:rPr>
      </w:pPr>
      <w:r>
        <w:rPr>
          <w:rFonts w:eastAsia="Times New Roman" w:cs="Times New Roman"/>
          <w:szCs w:val="24"/>
          <w:lang w:eastAsia="pt-BR"/>
        </w:rPr>
        <w:t xml:space="preserve">SEGURADO, R; </w:t>
      </w:r>
      <w:r w:rsidR="00AC5350">
        <w:rPr>
          <w:rFonts w:eastAsia="Times New Roman" w:cs="Times New Roman"/>
          <w:szCs w:val="24"/>
          <w:lang w:eastAsia="pt-BR"/>
        </w:rPr>
        <w:t>CHICARINO</w:t>
      </w:r>
      <w:r>
        <w:rPr>
          <w:rFonts w:eastAsia="Times New Roman" w:cs="Times New Roman"/>
          <w:szCs w:val="24"/>
          <w:lang w:eastAsia="pt-BR"/>
        </w:rPr>
        <w:t>, T. POSICIONAMENTO POLÍTICO</w:t>
      </w:r>
      <w:r w:rsidR="005E2DC9">
        <w:rPr>
          <w:rFonts w:eastAsia="Times New Roman" w:cs="Times New Roman"/>
          <w:szCs w:val="24"/>
          <w:lang w:eastAsia="pt-BR"/>
        </w:rPr>
        <w:t xml:space="preserve">: um estudo dos coletivos/movimentos sociais durante as eleições de 2014. </w:t>
      </w:r>
      <w:r w:rsidR="005E2DC9">
        <w:rPr>
          <w:rFonts w:eastAsia="Times New Roman" w:cs="Times New Roman"/>
          <w:i/>
          <w:iCs/>
          <w:szCs w:val="24"/>
          <w:lang w:eastAsia="pt-BR"/>
        </w:rPr>
        <w:t xml:space="preserve">In: </w:t>
      </w:r>
      <w:r w:rsidR="005C437F">
        <w:rPr>
          <w:rFonts w:eastAsia="Times New Roman" w:cs="Times New Roman"/>
          <w:i/>
          <w:iCs/>
          <w:szCs w:val="24"/>
          <w:lang w:eastAsia="pt-BR"/>
        </w:rPr>
        <w:t>CERVI, E. E.; MASSUCHIN, M. G; CARV</w:t>
      </w:r>
      <w:r w:rsidR="009B058A">
        <w:rPr>
          <w:rFonts w:eastAsia="Times New Roman" w:cs="Times New Roman"/>
          <w:i/>
          <w:iCs/>
          <w:szCs w:val="24"/>
          <w:lang w:eastAsia="pt-BR"/>
        </w:rPr>
        <w:t>A</w:t>
      </w:r>
      <w:r w:rsidR="005C437F">
        <w:rPr>
          <w:rFonts w:eastAsia="Times New Roman" w:cs="Times New Roman"/>
          <w:i/>
          <w:iCs/>
          <w:szCs w:val="24"/>
          <w:lang w:eastAsia="pt-BR"/>
        </w:rPr>
        <w:t>LHO, F., C. de. (</w:t>
      </w:r>
      <w:proofErr w:type="spellStart"/>
      <w:r w:rsidR="005C437F">
        <w:rPr>
          <w:rFonts w:eastAsia="Times New Roman" w:cs="Times New Roman"/>
          <w:i/>
          <w:iCs/>
          <w:szCs w:val="24"/>
          <w:lang w:eastAsia="pt-BR"/>
        </w:rPr>
        <w:t>Orgs</w:t>
      </w:r>
      <w:proofErr w:type="spellEnd"/>
      <w:r w:rsidR="005C437F">
        <w:rPr>
          <w:rFonts w:eastAsia="Times New Roman" w:cs="Times New Roman"/>
          <w:i/>
          <w:iCs/>
          <w:szCs w:val="24"/>
          <w:lang w:eastAsia="pt-BR"/>
        </w:rPr>
        <w:t>.)</w:t>
      </w:r>
      <w:r w:rsidR="00383E36">
        <w:rPr>
          <w:rFonts w:eastAsia="Times New Roman" w:cs="Times New Roman"/>
          <w:i/>
          <w:iCs/>
          <w:szCs w:val="24"/>
          <w:lang w:eastAsia="pt-BR"/>
        </w:rPr>
        <w:t xml:space="preserve"> Internet e eleições no Brasil. </w:t>
      </w:r>
      <w:r w:rsidR="00383E36" w:rsidRPr="00383E36">
        <w:rPr>
          <w:rFonts w:eastAsia="Times New Roman" w:cs="Times New Roman"/>
          <w:i/>
          <w:iCs/>
          <w:szCs w:val="24"/>
          <w:lang w:eastAsia="pt-BR"/>
        </w:rPr>
        <w:t>Curitiba: CPOP (grupo de pesquisa em Comunicação Política e Opinião Pública), 2016. 430 p</w:t>
      </w:r>
      <w:r w:rsidR="00383E36">
        <w:rPr>
          <w:rFonts w:eastAsia="Times New Roman" w:cs="Times New Roman"/>
          <w:i/>
          <w:iCs/>
          <w:szCs w:val="24"/>
          <w:lang w:eastAsia="pt-BR"/>
        </w:rPr>
        <w:t>.</w:t>
      </w:r>
    </w:p>
    <w:p w14:paraId="1253DEF9" w14:textId="78A236EE" w:rsidR="006865F5" w:rsidRDefault="006865F5" w:rsidP="00CA685F">
      <w:pPr>
        <w:spacing w:before="100" w:beforeAutospacing="1" w:after="100" w:afterAutospacing="1" w:line="240" w:lineRule="auto"/>
        <w:jc w:val="left"/>
        <w:rPr>
          <w:rFonts w:eastAsia="Times New Roman" w:cs="Times New Roman"/>
          <w:szCs w:val="24"/>
          <w:lang w:eastAsia="pt-BR"/>
        </w:rPr>
      </w:pPr>
      <w:r>
        <w:rPr>
          <w:rFonts w:eastAsia="Times New Roman" w:cs="Times New Roman"/>
          <w:szCs w:val="24"/>
          <w:lang w:eastAsia="pt-BR"/>
        </w:rPr>
        <w:t xml:space="preserve">RICCI, R. Arley, P. </w:t>
      </w:r>
      <w:r w:rsidRPr="0086341F">
        <w:rPr>
          <w:rFonts w:eastAsia="Times New Roman" w:cs="Times New Roman"/>
          <w:b/>
          <w:bCs/>
          <w:szCs w:val="24"/>
          <w:lang w:eastAsia="pt-BR"/>
        </w:rPr>
        <w:t>Nas Ruas: a outra política que emergiu em junho de 2013.</w:t>
      </w:r>
      <w:r>
        <w:rPr>
          <w:rFonts w:eastAsia="Times New Roman" w:cs="Times New Roman"/>
          <w:szCs w:val="24"/>
          <w:lang w:eastAsia="pt-BR"/>
        </w:rPr>
        <w:t xml:space="preserve"> </w:t>
      </w:r>
      <w:r w:rsidR="0086341F">
        <w:rPr>
          <w:rFonts w:eastAsia="Times New Roman" w:cs="Times New Roman"/>
          <w:szCs w:val="24"/>
          <w:lang w:eastAsia="pt-BR"/>
        </w:rPr>
        <w:t>Belo Horizonte: Editora Letramento, 2014.</w:t>
      </w:r>
    </w:p>
    <w:p w14:paraId="34C28AC9" w14:textId="09794406" w:rsidR="00FA6A9C" w:rsidRDefault="00FA6A9C" w:rsidP="00CA685F">
      <w:pPr>
        <w:spacing w:before="100" w:beforeAutospacing="1" w:after="100" w:afterAutospacing="1" w:line="240" w:lineRule="auto"/>
        <w:jc w:val="left"/>
        <w:rPr>
          <w:rFonts w:eastAsia="Times New Roman" w:cs="Times New Roman"/>
          <w:szCs w:val="24"/>
          <w:lang w:eastAsia="pt-BR"/>
        </w:rPr>
      </w:pPr>
      <w:r>
        <w:rPr>
          <w:rFonts w:eastAsia="Times New Roman" w:cs="Times New Roman"/>
          <w:szCs w:val="24"/>
          <w:lang w:eastAsia="pt-BR"/>
        </w:rPr>
        <w:t>PEDROSO, R. T. A participação na “era Lula” revisitada: novas agendas de pesquisa</w:t>
      </w:r>
      <w:r w:rsidR="00F76AE6">
        <w:rPr>
          <w:rFonts w:eastAsia="Times New Roman" w:cs="Times New Roman"/>
          <w:szCs w:val="24"/>
          <w:lang w:eastAsia="pt-BR"/>
        </w:rPr>
        <w:t xml:space="preserve">. </w:t>
      </w:r>
    </w:p>
    <w:p w14:paraId="0CF4527B" w14:textId="4568A4F8" w:rsidR="009B0060" w:rsidRDefault="009B0060" w:rsidP="00CA685F">
      <w:pPr>
        <w:spacing w:before="100" w:beforeAutospacing="1" w:after="100" w:afterAutospacing="1" w:line="240" w:lineRule="auto"/>
        <w:jc w:val="left"/>
        <w:rPr>
          <w:rFonts w:eastAsia="Times New Roman" w:cs="Times New Roman"/>
          <w:szCs w:val="24"/>
          <w:lang w:eastAsia="pt-BR"/>
        </w:rPr>
      </w:pPr>
      <w:r w:rsidRPr="009B0060">
        <w:rPr>
          <w:rFonts w:eastAsia="Times New Roman" w:cs="Times New Roman"/>
          <w:szCs w:val="24"/>
          <w:lang w:eastAsia="pt-BR"/>
        </w:rPr>
        <w:lastRenderedPageBreak/>
        <w:t>CHALOUB, Jorge; PERLATTO, Fernando.</w:t>
      </w:r>
      <w:r w:rsidR="0029769D">
        <w:rPr>
          <w:rFonts w:eastAsia="Times New Roman" w:cs="Times New Roman"/>
          <w:szCs w:val="24"/>
          <w:lang w:eastAsia="pt-BR"/>
        </w:rPr>
        <w:t xml:space="preserve"> </w:t>
      </w:r>
      <w:r w:rsidRPr="0029769D">
        <w:rPr>
          <w:rFonts w:eastAsia="Times New Roman" w:cs="Times New Roman"/>
          <w:b/>
          <w:bCs/>
          <w:szCs w:val="24"/>
          <w:lang w:eastAsia="pt-BR"/>
        </w:rPr>
        <w:t>A nova direita brasileira: ideias, retórica e prática política</w:t>
      </w:r>
      <w:r w:rsidRPr="009B0060">
        <w:rPr>
          <w:rFonts w:eastAsia="Times New Roman" w:cs="Times New Roman"/>
          <w:szCs w:val="24"/>
          <w:lang w:eastAsia="pt-BR"/>
        </w:rPr>
        <w:t xml:space="preserve">. Insight Inteligência, 72, </w:t>
      </w:r>
      <w:r>
        <w:rPr>
          <w:rFonts w:eastAsia="Times New Roman" w:cs="Times New Roman"/>
          <w:szCs w:val="24"/>
          <w:lang w:eastAsia="pt-BR"/>
        </w:rPr>
        <w:t>2016</w:t>
      </w:r>
      <w:r w:rsidR="0029769D">
        <w:rPr>
          <w:rFonts w:eastAsia="Times New Roman" w:cs="Times New Roman"/>
          <w:szCs w:val="24"/>
          <w:lang w:eastAsia="pt-BR"/>
        </w:rPr>
        <w:t xml:space="preserve">. </w:t>
      </w:r>
      <w:r w:rsidRPr="009B0060">
        <w:rPr>
          <w:rFonts w:eastAsia="Times New Roman" w:cs="Times New Roman"/>
          <w:szCs w:val="24"/>
          <w:lang w:eastAsia="pt-BR"/>
        </w:rPr>
        <w:t>pp. 24-41</w:t>
      </w:r>
    </w:p>
    <w:p w14:paraId="54E7727E" w14:textId="77777777" w:rsidR="00CA1FF7" w:rsidRDefault="00A17A7B" w:rsidP="00CA685F">
      <w:pPr>
        <w:spacing w:before="100" w:beforeAutospacing="1" w:after="100" w:afterAutospacing="1" w:line="240" w:lineRule="auto"/>
        <w:jc w:val="left"/>
        <w:rPr>
          <w:rFonts w:eastAsia="Times New Roman" w:cs="Times New Roman"/>
          <w:szCs w:val="24"/>
          <w:lang w:eastAsia="pt-BR"/>
        </w:rPr>
      </w:pPr>
      <w:r w:rsidRPr="00A17A7B">
        <w:rPr>
          <w:rFonts w:eastAsia="Times New Roman" w:cs="Times New Roman"/>
          <w:szCs w:val="24"/>
          <w:lang w:eastAsia="pt-BR"/>
        </w:rPr>
        <w:t xml:space="preserve">CHALOUB, Jorge; PERLATTO, Fernando. </w:t>
      </w:r>
      <w:r w:rsidRPr="00EF19E9">
        <w:rPr>
          <w:rFonts w:eastAsia="Times New Roman" w:cs="Times New Roman"/>
          <w:b/>
          <w:bCs/>
          <w:szCs w:val="24"/>
          <w:lang w:eastAsia="pt-BR"/>
        </w:rPr>
        <w:t>Intelectuais da “nova direita” brasileira:</w:t>
      </w:r>
      <w:r w:rsidR="00EF19E9" w:rsidRPr="00EF19E9">
        <w:rPr>
          <w:rFonts w:eastAsia="Times New Roman" w:cs="Times New Roman"/>
          <w:b/>
          <w:bCs/>
          <w:szCs w:val="24"/>
          <w:lang w:eastAsia="pt-BR"/>
        </w:rPr>
        <w:t xml:space="preserve"> </w:t>
      </w:r>
      <w:r w:rsidRPr="00EF19E9">
        <w:rPr>
          <w:rFonts w:eastAsia="Times New Roman" w:cs="Times New Roman"/>
          <w:b/>
          <w:bCs/>
          <w:szCs w:val="24"/>
          <w:lang w:eastAsia="pt-BR"/>
        </w:rPr>
        <w:t>ideias, retórica e prática política.</w:t>
      </w:r>
      <w:r w:rsidRPr="00A17A7B">
        <w:rPr>
          <w:rFonts w:eastAsia="Times New Roman" w:cs="Times New Roman"/>
          <w:szCs w:val="24"/>
          <w:lang w:eastAsia="pt-BR"/>
        </w:rPr>
        <w:t xml:space="preserve"> Em 39º Encontro Anual da ANPOCS GT 19 –</w:t>
      </w:r>
      <w:r w:rsidR="00EF19E9">
        <w:rPr>
          <w:rFonts w:eastAsia="Times New Roman" w:cs="Times New Roman"/>
          <w:szCs w:val="24"/>
          <w:lang w:eastAsia="pt-BR"/>
        </w:rPr>
        <w:t xml:space="preserve"> </w:t>
      </w:r>
      <w:r w:rsidRPr="00A17A7B">
        <w:rPr>
          <w:rFonts w:eastAsia="Times New Roman" w:cs="Times New Roman"/>
          <w:szCs w:val="24"/>
          <w:lang w:eastAsia="pt-BR"/>
        </w:rPr>
        <w:t>Intelectuais, cultura e democracia, 2015</w:t>
      </w:r>
      <w:r w:rsidR="00EF19E9">
        <w:rPr>
          <w:rFonts w:eastAsia="Times New Roman" w:cs="Times New Roman"/>
          <w:szCs w:val="24"/>
          <w:lang w:eastAsia="pt-BR"/>
        </w:rPr>
        <w:t>.</w:t>
      </w:r>
    </w:p>
    <w:p w14:paraId="29AD9071" w14:textId="47816EFC" w:rsidR="00526175" w:rsidRPr="00526175" w:rsidRDefault="00526175" w:rsidP="00526175">
      <w:pPr>
        <w:spacing w:before="100" w:beforeAutospacing="1" w:after="100" w:afterAutospacing="1" w:line="240" w:lineRule="auto"/>
        <w:jc w:val="left"/>
        <w:rPr>
          <w:rFonts w:eastAsia="Times New Roman" w:cs="Times New Roman"/>
          <w:szCs w:val="24"/>
          <w:lang w:eastAsia="pt-BR"/>
        </w:rPr>
      </w:pPr>
      <w:r w:rsidRPr="00526175">
        <w:rPr>
          <w:rFonts w:eastAsia="Times New Roman" w:cs="Times New Roman"/>
          <w:szCs w:val="24"/>
          <w:lang w:eastAsia="pt-BR"/>
        </w:rPr>
        <w:t xml:space="preserve">TATAGIBA, L.; GALVÃO, A. </w:t>
      </w:r>
      <w:r w:rsidRPr="00526175">
        <w:rPr>
          <w:rFonts w:eastAsia="Times New Roman" w:cs="Times New Roman"/>
          <w:b/>
          <w:bCs/>
          <w:szCs w:val="24"/>
          <w:lang w:eastAsia="pt-BR"/>
        </w:rPr>
        <w:t>Os protestos no Brasil em tempos de crise (2011-2016).</w:t>
      </w:r>
      <w:r w:rsidRPr="00526175">
        <w:rPr>
          <w:rFonts w:eastAsia="Times New Roman" w:cs="Times New Roman"/>
          <w:szCs w:val="24"/>
          <w:lang w:eastAsia="pt-BR"/>
        </w:rPr>
        <w:t xml:space="preserve"> Opinião Pública, v. 25, n. 1, p. 63–96, jan. 2019. </w:t>
      </w:r>
    </w:p>
    <w:p w14:paraId="56E44916" w14:textId="0830D852" w:rsidR="00047109" w:rsidRDefault="00047109" w:rsidP="00CA685F">
      <w:pPr>
        <w:spacing w:before="100" w:beforeAutospacing="1" w:after="100" w:afterAutospacing="1" w:line="240" w:lineRule="auto"/>
        <w:jc w:val="left"/>
        <w:rPr>
          <w:rFonts w:eastAsia="Times New Roman" w:cs="Times New Roman"/>
          <w:szCs w:val="24"/>
          <w:lang w:eastAsia="pt-BR"/>
        </w:rPr>
      </w:pPr>
      <w:r w:rsidRPr="00047109">
        <w:rPr>
          <w:rFonts w:eastAsia="Times New Roman" w:cs="Times New Roman"/>
          <w:szCs w:val="24"/>
          <w:lang w:eastAsia="pt-BR"/>
        </w:rPr>
        <w:t xml:space="preserve">Santos, M. A. </w:t>
      </w:r>
      <w:r w:rsidRPr="00047109">
        <w:rPr>
          <w:rFonts w:eastAsia="Times New Roman" w:cs="Times New Roman"/>
          <w:b/>
          <w:bCs/>
          <w:szCs w:val="24"/>
          <w:lang w:eastAsia="pt-BR"/>
        </w:rPr>
        <w:t>Campanha não oficial – A Rede Antipetista na eleição de 2014.</w:t>
      </w:r>
      <w:r w:rsidRPr="00047109">
        <w:rPr>
          <w:rFonts w:eastAsia="Times New Roman" w:cs="Times New Roman"/>
          <w:szCs w:val="24"/>
          <w:lang w:eastAsia="pt-BR"/>
        </w:rPr>
        <w:t xml:space="preserve"> </w:t>
      </w:r>
      <w:r w:rsidRPr="00047109">
        <w:rPr>
          <w:rFonts w:eastAsia="Times New Roman" w:cs="Times New Roman"/>
          <w:i/>
          <w:iCs/>
          <w:szCs w:val="24"/>
          <w:lang w:eastAsia="pt-BR"/>
        </w:rPr>
        <w:t>Revista Fronteiras - Estudos Midiáticos</w:t>
      </w:r>
      <w:r w:rsidRPr="00047109">
        <w:rPr>
          <w:rFonts w:eastAsia="Times New Roman" w:cs="Times New Roman"/>
          <w:szCs w:val="24"/>
          <w:lang w:eastAsia="pt-BR"/>
        </w:rPr>
        <w:t>, 19(1),</w:t>
      </w:r>
      <w:r w:rsidR="00E22FA8">
        <w:rPr>
          <w:rFonts w:eastAsia="Times New Roman" w:cs="Times New Roman"/>
          <w:szCs w:val="24"/>
          <w:lang w:eastAsia="pt-BR"/>
        </w:rPr>
        <w:t xml:space="preserve"> p.</w:t>
      </w:r>
      <w:r w:rsidR="00E22FA8" w:rsidRPr="00047109">
        <w:rPr>
          <w:rFonts w:eastAsia="Times New Roman" w:cs="Times New Roman"/>
          <w:szCs w:val="24"/>
          <w:lang w:eastAsia="pt-BR"/>
        </w:rPr>
        <w:t xml:space="preserve"> 102-119</w:t>
      </w:r>
      <w:r w:rsidR="00E22FA8">
        <w:rPr>
          <w:rFonts w:eastAsia="Times New Roman" w:cs="Times New Roman"/>
          <w:szCs w:val="24"/>
          <w:lang w:eastAsia="pt-BR"/>
        </w:rPr>
        <w:t>,</w:t>
      </w:r>
      <w:r w:rsidRPr="00047109">
        <w:rPr>
          <w:rFonts w:eastAsia="Times New Roman" w:cs="Times New Roman"/>
          <w:szCs w:val="24"/>
          <w:lang w:eastAsia="pt-BR"/>
        </w:rPr>
        <w:t xml:space="preserve"> 2017.</w:t>
      </w:r>
      <w:r w:rsidR="00E22FA8">
        <w:rPr>
          <w:rFonts w:eastAsia="Times New Roman" w:cs="Times New Roman"/>
          <w:szCs w:val="24"/>
          <w:lang w:eastAsia="pt-BR"/>
        </w:rPr>
        <w:t xml:space="preserve"> </w:t>
      </w:r>
    </w:p>
    <w:p w14:paraId="050A64A2" w14:textId="2EC3FB80" w:rsidR="00DC3455" w:rsidRDefault="00DC3455" w:rsidP="00CA685F">
      <w:pPr>
        <w:spacing w:before="100" w:beforeAutospacing="1" w:after="100" w:afterAutospacing="1" w:line="240" w:lineRule="auto"/>
        <w:jc w:val="left"/>
        <w:rPr>
          <w:rFonts w:eastAsia="Times New Roman" w:cs="Times New Roman"/>
          <w:szCs w:val="24"/>
          <w:lang w:eastAsia="pt-BR"/>
        </w:rPr>
      </w:pPr>
      <w:r w:rsidRPr="00DC3455">
        <w:rPr>
          <w:rFonts w:eastAsia="Times New Roman" w:cs="Times New Roman"/>
          <w:szCs w:val="24"/>
          <w:lang w:eastAsia="pt-BR"/>
        </w:rPr>
        <w:t xml:space="preserve">ALENCAR, Joana Luiza Oliveira; RIBEIRO, </w:t>
      </w:r>
      <w:proofErr w:type="spellStart"/>
      <w:r w:rsidRPr="00DC3455">
        <w:rPr>
          <w:rFonts w:eastAsia="Times New Roman" w:cs="Times New Roman"/>
          <w:szCs w:val="24"/>
          <w:lang w:eastAsia="pt-BR"/>
        </w:rPr>
        <w:t>Uriella</w:t>
      </w:r>
      <w:proofErr w:type="spellEnd"/>
      <w:r w:rsidRPr="00DC3455">
        <w:rPr>
          <w:rFonts w:eastAsia="Times New Roman" w:cs="Times New Roman"/>
          <w:szCs w:val="24"/>
          <w:lang w:eastAsia="pt-BR"/>
        </w:rPr>
        <w:t xml:space="preserve"> Coelho. O</w:t>
      </w:r>
      <w:r w:rsidRPr="00DC3455">
        <w:rPr>
          <w:rFonts w:eastAsia="Times New Roman" w:cs="Times New Roman"/>
          <w:b/>
          <w:bCs/>
          <w:szCs w:val="24"/>
          <w:lang w:eastAsia="pt-BR"/>
        </w:rPr>
        <w:t xml:space="preserve"> decreto sobre a participação social no governo federal e a “polêmica bendita”. </w:t>
      </w:r>
      <w:r w:rsidRPr="000C2170">
        <w:rPr>
          <w:rFonts w:eastAsia="Times New Roman" w:cs="Times New Roman"/>
          <w:szCs w:val="24"/>
          <w:lang w:eastAsia="pt-BR"/>
        </w:rPr>
        <w:t>IPEA-Boletim de Análise Político-Institucional,</w:t>
      </w:r>
      <w:r w:rsidRPr="00DC3455">
        <w:rPr>
          <w:rFonts w:eastAsia="Times New Roman" w:cs="Times New Roman"/>
          <w:szCs w:val="24"/>
          <w:lang w:eastAsia="pt-BR"/>
        </w:rPr>
        <w:t xml:space="preserve"> n. 6, p. 24-28, 2014.</w:t>
      </w:r>
    </w:p>
    <w:p w14:paraId="7D1BD3A5" w14:textId="28C742E0" w:rsidR="002510C6" w:rsidRDefault="002510C6" w:rsidP="00CA685F">
      <w:pPr>
        <w:spacing w:before="100" w:beforeAutospacing="1" w:after="100" w:afterAutospacing="1" w:line="240" w:lineRule="auto"/>
        <w:jc w:val="left"/>
        <w:rPr>
          <w:rFonts w:eastAsia="Times New Roman" w:cs="Times New Roman"/>
          <w:szCs w:val="24"/>
          <w:lang w:eastAsia="pt-BR"/>
        </w:rPr>
      </w:pPr>
      <w:r w:rsidRPr="002510C6">
        <w:rPr>
          <w:rFonts w:eastAsia="Times New Roman" w:cs="Times New Roman"/>
          <w:szCs w:val="24"/>
          <w:lang w:eastAsia="pt-BR"/>
        </w:rPr>
        <w:t xml:space="preserve">ROCHA, </w:t>
      </w:r>
      <w:r w:rsidR="00E22FA8" w:rsidRPr="002510C6">
        <w:rPr>
          <w:rFonts w:eastAsia="Times New Roman" w:cs="Times New Roman"/>
          <w:szCs w:val="24"/>
          <w:lang w:eastAsia="pt-BR"/>
        </w:rPr>
        <w:t>C.</w:t>
      </w:r>
      <w:r w:rsidRPr="002510C6">
        <w:rPr>
          <w:rFonts w:eastAsia="Times New Roman" w:cs="Times New Roman"/>
          <w:szCs w:val="24"/>
          <w:lang w:eastAsia="pt-BR"/>
        </w:rPr>
        <w:t xml:space="preserve"> </w:t>
      </w:r>
      <w:r w:rsidRPr="002510C6">
        <w:rPr>
          <w:rFonts w:eastAsia="Times New Roman" w:cs="Times New Roman"/>
          <w:b/>
          <w:bCs/>
          <w:szCs w:val="24"/>
          <w:lang w:eastAsia="pt-BR"/>
        </w:rPr>
        <w:t xml:space="preserve">“Imposto é Roubo!” A Formação de um </w:t>
      </w:r>
      <w:proofErr w:type="spellStart"/>
      <w:r w:rsidRPr="002510C6">
        <w:rPr>
          <w:rFonts w:eastAsia="Times New Roman" w:cs="Times New Roman"/>
          <w:b/>
          <w:bCs/>
          <w:szCs w:val="24"/>
          <w:lang w:eastAsia="pt-BR"/>
        </w:rPr>
        <w:t>Contrapúblico</w:t>
      </w:r>
      <w:proofErr w:type="spellEnd"/>
      <w:r w:rsidRPr="002510C6">
        <w:rPr>
          <w:rFonts w:eastAsia="Times New Roman" w:cs="Times New Roman"/>
          <w:b/>
          <w:bCs/>
          <w:szCs w:val="24"/>
          <w:lang w:eastAsia="pt-BR"/>
        </w:rPr>
        <w:t xml:space="preserve"> Ultraliberal e os Protestos Pró- </w:t>
      </w:r>
      <w:r w:rsidRPr="002510C6">
        <w:rPr>
          <w:rFonts w:eastAsia="Times New Roman" w:cs="Times New Roman"/>
          <w:b/>
          <w:bCs/>
          <w:i/>
          <w:iCs/>
          <w:szCs w:val="24"/>
          <w:lang w:eastAsia="pt-BR"/>
        </w:rPr>
        <w:t>Impeachment</w:t>
      </w:r>
      <w:r w:rsidRPr="002510C6">
        <w:rPr>
          <w:rFonts w:eastAsia="Times New Roman" w:cs="Times New Roman"/>
          <w:b/>
          <w:bCs/>
          <w:szCs w:val="24"/>
          <w:lang w:eastAsia="pt-BR"/>
        </w:rPr>
        <w:t xml:space="preserve"> de Dilma Rousseff.</w:t>
      </w:r>
      <w:r w:rsidRPr="002510C6">
        <w:rPr>
          <w:rFonts w:eastAsia="Times New Roman" w:cs="Times New Roman"/>
          <w:szCs w:val="24"/>
          <w:lang w:eastAsia="pt-BR"/>
        </w:rPr>
        <w:t xml:space="preserve"> Dados, v. 62, n. 3, p. e20190076, 2019. </w:t>
      </w:r>
    </w:p>
    <w:p w14:paraId="444AB42C" w14:textId="30706D4C" w:rsidR="007B2882" w:rsidRDefault="007B2882" w:rsidP="00CA685F">
      <w:pPr>
        <w:spacing w:before="100" w:beforeAutospacing="1" w:after="100" w:afterAutospacing="1" w:line="240" w:lineRule="auto"/>
        <w:jc w:val="left"/>
        <w:rPr>
          <w:rFonts w:eastAsia="Times New Roman" w:cs="Times New Roman"/>
          <w:szCs w:val="24"/>
          <w:lang w:eastAsia="pt-BR"/>
        </w:rPr>
      </w:pPr>
      <w:r w:rsidRPr="007B2882">
        <w:rPr>
          <w:rFonts w:eastAsia="Times New Roman" w:cs="Times New Roman"/>
          <w:szCs w:val="24"/>
          <w:lang w:eastAsia="pt-BR"/>
        </w:rPr>
        <w:t>NETO, A</w:t>
      </w:r>
      <w:r w:rsidR="004B7D7B">
        <w:rPr>
          <w:rFonts w:eastAsia="Times New Roman" w:cs="Times New Roman"/>
          <w:szCs w:val="24"/>
          <w:lang w:eastAsia="pt-BR"/>
        </w:rPr>
        <w:t>. F.</w:t>
      </w:r>
      <w:r w:rsidRPr="007B2882">
        <w:rPr>
          <w:rFonts w:eastAsia="Times New Roman" w:cs="Times New Roman"/>
          <w:szCs w:val="24"/>
          <w:lang w:eastAsia="pt-BR"/>
        </w:rPr>
        <w:t xml:space="preserve"> </w:t>
      </w:r>
      <w:r w:rsidRPr="006502F8">
        <w:rPr>
          <w:rFonts w:eastAsia="Times New Roman" w:cs="Times New Roman"/>
          <w:b/>
          <w:bCs/>
          <w:szCs w:val="24"/>
          <w:lang w:eastAsia="pt-BR"/>
        </w:rPr>
        <w:t>Dos circuitos à sentença: O impeachment de Dilma Rousseff no ambiente da circulação midiatizada</w:t>
      </w:r>
      <w:r w:rsidR="006502F8">
        <w:rPr>
          <w:rFonts w:eastAsia="Times New Roman" w:cs="Times New Roman"/>
          <w:szCs w:val="24"/>
          <w:lang w:eastAsia="pt-BR"/>
        </w:rPr>
        <w:t>.</w:t>
      </w:r>
      <w:r w:rsidRPr="007B2882">
        <w:rPr>
          <w:rFonts w:eastAsia="Times New Roman" w:cs="Times New Roman"/>
          <w:szCs w:val="24"/>
          <w:lang w:eastAsia="pt-BR"/>
        </w:rPr>
        <w:t xml:space="preserve"> </w:t>
      </w:r>
      <w:proofErr w:type="spellStart"/>
      <w:r w:rsidRPr="007B2882">
        <w:rPr>
          <w:rFonts w:eastAsia="Times New Roman" w:cs="Times New Roman"/>
          <w:szCs w:val="24"/>
          <w:lang w:eastAsia="pt-BR"/>
        </w:rPr>
        <w:t>InMediaciones</w:t>
      </w:r>
      <w:proofErr w:type="spellEnd"/>
      <w:r w:rsidRPr="007B2882">
        <w:rPr>
          <w:rFonts w:eastAsia="Times New Roman" w:cs="Times New Roman"/>
          <w:szCs w:val="24"/>
          <w:lang w:eastAsia="pt-BR"/>
        </w:rPr>
        <w:t xml:space="preserve"> de </w:t>
      </w:r>
      <w:proofErr w:type="spellStart"/>
      <w:r w:rsidRPr="007B2882">
        <w:rPr>
          <w:rFonts w:eastAsia="Times New Roman" w:cs="Times New Roman"/>
          <w:szCs w:val="24"/>
          <w:lang w:eastAsia="pt-BR"/>
        </w:rPr>
        <w:t>la</w:t>
      </w:r>
      <w:proofErr w:type="spellEnd"/>
      <w:r w:rsidRPr="007B2882">
        <w:rPr>
          <w:rFonts w:eastAsia="Times New Roman" w:cs="Times New Roman"/>
          <w:szCs w:val="24"/>
          <w:lang w:eastAsia="pt-BR"/>
        </w:rPr>
        <w:t xml:space="preserve"> </w:t>
      </w:r>
      <w:proofErr w:type="spellStart"/>
      <w:r w:rsidRPr="007B2882">
        <w:rPr>
          <w:rFonts w:eastAsia="Times New Roman" w:cs="Times New Roman"/>
          <w:szCs w:val="24"/>
          <w:lang w:eastAsia="pt-BR"/>
        </w:rPr>
        <w:t>Comunicación</w:t>
      </w:r>
      <w:proofErr w:type="spellEnd"/>
      <w:r w:rsidRPr="007B2882">
        <w:rPr>
          <w:rFonts w:eastAsia="Times New Roman" w:cs="Times New Roman"/>
          <w:szCs w:val="24"/>
          <w:lang w:eastAsia="pt-BR"/>
        </w:rPr>
        <w:t xml:space="preserve">, vol. 11, </w:t>
      </w:r>
      <w:proofErr w:type="spellStart"/>
      <w:r w:rsidRPr="007B2882">
        <w:rPr>
          <w:rFonts w:eastAsia="Times New Roman" w:cs="Times New Roman"/>
          <w:szCs w:val="24"/>
          <w:lang w:eastAsia="pt-BR"/>
        </w:rPr>
        <w:t>febrero</w:t>
      </w:r>
      <w:proofErr w:type="spellEnd"/>
      <w:r w:rsidRPr="007B2882">
        <w:rPr>
          <w:rFonts w:eastAsia="Times New Roman" w:cs="Times New Roman"/>
          <w:szCs w:val="24"/>
          <w:lang w:eastAsia="pt-BR"/>
        </w:rPr>
        <w:t>, 2016, pp. 97-111</w:t>
      </w:r>
      <w:r w:rsidR="006502F8">
        <w:rPr>
          <w:rFonts w:eastAsia="Times New Roman" w:cs="Times New Roman"/>
          <w:szCs w:val="24"/>
          <w:lang w:eastAsia="pt-BR"/>
        </w:rPr>
        <w:t>.</w:t>
      </w:r>
      <w:r w:rsidR="00B70208">
        <w:rPr>
          <w:rFonts w:eastAsia="Times New Roman" w:cs="Times New Roman"/>
          <w:szCs w:val="24"/>
          <w:lang w:eastAsia="pt-BR"/>
        </w:rPr>
        <w:t>,</w:t>
      </w:r>
    </w:p>
    <w:p w14:paraId="293E3A98" w14:textId="7AF24E6B" w:rsidR="00B70208" w:rsidRDefault="00B70208" w:rsidP="00CA685F">
      <w:pPr>
        <w:spacing w:before="100" w:beforeAutospacing="1" w:after="100" w:afterAutospacing="1" w:line="240" w:lineRule="auto"/>
        <w:jc w:val="left"/>
        <w:rPr>
          <w:rFonts w:eastAsia="Times New Roman" w:cs="Times New Roman"/>
          <w:szCs w:val="24"/>
          <w:lang w:eastAsia="pt-BR"/>
        </w:rPr>
      </w:pPr>
      <w:r w:rsidRPr="00B70208">
        <w:rPr>
          <w:rFonts w:eastAsia="Times New Roman" w:cs="Times New Roman"/>
          <w:szCs w:val="24"/>
          <w:lang w:eastAsia="pt-BR"/>
        </w:rPr>
        <w:t>VIEIRA, A.</w:t>
      </w:r>
      <w:r>
        <w:rPr>
          <w:rFonts w:eastAsia="Times New Roman" w:cs="Times New Roman"/>
          <w:szCs w:val="24"/>
          <w:lang w:eastAsia="pt-BR"/>
        </w:rPr>
        <w:t xml:space="preserve"> de O.</w:t>
      </w:r>
      <w:r w:rsidRPr="00B70208">
        <w:rPr>
          <w:rFonts w:eastAsia="Times New Roman" w:cs="Times New Roman"/>
          <w:szCs w:val="24"/>
          <w:lang w:eastAsia="pt-BR"/>
        </w:rPr>
        <w:t xml:space="preserve"> </w:t>
      </w:r>
      <w:r w:rsidRPr="00B70208">
        <w:rPr>
          <w:rFonts w:eastAsia="Times New Roman" w:cs="Times New Roman"/>
          <w:b/>
          <w:bCs/>
          <w:szCs w:val="24"/>
          <w:lang w:eastAsia="pt-BR"/>
        </w:rPr>
        <w:t>Crise política e impeachment: Uma análise dos efeitos da cobertura midiática na deposição de Dilma Rousseff.</w:t>
      </w:r>
      <w:r w:rsidRPr="00B70208">
        <w:rPr>
          <w:rFonts w:eastAsia="Times New Roman" w:cs="Times New Roman"/>
          <w:szCs w:val="24"/>
          <w:lang w:eastAsia="pt-BR"/>
        </w:rPr>
        <w:t> Perspectivas em Diálogo: Revista de Educação e Sociedade,</w:t>
      </w:r>
      <w:r w:rsidR="00AD0871">
        <w:rPr>
          <w:rFonts w:eastAsia="Times New Roman" w:cs="Times New Roman"/>
          <w:szCs w:val="24"/>
          <w:lang w:eastAsia="pt-BR"/>
        </w:rPr>
        <w:t xml:space="preserve"> Navira</w:t>
      </w:r>
      <w:r w:rsidR="007E596D">
        <w:rPr>
          <w:rFonts w:eastAsia="Times New Roman" w:cs="Times New Roman"/>
          <w:szCs w:val="24"/>
          <w:lang w:eastAsia="pt-BR"/>
        </w:rPr>
        <w:t>í,</w:t>
      </w:r>
      <w:r w:rsidRPr="00B70208">
        <w:rPr>
          <w:rFonts w:eastAsia="Times New Roman" w:cs="Times New Roman"/>
          <w:szCs w:val="24"/>
          <w:lang w:eastAsia="pt-BR"/>
        </w:rPr>
        <w:t xml:space="preserve"> v. 4, n. 8, p. 4-26, 4 dez. 2017.</w:t>
      </w:r>
    </w:p>
    <w:p w14:paraId="5BA7A2C2" w14:textId="058E3C79" w:rsidR="00CD6AB0" w:rsidRDefault="00CD6AB0" w:rsidP="00CD6AB0">
      <w:pPr>
        <w:spacing w:before="100" w:beforeAutospacing="1" w:after="100" w:afterAutospacing="1" w:line="240" w:lineRule="auto"/>
        <w:jc w:val="left"/>
        <w:rPr>
          <w:rFonts w:eastAsia="Times New Roman" w:cs="Times New Roman"/>
          <w:szCs w:val="24"/>
          <w:lang w:eastAsia="pt-BR"/>
        </w:rPr>
      </w:pPr>
      <w:r w:rsidRPr="00CD6AB0">
        <w:rPr>
          <w:rFonts w:eastAsia="Times New Roman" w:cs="Times New Roman"/>
          <w:szCs w:val="24"/>
          <w:lang w:eastAsia="pt-BR"/>
        </w:rPr>
        <w:t xml:space="preserve">VEIGA, L. F.; DUTT-ROSS, S.; MARTINS, F. </w:t>
      </w:r>
      <w:proofErr w:type="gramStart"/>
      <w:r w:rsidRPr="00CD6AB0">
        <w:rPr>
          <w:rFonts w:eastAsia="Times New Roman" w:cs="Times New Roman"/>
          <w:szCs w:val="24"/>
          <w:lang w:eastAsia="pt-BR"/>
        </w:rPr>
        <w:t>B..</w:t>
      </w:r>
      <w:proofErr w:type="gramEnd"/>
      <w:r w:rsidRPr="00CD6AB0">
        <w:rPr>
          <w:rFonts w:eastAsia="Times New Roman" w:cs="Times New Roman"/>
          <w:szCs w:val="24"/>
          <w:lang w:eastAsia="pt-BR"/>
        </w:rPr>
        <w:t xml:space="preserve"> Os efeitos da economia e da Operação Lava-Jato na popularidade da Presidente Dilma Rousseff no período </w:t>
      </w:r>
      <w:proofErr w:type="spellStart"/>
      <w:r w:rsidRPr="00CD6AB0">
        <w:rPr>
          <w:rFonts w:eastAsia="Times New Roman" w:cs="Times New Roman"/>
          <w:szCs w:val="24"/>
          <w:lang w:eastAsia="pt-BR"/>
        </w:rPr>
        <w:t>pré</w:t>
      </w:r>
      <w:proofErr w:type="spellEnd"/>
      <w:r w:rsidRPr="00CD6AB0">
        <w:rPr>
          <w:rFonts w:eastAsia="Times New Roman" w:cs="Times New Roman"/>
          <w:szCs w:val="24"/>
          <w:lang w:eastAsia="pt-BR"/>
        </w:rPr>
        <w:t xml:space="preserve">-impedimento. </w:t>
      </w:r>
      <w:r w:rsidRPr="00CD6AB0">
        <w:rPr>
          <w:rFonts w:eastAsia="Times New Roman" w:cs="Times New Roman"/>
          <w:b/>
          <w:bCs/>
          <w:szCs w:val="24"/>
          <w:lang w:eastAsia="pt-BR"/>
        </w:rPr>
        <w:t>Revista de Sociologia e Política</w:t>
      </w:r>
      <w:r w:rsidRPr="00CD6AB0">
        <w:rPr>
          <w:rFonts w:eastAsia="Times New Roman" w:cs="Times New Roman"/>
          <w:szCs w:val="24"/>
          <w:lang w:eastAsia="pt-BR"/>
        </w:rPr>
        <w:t>, v. 27, n. 72, p. e002, 2019.</w:t>
      </w:r>
    </w:p>
    <w:p w14:paraId="288C34A1" w14:textId="52B97A45" w:rsidR="007A0369" w:rsidRDefault="007A0369" w:rsidP="00515D68">
      <w:pPr>
        <w:spacing w:line="240" w:lineRule="auto"/>
        <w:jc w:val="left"/>
        <w:rPr>
          <w:rFonts w:eastAsia="Times New Roman" w:cs="Times New Roman"/>
          <w:szCs w:val="24"/>
          <w:lang w:eastAsia="pt-BR"/>
        </w:rPr>
      </w:pPr>
      <w:r w:rsidRPr="007A0369">
        <w:rPr>
          <w:rFonts w:eastAsia="Times New Roman" w:cs="Times New Roman"/>
          <w:szCs w:val="24"/>
          <w:lang w:eastAsia="pt-BR"/>
        </w:rPr>
        <w:t xml:space="preserve">OLIVEIRA, Francisco Mesquita de. </w:t>
      </w:r>
      <w:r w:rsidRPr="007A0369">
        <w:rPr>
          <w:rFonts w:eastAsia="Times New Roman" w:cs="Times New Roman"/>
          <w:b/>
          <w:bCs/>
          <w:szCs w:val="24"/>
          <w:lang w:eastAsia="pt-BR"/>
        </w:rPr>
        <w:t>O conservadorismo brasileiro: surgimento e atuação de movimentos sociais conservadores.</w:t>
      </w:r>
      <w:r w:rsidRPr="007A0369">
        <w:rPr>
          <w:rFonts w:eastAsia="Times New Roman" w:cs="Times New Roman"/>
          <w:szCs w:val="24"/>
          <w:lang w:eastAsia="pt-BR"/>
        </w:rPr>
        <w:t xml:space="preserve"> </w:t>
      </w:r>
      <w:r w:rsidRPr="007A0369">
        <w:rPr>
          <w:rFonts w:eastAsia="Times New Roman" w:cs="Times New Roman"/>
          <w:i/>
          <w:iCs/>
          <w:szCs w:val="24"/>
          <w:lang w:eastAsia="pt-BR"/>
        </w:rPr>
        <w:t xml:space="preserve">Open Science </w:t>
      </w:r>
      <w:proofErr w:type="spellStart"/>
      <w:r w:rsidRPr="007A0369">
        <w:rPr>
          <w:rFonts w:eastAsia="Times New Roman" w:cs="Times New Roman"/>
          <w:i/>
          <w:iCs/>
          <w:szCs w:val="24"/>
          <w:lang w:eastAsia="pt-BR"/>
        </w:rPr>
        <w:t>Research</w:t>
      </w:r>
      <w:proofErr w:type="spellEnd"/>
      <w:r w:rsidRPr="007A0369">
        <w:rPr>
          <w:rFonts w:eastAsia="Times New Roman" w:cs="Times New Roman"/>
          <w:i/>
          <w:iCs/>
          <w:szCs w:val="24"/>
          <w:lang w:eastAsia="pt-BR"/>
        </w:rPr>
        <w:t xml:space="preserve"> III</w:t>
      </w:r>
      <w:r w:rsidRPr="007A0369">
        <w:rPr>
          <w:rFonts w:eastAsia="Times New Roman" w:cs="Times New Roman"/>
          <w:szCs w:val="24"/>
          <w:lang w:eastAsia="pt-BR"/>
        </w:rPr>
        <w:t xml:space="preserve">, vol. 3, 2022. </w:t>
      </w:r>
      <w:r w:rsidR="00C22195">
        <w:rPr>
          <w:rFonts w:eastAsia="Times New Roman" w:cs="Times New Roman"/>
          <w:szCs w:val="24"/>
          <w:lang w:eastAsia="pt-BR"/>
        </w:rPr>
        <w:t>p</w:t>
      </w:r>
      <w:r w:rsidR="00FF7BFE">
        <w:rPr>
          <w:rFonts w:eastAsia="Times New Roman" w:cs="Times New Roman"/>
          <w:szCs w:val="24"/>
          <w:lang w:eastAsia="pt-BR"/>
        </w:rPr>
        <w:t>p.1905-</w:t>
      </w:r>
      <w:r w:rsidR="00C22195">
        <w:rPr>
          <w:rFonts w:eastAsia="Times New Roman" w:cs="Times New Roman"/>
          <w:szCs w:val="24"/>
          <w:lang w:eastAsia="pt-BR"/>
        </w:rPr>
        <w:t>1920.</w:t>
      </w:r>
    </w:p>
    <w:p w14:paraId="6733FB3D" w14:textId="466EED23" w:rsidR="00022FAC" w:rsidRDefault="00022FAC" w:rsidP="00515D68">
      <w:pPr>
        <w:spacing w:line="240" w:lineRule="auto"/>
        <w:jc w:val="left"/>
        <w:rPr>
          <w:rFonts w:cs="Times New Roman"/>
          <w:szCs w:val="24"/>
        </w:rPr>
      </w:pPr>
      <w:r w:rsidRPr="00210271">
        <w:rPr>
          <w:rFonts w:cs="Times New Roman"/>
          <w:szCs w:val="24"/>
        </w:rPr>
        <w:t xml:space="preserve">ALONSO, </w:t>
      </w:r>
      <w:proofErr w:type="spellStart"/>
      <w:r w:rsidRPr="00210271">
        <w:rPr>
          <w:rFonts w:cs="Times New Roman"/>
          <w:szCs w:val="24"/>
        </w:rPr>
        <w:t>Angela</w:t>
      </w:r>
      <w:proofErr w:type="spellEnd"/>
      <w:r w:rsidRPr="00210271">
        <w:rPr>
          <w:rFonts w:cs="Times New Roman"/>
          <w:szCs w:val="24"/>
        </w:rPr>
        <w:t xml:space="preserve">. </w:t>
      </w:r>
      <w:r w:rsidRPr="00210271">
        <w:rPr>
          <w:rFonts w:cs="Times New Roman"/>
          <w:b/>
          <w:bCs/>
          <w:szCs w:val="24"/>
        </w:rPr>
        <w:t xml:space="preserve">As teorias dos movimentos sociais: um balanço do debate. </w:t>
      </w:r>
      <w:r w:rsidRPr="00210271">
        <w:rPr>
          <w:rFonts w:cs="Times New Roman"/>
          <w:i/>
          <w:iCs/>
          <w:szCs w:val="24"/>
        </w:rPr>
        <w:t xml:space="preserve">Lua Nova </w:t>
      </w:r>
      <w:r w:rsidRPr="00210271">
        <w:rPr>
          <w:rFonts w:cs="Times New Roman"/>
          <w:szCs w:val="24"/>
        </w:rPr>
        <w:t>[online]. 2009, n.76, pp. 49-86.</w:t>
      </w:r>
    </w:p>
    <w:p w14:paraId="72F85ACF" w14:textId="0A2FDF67" w:rsidR="00ED4F96" w:rsidRDefault="00ED4F96" w:rsidP="00515D68">
      <w:pPr>
        <w:spacing w:line="240" w:lineRule="auto"/>
        <w:jc w:val="left"/>
        <w:rPr>
          <w:rFonts w:cs="Times New Roman"/>
          <w:szCs w:val="24"/>
        </w:rPr>
      </w:pPr>
      <w:r>
        <w:rPr>
          <w:rFonts w:cs="Times New Roman"/>
          <w:szCs w:val="24"/>
        </w:rPr>
        <w:t xml:space="preserve">CHAIA, V. L. M. </w:t>
      </w:r>
      <w:r w:rsidR="00C04EA5" w:rsidRPr="00C04EA5">
        <w:rPr>
          <w:rFonts w:cs="Times New Roman"/>
          <w:b/>
          <w:bCs/>
          <w:szCs w:val="24"/>
        </w:rPr>
        <w:t>ESCÂNDALOS POLÍTICOS E ELEIÇÕES NO BRASIL.</w:t>
      </w:r>
      <w:r w:rsidR="00C04EA5">
        <w:rPr>
          <w:rFonts w:cs="Times New Roman"/>
          <w:szCs w:val="24"/>
        </w:rPr>
        <w:t xml:space="preserve"> </w:t>
      </w:r>
      <w:r w:rsidR="00C04EA5" w:rsidRPr="00C04EA5">
        <w:rPr>
          <w:rFonts w:cs="Times New Roman"/>
          <w:szCs w:val="24"/>
        </w:rPr>
        <w:t>Trabalho apresentado ao Grupo de Trabalho Jornalismo Político do VI Congresso da Associação Brasileira de Pesquisadores em Comunicação e Política (VI COMPOLÍTICA)</w:t>
      </w:r>
      <w:r w:rsidR="00E36782">
        <w:rPr>
          <w:rFonts w:cs="Times New Roman"/>
          <w:szCs w:val="24"/>
        </w:rPr>
        <w:t>.</w:t>
      </w:r>
      <w:r w:rsidR="00C04EA5" w:rsidRPr="00C04EA5">
        <w:rPr>
          <w:rFonts w:cs="Times New Roman"/>
          <w:szCs w:val="24"/>
        </w:rPr>
        <w:t xml:space="preserve"> Pontifícia Universidade Católica do Rio de Janeiro (PUC-Rio)</w:t>
      </w:r>
      <w:r w:rsidR="00E36782">
        <w:rPr>
          <w:rFonts w:cs="Times New Roman"/>
          <w:szCs w:val="24"/>
        </w:rPr>
        <w:t>.</w:t>
      </w:r>
      <w:r w:rsidR="00C04EA5" w:rsidRPr="00C04EA5">
        <w:rPr>
          <w:rFonts w:cs="Times New Roman"/>
          <w:szCs w:val="24"/>
        </w:rPr>
        <w:t xml:space="preserve"> 22 a 24 de abril</w:t>
      </w:r>
      <w:r w:rsidR="00E36782">
        <w:rPr>
          <w:rFonts w:cs="Times New Roman"/>
          <w:szCs w:val="24"/>
        </w:rPr>
        <w:t>.</w:t>
      </w:r>
      <w:r w:rsidR="00C04EA5" w:rsidRPr="00C04EA5">
        <w:rPr>
          <w:rFonts w:cs="Times New Roman"/>
          <w:szCs w:val="24"/>
        </w:rPr>
        <w:t xml:space="preserve"> 2015.</w:t>
      </w:r>
    </w:p>
    <w:p w14:paraId="79140588" w14:textId="77777777" w:rsidR="00ED5660" w:rsidRDefault="00ED5660" w:rsidP="00443465">
      <w:pPr>
        <w:spacing w:line="240" w:lineRule="auto"/>
        <w:jc w:val="left"/>
        <w:rPr>
          <w:rFonts w:cs="Times New Roman"/>
          <w:szCs w:val="24"/>
        </w:rPr>
      </w:pPr>
      <w:r w:rsidRPr="00ED5660">
        <w:rPr>
          <w:rFonts w:cs="Times New Roman"/>
          <w:szCs w:val="24"/>
        </w:rPr>
        <w:t xml:space="preserve">ALONSO, </w:t>
      </w:r>
      <w:proofErr w:type="spellStart"/>
      <w:r w:rsidRPr="00ED5660">
        <w:rPr>
          <w:rFonts w:cs="Times New Roman"/>
          <w:szCs w:val="24"/>
        </w:rPr>
        <w:t>Angela</w:t>
      </w:r>
      <w:proofErr w:type="spellEnd"/>
      <w:r w:rsidRPr="00ED5660">
        <w:rPr>
          <w:rFonts w:cs="Times New Roman"/>
          <w:szCs w:val="24"/>
        </w:rPr>
        <w:t xml:space="preserve">. </w:t>
      </w:r>
      <w:r w:rsidRPr="003F477D">
        <w:rPr>
          <w:rFonts w:cs="Times New Roman"/>
          <w:b/>
          <w:bCs/>
          <w:szCs w:val="24"/>
        </w:rPr>
        <w:t>Treze: a política de rua de Lula a Dilma.</w:t>
      </w:r>
      <w:r w:rsidRPr="00ED5660">
        <w:rPr>
          <w:rFonts w:cs="Times New Roman"/>
          <w:szCs w:val="24"/>
        </w:rPr>
        <w:t xml:space="preserve"> São Paulo: Companhia das Letras, 2023.</w:t>
      </w:r>
    </w:p>
    <w:p w14:paraId="7CB8A6D7" w14:textId="4AB2EBAB" w:rsidR="00D750A9" w:rsidRDefault="00D750A9" w:rsidP="00443465">
      <w:pPr>
        <w:spacing w:line="240" w:lineRule="auto"/>
        <w:jc w:val="left"/>
        <w:rPr>
          <w:rFonts w:cs="Times New Roman"/>
          <w:szCs w:val="24"/>
        </w:rPr>
      </w:pPr>
      <w:r w:rsidRPr="00D750A9">
        <w:rPr>
          <w:rFonts w:cs="Times New Roman"/>
          <w:szCs w:val="24"/>
        </w:rPr>
        <w:t>SOUZA, Cibele Silva</w:t>
      </w:r>
      <w:r w:rsidR="00012372">
        <w:rPr>
          <w:rFonts w:cs="Times New Roman"/>
          <w:szCs w:val="24"/>
        </w:rPr>
        <w:t xml:space="preserve"> e</w:t>
      </w:r>
      <w:r w:rsidRPr="00D750A9">
        <w:rPr>
          <w:rFonts w:cs="Times New Roman"/>
          <w:szCs w:val="24"/>
        </w:rPr>
        <w:t>; FIGUEIRA LEAL, Paulo Roberto; OLIVEIRA, Luiz Ademir</w:t>
      </w:r>
      <w:r w:rsidR="00012372">
        <w:rPr>
          <w:rFonts w:cs="Times New Roman"/>
          <w:szCs w:val="24"/>
        </w:rPr>
        <w:t xml:space="preserve"> de</w:t>
      </w:r>
      <w:r w:rsidRPr="00D750A9">
        <w:rPr>
          <w:rFonts w:cs="Times New Roman"/>
          <w:szCs w:val="24"/>
        </w:rPr>
        <w:t>. Das eleições de 2014 ao impeachment de 2016: as estratégias de Dilma Rousseff (PT) e de Aécio Neves (PSDB) no contexto de personalização da política. </w:t>
      </w:r>
      <w:r w:rsidRPr="00D750A9">
        <w:rPr>
          <w:rFonts w:cs="Times New Roman"/>
          <w:b/>
          <w:bCs/>
          <w:szCs w:val="24"/>
        </w:rPr>
        <w:t>Conexão - Comunicação e Cultura</w:t>
      </w:r>
      <w:r w:rsidRPr="00D750A9">
        <w:rPr>
          <w:rFonts w:cs="Times New Roman"/>
          <w:szCs w:val="24"/>
        </w:rPr>
        <w:t>, </w:t>
      </w:r>
      <w:r w:rsidRPr="00D750A9">
        <w:rPr>
          <w:rFonts w:cs="Times New Roman"/>
          <w:i/>
          <w:iCs/>
          <w:szCs w:val="24"/>
        </w:rPr>
        <w:t>[S. l.]</w:t>
      </w:r>
      <w:r w:rsidRPr="00D750A9">
        <w:rPr>
          <w:rFonts w:cs="Times New Roman"/>
          <w:szCs w:val="24"/>
        </w:rPr>
        <w:t>, v. 18, n. 36, 2020.</w:t>
      </w:r>
    </w:p>
    <w:p w14:paraId="3F0E702B" w14:textId="3E6E9AA3" w:rsidR="008438BC" w:rsidRDefault="008438BC" w:rsidP="00443465">
      <w:pPr>
        <w:spacing w:line="240" w:lineRule="auto"/>
        <w:jc w:val="left"/>
        <w:rPr>
          <w:rFonts w:cs="Times New Roman"/>
          <w:szCs w:val="24"/>
        </w:rPr>
      </w:pPr>
      <w:r>
        <w:rPr>
          <w:rFonts w:cs="Times New Roman"/>
          <w:szCs w:val="24"/>
        </w:rPr>
        <w:lastRenderedPageBreak/>
        <w:t>BRUGNAGO, Fabrício</w:t>
      </w:r>
      <w:r w:rsidR="008674D3">
        <w:rPr>
          <w:rFonts w:cs="Times New Roman"/>
          <w:szCs w:val="24"/>
        </w:rPr>
        <w:t>; CHAIA, Vera.</w:t>
      </w:r>
      <w:r>
        <w:rPr>
          <w:rFonts w:cs="Times New Roman"/>
          <w:szCs w:val="24"/>
        </w:rPr>
        <w:t xml:space="preserve"> </w:t>
      </w:r>
      <w:r w:rsidR="008674D3" w:rsidRPr="008674D3">
        <w:rPr>
          <w:rFonts w:cs="Times New Roman"/>
          <w:b/>
          <w:bCs/>
          <w:szCs w:val="24"/>
        </w:rPr>
        <w:t>A nova polarização política nas eleições de 2014: radicalização ideológica da direita no mundo contemporâneo do Facebook.</w:t>
      </w:r>
      <w:r w:rsidR="008674D3">
        <w:rPr>
          <w:rFonts w:cs="Times New Roman"/>
          <w:b/>
          <w:bCs/>
          <w:szCs w:val="24"/>
        </w:rPr>
        <w:t xml:space="preserve"> </w:t>
      </w:r>
      <w:r w:rsidR="00711955" w:rsidRPr="00711955">
        <w:rPr>
          <w:rFonts w:cs="Times New Roman"/>
          <w:szCs w:val="24"/>
        </w:rPr>
        <w:t>Aurora: revista de arte, mídia e política, São Paulo, v.7, n.21, p. 99-129, out.2014-jan.2015</w:t>
      </w:r>
      <w:r w:rsidR="00711955">
        <w:rPr>
          <w:rFonts w:cs="Times New Roman"/>
          <w:szCs w:val="24"/>
        </w:rPr>
        <w:t>.</w:t>
      </w:r>
    </w:p>
    <w:p w14:paraId="3310D8C2" w14:textId="1F0EF1E6" w:rsidR="006923CB" w:rsidRDefault="006923CB" w:rsidP="00443465">
      <w:pPr>
        <w:spacing w:line="240" w:lineRule="auto"/>
        <w:jc w:val="left"/>
        <w:rPr>
          <w:rFonts w:cs="Times New Roman"/>
          <w:szCs w:val="24"/>
        </w:rPr>
      </w:pPr>
      <w:r w:rsidRPr="006923CB">
        <w:rPr>
          <w:rFonts w:cs="Times New Roman"/>
          <w:szCs w:val="24"/>
        </w:rPr>
        <w:t xml:space="preserve">SILVA, E. F. DA. </w:t>
      </w:r>
      <w:r w:rsidRPr="006923CB">
        <w:rPr>
          <w:rFonts w:cs="Times New Roman"/>
          <w:b/>
          <w:bCs/>
          <w:szCs w:val="24"/>
        </w:rPr>
        <w:t xml:space="preserve">A Mobilização do Voto </w:t>
      </w:r>
      <w:proofErr w:type="spellStart"/>
      <w:r w:rsidRPr="006923CB">
        <w:rPr>
          <w:rFonts w:cs="Times New Roman"/>
          <w:b/>
          <w:bCs/>
          <w:szCs w:val="24"/>
        </w:rPr>
        <w:t>Anti-Dilma</w:t>
      </w:r>
      <w:proofErr w:type="spellEnd"/>
      <w:r w:rsidRPr="006923CB">
        <w:rPr>
          <w:rFonts w:cs="Times New Roman"/>
          <w:b/>
          <w:bCs/>
          <w:szCs w:val="24"/>
        </w:rPr>
        <w:t xml:space="preserve"> nas Eleições de 2014: Analisando os Argumentos de uma Liderança da RCC.</w:t>
      </w:r>
      <w:r w:rsidRPr="006923CB">
        <w:rPr>
          <w:rFonts w:cs="Times New Roman"/>
          <w:szCs w:val="24"/>
        </w:rPr>
        <w:t> Esferas, v. 1, n. 12, p. 33-44, 8 nov. 2018.</w:t>
      </w:r>
    </w:p>
    <w:p w14:paraId="2DDF55DD" w14:textId="2C43DE80" w:rsidR="00802369" w:rsidRDefault="00D457F1" w:rsidP="00443465">
      <w:pPr>
        <w:spacing w:line="240" w:lineRule="auto"/>
        <w:jc w:val="left"/>
        <w:rPr>
          <w:rFonts w:cs="Times New Roman"/>
          <w:szCs w:val="24"/>
        </w:rPr>
      </w:pPr>
      <w:r>
        <w:rPr>
          <w:rFonts w:cs="Times New Roman"/>
          <w:szCs w:val="24"/>
        </w:rPr>
        <w:t xml:space="preserve">MEDEIROS, C. R. de O; SILVEIRA, R. A. da. </w:t>
      </w:r>
      <w:r w:rsidR="00E25BC2" w:rsidRPr="00E25BC2">
        <w:rPr>
          <w:rFonts w:cs="Times New Roman"/>
          <w:szCs w:val="24"/>
        </w:rPr>
        <w:t>A Petrobrás nas teias da corrupção: mecanismos discursivos da mídia brasileira na cobertura da Operação Lava Jato</w:t>
      </w:r>
      <w:r w:rsidR="00E25BC2">
        <w:rPr>
          <w:rFonts w:cs="Times New Roman"/>
          <w:szCs w:val="24"/>
        </w:rPr>
        <w:t xml:space="preserve">. </w:t>
      </w:r>
      <w:r w:rsidR="001C022F" w:rsidRPr="001C022F">
        <w:rPr>
          <w:rFonts w:cs="Times New Roman"/>
          <w:szCs w:val="24"/>
        </w:rPr>
        <w:t xml:space="preserve">Revista de Contabilidade e Organizações, vol. 11, núm. 31, </w:t>
      </w:r>
      <w:r w:rsidR="001C022F">
        <w:rPr>
          <w:rFonts w:cs="Times New Roman"/>
          <w:szCs w:val="24"/>
        </w:rPr>
        <w:t>Universidade de São Paulo</w:t>
      </w:r>
      <w:r w:rsidR="009A6002">
        <w:rPr>
          <w:rFonts w:cs="Times New Roman"/>
          <w:szCs w:val="24"/>
        </w:rPr>
        <w:t xml:space="preserve">. </w:t>
      </w:r>
      <w:r w:rsidR="009A6002" w:rsidRPr="001C022F">
        <w:rPr>
          <w:rFonts w:cs="Times New Roman"/>
          <w:szCs w:val="24"/>
        </w:rPr>
        <w:t>Setembro-Dezembro,</w:t>
      </w:r>
      <w:r w:rsidR="009A6002">
        <w:rPr>
          <w:rFonts w:cs="Times New Roman"/>
          <w:szCs w:val="24"/>
        </w:rPr>
        <w:t xml:space="preserve"> </w:t>
      </w:r>
      <w:r w:rsidR="001C022F" w:rsidRPr="001C022F">
        <w:rPr>
          <w:rFonts w:cs="Times New Roman"/>
          <w:szCs w:val="24"/>
        </w:rPr>
        <w:t>2017, pp. 11-20</w:t>
      </w:r>
      <w:r w:rsidR="009A6002">
        <w:rPr>
          <w:rFonts w:cs="Times New Roman"/>
          <w:szCs w:val="24"/>
        </w:rPr>
        <w:t>.</w:t>
      </w:r>
    </w:p>
    <w:p w14:paraId="7BDF0891" w14:textId="06D80653" w:rsidR="0063322C" w:rsidRDefault="0063322C" w:rsidP="00443465">
      <w:pPr>
        <w:spacing w:line="240" w:lineRule="auto"/>
        <w:jc w:val="left"/>
        <w:rPr>
          <w:rFonts w:cs="Times New Roman"/>
          <w:szCs w:val="24"/>
        </w:rPr>
      </w:pPr>
      <w:r>
        <w:rPr>
          <w:rFonts w:cs="Times New Roman"/>
          <w:szCs w:val="24"/>
        </w:rPr>
        <w:t>FONTES, G. S</w:t>
      </w:r>
      <w:r w:rsidR="004C0627">
        <w:rPr>
          <w:rFonts w:cs="Times New Roman"/>
          <w:szCs w:val="24"/>
        </w:rPr>
        <w:t xml:space="preserve">; FERRACIOLI, P; SAMPAIO, R. </w:t>
      </w:r>
      <w:proofErr w:type="spellStart"/>
      <w:r w:rsidR="004C0627" w:rsidRPr="004C0627">
        <w:rPr>
          <w:rFonts w:cs="Times New Roman"/>
          <w:szCs w:val="24"/>
        </w:rPr>
        <w:t>Petrolão</w:t>
      </w:r>
      <w:proofErr w:type="spellEnd"/>
      <w:r w:rsidR="004C0627" w:rsidRPr="004C0627">
        <w:rPr>
          <w:rFonts w:cs="Times New Roman"/>
          <w:szCs w:val="24"/>
        </w:rPr>
        <w:t xml:space="preserve"> na mídia: O enquadramento de 18 meses da operação lava jato nas revistas impressas</w:t>
      </w:r>
      <w:r w:rsidR="004C0627">
        <w:rPr>
          <w:rFonts w:cs="Times New Roman"/>
          <w:szCs w:val="24"/>
        </w:rPr>
        <w:t xml:space="preserve">. </w:t>
      </w:r>
      <w:r w:rsidR="00D17357" w:rsidRPr="00D17357">
        <w:rPr>
          <w:rFonts w:cs="Times New Roman"/>
          <w:szCs w:val="24"/>
        </w:rPr>
        <w:t>Revista Agenda Política</w:t>
      </w:r>
      <w:r w:rsidR="00D17357">
        <w:rPr>
          <w:rFonts w:cs="Times New Roman"/>
          <w:szCs w:val="24"/>
        </w:rPr>
        <w:t xml:space="preserve">. </w:t>
      </w:r>
      <w:r w:rsidR="00D17357" w:rsidRPr="00D17357">
        <w:rPr>
          <w:rFonts w:cs="Times New Roman"/>
          <w:szCs w:val="24"/>
        </w:rPr>
        <w:t>Vol.4 – n.3 – setembro/dezembro – 2016</w:t>
      </w:r>
      <w:r w:rsidR="00D17357">
        <w:rPr>
          <w:rFonts w:cs="Times New Roman"/>
          <w:szCs w:val="24"/>
        </w:rPr>
        <w:t>.</w:t>
      </w:r>
    </w:p>
    <w:p w14:paraId="2638E9EE" w14:textId="36589D56" w:rsidR="00641509" w:rsidRDefault="00641509" w:rsidP="00443465">
      <w:pPr>
        <w:spacing w:line="240" w:lineRule="auto"/>
        <w:jc w:val="left"/>
        <w:rPr>
          <w:rFonts w:cs="Times New Roman"/>
          <w:szCs w:val="24"/>
        </w:rPr>
      </w:pPr>
      <w:r>
        <w:rPr>
          <w:rFonts w:cs="Times New Roman"/>
          <w:szCs w:val="24"/>
        </w:rPr>
        <w:t xml:space="preserve">BORDALLO, E. CASTRO, P. C. </w:t>
      </w:r>
      <w:r w:rsidRPr="00641509">
        <w:rPr>
          <w:rFonts w:cs="Times New Roman"/>
          <w:szCs w:val="24"/>
        </w:rPr>
        <w:t>A midiatização da Justiça: a cobertura da Operação Lava Jato e a crise de representatividade na democracia brasileira</w:t>
      </w:r>
      <w:r>
        <w:rPr>
          <w:rFonts w:cs="Times New Roman"/>
          <w:szCs w:val="24"/>
        </w:rPr>
        <w:t xml:space="preserve">. </w:t>
      </w:r>
      <w:proofErr w:type="spellStart"/>
      <w:r w:rsidR="00DA0087" w:rsidRPr="00DA0087">
        <w:rPr>
          <w:rFonts w:cs="Times New Roman"/>
          <w:szCs w:val="24"/>
        </w:rPr>
        <w:t>Intercom</w:t>
      </w:r>
      <w:proofErr w:type="spellEnd"/>
      <w:r w:rsidR="00DA0087" w:rsidRPr="00DA0087">
        <w:rPr>
          <w:rFonts w:cs="Times New Roman"/>
          <w:szCs w:val="24"/>
        </w:rPr>
        <w:t xml:space="preserve"> – Sociedade Brasileira de Estudos Interdisciplinares da Comunicação 43º Congresso Brasileiro de Ciências da Comunicação – VIRTUAL – 1º a 10/12/2020</w:t>
      </w:r>
      <w:r w:rsidR="0063322C">
        <w:rPr>
          <w:rFonts w:cs="Times New Roman"/>
          <w:szCs w:val="24"/>
        </w:rPr>
        <w:t>.</w:t>
      </w:r>
    </w:p>
    <w:p w14:paraId="681AD8C8" w14:textId="5BBD5986" w:rsidR="00E87417" w:rsidRDefault="00E87417" w:rsidP="00443465">
      <w:pPr>
        <w:spacing w:line="240" w:lineRule="auto"/>
        <w:jc w:val="left"/>
        <w:rPr>
          <w:rFonts w:cs="Times New Roman"/>
          <w:szCs w:val="24"/>
        </w:rPr>
      </w:pPr>
      <w:r w:rsidRPr="00E87417">
        <w:rPr>
          <w:rFonts w:cs="Times New Roman"/>
          <w:szCs w:val="24"/>
        </w:rPr>
        <w:t>FERREIRA, F. V.; CARDOSO, L. F. A. P. CONTRA-AGENDAMENTO: A COBERTURA DO THE INTERCEPT BRASIL COMO RESISTÊNCIA À COBERTURA SILENCIOSA E ENVIESADA DA MÍDIA BRASILEIRA. </w:t>
      </w:r>
      <w:r w:rsidRPr="00E87417">
        <w:rPr>
          <w:rFonts w:cs="Times New Roman"/>
          <w:b/>
          <w:bCs/>
          <w:szCs w:val="24"/>
        </w:rPr>
        <w:t>Cenas Educacionais</w:t>
      </w:r>
      <w:r w:rsidRPr="00E87417">
        <w:rPr>
          <w:rFonts w:cs="Times New Roman"/>
          <w:szCs w:val="24"/>
        </w:rPr>
        <w:t>, </w:t>
      </w:r>
      <w:r w:rsidRPr="00E87417">
        <w:rPr>
          <w:rFonts w:cs="Times New Roman"/>
          <w:i/>
          <w:iCs/>
          <w:szCs w:val="24"/>
        </w:rPr>
        <w:t>[S. l.]</w:t>
      </w:r>
      <w:r w:rsidRPr="00E87417">
        <w:rPr>
          <w:rFonts w:cs="Times New Roman"/>
          <w:szCs w:val="24"/>
        </w:rPr>
        <w:t>, v. 3, p. e8358, 2020.</w:t>
      </w:r>
    </w:p>
    <w:p w14:paraId="166C8F44" w14:textId="74E0F866" w:rsidR="00974C43" w:rsidRDefault="00974C43" w:rsidP="00443465">
      <w:pPr>
        <w:spacing w:line="240" w:lineRule="auto"/>
        <w:jc w:val="left"/>
        <w:rPr>
          <w:rFonts w:cs="Times New Roman"/>
          <w:szCs w:val="24"/>
        </w:rPr>
      </w:pPr>
      <w:r w:rsidRPr="00974C43">
        <w:rPr>
          <w:rFonts w:cs="Times New Roman"/>
          <w:szCs w:val="24"/>
        </w:rPr>
        <w:t xml:space="preserve">CIOCCARI, </w:t>
      </w:r>
      <w:proofErr w:type="spellStart"/>
      <w:r w:rsidRPr="00974C43">
        <w:rPr>
          <w:rFonts w:cs="Times New Roman"/>
          <w:szCs w:val="24"/>
        </w:rPr>
        <w:t>Deysi</w:t>
      </w:r>
      <w:proofErr w:type="spellEnd"/>
      <w:r w:rsidRPr="00974C43">
        <w:rPr>
          <w:rFonts w:cs="Times New Roman"/>
          <w:szCs w:val="24"/>
        </w:rPr>
        <w:t>. Operação Lava Jato: escândalo, agendamento e enquadramento. </w:t>
      </w:r>
      <w:r w:rsidRPr="00974C43">
        <w:rPr>
          <w:rFonts w:cs="Times New Roman"/>
          <w:b/>
          <w:bCs/>
          <w:szCs w:val="24"/>
        </w:rPr>
        <w:t xml:space="preserve">Revista </w:t>
      </w:r>
      <w:proofErr w:type="spellStart"/>
      <w:r w:rsidRPr="00974C43">
        <w:rPr>
          <w:rFonts w:cs="Times New Roman"/>
          <w:b/>
          <w:bCs/>
          <w:szCs w:val="24"/>
        </w:rPr>
        <w:t>Alterjor</w:t>
      </w:r>
      <w:proofErr w:type="spellEnd"/>
      <w:r w:rsidRPr="00974C43">
        <w:rPr>
          <w:rFonts w:cs="Times New Roman"/>
          <w:szCs w:val="24"/>
        </w:rPr>
        <w:t>, São Paulo, Brasil, v. 12, n. 2, p. 58–78, 2015.</w:t>
      </w:r>
    </w:p>
    <w:p w14:paraId="078DD8E1" w14:textId="79DF5773" w:rsidR="005D5D06" w:rsidRDefault="005D5D06" w:rsidP="00443465">
      <w:pPr>
        <w:spacing w:line="240" w:lineRule="auto"/>
        <w:jc w:val="left"/>
        <w:rPr>
          <w:rFonts w:cs="Times New Roman"/>
          <w:szCs w:val="24"/>
        </w:rPr>
      </w:pPr>
      <w:r w:rsidRPr="005D5D06">
        <w:rPr>
          <w:rFonts w:cs="Times New Roman"/>
          <w:szCs w:val="24"/>
        </w:rPr>
        <w:t>Reis, F</w:t>
      </w:r>
      <w:r>
        <w:rPr>
          <w:rFonts w:cs="Times New Roman"/>
          <w:szCs w:val="24"/>
        </w:rPr>
        <w:t>.</w:t>
      </w:r>
      <w:r w:rsidRPr="005D5D06">
        <w:rPr>
          <w:rFonts w:cs="Times New Roman"/>
          <w:szCs w:val="24"/>
        </w:rPr>
        <w:t xml:space="preserve"> W. Eleição de 2014: "País Dividido" e Questão Social. </w:t>
      </w:r>
      <w:r w:rsidRPr="005D5D06">
        <w:rPr>
          <w:rFonts w:cs="Times New Roman"/>
          <w:i/>
          <w:iCs/>
          <w:szCs w:val="24"/>
        </w:rPr>
        <w:t>Em Debate</w:t>
      </w:r>
      <w:r w:rsidRPr="005D5D06">
        <w:rPr>
          <w:rFonts w:cs="Times New Roman"/>
          <w:szCs w:val="24"/>
        </w:rPr>
        <w:t>, Belo Horizonte, v.6, n.6, p.8-16, out. 2014</w:t>
      </w:r>
    </w:p>
    <w:p w14:paraId="51F25924" w14:textId="1D718309" w:rsidR="005D5D06" w:rsidRDefault="005D5D06" w:rsidP="00443465">
      <w:pPr>
        <w:spacing w:line="240" w:lineRule="auto"/>
        <w:jc w:val="left"/>
        <w:rPr>
          <w:rFonts w:cs="Times New Roman"/>
          <w:szCs w:val="24"/>
        </w:rPr>
      </w:pPr>
      <w:r w:rsidRPr="005D5D06">
        <w:rPr>
          <w:rFonts w:cs="Times New Roman"/>
          <w:szCs w:val="24"/>
        </w:rPr>
        <w:t>Couto, C</w:t>
      </w:r>
      <w:r>
        <w:rPr>
          <w:rFonts w:cs="Times New Roman"/>
          <w:szCs w:val="24"/>
        </w:rPr>
        <w:t>.</w:t>
      </w:r>
      <w:r w:rsidRPr="005D5D06">
        <w:rPr>
          <w:rFonts w:cs="Times New Roman"/>
          <w:szCs w:val="24"/>
        </w:rPr>
        <w:t xml:space="preserve"> G. 2014: Novas Eleições Críticas? </w:t>
      </w:r>
      <w:r w:rsidRPr="005D5D06">
        <w:rPr>
          <w:rFonts w:cs="Times New Roman"/>
          <w:i/>
          <w:iCs/>
          <w:szCs w:val="24"/>
        </w:rPr>
        <w:t>Em Debate</w:t>
      </w:r>
      <w:r w:rsidRPr="005D5D06">
        <w:rPr>
          <w:rFonts w:cs="Times New Roman"/>
          <w:szCs w:val="24"/>
        </w:rPr>
        <w:t>, Belo Horizonte, v.6, n.6, p.17-24, out. 2014</w:t>
      </w:r>
      <w:r w:rsidR="00483392">
        <w:rPr>
          <w:rFonts w:cs="Times New Roman"/>
          <w:szCs w:val="24"/>
        </w:rPr>
        <w:t>.</w:t>
      </w:r>
    </w:p>
    <w:p w14:paraId="2EDCBCCF" w14:textId="2D481EFD" w:rsidR="00483392" w:rsidRDefault="00483392" w:rsidP="00443465">
      <w:pPr>
        <w:spacing w:line="240" w:lineRule="auto"/>
        <w:jc w:val="left"/>
        <w:rPr>
          <w:rFonts w:cs="Times New Roman"/>
          <w:szCs w:val="24"/>
        </w:rPr>
      </w:pPr>
      <w:proofErr w:type="spellStart"/>
      <w:r w:rsidRPr="00483392">
        <w:rPr>
          <w:rFonts w:cs="Times New Roman"/>
          <w:szCs w:val="24"/>
        </w:rPr>
        <w:t>Cervi</w:t>
      </w:r>
      <w:proofErr w:type="spellEnd"/>
      <w:r w:rsidRPr="00483392">
        <w:rPr>
          <w:rFonts w:cs="Times New Roman"/>
          <w:szCs w:val="24"/>
        </w:rPr>
        <w:t>, E</w:t>
      </w:r>
      <w:r>
        <w:rPr>
          <w:rFonts w:cs="Times New Roman"/>
          <w:szCs w:val="24"/>
        </w:rPr>
        <w:t>.</w:t>
      </w:r>
      <w:r w:rsidRPr="00483392">
        <w:rPr>
          <w:rFonts w:cs="Times New Roman"/>
          <w:szCs w:val="24"/>
        </w:rPr>
        <w:t xml:space="preserve"> U. Eleições Casadas, Votos Solteiros e PT em Namoro Eleitoral com PSDB: Uma Descrição da Tendência de Polarização das Eleições Presidenciais entre 1994 e 2014. </w:t>
      </w:r>
      <w:r w:rsidRPr="00483392">
        <w:rPr>
          <w:rFonts w:cs="Times New Roman"/>
          <w:i/>
          <w:iCs/>
          <w:szCs w:val="24"/>
        </w:rPr>
        <w:t>Em Debate</w:t>
      </w:r>
      <w:r w:rsidRPr="00483392">
        <w:rPr>
          <w:rFonts w:cs="Times New Roman"/>
          <w:szCs w:val="24"/>
        </w:rPr>
        <w:t>, Belo Horizonte, v.6, n.6, p.25-46, out. 2014</w:t>
      </w:r>
      <w:r>
        <w:rPr>
          <w:rFonts w:cs="Times New Roman"/>
          <w:szCs w:val="24"/>
        </w:rPr>
        <w:t>.</w:t>
      </w:r>
    </w:p>
    <w:p w14:paraId="71F8E8E6" w14:textId="65260EB1" w:rsidR="006121C9" w:rsidRDefault="006121C9" w:rsidP="00443465">
      <w:pPr>
        <w:spacing w:line="240" w:lineRule="auto"/>
        <w:jc w:val="left"/>
        <w:rPr>
          <w:rFonts w:cs="Times New Roman"/>
          <w:szCs w:val="24"/>
        </w:rPr>
      </w:pPr>
      <w:r w:rsidRPr="006121C9">
        <w:rPr>
          <w:rFonts w:cs="Times New Roman"/>
          <w:szCs w:val="24"/>
        </w:rPr>
        <w:t>Penteado, C</w:t>
      </w:r>
      <w:r>
        <w:rPr>
          <w:rFonts w:cs="Times New Roman"/>
          <w:szCs w:val="24"/>
        </w:rPr>
        <w:t>.</w:t>
      </w:r>
      <w:r w:rsidRPr="006121C9">
        <w:rPr>
          <w:rFonts w:cs="Times New Roman"/>
          <w:szCs w:val="24"/>
        </w:rPr>
        <w:t xml:space="preserve"> L</w:t>
      </w:r>
      <w:r>
        <w:rPr>
          <w:rFonts w:cs="Times New Roman"/>
          <w:szCs w:val="24"/>
        </w:rPr>
        <w:t>.</w:t>
      </w:r>
      <w:r w:rsidRPr="006121C9">
        <w:rPr>
          <w:rFonts w:cs="Times New Roman"/>
          <w:szCs w:val="24"/>
        </w:rPr>
        <w:t xml:space="preserve"> de C</w:t>
      </w:r>
      <w:r>
        <w:rPr>
          <w:rFonts w:cs="Times New Roman"/>
          <w:szCs w:val="24"/>
        </w:rPr>
        <w:t>.</w:t>
      </w:r>
      <w:r w:rsidRPr="006121C9">
        <w:rPr>
          <w:rFonts w:cs="Times New Roman"/>
          <w:szCs w:val="24"/>
        </w:rPr>
        <w:t>; Goya, D</w:t>
      </w:r>
      <w:r>
        <w:rPr>
          <w:rFonts w:cs="Times New Roman"/>
          <w:szCs w:val="24"/>
        </w:rPr>
        <w:t>.</w:t>
      </w:r>
      <w:r w:rsidRPr="006121C9">
        <w:rPr>
          <w:rFonts w:cs="Times New Roman"/>
          <w:szCs w:val="24"/>
        </w:rPr>
        <w:t xml:space="preserve"> H</w:t>
      </w:r>
      <w:r>
        <w:rPr>
          <w:rFonts w:cs="Times New Roman"/>
          <w:szCs w:val="24"/>
        </w:rPr>
        <w:t>.</w:t>
      </w:r>
      <w:r w:rsidRPr="006121C9">
        <w:rPr>
          <w:rFonts w:cs="Times New Roman"/>
          <w:szCs w:val="24"/>
        </w:rPr>
        <w:t>; França, F</w:t>
      </w:r>
      <w:r>
        <w:rPr>
          <w:rFonts w:cs="Times New Roman"/>
          <w:szCs w:val="24"/>
        </w:rPr>
        <w:t>.</w:t>
      </w:r>
      <w:r w:rsidRPr="006121C9">
        <w:rPr>
          <w:rFonts w:cs="Times New Roman"/>
          <w:szCs w:val="24"/>
        </w:rPr>
        <w:t>O</w:t>
      </w:r>
      <w:r>
        <w:rPr>
          <w:rFonts w:cs="Times New Roman"/>
          <w:szCs w:val="24"/>
        </w:rPr>
        <w:t xml:space="preserve">. </w:t>
      </w:r>
      <w:r w:rsidRPr="006121C9">
        <w:rPr>
          <w:rFonts w:cs="Times New Roman"/>
          <w:szCs w:val="24"/>
        </w:rPr>
        <w:t xml:space="preserve">de. O Debate Político no Twitter nas Eleições Presidenciais de 2014 no Brasil. </w:t>
      </w:r>
      <w:r w:rsidRPr="006121C9">
        <w:rPr>
          <w:rFonts w:cs="Times New Roman"/>
          <w:i/>
          <w:iCs/>
          <w:szCs w:val="24"/>
        </w:rPr>
        <w:t>Em Debate</w:t>
      </w:r>
      <w:r w:rsidRPr="006121C9">
        <w:rPr>
          <w:rFonts w:cs="Times New Roman"/>
          <w:szCs w:val="24"/>
        </w:rPr>
        <w:t>, Belo Horizonte, v.6, n.6, p.47-54, out. 2014​</w:t>
      </w:r>
    </w:p>
    <w:p w14:paraId="11C105E7" w14:textId="7A34E178" w:rsidR="00E1752B" w:rsidRPr="008674D3" w:rsidRDefault="00E1752B" w:rsidP="00443465">
      <w:pPr>
        <w:spacing w:line="240" w:lineRule="auto"/>
        <w:jc w:val="left"/>
        <w:rPr>
          <w:rFonts w:cs="Times New Roman"/>
          <w:szCs w:val="24"/>
        </w:rPr>
      </w:pPr>
      <w:r>
        <w:rPr>
          <w:rFonts w:cs="Times New Roman"/>
          <w:szCs w:val="24"/>
        </w:rPr>
        <w:t>SOUSA</w:t>
      </w:r>
      <w:r w:rsidR="00152B0A">
        <w:rPr>
          <w:rFonts w:cs="Times New Roman"/>
          <w:szCs w:val="24"/>
        </w:rPr>
        <w:t xml:space="preserve">, I. J. de. </w:t>
      </w:r>
      <w:r w:rsidR="00152B0A" w:rsidRPr="00152B0A">
        <w:rPr>
          <w:rFonts w:cs="Times New Roman"/>
          <w:szCs w:val="24"/>
        </w:rPr>
        <w:t>ADVERSÁRIOS FACE A FACE: UMA ANÁLISE DA CAMPANHA NEGATIVA PROMOVIDA POR DILMA ROUSSEFF E AÉCIO NEVES NO FACEBOOK DURANTE AS ELEIÇÕES DE 2014</w:t>
      </w:r>
      <w:r w:rsidR="00152B0A">
        <w:rPr>
          <w:rFonts w:cs="Times New Roman"/>
          <w:szCs w:val="24"/>
        </w:rPr>
        <w:t xml:space="preserve">. </w:t>
      </w:r>
      <w:r w:rsidR="00226F8D" w:rsidRPr="00226F8D">
        <w:rPr>
          <w:rFonts w:cs="Times New Roman"/>
          <w:szCs w:val="24"/>
        </w:rPr>
        <w:t>Dissertação (mestrado) – Universidade Federal do Ceará, Instituto de Cultura e Arte, Programa de Pós-Graduação em Comunicação, Fortaleza, 2015.</w:t>
      </w:r>
    </w:p>
    <w:p w14:paraId="503A388A" w14:textId="155500FF" w:rsidR="00022FAC" w:rsidRPr="00443465" w:rsidRDefault="00022FAC" w:rsidP="00443465">
      <w:pPr>
        <w:spacing w:line="240" w:lineRule="auto"/>
        <w:jc w:val="left"/>
        <w:rPr>
          <w:rFonts w:cs="Times New Roman"/>
          <w:szCs w:val="24"/>
        </w:rPr>
      </w:pPr>
      <w:r w:rsidRPr="0026137D">
        <w:rPr>
          <w:rFonts w:cs="Times New Roman"/>
          <w:szCs w:val="24"/>
        </w:rPr>
        <w:t>Amador, A.; Castro, E. "O coletivo (com preguiça): encontros, fluxos, pausas, artes". Interface, Botucatu, vol. 20, nº 56, p. 267-280, 2016.</w:t>
      </w:r>
    </w:p>
    <w:p w14:paraId="6497D6C1" w14:textId="77777777" w:rsidR="00022FAC" w:rsidRPr="00710070" w:rsidRDefault="00022FAC" w:rsidP="00710070">
      <w:pPr>
        <w:spacing w:line="240" w:lineRule="auto"/>
        <w:jc w:val="left"/>
        <w:rPr>
          <w:rFonts w:cs="Times New Roman"/>
          <w:szCs w:val="24"/>
        </w:rPr>
      </w:pPr>
      <w:r w:rsidRPr="00710070">
        <w:rPr>
          <w:rFonts w:cs="Times New Roman"/>
          <w:szCs w:val="24"/>
        </w:rPr>
        <w:t xml:space="preserve">AMARO, </w:t>
      </w:r>
      <w:proofErr w:type="spellStart"/>
      <w:r w:rsidRPr="00710070">
        <w:rPr>
          <w:rFonts w:cs="Times New Roman"/>
          <w:szCs w:val="24"/>
        </w:rPr>
        <w:t>Ceandreson</w:t>
      </w:r>
      <w:proofErr w:type="spellEnd"/>
      <w:r w:rsidRPr="00710070">
        <w:rPr>
          <w:rFonts w:cs="Times New Roman"/>
          <w:szCs w:val="24"/>
        </w:rPr>
        <w:t xml:space="preserve"> Dias; COVOLAN, Fernanda Cristina. </w:t>
      </w:r>
      <w:r w:rsidRPr="009A3E46">
        <w:rPr>
          <w:rFonts w:cs="Times New Roman"/>
          <w:b/>
          <w:szCs w:val="24"/>
        </w:rPr>
        <w:t xml:space="preserve">Sucessão presidencial e os direitos políticos: uma análise da construção do movimento </w:t>
      </w:r>
      <w:proofErr w:type="gramStart"/>
      <w:r w:rsidRPr="009A3E46">
        <w:rPr>
          <w:rFonts w:cs="Times New Roman"/>
          <w:b/>
          <w:szCs w:val="24"/>
        </w:rPr>
        <w:t>“ Diretas</w:t>
      </w:r>
      <w:proofErr w:type="gramEnd"/>
      <w:r w:rsidRPr="009A3E46">
        <w:rPr>
          <w:rFonts w:cs="Times New Roman"/>
          <w:b/>
          <w:szCs w:val="24"/>
        </w:rPr>
        <w:t xml:space="preserve"> Já!”</w:t>
      </w:r>
      <w:r>
        <w:rPr>
          <w:rFonts w:cs="Times New Roman"/>
          <w:b/>
          <w:szCs w:val="24"/>
        </w:rPr>
        <w:t>.</w:t>
      </w:r>
      <w:r w:rsidRPr="00710070">
        <w:rPr>
          <w:rFonts w:cs="Times New Roman"/>
          <w:szCs w:val="24"/>
        </w:rPr>
        <w:t xml:space="preserve"> Cadernos de Direito, v. 16, n. 31, p. 257–292, 2016.</w:t>
      </w:r>
    </w:p>
    <w:p w14:paraId="3016950A" w14:textId="77777777" w:rsidR="00022FAC" w:rsidRPr="009003DE" w:rsidRDefault="00022FAC" w:rsidP="009003DE">
      <w:pPr>
        <w:spacing w:line="240" w:lineRule="auto"/>
        <w:jc w:val="left"/>
        <w:rPr>
          <w:rFonts w:cs="Times New Roman"/>
          <w:color w:val="000000"/>
          <w:szCs w:val="24"/>
        </w:rPr>
      </w:pPr>
      <w:r w:rsidRPr="009003DE">
        <w:rPr>
          <w:rFonts w:cs="Times New Roman"/>
          <w:color w:val="000000"/>
          <w:szCs w:val="24"/>
        </w:rPr>
        <w:lastRenderedPageBreak/>
        <w:t>ARAUJO, Tania Bacelar de. Desenvolvimento regional brasileiro e políticas públicas federais no governo Lula. In: SADER, Emir (org.). Lula e Dilma: 10 anos de governos pós-neoliberais no Brasil. São Paulo: Boitempo, 2013.</w:t>
      </w:r>
    </w:p>
    <w:p w14:paraId="6D605BD3" w14:textId="77777777" w:rsidR="00022FAC" w:rsidRDefault="00022FAC" w:rsidP="00515D68">
      <w:pPr>
        <w:spacing w:line="240" w:lineRule="auto"/>
        <w:jc w:val="left"/>
        <w:rPr>
          <w:rFonts w:cs="Times New Roman"/>
          <w:szCs w:val="24"/>
        </w:rPr>
      </w:pPr>
      <w:r w:rsidRPr="0003089C">
        <w:rPr>
          <w:rFonts w:cs="Times New Roman"/>
          <w:szCs w:val="24"/>
        </w:rPr>
        <w:t>Augusto, A; Rosa, P. O.; Resende, P. E. R. “Capturas e resistências nas democracias liberais: uma mirada sobre a participação dos jovens nos novíssimos movimentos”. Revista Estudos de Sociologia, Araraquara, vol. 21, nº 40, p. 21-37, 2016.</w:t>
      </w:r>
    </w:p>
    <w:p w14:paraId="24AF9A86" w14:textId="77777777" w:rsidR="00022FAC" w:rsidRDefault="00022FAC" w:rsidP="00CA685F">
      <w:pPr>
        <w:spacing w:before="100" w:beforeAutospacing="1" w:after="100" w:afterAutospacing="1" w:line="240" w:lineRule="auto"/>
        <w:jc w:val="left"/>
      </w:pPr>
      <w:r w:rsidRPr="00196523">
        <w:t xml:space="preserve">AUGUSTO, Acácio. </w:t>
      </w:r>
      <w:r w:rsidRPr="00055A41">
        <w:rPr>
          <w:b/>
          <w:bCs/>
        </w:rPr>
        <w:t>Protestos contra a Copa do Mundo de 2014 no Brasil: quando o enfrentamento coloca as posições das forças.</w:t>
      </w:r>
      <w:r w:rsidRPr="00196523">
        <w:t xml:space="preserve"> </w:t>
      </w:r>
      <w:r w:rsidRPr="00196523">
        <w:rPr>
          <w:i/>
          <w:iCs/>
        </w:rPr>
        <w:t>Revista Verve</w:t>
      </w:r>
      <w:r w:rsidRPr="00196523">
        <w:t>, Ano 4, n. 7, p. 153-162, 2015.</w:t>
      </w:r>
    </w:p>
    <w:p w14:paraId="7FC7DDAB"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t xml:space="preserve">AVRITZER, Leonardo. </w:t>
      </w:r>
      <w:r w:rsidRPr="00210271">
        <w:rPr>
          <w:rFonts w:cs="Times New Roman"/>
          <w:b/>
          <w:color w:val="000000"/>
          <w:szCs w:val="24"/>
          <w:highlight w:val="white"/>
        </w:rPr>
        <w:t xml:space="preserve">Instituições participativas e desenho institucional: algumas considerações sobre a variação da participação no Brasil democrático. </w:t>
      </w:r>
      <w:r w:rsidRPr="00210271">
        <w:rPr>
          <w:rFonts w:cs="Times New Roman"/>
          <w:color w:val="000000"/>
          <w:szCs w:val="24"/>
          <w:highlight w:val="white"/>
        </w:rPr>
        <w:t xml:space="preserve">OPINIÃO PÚBLICA, Campinas, vol. 14, nº 1, </w:t>
      </w:r>
      <w:proofErr w:type="gramStart"/>
      <w:r w:rsidRPr="00210271">
        <w:rPr>
          <w:rFonts w:cs="Times New Roman"/>
          <w:color w:val="000000"/>
          <w:szCs w:val="24"/>
          <w:highlight w:val="white"/>
        </w:rPr>
        <w:t>Junho</w:t>
      </w:r>
      <w:proofErr w:type="gramEnd"/>
      <w:r w:rsidRPr="00210271">
        <w:rPr>
          <w:rFonts w:cs="Times New Roman"/>
          <w:color w:val="000000"/>
          <w:szCs w:val="24"/>
          <w:highlight w:val="white"/>
        </w:rPr>
        <w:t>, 2008, p.43-64.</w:t>
      </w:r>
    </w:p>
    <w:p w14:paraId="318FE4E7" w14:textId="77777777" w:rsidR="00022FAC" w:rsidRDefault="00022FAC" w:rsidP="00EF7DFF">
      <w:pPr>
        <w:spacing w:line="240" w:lineRule="auto"/>
        <w:jc w:val="left"/>
        <w:rPr>
          <w:rFonts w:cs="Times New Roman"/>
          <w:color w:val="000000"/>
          <w:szCs w:val="24"/>
        </w:rPr>
      </w:pPr>
      <w:r w:rsidRPr="00210271">
        <w:rPr>
          <w:rFonts w:cs="Times New Roman"/>
          <w:color w:val="000000"/>
          <w:szCs w:val="24"/>
          <w:highlight w:val="white"/>
        </w:rPr>
        <w:t xml:space="preserve">AVRITZER, Leonardo. </w:t>
      </w:r>
      <w:r w:rsidRPr="00210271">
        <w:rPr>
          <w:rFonts w:cs="Times New Roman"/>
          <w:b/>
          <w:color w:val="000000"/>
          <w:szCs w:val="24"/>
          <w:highlight w:val="white"/>
        </w:rPr>
        <w:t>Sociedade Civil, Instituições Participativas e Representação: Da Autorização à Legitimidade da Ação.</w:t>
      </w:r>
      <w:r w:rsidRPr="00210271">
        <w:rPr>
          <w:rFonts w:cs="Times New Roman"/>
          <w:color w:val="000000"/>
          <w:szCs w:val="24"/>
          <w:highlight w:val="white"/>
        </w:rPr>
        <w:t xml:space="preserve"> DADOS–Revista de Ciências Sociais, Rio de Janeiro, Vol.50, nº 3, 2007, pp.443 a 464.</w:t>
      </w:r>
    </w:p>
    <w:p w14:paraId="784D4E74" w14:textId="77777777" w:rsidR="00022FAC" w:rsidRPr="00210271" w:rsidRDefault="00022FAC" w:rsidP="00515D68">
      <w:pPr>
        <w:spacing w:line="240" w:lineRule="auto"/>
        <w:jc w:val="left"/>
        <w:rPr>
          <w:rFonts w:cs="Times New Roman"/>
          <w:szCs w:val="24"/>
        </w:rPr>
      </w:pPr>
      <w:r w:rsidRPr="00210271">
        <w:rPr>
          <w:rFonts w:cs="Times New Roman"/>
          <w:color w:val="000000"/>
          <w:szCs w:val="24"/>
          <w:highlight w:val="white"/>
        </w:rPr>
        <w:t>AVRITZER, Leonardo.</w:t>
      </w:r>
      <w:r w:rsidRPr="00210271">
        <w:rPr>
          <w:rFonts w:cs="Times New Roman"/>
          <w:b/>
          <w:bCs/>
          <w:color w:val="000000"/>
          <w:szCs w:val="24"/>
          <w:highlight w:val="white"/>
        </w:rPr>
        <w:t> Sociedade civil e Estado no Brasil: da autonomia à interdependência política.</w:t>
      </w:r>
      <w:r w:rsidRPr="00210271">
        <w:rPr>
          <w:rFonts w:cs="Times New Roman"/>
          <w:i/>
          <w:iCs/>
          <w:color w:val="000000"/>
          <w:szCs w:val="24"/>
          <w:highlight w:val="white"/>
        </w:rPr>
        <w:t> </w:t>
      </w:r>
      <w:proofErr w:type="spellStart"/>
      <w:r w:rsidRPr="00210271">
        <w:rPr>
          <w:rFonts w:cs="Times New Roman"/>
          <w:i/>
          <w:iCs/>
          <w:color w:val="000000"/>
          <w:szCs w:val="24"/>
          <w:highlight w:val="white"/>
        </w:rPr>
        <w:t>Opin</w:t>
      </w:r>
      <w:proofErr w:type="spellEnd"/>
      <w:r w:rsidRPr="00210271">
        <w:rPr>
          <w:rFonts w:cs="Times New Roman"/>
          <w:i/>
          <w:iCs/>
          <w:color w:val="000000"/>
          <w:szCs w:val="24"/>
          <w:highlight w:val="white"/>
        </w:rPr>
        <w:t>. Publica</w:t>
      </w:r>
      <w:r w:rsidRPr="00210271">
        <w:rPr>
          <w:rFonts w:cs="Times New Roman"/>
          <w:color w:val="000000"/>
          <w:szCs w:val="24"/>
          <w:highlight w:val="white"/>
        </w:rPr>
        <w:t> [online]. 2012, vol.18, n.2, pp. 383-398.</w:t>
      </w:r>
    </w:p>
    <w:p w14:paraId="48C79E7E"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t>AVRITZER, Leonardo. </w:t>
      </w:r>
      <w:r w:rsidRPr="00210271">
        <w:rPr>
          <w:rFonts w:cs="Times New Roman"/>
          <w:b/>
          <w:bCs/>
          <w:color w:val="000000"/>
          <w:szCs w:val="24"/>
          <w:highlight w:val="white"/>
        </w:rPr>
        <w:t>Teoria democrática e deliberação pública</w:t>
      </w:r>
      <w:r w:rsidRPr="00210271">
        <w:rPr>
          <w:rFonts w:cs="Times New Roman"/>
          <w:color w:val="000000"/>
          <w:szCs w:val="24"/>
          <w:highlight w:val="white"/>
        </w:rPr>
        <w:t>.</w:t>
      </w:r>
      <w:r w:rsidRPr="00210271">
        <w:rPr>
          <w:rFonts w:cs="Times New Roman"/>
          <w:i/>
          <w:iCs/>
          <w:color w:val="000000"/>
          <w:szCs w:val="24"/>
          <w:highlight w:val="white"/>
        </w:rPr>
        <w:t> Lua Nova</w:t>
      </w:r>
      <w:r w:rsidRPr="00210271">
        <w:rPr>
          <w:rFonts w:cs="Times New Roman"/>
          <w:color w:val="000000"/>
          <w:szCs w:val="24"/>
          <w:highlight w:val="white"/>
        </w:rPr>
        <w:t> [online]. 2000, n.50, pp. 25-46.</w:t>
      </w:r>
    </w:p>
    <w:p w14:paraId="2D182669" w14:textId="77777777" w:rsidR="00022FAC" w:rsidRPr="009003DE" w:rsidRDefault="00022FAC" w:rsidP="009003DE">
      <w:pPr>
        <w:spacing w:line="240" w:lineRule="auto"/>
        <w:jc w:val="left"/>
        <w:rPr>
          <w:rFonts w:cs="Times New Roman"/>
          <w:color w:val="000000"/>
          <w:szCs w:val="24"/>
        </w:rPr>
      </w:pPr>
      <w:r w:rsidRPr="009003DE">
        <w:rPr>
          <w:rFonts w:cs="Times New Roman"/>
          <w:color w:val="000000"/>
          <w:szCs w:val="24"/>
        </w:rPr>
        <w:t>BARBOSA, Nelson. Dez anos de política econômica. In: SADER, Emir (org.). Lula e Dilma: 10 anos de governos pós-neoliberais no Brasil. São Paulo: Boitempo, 2013.</w:t>
      </w:r>
    </w:p>
    <w:p w14:paraId="12864D6F" w14:textId="77777777" w:rsidR="00022FAC" w:rsidRDefault="00022FAC" w:rsidP="00515D68">
      <w:pPr>
        <w:spacing w:line="240" w:lineRule="auto"/>
        <w:jc w:val="left"/>
      </w:pPr>
      <w:r>
        <w:t xml:space="preserve">BARROS, L. S. de. </w:t>
      </w:r>
      <w:r>
        <w:rPr>
          <w:b/>
          <w:bCs/>
        </w:rPr>
        <w:t>As manifestações de junho no Brasil e o hacktivismo:</w:t>
      </w:r>
      <w:r>
        <w:t xml:space="preserve"> uma análise das referências ao </w:t>
      </w:r>
      <w:proofErr w:type="spellStart"/>
      <w:r>
        <w:t>anonymous</w:t>
      </w:r>
      <w:proofErr w:type="spellEnd"/>
      <w:r>
        <w:t xml:space="preserve"> nos portais Folha.com e G1. Trabalho de conclusão de curso. Faculdade de Biblioteconomia e Comunicação da Universidade Federal do Rio Grande do Sul – UFRGS. Porto Alegre, 2013.</w:t>
      </w:r>
    </w:p>
    <w:p w14:paraId="45555325" w14:textId="77777777" w:rsidR="00022FAC" w:rsidRDefault="00022FAC" w:rsidP="00515D68">
      <w:pPr>
        <w:spacing w:line="240" w:lineRule="auto"/>
        <w:jc w:val="left"/>
      </w:pPr>
      <w:r>
        <w:t xml:space="preserve">BEDÊ, Isabelle Aguiar Paiva. </w:t>
      </w:r>
      <w:r w:rsidRPr="00F2022B">
        <w:rPr>
          <w:b/>
          <w:bCs/>
        </w:rPr>
        <w:t>Redes Sociais, Jornalismo colaborativo e o impacto de um clique: mudanças de enquadramento do G1 nas jornadas de junho.</w:t>
      </w:r>
      <w:r>
        <w:t xml:space="preserve"> Trabalho de Conclusão de Curso (Graduação) – </w:t>
      </w:r>
      <w:proofErr w:type="spellStart"/>
      <w:r>
        <w:t>Unifor</w:t>
      </w:r>
      <w:proofErr w:type="spellEnd"/>
      <w:r>
        <w:t xml:space="preserve"> - Universidade de Fortaleza. Curso de Jornalismo, Fortaleza, 2016.</w:t>
      </w:r>
    </w:p>
    <w:p w14:paraId="756398A4" w14:textId="77777777" w:rsidR="00022FAC" w:rsidRPr="000F0EF5" w:rsidRDefault="00022FAC" w:rsidP="009003DE">
      <w:pPr>
        <w:spacing w:line="240" w:lineRule="auto"/>
        <w:jc w:val="left"/>
        <w:rPr>
          <w:rFonts w:cs="Times New Roman"/>
          <w:color w:val="000000"/>
          <w:szCs w:val="24"/>
          <w:lang w:val="en-US"/>
          <w:rPrChange w:id="508" w:author="Christiane Jalles de Paula" w:date="2024-08-09T21:06:00Z" w16du:dateUtc="2024-08-10T00:06:00Z">
            <w:rPr>
              <w:rFonts w:cs="Times New Roman"/>
              <w:color w:val="000000"/>
              <w:szCs w:val="24"/>
            </w:rPr>
          </w:rPrChange>
        </w:rPr>
      </w:pPr>
      <w:r w:rsidRPr="009003DE">
        <w:rPr>
          <w:rFonts w:cs="Times New Roman"/>
          <w:color w:val="000000"/>
          <w:szCs w:val="24"/>
        </w:rPr>
        <w:t xml:space="preserve">BELLUZZO, Luiz Gonzaga. Os anos do povo. In: SADER, Emir (org.). Lula e Dilma: 10 anos de governos pós-neoliberais no Brasil. </w:t>
      </w:r>
      <w:r w:rsidRPr="000F0EF5">
        <w:rPr>
          <w:rFonts w:cs="Times New Roman"/>
          <w:color w:val="000000"/>
          <w:szCs w:val="24"/>
          <w:lang w:val="en-US"/>
          <w:rPrChange w:id="509" w:author="Christiane Jalles de Paula" w:date="2024-08-09T21:06:00Z" w16du:dateUtc="2024-08-10T00:06:00Z">
            <w:rPr>
              <w:rFonts w:cs="Times New Roman"/>
              <w:color w:val="000000"/>
              <w:szCs w:val="24"/>
            </w:rPr>
          </w:rPrChange>
        </w:rPr>
        <w:t xml:space="preserve">São Paulo: </w:t>
      </w:r>
      <w:proofErr w:type="spellStart"/>
      <w:r w:rsidRPr="000F0EF5">
        <w:rPr>
          <w:rFonts w:cs="Times New Roman"/>
          <w:color w:val="000000"/>
          <w:szCs w:val="24"/>
          <w:lang w:val="en-US"/>
          <w:rPrChange w:id="510" w:author="Christiane Jalles de Paula" w:date="2024-08-09T21:06:00Z" w16du:dateUtc="2024-08-10T00:06:00Z">
            <w:rPr>
              <w:rFonts w:cs="Times New Roman"/>
              <w:color w:val="000000"/>
              <w:szCs w:val="24"/>
            </w:rPr>
          </w:rPrChange>
        </w:rPr>
        <w:t>Boitempo</w:t>
      </w:r>
      <w:proofErr w:type="spellEnd"/>
      <w:r w:rsidRPr="000F0EF5">
        <w:rPr>
          <w:rFonts w:cs="Times New Roman"/>
          <w:color w:val="000000"/>
          <w:szCs w:val="24"/>
          <w:lang w:val="en-US"/>
          <w:rPrChange w:id="511" w:author="Christiane Jalles de Paula" w:date="2024-08-09T21:06:00Z" w16du:dateUtc="2024-08-10T00:06:00Z">
            <w:rPr>
              <w:rFonts w:cs="Times New Roman"/>
              <w:color w:val="000000"/>
              <w:szCs w:val="24"/>
            </w:rPr>
          </w:rPrChange>
        </w:rPr>
        <w:t>, 2013.</w:t>
      </w:r>
    </w:p>
    <w:p w14:paraId="08E3C27E" w14:textId="77777777" w:rsidR="00022FAC" w:rsidRPr="000F0EF5" w:rsidRDefault="00022FAC" w:rsidP="0099718C">
      <w:pPr>
        <w:spacing w:line="240" w:lineRule="auto"/>
        <w:jc w:val="left"/>
        <w:rPr>
          <w:rFonts w:cs="Times New Roman"/>
          <w:color w:val="242021"/>
          <w:szCs w:val="24"/>
          <w:lang w:val="en-US"/>
          <w:rPrChange w:id="512" w:author="Christiane Jalles de Paula" w:date="2024-08-09T21:06:00Z" w16du:dateUtc="2024-08-10T00:06:00Z">
            <w:rPr>
              <w:rFonts w:cs="Times New Roman"/>
              <w:color w:val="242021"/>
              <w:szCs w:val="24"/>
            </w:rPr>
          </w:rPrChange>
        </w:rPr>
      </w:pPr>
      <w:r w:rsidRPr="000F0EF5">
        <w:rPr>
          <w:rFonts w:cs="Times New Roman"/>
          <w:color w:val="242021"/>
          <w:szCs w:val="24"/>
          <w:lang w:val="en-US"/>
          <w:rPrChange w:id="513" w:author="Christiane Jalles de Paula" w:date="2024-08-09T21:06:00Z" w16du:dateUtc="2024-08-10T00:06:00Z">
            <w:rPr>
              <w:rFonts w:cs="Times New Roman"/>
              <w:color w:val="242021"/>
              <w:szCs w:val="24"/>
            </w:rPr>
          </w:rPrChange>
        </w:rPr>
        <w:t xml:space="preserve">Benford, R., &amp; Snow, D. (2000). Framing processes and social movements: an overview and assessment. </w:t>
      </w:r>
      <w:r w:rsidRPr="000F0EF5">
        <w:rPr>
          <w:rFonts w:cs="Times New Roman"/>
          <w:i/>
          <w:iCs/>
          <w:color w:val="242021"/>
          <w:szCs w:val="24"/>
          <w:lang w:val="en-US"/>
          <w:rPrChange w:id="514" w:author="Christiane Jalles de Paula" w:date="2024-08-09T21:06:00Z" w16du:dateUtc="2024-08-10T00:06:00Z">
            <w:rPr>
              <w:rFonts w:cs="Times New Roman"/>
              <w:i/>
              <w:iCs/>
              <w:color w:val="242021"/>
              <w:szCs w:val="24"/>
            </w:rPr>
          </w:rPrChange>
        </w:rPr>
        <w:t>Annual Review of Sociology, 26</w:t>
      </w:r>
      <w:r w:rsidRPr="000F0EF5">
        <w:rPr>
          <w:rFonts w:cs="Times New Roman"/>
          <w:color w:val="242021"/>
          <w:szCs w:val="24"/>
          <w:lang w:val="en-US"/>
          <w:rPrChange w:id="515" w:author="Christiane Jalles de Paula" w:date="2024-08-09T21:06:00Z" w16du:dateUtc="2024-08-10T00:06:00Z">
            <w:rPr>
              <w:rFonts w:cs="Times New Roman"/>
              <w:color w:val="242021"/>
              <w:szCs w:val="24"/>
            </w:rPr>
          </w:rPrChange>
        </w:rPr>
        <w:t xml:space="preserve">(1), 611-639. </w:t>
      </w:r>
      <w:r>
        <w:fldChar w:fldCharType="begin"/>
      </w:r>
      <w:r w:rsidRPr="000F0EF5">
        <w:rPr>
          <w:lang w:val="en-US"/>
          <w:rPrChange w:id="516" w:author="Christiane Jalles de Paula" w:date="2024-08-09T21:06:00Z" w16du:dateUtc="2024-08-10T00:06:00Z">
            <w:rPr/>
          </w:rPrChange>
        </w:rPr>
        <w:instrText>HYPERLINK "https://doi.org/10.1146/annurev.soc.26.1.611" \t "_new"</w:instrText>
      </w:r>
      <w:r>
        <w:fldChar w:fldCharType="separate"/>
      </w:r>
      <w:r w:rsidRPr="000F0EF5">
        <w:rPr>
          <w:rStyle w:val="Hyperlink"/>
          <w:rFonts w:cs="Times New Roman"/>
          <w:szCs w:val="24"/>
          <w:lang w:val="en-US"/>
          <w:rPrChange w:id="517" w:author="Christiane Jalles de Paula" w:date="2024-08-09T21:06:00Z" w16du:dateUtc="2024-08-10T00:06:00Z">
            <w:rPr>
              <w:rStyle w:val="Hyperlink"/>
              <w:rFonts w:cs="Times New Roman"/>
              <w:szCs w:val="24"/>
            </w:rPr>
          </w:rPrChange>
        </w:rPr>
        <w:t>https://doi.org/10.1146/annurev.soc.26.1.611</w:t>
      </w:r>
      <w:r>
        <w:rPr>
          <w:rStyle w:val="Hyperlink"/>
          <w:rFonts w:cs="Times New Roman"/>
          <w:szCs w:val="24"/>
        </w:rPr>
        <w:fldChar w:fldCharType="end"/>
      </w:r>
    </w:p>
    <w:p w14:paraId="24A91971" w14:textId="77777777" w:rsidR="00022FAC" w:rsidRPr="000F0EF5" w:rsidRDefault="00022FAC" w:rsidP="00515D68">
      <w:pPr>
        <w:spacing w:line="240" w:lineRule="auto"/>
        <w:jc w:val="left"/>
        <w:rPr>
          <w:rFonts w:cs="Times New Roman"/>
          <w:color w:val="242021"/>
          <w:szCs w:val="24"/>
          <w:lang w:val="en-US"/>
          <w:rPrChange w:id="518" w:author="Christiane Jalles de Paula" w:date="2024-08-09T21:06:00Z" w16du:dateUtc="2024-08-10T00:06:00Z">
            <w:rPr>
              <w:rFonts w:cs="Times New Roman"/>
              <w:color w:val="242021"/>
              <w:szCs w:val="24"/>
            </w:rPr>
          </w:rPrChange>
        </w:rPr>
      </w:pPr>
      <w:r w:rsidRPr="000F0EF5">
        <w:rPr>
          <w:rFonts w:cs="Times New Roman"/>
          <w:color w:val="242021"/>
          <w:szCs w:val="24"/>
          <w:lang w:val="en-US"/>
          <w:rPrChange w:id="519" w:author="Christiane Jalles de Paula" w:date="2024-08-09T21:06:00Z" w16du:dateUtc="2024-08-10T00:06:00Z">
            <w:rPr>
              <w:rFonts w:cs="Times New Roman"/>
              <w:color w:val="242021"/>
              <w:szCs w:val="24"/>
            </w:rPr>
          </w:rPrChange>
        </w:rPr>
        <w:t xml:space="preserve">Benford, R.D. </w:t>
      </w:r>
      <w:r w:rsidRPr="000F0EF5">
        <w:rPr>
          <w:rFonts w:cs="Times New Roman"/>
          <w:b/>
          <w:bCs/>
          <w:color w:val="242021"/>
          <w:szCs w:val="24"/>
          <w:lang w:val="en-US"/>
          <w:rPrChange w:id="520" w:author="Christiane Jalles de Paula" w:date="2024-08-09T21:06:00Z" w16du:dateUtc="2024-08-10T00:06:00Z">
            <w:rPr>
              <w:rFonts w:cs="Times New Roman"/>
              <w:b/>
              <w:bCs/>
              <w:color w:val="242021"/>
              <w:szCs w:val="24"/>
            </w:rPr>
          </w:rPrChange>
        </w:rPr>
        <w:t>Frame disputes within the nuclear disarmament movement.</w:t>
      </w:r>
      <w:r w:rsidRPr="000F0EF5">
        <w:rPr>
          <w:rFonts w:cs="Times New Roman"/>
          <w:color w:val="242021"/>
          <w:szCs w:val="24"/>
          <w:lang w:val="en-US"/>
          <w:rPrChange w:id="521" w:author="Christiane Jalles de Paula" w:date="2024-08-09T21:06:00Z" w16du:dateUtc="2024-08-10T00:06:00Z">
            <w:rPr>
              <w:rFonts w:cs="Times New Roman"/>
              <w:color w:val="242021"/>
              <w:szCs w:val="24"/>
            </w:rPr>
          </w:rPrChange>
        </w:rPr>
        <w:t xml:space="preserve"> </w:t>
      </w:r>
      <w:r w:rsidRPr="000F0EF5">
        <w:rPr>
          <w:rFonts w:cs="Times New Roman"/>
          <w:i/>
          <w:iCs/>
          <w:color w:val="242021"/>
          <w:szCs w:val="24"/>
          <w:lang w:val="en-US"/>
          <w:rPrChange w:id="522" w:author="Christiane Jalles de Paula" w:date="2024-08-09T21:06:00Z" w16du:dateUtc="2024-08-10T00:06:00Z">
            <w:rPr>
              <w:rFonts w:cs="Times New Roman"/>
              <w:i/>
              <w:iCs/>
              <w:color w:val="242021"/>
              <w:szCs w:val="24"/>
            </w:rPr>
          </w:rPrChange>
        </w:rPr>
        <w:t xml:space="preserve">Social Forces </w:t>
      </w:r>
      <w:r w:rsidRPr="000F0EF5">
        <w:rPr>
          <w:rFonts w:cs="Times New Roman"/>
          <w:color w:val="242021"/>
          <w:szCs w:val="24"/>
          <w:lang w:val="en-US"/>
          <w:rPrChange w:id="523" w:author="Christiane Jalles de Paula" w:date="2024-08-09T21:06:00Z" w16du:dateUtc="2024-08-10T00:06:00Z">
            <w:rPr>
              <w:rFonts w:cs="Times New Roman"/>
              <w:color w:val="242021"/>
              <w:szCs w:val="24"/>
            </w:rPr>
          </w:rPrChange>
        </w:rPr>
        <w:t>71, 677–701, 1993.</w:t>
      </w:r>
    </w:p>
    <w:p w14:paraId="0641CA56" w14:textId="77777777" w:rsidR="00022FAC" w:rsidRPr="000F0EF5" w:rsidRDefault="00022FAC" w:rsidP="00515D68">
      <w:pPr>
        <w:spacing w:line="240" w:lineRule="auto"/>
        <w:jc w:val="left"/>
        <w:rPr>
          <w:rFonts w:cs="Times New Roman"/>
          <w:color w:val="000000"/>
          <w:szCs w:val="24"/>
          <w:lang w:val="en-US"/>
          <w:rPrChange w:id="524" w:author="Christiane Jalles de Paula" w:date="2024-08-09T21:06:00Z" w16du:dateUtc="2024-08-10T00:06:00Z">
            <w:rPr>
              <w:rFonts w:cs="Times New Roman"/>
              <w:color w:val="000000"/>
              <w:szCs w:val="24"/>
            </w:rPr>
          </w:rPrChange>
        </w:rPr>
      </w:pPr>
      <w:r w:rsidRPr="000F0EF5">
        <w:rPr>
          <w:rFonts w:cs="Times New Roman"/>
          <w:color w:val="000000"/>
          <w:szCs w:val="24"/>
          <w:lang w:val="en-US"/>
          <w:rPrChange w:id="525" w:author="Christiane Jalles de Paula" w:date="2024-08-09T21:06:00Z" w16du:dateUtc="2024-08-10T00:06:00Z">
            <w:rPr>
              <w:rFonts w:cs="Times New Roman"/>
              <w:color w:val="000000"/>
              <w:szCs w:val="24"/>
            </w:rPr>
          </w:rPrChange>
        </w:rPr>
        <w:t xml:space="preserve">Benford, R.D., and Snow, D.A.  </w:t>
      </w:r>
      <w:r w:rsidRPr="000F0EF5">
        <w:rPr>
          <w:rFonts w:cs="Times New Roman"/>
          <w:b/>
          <w:bCs/>
          <w:color w:val="000000"/>
          <w:szCs w:val="24"/>
          <w:lang w:val="en-US"/>
          <w:rPrChange w:id="526" w:author="Christiane Jalles de Paula" w:date="2024-08-09T21:06:00Z" w16du:dateUtc="2024-08-10T00:06:00Z">
            <w:rPr>
              <w:rFonts w:cs="Times New Roman"/>
              <w:b/>
              <w:bCs/>
              <w:color w:val="000000"/>
              <w:szCs w:val="24"/>
            </w:rPr>
          </w:rPrChange>
        </w:rPr>
        <w:t>Framing processes and social movements: An overview and assessment.</w:t>
      </w:r>
      <w:r w:rsidRPr="000F0EF5">
        <w:rPr>
          <w:rFonts w:cs="Times New Roman"/>
          <w:color w:val="000000"/>
          <w:szCs w:val="24"/>
          <w:lang w:val="en-US"/>
          <w:rPrChange w:id="527" w:author="Christiane Jalles de Paula" w:date="2024-08-09T21:06:00Z" w16du:dateUtc="2024-08-10T00:06:00Z">
            <w:rPr>
              <w:rFonts w:cs="Times New Roman"/>
              <w:color w:val="000000"/>
              <w:szCs w:val="24"/>
            </w:rPr>
          </w:rPrChange>
        </w:rPr>
        <w:t xml:space="preserve"> Annual Review of Sociology 26, 611–639, 2000.</w:t>
      </w:r>
    </w:p>
    <w:p w14:paraId="24FC0742" w14:textId="77777777" w:rsidR="00022FAC" w:rsidRPr="000F0EF5" w:rsidRDefault="00022FAC" w:rsidP="00515D68">
      <w:pPr>
        <w:spacing w:line="240" w:lineRule="auto"/>
        <w:jc w:val="left"/>
        <w:rPr>
          <w:rFonts w:cs="Times New Roman"/>
          <w:szCs w:val="24"/>
          <w:lang w:val="en-US"/>
          <w:rPrChange w:id="528" w:author="Christiane Jalles de Paula" w:date="2024-08-09T21:06:00Z" w16du:dateUtc="2024-08-10T00:06:00Z">
            <w:rPr>
              <w:rFonts w:cs="Times New Roman"/>
              <w:szCs w:val="24"/>
            </w:rPr>
          </w:rPrChange>
        </w:rPr>
      </w:pPr>
      <w:proofErr w:type="gramStart"/>
      <w:r w:rsidRPr="000F0EF5">
        <w:rPr>
          <w:rFonts w:cs="Times New Roman"/>
          <w:szCs w:val="24"/>
          <w:lang w:val="en-US"/>
          <w:rPrChange w:id="529" w:author="Christiane Jalles de Paula" w:date="2024-08-09T21:06:00Z" w16du:dateUtc="2024-08-10T00:06:00Z">
            <w:rPr>
              <w:rFonts w:cs="Times New Roman"/>
              <w:szCs w:val="24"/>
            </w:rPr>
          </w:rPrChange>
        </w:rPr>
        <w:t>BENNETT,  Lance</w:t>
      </w:r>
      <w:proofErr w:type="gramEnd"/>
      <w:r w:rsidRPr="000F0EF5">
        <w:rPr>
          <w:rFonts w:cs="Times New Roman"/>
          <w:szCs w:val="24"/>
          <w:lang w:val="en-US"/>
          <w:rPrChange w:id="530" w:author="Christiane Jalles de Paula" w:date="2024-08-09T21:06:00Z" w16du:dateUtc="2024-08-10T00:06:00Z">
            <w:rPr>
              <w:rFonts w:cs="Times New Roman"/>
              <w:szCs w:val="24"/>
            </w:rPr>
          </w:rPrChange>
        </w:rPr>
        <w:t xml:space="preserve">  W.;  SEGERBERG,  Alexandra  (2012),  </w:t>
      </w:r>
      <w:r w:rsidRPr="000F0EF5">
        <w:rPr>
          <w:rFonts w:cs="Times New Roman"/>
          <w:b/>
          <w:bCs/>
          <w:szCs w:val="24"/>
          <w:lang w:val="en-US"/>
          <w:rPrChange w:id="531" w:author="Christiane Jalles de Paula" w:date="2024-08-09T21:06:00Z" w16du:dateUtc="2024-08-10T00:06:00Z">
            <w:rPr>
              <w:rFonts w:cs="Times New Roman"/>
              <w:b/>
              <w:bCs/>
              <w:szCs w:val="24"/>
            </w:rPr>
          </w:rPrChange>
        </w:rPr>
        <w:t>The  Logic  of  Connective  Action</w:t>
      </w:r>
      <w:r w:rsidRPr="000F0EF5">
        <w:rPr>
          <w:rFonts w:cs="Times New Roman"/>
          <w:szCs w:val="24"/>
          <w:lang w:val="en-US"/>
          <w:rPrChange w:id="532" w:author="Christiane Jalles de Paula" w:date="2024-08-09T21:06:00Z" w16du:dateUtc="2024-08-10T00:06:00Z">
            <w:rPr>
              <w:rFonts w:cs="Times New Roman"/>
              <w:szCs w:val="24"/>
            </w:rPr>
          </w:rPrChange>
        </w:rPr>
        <w:t>. Information, Communication &amp; Society, v. 15, n. 5, pp.    739-768.</w:t>
      </w:r>
    </w:p>
    <w:p w14:paraId="73AF236C" w14:textId="77777777" w:rsidR="00022FAC" w:rsidRDefault="00022FAC" w:rsidP="00515D68">
      <w:pPr>
        <w:spacing w:line="240" w:lineRule="auto"/>
        <w:jc w:val="left"/>
        <w:rPr>
          <w:rFonts w:cs="Times New Roman"/>
          <w:szCs w:val="24"/>
        </w:rPr>
      </w:pPr>
      <w:r w:rsidRPr="000F0EF5">
        <w:rPr>
          <w:rFonts w:cs="Times New Roman"/>
          <w:szCs w:val="24"/>
          <w:lang w:val="en-US"/>
          <w:rPrChange w:id="533" w:author="Christiane Jalles de Paula" w:date="2024-08-09T21:06:00Z" w16du:dateUtc="2024-08-10T00:06:00Z">
            <w:rPr>
              <w:rFonts w:cs="Times New Roman"/>
              <w:szCs w:val="24"/>
            </w:rPr>
          </w:rPrChange>
        </w:rPr>
        <w:t xml:space="preserve">Bordt, R. L. “Show alternative ideas become institutions: the case of feminist collectives”. </w:t>
      </w:r>
      <w:r w:rsidRPr="006338D5">
        <w:rPr>
          <w:rFonts w:cs="Times New Roman"/>
          <w:szCs w:val="24"/>
        </w:rPr>
        <w:t xml:space="preserve">Non Profit </w:t>
      </w:r>
      <w:proofErr w:type="spellStart"/>
      <w:r w:rsidRPr="006338D5">
        <w:rPr>
          <w:rFonts w:cs="Times New Roman"/>
          <w:szCs w:val="24"/>
        </w:rPr>
        <w:t>and</w:t>
      </w:r>
      <w:proofErr w:type="spellEnd"/>
      <w:r w:rsidRPr="006338D5">
        <w:rPr>
          <w:rFonts w:cs="Times New Roman"/>
          <w:szCs w:val="24"/>
        </w:rPr>
        <w:t xml:space="preserve"> </w:t>
      </w:r>
      <w:proofErr w:type="spellStart"/>
      <w:r w:rsidRPr="006338D5">
        <w:rPr>
          <w:rFonts w:cs="Times New Roman"/>
          <w:szCs w:val="24"/>
        </w:rPr>
        <w:t>Voluntary</w:t>
      </w:r>
      <w:proofErr w:type="spellEnd"/>
      <w:r w:rsidRPr="006338D5">
        <w:rPr>
          <w:rFonts w:cs="Times New Roman"/>
          <w:szCs w:val="24"/>
        </w:rPr>
        <w:t xml:space="preserve"> Sector </w:t>
      </w:r>
      <w:proofErr w:type="spellStart"/>
      <w:r w:rsidRPr="006338D5">
        <w:rPr>
          <w:rFonts w:cs="Times New Roman"/>
          <w:szCs w:val="24"/>
        </w:rPr>
        <w:t>Quarterly</w:t>
      </w:r>
      <w:proofErr w:type="spellEnd"/>
      <w:r w:rsidRPr="006338D5">
        <w:rPr>
          <w:rFonts w:cs="Times New Roman"/>
          <w:szCs w:val="24"/>
        </w:rPr>
        <w:t>, vol. 26, nº 2, p. 132-155, 1990.</w:t>
      </w:r>
    </w:p>
    <w:p w14:paraId="20EEEC22" w14:textId="77777777" w:rsidR="00022FAC" w:rsidRDefault="00022FAC" w:rsidP="00560F53">
      <w:pPr>
        <w:spacing w:line="240" w:lineRule="auto"/>
        <w:jc w:val="left"/>
        <w:rPr>
          <w:rFonts w:cs="Times New Roman"/>
          <w:bCs/>
          <w:szCs w:val="24"/>
        </w:rPr>
      </w:pPr>
      <w:r w:rsidRPr="002721D6">
        <w:rPr>
          <w:rFonts w:cs="Times New Roman"/>
          <w:bCs/>
          <w:szCs w:val="24"/>
        </w:rPr>
        <w:lastRenderedPageBreak/>
        <w:t xml:space="preserve">Borelli, S.; Aboboreira, A. </w:t>
      </w:r>
      <w:r w:rsidRPr="002721D6">
        <w:rPr>
          <w:rFonts w:cs="Times New Roman"/>
          <w:b/>
          <w:szCs w:val="24"/>
        </w:rPr>
        <w:t>Teorias/metodologias: trajetos de investigação com coletivos juvenis em São Paulo/Brasil.</w:t>
      </w:r>
      <w:r w:rsidRPr="002721D6">
        <w:rPr>
          <w:rFonts w:cs="Times New Roman"/>
          <w:bCs/>
          <w:szCs w:val="24"/>
        </w:rPr>
        <w:t xml:space="preserve"> Revista </w:t>
      </w:r>
      <w:proofErr w:type="spellStart"/>
      <w:r w:rsidRPr="002721D6">
        <w:rPr>
          <w:rFonts w:cs="Times New Roman"/>
          <w:bCs/>
          <w:szCs w:val="24"/>
        </w:rPr>
        <w:t>Latinoamericana</w:t>
      </w:r>
      <w:proofErr w:type="spellEnd"/>
      <w:r w:rsidRPr="002721D6">
        <w:rPr>
          <w:rFonts w:cs="Times New Roman"/>
          <w:bCs/>
          <w:szCs w:val="24"/>
        </w:rPr>
        <w:t xml:space="preserve"> de </w:t>
      </w:r>
      <w:proofErr w:type="spellStart"/>
      <w:r w:rsidRPr="002721D6">
        <w:rPr>
          <w:rFonts w:cs="Times New Roman"/>
          <w:bCs/>
          <w:szCs w:val="24"/>
        </w:rPr>
        <w:t>Ciencias</w:t>
      </w:r>
      <w:proofErr w:type="spellEnd"/>
      <w:r w:rsidRPr="002721D6">
        <w:rPr>
          <w:rFonts w:cs="Times New Roman"/>
          <w:bCs/>
          <w:szCs w:val="24"/>
        </w:rPr>
        <w:t xml:space="preserve"> Sociales, Manizales (</w:t>
      </w:r>
      <w:proofErr w:type="spellStart"/>
      <w:r w:rsidRPr="002721D6">
        <w:rPr>
          <w:rFonts w:cs="Times New Roman"/>
          <w:bCs/>
          <w:szCs w:val="24"/>
        </w:rPr>
        <w:t>Colombia</w:t>
      </w:r>
      <w:proofErr w:type="spellEnd"/>
      <w:r w:rsidRPr="002721D6">
        <w:rPr>
          <w:rFonts w:cs="Times New Roman"/>
          <w:bCs/>
          <w:szCs w:val="24"/>
        </w:rPr>
        <w:t>), vol. 9, nº 1, p. 161-172, 2011.</w:t>
      </w:r>
    </w:p>
    <w:p w14:paraId="08E59E9C"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BOSCHI, Renato R. (Org.). </w:t>
      </w:r>
      <w:r w:rsidRPr="00210271">
        <w:rPr>
          <w:rFonts w:cs="Times New Roman"/>
          <w:b/>
          <w:szCs w:val="24"/>
        </w:rPr>
        <w:t>Movimentos Coletivos no Brasil Urbano.</w:t>
      </w:r>
      <w:r w:rsidRPr="00210271">
        <w:rPr>
          <w:rFonts w:cs="Times New Roman"/>
          <w:szCs w:val="24"/>
        </w:rPr>
        <w:t xml:space="preserve"> Rio de Janeiro: Zahar Editores, 1982.</w:t>
      </w:r>
    </w:p>
    <w:p w14:paraId="6C027A5F" w14:textId="77777777" w:rsidR="00022FAC" w:rsidRPr="00710070" w:rsidRDefault="00022FAC" w:rsidP="00710070">
      <w:pPr>
        <w:spacing w:line="240" w:lineRule="auto"/>
        <w:jc w:val="left"/>
        <w:rPr>
          <w:rFonts w:cs="Times New Roman"/>
          <w:szCs w:val="24"/>
        </w:rPr>
      </w:pPr>
      <w:r w:rsidRPr="00710070">
        <w:rPr>
          <w:rFonts w:cs="Times New Roman"/>
          <w:szCs w:val="24"/>
        </w:rPr>
        <w:t xml:space="preserve">BOSCHI, Renato. </w:t>
      </w:r>
      <w:r w:rsidRPr="00816F57">
        <w:rPr>
          <w:rFonts w:cs="Times New Roman"/>
          <w:b/>
          <w:szCs w:val="24"/>
        </w:rPr>
        <w:t>A abertura e a nova classe média na política brasileira: 1977-1982.</w:t>
      </w:r>
      <w:r w:rsidRPr="00710070">
        <w:rPr>
          <w:rFonts w:cs="Times New Roman"/>
          <w:szCs w:val="24"/>
        </w:rPr>
        <w:t xml:space="preserve"> Revista de Ciências Sociais, v. 29 (1), p. 5–24, 1986. Disponível em: &lt;http://www.anpocs.org.br/portal/publicacoes/rbcs_00_01/rbcs01_04.htm&gt;.</w:t>
      </w:r>
    </w:p>
    <w:p w14:paraId="361D7517" w14:textId="77777777" w:rsidR="00022FAC" w:rsidRPr="00710070" w:rsidRDefault="00022FAC" w:rsidP="00710070">
      <w:pPr>
        <w:spacing w:line="240" w:lineRule="auto"/>
        <w:jc w:val="left"/>
        <w:rPr>
          <w:rFonts w:cs="Times New Roman"/>
          <w:szCs w:val="24"/>
        </w:rPr>
      </w:pPr>
      <w:r w:rsidRPr="00710070">
        <w:rPr>
          <w:rFonts w:cs="Times New Roman"/>
          <w:szCs w:val="24"/>
        </w:rPr>
        <w:t xml:space="preserve">BOSCHI, Renato. </w:t>
      </w:r>
      <w:r w:rsidRPr="00816F57">
        <w:rPr>
          <w:rFonts w:cs="Times New Roman"/>
          <w:b/>
          <w:szCs w:val="24"/>
        </w:rPr>
        <w:t>A arte da associação.</w:t>
      </w:r>
      <w:r w:rsidRPr="00710070">
        <w:rPr>
          <w:rFonts w:cs="Times New Roman"/>
          <w:szCs w:val="24"/>
        </w:rPr>
        <w:t xml:space="preserve"> Rio de Janeiro: Ed. Revista dos Tribunais/IUPERJ (coedição), 1987. </w:t>
      </w:r>
    </w:p>
    <w:p w14:paraId="2321C075" w14:textId="77777777" w:rsidR="00022FAC" w:rsidRDefault="00022FAC" w:rsidP="00CA685F">
      <w:pPr>
        <w:spacing w:before="100" w:beforeAutospacing="1" w:after="100" w:afterAutospacing="1" w:line="240" w:lineRule="auto"/>
        <w:jc w:val="left"/>
        <w:rPr>
          <w:rFonts w:eastAsia="Times New Roman" w:cs="Times New Roman"/>
          <w:szCs w:val="24"/>
          <w:lang w:eastAsia="pt-BR"/>
        </w:rPr>
      </w:pPr>
      <w:r w:rsidRPr="00CF655A">
        <w:rPr>
          <w:rFonts w:eastAsia="Times New Roman" w:cs="Times New Roman"/>
          <w:szCs w:val="24"/>
          <w:lang w:eastAsia="pt-BR"/>
        </w:rPr>
        <w:t>BOUTIN, A. C. D. B.; FLACH, S. de F. O MOVIMENTO DE OCUPAÇÃO DE ESCOLAS PÚBLICAS E SUAS CONTRIBUIÇÕES PARA A EMANCIPAÇÃO HUMANA. </w:t>
      </w:r>
      <w:r w:rsidRPr="00CF655A">
        <w:rPr>
          <w:rFonts w:eastAsia="Times New Roman" w:cs="Times New Roman"/>
          <w:b/>
          <w:bCs/>
          <w:szCs w:val="24"/>
          <w:lang w:eastAsia="pt-BR"/>
        </w:rPr>
        <w:t xml:space="preserve">Revista </w:t>
      </w:r>
      <w:proofErr w:type="spellStart"/>
      <w:r w:rsidRPr="00CF655A">
        <w:rPr>
          <w:rFonts w:eastAsia="Times New Roman" w:cs="Times New Roman"/>
          <w:b/>
          <w:bCs/>
          <w:szCs w:val="24"/>
          <w:lang w:eastAsia="pt-BR"/>
        </w:rPr>
        <w:t>Inter-Ação</w:t>
      </w:r>
      <w:proofErr w:type="spellEnd"/>
      <w:r w:rsidRPr="00CF655A">
        <w:rPr>
          <w:rFonts w:eastAsia="Times New Roman" w:cs="Times New Roman"/>
          <w:szCs w:val="24"/>
          <w:lang w:eastAsia="pt-BR"/>
        </w:rPr>
        <w:t>, Goiânia, v. 42, n. 2, p. 429–446, 2017.</w:t>
      </w:r>
    </w:p>
    <w:p w14:paraId="60E11ED2" w14:textId="77777777" w:rsidR="00022FAC" w:rsidRPr="00710070" w:rsidRDefault="00022FAC" w:rsidP="00710070">
      <w:pPr>
        <w:spacing w:line="240" w:lineRule="auto"/>
        <w:jc w:val="left"/>
        <w:rPr>
          <w:rFonts w:cs="Times New Roman"/>
          <w:szCs w:val="24"/>
        </w:rPr>
      </w:pPr>
      <w:r w:rsidRPr="00710070">
        <w:rPr>
          <w:rFonts w:cs="Times New Roman"/>
          <w:szCs w:val="24"/>
        </w:rPr>
        <w:t xml:space="preserve">BRASIL. </w:t>
      </w:r>
      <w:r w:rsidRPr="00816F57">
        <w:rPr>
          <w:rFonts w:cs="Times New Roman"/>
          <w:b/>
          <w:szCs w:val="24"/>
        </w:rPr>
        <w:t>A Eleição que abalou a ditadura.</w:t>
      </w:r>
      <w:r w:rsidRPr="00710070">
        <w:rPr>
          <w:rFonts w:cs="Times New Roman"/>
          <w:szCs w:val="24"/>
        </w:rPr>
        <w:t xml:space="preserve"> Jornal do Senado, Brasília, 19 nov. 2014. </w:t>
      </w:r>
    </w:p>
    <w:p w14:paraId="376841B8" w14:textId="77777777" w:rsidR="00022FAC" w:rsidRDefault="00022FAC" w:rsidP="009A3E46">
      <w:pPr>
        <w:spacing w:line="240" w:lineRule="auto"/>
        <w:jc w:val="left"/>
        <w:rPr>
          <w:rFonts w:cs="Times New Roman"/>
          <w:szCs w:val="24"/>
        </w:rPr>
      </w:pPr>
      <w:r>
        <w:rPr>
          <w:rFonts w:cs="Times New Roman"/>
          <w:szCs w:val="24"/>
        </w:rPr>
        <w:t xml:space="preserve">BRASIL. Câmara dos Deputados. </w:t>
      </w:r>
      <w:r>
        <w:rPr>
          <w:rFonts w:cs="Times New Roman"/>
          <w:b/>
          <w:szCs w:val="24"/>
        </w:rPr>
        <w:t>A Travessia.</w:t>
      </w:r>
      <w:r>
        <w:rPr>
          <w:rFonts w:cs="Times New Roman"/>
          <w:szCs w:val="24"/>
        </w:rPr>
        <w:t xml:space="preserve"> </w:t>
      </w:r>
      <w:r>
        <w:rPr>
          <w:rFonts w:cs="Times New Roman"/>
          <w:i/>
          <w:szCs w:val="24"/>
        </w:rPr>
        <w:t>BRASIL. Câmara dos Deputados. Ulysses Guimarães: seleção de textos, introdução e comentários de Luiz Gutemberg.</w:t>
      </w:r>
      <w:r>
        <w:rPr>
          <w:rFonts w:cs="Times New Roman"/>
          <w:szCs w:val="24"/>
        </w:rPr>
        <w:t xml:space="preserve"> 2. ed. Brasília: Câmara dos Deputados, Edições Câmara, 2012. pp. 299-311.</w:t>
      </w:r>
    </w:p>
    <w:p w14:paraId="35AE0B1B" w14:textId="77777777" w:rsidR="00022FAC" w:rsidRPr="00210271" w:rsidRDefault="00022FAC" w:rsidP="00EF7DFF">
      <w:pPr>
        <w:autoSpaceDE w:val="0"/>
        <w:autoSpaceDN w:val="0"/>
        <w:adjustRightInd w:val="0"/>
        <w:spacing w:before="240" w:line="240" w:lineRule="auto"/>
        <w:jc w:val="left"/>
        <w:rPr>
          <w:rFonts w:cs="Times New Roman"/>
          <w:color w:val="000000"/>
          <w:szCs w:val="24"/>
          <w:shd w:val="clear" w:color="auto" w:fill="FFFFFF"/>
        </w:rPr>
      </w:pPr>
      <w:r w:rsidRPr="00210271">
        <w:rPr>
          <w:rFonts w:cs="Times New Roman"/>
          <w:color w:val="000000"/>
          <w:szCs w:val="24"/>
          <w:shd w:val="clear" w:color="auto" w:fill="FFFFFF"/>
        </w:rPr>
        <w:t xml:space="preserve">BRASIL. </w:t>
      </w:r>
      <w:r w:rsidRPr="00210271">
        <w:rPr>
          <w:rFonts w:cs="Times New Roman"/>
          <w:b/>
          <w:color w:val="000000"/>
          <w:szCs w:val="24"/>
          <w:shd w:val="clear" w:color="auto" w:fill="FFFFFF"/>
        </w:rPr>
        <w:t>Discurso da Presidenta da República, Dilma Rousseff, durante reunião com governadores e prefeitos de capitais.</w:t>
      </w:r>
      <w:r w:rsidRPr="00210271">
        <w:rPr>
          <w:rFonts w:cs="Times New Roman"/>
          <w:color w:val="000000"/>
          <w:szCs w:val="24"/>
          <w:shd w:val="clear" w:color="auto" w:fill="FFFFFF"/>
        </w:rPr>
        <w:t xml:space="preserve"> Data: 24/06/2013. Disponível em: &lt;</w:t>
      </w:r>
      <w:r w:rsidRPr="00210271">
        <w:rPr>
          <w:rFonts w:cs="Times New Roman"/>
          <w:szCs w:val="24"/>
          <w:shd w:val="clear" w:color="auto" w:fill="FFFFFF"/>
        </w:rPr>
        <w:t>http://www2.planalto.gov.br/acompanhe-o-planalto/discursos/discursos-da-presidenta/discurso-da-presidenta-da-republica-dilma-rousseff-durante-reuniao-com-governadores-e-prefeitos-de-capitais</w:t>
      </w:r>
      <w:r w:rsidRPr="00282E7D">
        <w:rPr>
          <w:rStyle w:val="Hyperlink"/>
          <w:rFonts w:cs="Times New Roman"/>
          <w:color w:val="auto"/>
          <w:szCs w:val="24"/>
          <w:shd w:val="clear" w:color="auto" w:fill="FFFFFF"/>
        </w:rPr>
        <w:t>&gt;</w:t>
      </w:r>
      <w:r w:rsidRPr="00210271">
        <w:rPr>
          <w:rFonts w:cs="Times New Roman"/>
          <w:color w:val="000000"/>
          <w:szCs w:val="24"/>
          <w:shd w:val="clear" w:color="auto" w:fill="FFFFFF"/>
        </w:rPr>
        <w:t>. Acesso em: 15/07/2014.</w:t>
      </w:r>
    </w:p>
    <w:p w14:paraId="70ECEDC9" w14:textId="77777777" w:rsidR="00022FAC" w:rsidRPr="00210271" w:rsidRDefault="00022FAC" w:rsidP="00EF7DFF">
      <w:pPr>
        <w:spacing w:line="240" w:lineRule="auto"/>
        <w:rPr>
          <w:rFonts w:cs="Times New Roman"/>
          <w:szCs w:val="24"/>
        </w:rPr>
      </w:pPr>
      <w:r w:rsidRPr="00210271">
        <w:rPr>
          <w:rFonts w:cs="Times New Roman"/>
          <w:szCs w:val="24"/>
        </w:rPr>
        <w:t xml:space="preserve">BRASIL. </w:t>
      </w:r>
      <w:r w:rsidRPr="00210271">
        <w:rPr>
          <w:rFonts w:cs="Times New Roman"/>
          <w:b/>
          <w:szCs w:val="24"/>
        </w:rPr>
        <w:t>LEI Nº 12.839, DE 9 DE JULHO DE 2013.</w:t>
      </w:r>
      <w:r w:rsidRPr="00210271">
        <w:rPr>
          <w:rFonts w:cs="Times New Roman"/>
          <w:szCs w:val="24"/>
        </w:rPr>
        <w:t xml:space="preserve"> Disponível em: &lt;http://www.planalto.gov.br/ccivil_03/_ato2011-2014/2013/Lei/L12839.htm&gt;. Acesso em: 25/06/2015.</w:t>
      </w:r>
    </w:p>
    <w:p w14:paraId="4C6B3633" w14:textId="77777777" w:rsidR="00022FAC" w:rsidRPr="00210271" w:rsidRDefault="00022FAC" w:rsidP="00EF7DFF">
      <w:pPr>
        <w:spacing w:line="240" w:lineRule="auto"/>
        <w:rPr>
          <w:rFonts w:cs="Times New Roman"/>
          <w:szCs w:val="24"/>
        </w:rPr>
      </w:pPr>
      <w:r w:rsidRPr="00210271">
        <w:rPr>
          <w:rFonts w:cs="Times New Roman"/>
          <w:szCs w:val="24"/>
        </w:rPr>
        <w:t>BRASIL. M</w:t>
      </w:r>
      <w:r w:rsidRPr="00210271">
        <w:rPr>
          <w:rFonts w:cs="Times New Roman"/>
          <w:b/>
          <w:szCs w:val="24"/>
        </w:rPr>
        <w:t>edida provisória nº 609, de 8 de março de 2013.</w:t>
      </w:r>
      <w:r w:rsidRPr="00210271">
        <w:rPr>
          <w:rFonts w:cs="Times New Roman"/>
          <w:szCs w:val="24"/>
        </w:rPr>
        <w:t xml:space="preserve"> Disponível em: &lt;http://www.planalto.gov.br/ccivil_03/_ato2011-2014/2013/Mpv/mpv609.htm&gt;. Acesso em 25/06/2015.</w:t>
      </w:r>
    </w:p>
    <w:p w14:paraId="480B17DF" w14:textId="77777777" w:rsidR="00022FAC" w:rsidRPr="00210271" w:rsidRDefault="00022FAC" w:rsidP="00EF7DFF">
      <w:pPr>
        <w:autoSpaceDE w:val="0"/>
        <w:autoSpaceDN w:val="0"/>
        <w:adjustRightInd w:val="0"/>
        <w:spacing w:before="240" w:line="240" w:lineRule="auto"/>
        <w:jc w:val="left"/>
        <w:rPr>
          <w:rFonts w:cs="Times New Roman"/>
          <w:color w:val="000000"/>
          <w:szCs w:val="24"/>
          <w:shd w:val="clear" w:color="auto" w:fill="FFFFFF"/>
        </w:rPr>
      </w:pPr>
      <w:r w:rsidRPr="00210271">
        <w:rPr>
          <w:rFonts w:cs="Times New Roman"/>
          <w:color w:val="000000"/>
          <w:szCs w:val="24"/>
          <w:shd w:val="clear" w:color="auto" w:fill="FFFFFF"/>
        </w:rPr>
        <w:t xml:space="preserve">BRASIL. </w:t>
      </w:r>
      <w:r w:rsidRPr="00210271">
        <w:rPr>
          <w:rFonts w:cs="Times New Roman"/>
          <w:b/>
          <w:color w:val="000000"/>
          <w:szCs w:val="24"/>
          <w:shd w:val="clear" w:color="auto" w:fill="FFFFFF"/>
        </w:rPr>
        <w:t>Projeto de Decreto Legislativo 234/2011.</w:t>
      </w:r>
      <w:r w:rsidRPr="00210271">
        <w:rPr>
          <w:rFonts w:cs="Times New Roman"/>
          <w:color w:val="000000"/>
          <w:szCs w:val="24"/>
          <w:shd w:val="clear" w:color="auto" w:fill="FFFFFF"/>
        </w:rPr>
        <w:t xml:space="preserve"> Data: 02/06/2011. Disponível em: &lt;</w:t>
      </w:r>
      <w:r w:rsidRPr="00210271">
        <w:rPr>
          <w:rFonts w:cs="Times New Roman"/>
          <w:szCs w:val="24"/>
          <w:shd w:val="clear" w:color="auto" w:fill="FFFFFF"/>
        </w:rPr>
        <w:t>http://www.camara.gov.br/proposicoesWeb/fichadetramitacao?idProposicao=505415</w:t>
      </w:r>
      <w:r w:rsidRPr="00210271">
        <w:rPr>
          <w:rStyle w:val="Hyperlink"/>
          <w:rFonts w:cs="Times New Roman"/>
          <w:szCs w:val="24"/>
          <w:shd w:val="clear" w:color="auto" w:fill="FFFFFF"/>
        </w:rPr>
        <w:t>&gt;</w:t>
      </w:r>
      <w:r w:rsidRPr="00210271">
        <w:rPr>
          <w:rFonts w:cs="Times New Roman"/>
          <w:color w:val="000000"/>
          <w:szCs w:val="24"/>
          <w:shd w:val="clear" w:color="auto" w:fill="FFFFFF"/>
        </w:rPr>
        <w:t>. Acesso em: 15/07/2014.</w:t>
      </w:r>
    </w:p>
    <w:p w14:paraId="6C9F9B94" w14:textId="77777777" w:rsidR="00022FAC" w:rsidRPr="00210271" w:rsidRDefault="00022FAC" w:rsidP="00EF7DFF">
      <w:pPr>
        <w:autoSpaceDE w:val="0"/>
        <w:autoSpaceDN w:val="0"/>
        <w:adjustRightInd w:val="0"/>
        <w:spacing w:before="240" w:line="240" w:lineRule="auto"/>
        <w:jc w:val="left"/>
        <w:rPr>
          <w:rFonts w:cs="Times New Roman"/>
          <w:color w:val="000000"/>
          <w:szCs w:val="24"/>
          <w:shd w:val="clear" w:color="auto" w:fill="FFFFFF"/>
        </w:rPr>
      </w:pPr>
      <w:r w:rsidRPr="00210271">
        <w:rPr>
          <w:rFonts w:cs="Times New Roman"/>
          <w:color w:val="000000"/>
          <w:szCs w:val="24"/>
          <w:shd w:val="clear" w:color="auto" w:fill="FFFFFF"/>
        </w:rPr>
        <w:t xml:space="preserve">BRASIL. </w:t>
      </w:r>
      <w:r w:rsidRPr="00210271">
        <w:rPr>
          <w:rFonts w:cs="Times New Roman"/>
          <w:b/>
          <w:color w:val="000000"/>
          <w:szCs w:val="24"/>
          <w:shd w:val="clear" w:color="auto" w:fill="FFFFFF"/>
        </w:rPr>
        <w:t>Projeto de Lei 5900/2013.</w:t>
      </w:r>
      <w:r w:rsidRPr="00210271">
        <w:rPr>
          <w:rFonts w:cs="Times New Roman"/>
          <w:color w:val="000000"/>
          <w:szCs w:val="24"/>
          <w:shd w:val="clear" w:color="auto" w:fill="FFFFFF"/>
        </w:rPr>
        <w:t xml:space="preserve"> Data: 05/07/2013. Disponível em: &lt;</w:t>
      </w:r>
      <w:r w:rsidRPr="00210271">
        <w:rPr>
          <w:rFonts w:cs="Times New Roman"/>
          <w:szCs w:val="24"/>
          <w:shd w:val="clear" w:color="auto" w:fill="FFFFFF"/>
        </w:rPr>
        <w:t>www.camara.gov.br/proposicoesWeb/fichadetramitacao?idProposicao=583945</w:t>
      </w:r>
      <w:r w:rsidRPr="00210271">
        <w:rPr>
          <w:rStyle w:val="Hyperlink"/>
          <w:rFonts w:cs="Times New Roman"/>
          <w:szCs w:val="24"/>
          <w:shd w:val="clear" w:color="auto" w:fill="FFFFFF"/>
        </w:rPr>
        <w:t>&gt;</w:t>
      </w:r>
      <w:r w:rsidRPr="00210271">
        <w:rPr>
          <w:rFonts w:cs="Times New Roman"/>
          <w:color w:val="000000"/>
          <w:szCs w:val="24"/>
          <w:shd w:val="clear" w:color="auto" w:fill="FFFFFF"/>
        </w:rPr>
        <w:t>. Acesso em: 15/07/2014.</w:t>
      </w:r>
    </w:p>
    <w:p w14:paraId="4220673D" w14:textId="77777777" w:rsidR="00022FAC" w:rsidRPr="00210271" w:rsidRDefault="00022FAC" w:rsidP="00EF7DFF">
      <w:pPr>
        <w:autoSpaceDE w:val="0"/>
        <w:autoSpaceDN w:val="0"/>
        <w:adjustRightInd w:val="0"/>
        <w:spacing w:before="240" w:line="240" w:lineRule="auto"/>
        <w:jc w:val="left"/>
        <w:rPr>
          <w:rFonts w:cs="Times New Roman"/>
          <w:color w:val="000000"/>
          <w:szCs w:val="24"/>
          <w:shd w:val="clear" w:color="auto" w:fill="FFFFFF"/>
        </w:rPr>
      </w:pPr>
      <w:r w:rsidRPr="00210271">
        <w:rPr>
          <w:rFonts w:cs="Times New Roman"/>
          <w:color w:val="000000"/>
          <w:szCs w:val="24"/>
          <w:shd w:val="clear" w:color="auto" w:fill="FFFFFF"/>
        </w:rPr>
        <w:t xml:space="preserve">BRASIL. </w:t>
      </w:r>
      <w:r w:rsidRPr="00210271">
        <w:rPr>
          <w:rFonts w:cs="Times New Roman"/>
          <w:b/>
          <w:color w:val="000000"/>
          <w:szCs w:val="24"/>
          <w:shd w:val="clear" w:color="auto" w:fill="FFFFFF"/>
        </w:rPr>
        <w:t>Pronunciamento da Presidenta da República, Dilma Rousseff, em cadeia nacional de rádio e TV.</w:t>
      </w:r>
      <w:r w:rsidRPr="00210271">
        <w:rPr>
          <w:rFonts w:cs="Times New Roman"/>
          <w:color w:val="000000"/>
          <w:szCs w:val="24"/>
          <w:shd w:val="clear" w:color="auto" w:fill="FFFFFF"/>
        </w:rPr>
        <w:t xml:space="preserve"> Data: 21/06/2013. Disponível em: &lt;</w:t>
      </w:r>
      <w:r w:rsidRPr="00210271">
        <w:rPr>
          <w:rFonts w:cs="Times New Roman"/>
          <w:szCs w:val="24"/>
          <w:shd w:val="clear" w:color="auto" w:fill="FFFFFF"/>
        </w:rPr>
        <w:t>http://www2.planalto.gov.br/acompanhe-o-planalto/discursos/discursos-da-presidenta/pronunciamento-da-presidenta-da-republica-dilma-rousseff-em-cadeia-nacional-de-radio-e-t</w:t>
      </w:r>
      <w:r w:rsidRPr="00282E7D">
        <w:rPr>
          <w:rFonts w:cs="Times New Roman"/>
          <w:szCs w:val="24"/>
          <w:shd w:val="clear" w:color="auto" w:fill="FFFFFF"/>
        </w:rPr>
        <w:t>v</w:t>
      </w:r>
      <w:r w:rsidRPr="00282E7D">
        <w:rPr>
          <w:rStyle w:val="Hyperlink"/>
          <w:rFonts w:cs="Times New Roman"/>
          <w:color w:val="auto"/>
          <w:szCs w:val="24"/>
          <w:shd w:val="clear" w:color="auto" w:fill="FFFFFF"/>
        </w:rPr>
        <w:t>&gt;</w:t>
      </w:r>
      <w:r w:rsidRPr="00282E7D">
        <w:rPr>
          <w:rFonts w:cs="Times New Roman"/>
          <w:szCs w:val="24"/>
          <w:shd w:val="clear" w:color="auto" w:fill="FFFFFF"/>
        </w:rPr>
        <w:t xml:space="preserve">. </w:t>
      </w:r>
      <w:r w:rsidRPr="00210271">
        <w:rPr>
          <w:rFonts w:cs="Times New Roman"/>
          <w:color w:val="000000"/>
          <w:szCs w:val="24"/>
          <w:shd w:val="clear" w:color="auto" w:fill="FFFFFF"/>
        </w:rPr>
        <w:t>Acesso em: 15/07/2014.</w:t>
      </w:r>
    </w:p>
    <w:p w14:paraId="70256D58" w14:textId="77777777" w:rsidR="00022FAC" w:rsidRPr="00210271" w:rsidRDefault="00022FAC" w:rsidP="00EF7DFF">
      <w:pPr>
        <w:autoSpaceDE w:val="0"/>
        <w:autoSpaceDN w:val="0"/>
        <w:adjustRightInd w:val="0"/>
        <w:spacing w:before="240" w:line="240" w:lineRule="auto"/>
        <w:jc w:val="left"/>
        <w:rPr>
          <w:rFonts w:cs="Times New Roman"/>
          <w:color w:val="000000"/>
          <w:szCs w:val="24"/>
          <w:shd w:val="clear" w:color="auto" w:fill="FFFFFF"/>
        </w:rPr>
      </w:pPr>
      <w:r w:rsidRPr="00210271">
        <w:rPr>
          <w:rFonts w:cs="Times New Roman"/>
          <w:color w:val="000000"/>
          <w:szCs w:val="24"/>
          <w:shd w:val="clear" w:color="auto" w:fill="FFFFFF"/>
        </w:rPr>
        <w:lastRenderedPageBreak/>
        <w:t xml:space="preserve">BRASIL. </w:t>
      </w:r>
      <w:r w:rsidRPr="00210271">
        <w:rPr>
          <w:rFonts w:cs="Times New Roman"/>
          <w:b/>
          <w:color w:val="000000"/>
          <w:szCs w:val="24"/>
          <w:shd w:val="clear" w:color="auto" w:fill="FFFFFF"/>
        </w:rPr>
        <w:t>Proposta de Ementa Constitucional 37/2011.</w:t>
      </w:r>
      <w:r w:rsidRPr="00210271">
        <w:rPr>
          <w:rFonts w:cs="Times New Roman"/>
          <w:color w:val="000000"/>
          <w:szCs w:val="24"/>
          <w:shd w:val="clear" w:color="auto" w:fill="FFFFFF"/>
        </w:rPr>
        <w:t xml:space="preserve"> Data: 08/06/2011. Disponível em: &lt;</w:t>
      </w:r>
      <w:r w:rsidRPr="00210271">
        <w:rPr>
          <w:rFonts w:cs="Times New Roman"/>
          <w:szCs w:val="24"/>
          <w:shd w:val="clear" w:color="auto" w:fill="FFFFFF"/>
        </w:rPr>
        <w:t>http://www.camara.gov.br/proposicoesWeb/fichadetramitacao?idProposicao=507965</w:t>
      </w:r>
      <w:r w:rsidRPr="00210271">
        <w:rPr>
          <w:rStyle w:val="Hyperlink"/>
          <w:rFonts w:cs="Times New Roman"/>
          <w:szCs w:val="24"/>
          <w:shd w:val="clear" w:color="auto" w:fill="FFFFFF"/>
        </w:rPr>
        <w:t>&gt;</w:t>
      </w:r>
      <w:r w:rsidRPr="00210271">
        <w:rPr>
          <w:rFonts w:cs="Times New Roman"/>
          <w:color w:val="000000"/>
          <w:szCs w:val="24"/>
          <w:shd w:val="clear" w:color="auto" w:fill="FFFFFF"/>
        </w:rPr>
        <w:t>. Acesso em: 15/07/2014.</w:t>
      </w:r>
    </w:p>
    <w:p w14:paraId="66E0AF2B"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BRASIL. Supremo Tribunal Federal. </w:t>
      </w:r>
      <w:r w:rsidRPr="00210271">
        <w:rPr>
          <w:rFonts w:cs="Times New Roman"/>
          <w:b/>
          <w:szCs w:val="24"/>
        </w:rPr>
        <w:t xml:space="preserve">Ação Penal 470 Minas Gerais. </w:t>
      </w:r>
      <w:r w:rsidRPr="00210271">
        <w:rPr>
          <w:rFonts w:cs="Times New Roman"/>
          <w:szCs w:val="24"/>
        </w:rPr>
        <w:t>Disponível em: &lt;http://www.stf.jus.br/arquivo/cms/noticianoticiastf/anexo/relatoriomensalao.pdf&gt; Acesso em: 31/05/2015.</w:t>
      </w:r>
    </w:p>
    <w:p w14:paraId="54ACFB88" w14:textId="77777777" w:rsidR="00022FAC" w:rsidRPr="00210271" w:rsidRDefault="00022FAC" w:rsidP="00515D68">
      <w:pPr>
        <w:spacing w:line="240" w:lineRule="auto"/>
        <w:jc w:val="left"/>
        <w:rPr>
          <w:rFonts w:cs="Times New Roman"/>
          <w:szCs w:val="24"/>
        </w:rPr>
      </w:pPr>
      <w:r w:rsidRPr="00210271">
        <w:rPr>
          <w:rFonts w:cs="Times New Roman"/>
          <w:color w:val="000000"/>
          <w:szCs w:val="24"/>
          <w:highlight w:val="white"/>
        </w:rPr>
        <w:t xml:space="preserve">BRINGEL, Breno; ECHART, </w:t>
      </w:r>
      <w:proofErr w:type="spellStart"/>
      <w:r w:rsidRPr="00210271">
        <w:rPr>
          <w:rFonts w:cs="Times New Roman"/>
          <w:color w:val="000000"/>
          <w:szCs w:val="24"/>
          <w:highlight w:val="white"/>
        </w:rPr>
        <w:t>Enara</w:t>
      </w:r>
      <w:proofErr w:type="spellEnd"/>
      <w:r w:rsidRPr="00210271">
        <w:rPr>
          <w:rFonts w:cs="Times New Roman"/>
          <w:color w:val="000000"/>
          <w:szCs w:val="24"/>
          <w:highlight w:val="white"/>
        </w:rPr>
        <w:t>. </w:t>
      </w:r>
      <w:r w:rsidRPr="00210271">
        <w:rPr>
          <w:rFonts w:cs="Times New Roman"/>
          <w:b/>
          <w:bCs/>
          <w:color w:val="000000"/>
          <w:szCs w:val="24"/>
          <w:highlight w:val="white"/>
        </w:rPr>
        <w:t>Movimentos sociais e democracia</w:t>
      </w:r>
      <w:r w:rsidRPr="00210271">
        <w:rPr>
          <w:rFonts w:cs="Times New Roman"/>
          <w:color w:val="000000"/>
          <w:szCs w:val="24"/>
          <w:highlight w:val="white"/>
        </w:rPr>
        <w:t>: </w:t>
      </w:r>
      <w:r w:rsidRPr="00210271">
        <w:rPr>
          <w:rFonts w:cs="Times New Roman"/>
          <w:b/>
          <w:bCs/>
          <w:color w:val="000000"/>
          <w:szCs w:val="24"/>
          <w:highlight w:val="white"/>
        </w:rPr>
        <w:t>os dois lados das "fronteiras"</w:t>
      </w:r>
      <w:r w:rsidRPr="00210271">
        <w:rPr>
          <w:rFonts w:cs="Times New Roman"/>
          <w:color w:val="000000"/>
          <w:szCs w:val="24"/>
          <w:highlight w:val="white"/>
        </w:rPr>
        <w:t>.</w:t>
      </w:r>
      <w:r w:rsidRPr="00210271">
        <w:rPr>
          <w:rFonts w:cs="Times New Roman"/>
          <w:i/>
          <w:iCs/>
          <w:color w:val="000000"/>
          <w:szCs w:val="24"/>
          <w:highlight w:val="white"/>
        </w:rPr>
        <w:t> Cad. CRH</w:t>
      </w:r>
      <w:r w:rsidRPr="00210271">
        <w:rPr>
          <w:rFonts w:cs="Times New Roman"/>
          <w:color w:val="000000"/>
          <w:szCs w:val="24"/>
          <w:highlight w:val="white"/>
        </w:rPr>
        <w:t xml:space="preserve"> [online]. 2008, vol.21, n.54, pp. 457-475. </w:t>
      </w:r>
    </w:p>
    <w:p w14:paraId="0B3A745D" w14:textId="77777777" w:rsidR="00022FAC" w:rsidRPr="00210271" w:rsidRDefault="00022FAC" w:rsidP="00515D68">
      <w:pPr>
        <w:spacing w:line="240" w:lineRule="auto"/>
        <w:jc w:val="left"/>
        <w:rPr>
          <w:rFonts w:cs="Times New Roman"/>
          <w:szCs w:val="24"/>
        </w:rPr>
      </w:pPr>
      <w:r w:rsidRPr="00210271">
        <w:rPr>
          <w:rFonts w:cs="Times New Roman"/>
          <w:color w:val="000000"/>
          <w:szCs w:val="24"/>
          <w:highlight w:val="white"/>
        </w:rPr>
        <w:t>BRINGEL, Breno; ESPINEIRA, Maria Victória. </w:t>
      </w:r>
      <w:r w:rsidRPr="00210271">
        <w:rPr>
          <w:rFonts w:cs="Times New Roman"/>
          <w:b/>
          <w:bCs/>
          <w:color w:val="000000"/>
          <w:szCs w:val="24"/>
          <w:highlight w:val="white"/>
        </w:rPr>
        <w:t>Movimentos sociais e política</w:t>
      </w:r>
      <w:r w:rsidRPr="00210271">
        <w:rPr>
          <w:rFonts w:cs="Times New Roman"/>
          <w:color w:val="000000"/>
          <w:szCs w:val="24"/>
          <w:highlight w:val="white"/>
        </w:rPr>
        <w:t>: </w:t>
      </w:r>
      <w:r w:rsidRPr="00210271">
        <w:rPr>
          <w:rFonts w:cs="Times New Roman"/>
          <w:b/>
          <w:bCs/>
          <w:color w:val="000000"/>
          <w:szCs w:val="24"/>
          <w:highlight w:val="white"/>
        </w:rPr>
        <w:t>releituras contemporâneas</w:t>
      </w:r>
      <w:r w:rsidRPr="00210271">
        <w:rPr>
          <w:rFonts w:cs="Times New Roman"/>
          <w:color w:val="000000"/>
          <w:szCs w:val="24"/>
          <w:highlight w:val="white"/>
        </w:rPr>
        <w:t>.</w:t>
      </w:r>
      <w:r w:rsidRPr="00210271">
        <w:rPr>
          <w:rFonts w:cs="Times New Roman"/>
          <w:i/>
          <w:iCs/>
          <w:color w:val="000000"/>
          <w:szCs w:val="24"/>
          <w:highlight w:val="white"/>
        </w:rPr>
        <w:t> Cad. CRH</w:t>
      </w:r>
      <w:r>
        <w:rPr>
          <w:rFonts w:cs="Times New Roman"/>
          <w:i/>
          <w:iCs/>
          <w:color w:val="000000"/>
          <w:szCs w:val="24"/>
          <w:highlight w:val="white"/>
        </w:rPr>
        <w:t xml:space="preserve"> </w:t>
      </w:r>
      <w:r w:rsidRPr="00210271">
        <w:rPr>
          <w:rFonts w:cs="Times New Roman"/>
          <w:color w:val="000000"/>
          <w:szCs w:val="24"/>
          <w:highlight w:val="white"/>
        </w:rPr>
        <w:t>[online]. 2008, vol.21, n.54, pp. 419-422.</w:t>
      </w:r>
    </w:p>
    <w:p w14:paraId="5C8ED319" w14:textId="77777777" w:rsidR="00022FAC" w:rsidRPr="000F0EF5" w:rsidRDefault="00022FAC" w:rsidP="00EF7DFF">
      <w:pPr>
        <w:spacing w:line="240" w:lineRule="auto"/>
        <w:jc w:val="left"/>
        <w:rPr>
          <w:rFonts w:cs="Times New Roman"/>
          <w:szCs w:val="24"/>
          <w:lang w:val="en-US"/>
          <w:rPrChange w:id="534" w:author="Christiane Jalles de Paula" w:date="2024-08-09T21:06:00Z" w16du:dateUtc="2024-08-10T00:06:00Z">
            <w:rPr>
              <w:rFonts w:cs="Times New Roman"/>
              <w:szCs w:val="24"/>
            </w:rPr>
          </w:rPrChange>
        </w:rPr>
      </w:pPr>
      <w:r w:rsidRPr="00210271">
        <w:rPr>
          <w:rFonts w:cs="Times New Roman"/>
          <w:color w:val="000000"/>
          <w:szCs w:val="24"/>
          <w:highlight w:val="white"/>
        </w:rPr>
        <w:t>BRINGEL, Breno; FALERO, Alfredo. </w:t>
      </w:r>
      <w:r w:rsidRPr="00210271">
        <w:rPr>
          <w:rFonts w:cs="Times New Roman"/>
          <w:b/>
          <w:bCs/>
          <w:color w:val="000000"/>
          <w:szCs w:val="24"/>
          <w:highlight w:val="white"/>
        </w:rPr>
        <w:t xml:space="preserve">Redes transnacionais de movimentos sociais na América Latina e o desafio de uma nova construção </w:t>
      </w:r>
      <w:proofErr w:type="spellStart"/>
      <w:r w:rsidRPr="00210271">
        <w:rPr>
          <w:rFonts w:cs="Times New Roman"/>
          <w:b/>
          <w:bCs/>
          <w:color w:val="000000"/>
          <w:szCs w:val="24"/>
          <w:highlight w:val="white"/>
        </w:rPr>
        <w:t>socioterritorial</w:t>
      </w:r>
      <w:proofErr w:type="spellEnd"/>
      <w:r w:rsidRPr="00210271">
        <w:rPr>
          <w:rFonts w:cs="Times New Roman"/>
          <w:color w:val="000000"/>
          <w:szCs w:val="24"/>
          <w:highlight w:val="white"/>
        </w:rPr>
        <w:t>.</w:t>
      </w:r>
      <w:r w:rsidRPr="00210271">
        <w:rPr>
          <w:rFonts w:cs="Times New Roman"/>
          <w:i/>
          <w:iCs/>
          <w:color w:val="000000"/>
          <w:szCs w:val="24"/>
          <w:highlight w:val="white"/>
        </w:rPr>
        <w:t> </w:t>
      </w:r>
      <w:r w:rsidRPr="000F0EF5">
        <w:rPr>
          <w:rFonts w:cs="Times New Roman"/>
          <w:i/>
          <w:iCs/>
          <w:color w:val="000000"/>
          <w:szCs w:val="24"/>
          <w:highlight w:val="white"/>
          <w:lang w:val="en-US"/>
          <w:rPrChange w:id="535" w:author="Christiane Jalles de Paula" w:date="2024-08-09T21:06:00Z" w16du:dateUtc="2024-08-10T00:06:00Z">
            <w:rPr>
              <w:rFonts w:cs="Times New Roman"/>
              <w:i/>
              <w:iCs/>
              <w:color w:val="000000"/>
              <w:szCs w:val="24"/>
              <w:highlight w:val="white"/>
            </w:rPr>
          </w:rPrChange>
        </w:rPr>
        <w:t>Cad. CRH</w:t>
      </w:r>
      <w:r w:rsidRPr="000F0EF5">
        <w:rPr>
          <w:rFonts w:cs="Times New Roman"/>
          <w:color w:val="000000"/>
          <w:szCs w:val="24"/>
          <w:highlight w:val="white"/>
          <w:lang w:val="en-US"/>
          <w:rPrChange w:id="536" w:author="Christiane Jalles de Paula" w:date="2024-08-09T21:06:00Z" w16du:dateUtc="2024-08-10T00:06:00Z">
            <w:rPr>
              <w:rFonts w:cs="Times New Roman"/>
              <w:color w:val="000000"/>
              <w:szCs w:val="24"/>
              <w:highlight w:val="white"/>
            </w:rPr>
          </w:rPrChange>
        </w:rPr>
        <w:t> [online]. 2008, vol.21, n.53, pp. 267-286. ISSN 0103-4979.</w:t>
      </w:r>
    </w:p>
    <w:p w14:paraId="6E455293" w14:textId="77777777" w:rsidR="00022FAC" w:rsidRPr="0073401F" w:rsidRDefault="00022FAC" w:rsidP="0073401F">
      <w:pPr>
        <w:spacing w:line="240" w:lineRule="auto"/>
        <w:jc w:val="left"/>
        <w:rPr>
          <w:rFonts w:cs="Times New Roman"/>
          <w:color w:val="242021"/>
          <w:szCs w:val="24"/>
        </w:rPr>
      </w:pPr>
      <w:r w:rsidRPr="008563D7">
        <w:rPr>
          <w:rFonts w:cs="Times New Roman"/>
          <w:color w:val="242021"/>
          <w:szCs w:val="24"/>
          <w:lang w:val="fr-FR"/>
          <w:rPrChange w:id="537" w:author="Christiane Jalles de Paula" w:date="2024-08-10T14:46:00Z" w16du:dateUtc="2024-08-10T17:46:00Z">
            <w:rPr>
              <w:rFonts w:cs="Times New Roman"/>
              <w:color w:val="242021"/>
              <w:szCs w:val="24"/>
            </w:rPr>
          </w:rPrChange>
        </w:rPr>
        <w:t xml:space="preserve">Broer, C., &amp; Duyvendak, J. W. (2009). </w:t>
      </w:r>
      <w:r w:rsidRPr="000F0EF5">
        <w:rPr>
          <w:rFonts w:cs="Times New Roman"/>
          <w:b/>
          <w:color w:val="242021"/>
          <w:szCs w:val="24"/>
          <w:lang w:val="en-US"/>
          <w:rPrChange w:id="538" w:author="Christiane Jalles de Paula" w:date="2024-08-09T21:06:00Z" w16du:dateUtc="2024-08-10T00:06:00Z">
            <w:rPr>
              <w:rFonts w:cs="Times New Roman"/>
              <w:b/>
              <w:color w:val="242021"/>
              <w:szCs w:val="24"/>
            </w:rPr>
          </w:rPrChange>
        </w:rPr>
        <w:t xml:space="preserve">Discursive opportunities, feeling rules, and the rise of </w:t>
      </w:r>
      <w:proofErr w:type="gramStart"/>
      <w:r w:rsidRPr="000F0EF5">
        <w:rPr>
          <w:rFonts w:cs="Times New Roman"/>
          <w:b/>
          <w:color w:val="242021"/>
          <w:szCs w:val="24"/>
          <w:lang w:val="en-US"/>
          <w:rPrChange w:id="539" w:author="Christiane Jalles de Paula" w:date="2024-08-09T21:06:00Z" w16du:dateUtc="2024-08-10T00:06:00Z">
            <w:rPr>
              <w:rFonts w:cs="Times New Roman"/>
              <w:b/>
              <w:color w:val="242021"/>
              <w:szCs w:val="24"/>
            </w:rPr>
          </w:rPrChange>
        </w:rPr>
        <w:t>protests against</w:t>
      </w:r>
      <w:proofErr w:type="gramEnd"/>
      <w:r w:rsidRPr="000F0EF5">
        <w:rPr>
          <w:rFonts w:cs="Times New Roman"/>
          <w:b/>
          <w:color w:val="242021"/>
          <w:szCs w:val="24"/>
          <w:lang w:val="en-US"/>
          <w:rPrChange w:id="540" w:author="Christiane Jalles de Paula" w:date="2024-08-09T21:06:00Z" w16du:dateUtc="2024-08-10T00:06:00Z">
            <w:rPr>
              <w:rFonts w:cs="Times New Roman"/>
              <w:b/>
              <w:color w:val="242021"/>
              <w:szCs w:val="24"/>
            </w:rPr>
          </w:rPrChange>
        </w:rPr>
        <w:t xml:space="preserve"> aircraft noise.</w:t>
      </w:r>
      <w:r w:rsidRPr="000F0EF5">
        <w:rPr>
          <w:rFonts w:cs="Times New Roman"/>
          <w:color w:val="242021"/>
          <w:szCs w:val="24"/>
          <w:lang w:val="en-US"/>
          <w:rPrChange w:id="541" w:author="Christiane Jalles de Paula" w:date="2024-08-09T21:06:00Z" w16du:dateUtc="2024-08-10T00:06:00Z">
            <w:rPr>
              <w:rFonts w:cs="Times New Roman"/>
              <w:color w:val="242021"/>
              <w:szCs w:val="24"/>
            </w:rPr>
          </w:rPrChange>
        </w:rPr>
        <w:t xml:space="preserve"> </w:t>
      </w:r>
      <w:proofErr w:type="spellStart"/>
      <w:r w:rsidRPr="0073401F">
        <w:rPr>
          <w:rFonts w:cs="Times New Roman"/>
          <w:i/>
          <w:iCs/>
          <w:color w:val="242021"/>
          <w:szCs w:val="24"/>
        </w:rPr>
        <w:t>Mobilization</w:t>
      </w:r>
      <w:proofErr w:type="spellEnd"/>
      <w:r w:rsidRPr="0073401F">
        <w:rPr>
          <w:rFonts w:cs="Times New Roman"/>
          <w:i/>
          <w:iCs/>
          <w:color w:val="242021"/>
          <w:szCs w:val="24"/>
        </w:rPr>
        <w:t>, 14</w:t>
      </w:r>
      <w:r w:rsidRPr="0073401F">
        <w:rPr>
          <w:rFonts w:cs="Times New Roman"/>
          <w:color w:val="242021"/>
          <w:szCs w:val="24"/>
        </w:rPr>
        <w:t>(3), 337–356.</w:t>
      </w:r>
    </w:p>
    <w:p w14:paraId="747DD234"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BURGOS, Marcelo. </w:t>
      </w:r>
      <w:r w:rsidRPr="00210271">
        <w:rPr>
          <w:rFonts w:cs="Times New Roman"/>
          <w:b/>
          <w:szCs w:val="24"/>
        </w:rPr>
        <w:t>O levante democrático das ruas no Brasil.</w:t>
      </w:r>
      <w:r w:rsidRPr="00210271">
        <w:rPr>
          <w:rFonts w:cs="Times New Roman"/>
          <w:szCs w:val="24"/>
        </w:rPr>
        <w:t xml:space="preserve"> Boletim CEDES – </w:t>
      </w:r>
      <w:proofErr w:type="gramStart"/>
      <w:r w:rsidRPr="00210271">
        <w:rPr>
          <w:rFonts w:cs="Times New Roman"/>
          <w:szCs w:val="24"/>
        </w:rPr>
        <w:t>Julho</w:t>
      </w:r>
      <w:proofErr w:type="gramEnd"/>
      <w:r w:rsidRPr="00210271">
        <w:rPr>
          <w:rFonts w:cs="Times New Roman"/>
          <w:szCs w:val="24"/>
        </w:rPr>
        <w:t>-Setembro, 2013. p. 5-9.</w:t>
      </w:r>
    </w:p>
    <w:p w14:paraId="19F5F806" w14:textId="77777777" w:rsidR="00022FAC" w:rsidRPr="00D971EE" w:rsidRDefault="00022FAC" w:rsidP="00515D68">
      <w:pPr>
        <w:spacing w:line="240" w:lineRule="auto"/>
        <w:jc w:val="left"/>
        <w:rPr>
          <w:rFonts w:cs="Times New Roman"/>
          <w:i/>
          <w:iCs/>
          <w:color w:val="242021"/>
          <w:szCs w:val="24"/>
        </w:rPr>
      </w:pPr>
      <w:r>
        <w:rPr>
          <w:rFonts w:cs="Times New Roman"/>
          <w:color w:val="242021"/>
          <w:szCs w:val="24"/>
        </w:rPr>
        <w:t xml:space="preserve">CALVANCANTE, P; LOTTA, G. S; OLIVEIRA; V. E. de. </w:t>
      </w:r>
      <w:r w:rsidRPr="004F487D">
        <w:rPr>
          <w:rFonts w:cs="Times New Roman"/>
          <w:b/>
          <w:bCs/>
          <w:color w:val="242021"/>
          <w:szCs w:val="24"/>
        </w:rPr>
        <w:t>DO INSULAMENTO BUROCRÁTICO À GOVERNANÇA DEMOCRÁTICA: AS TRANSFORMAÇÕES INSTITUCIONAIS E A BUROCRACIA NO BRASIL</w:t>
      </w:r>
      <w:r>
        <w:rPr>
          <w:rFonts w:cs="Times New Roman"/>
          <w:b/>
          <w:bCs/>
          <w:color w:val="242021"/>
          <w:szCs w:val="24"/>
        </w:rPr>
        <w:t>.</w:t>
      </w:r>
      <w:r>
        <w:rPr>
          <w:rFonts w:cs="Times New Roman"/>
          <w:color w:val="242021"/>
          <w:szCs w:val="24"/>
        </w:rPr>
        <w:t xml:space="preserve"> </w:t>
      </w:r>
      <w:r>
        <w:rPr>
          <w:rFonts w:cs="Times New Roman"/>
          <w:i/>
          <w:iCs/>
          <w:color w:val="242021"/>
          <w:szCs w:val="24"/>
        </w:rPr>
        <w:t>In:</w:t>
      </w:r>
      <w:r>
        <w:rPr>
          <w:rFonts w:cs="Times New Roman"/>
          <w:color w:val="242021"/>
          <w:szCs w:val="24"/>
        </w:rPr>
        <w:t xml:space="preserve"> PIRES, R; LOTTA, G. OLIVEIRA, V. E. de (</w:t>
      </w:r>
      <w:proofErr w:type="spellStart"/>
      <w:r>
        <w:rPr>
          <w:rFonts w:cs="Times New Roman"/>
          <w:color w:val="242021"/>
          <w:szCs w:val="24"/>
        </w:rPr>
        <w:t>orgs</w:t>
      </w:r>
      <w:proofErr w:type="spellEnd"/>
      <w:r>
        <w:rPr>
          <w:rFonts w:cs="Times New Roman"/>
          <w:color w:val="242021"/>
          <w:szCs w:val="24"/>
        </w:rPr>
        <w:t xml:space="preserve">.) </w:t>
      </w:r>
      <w:r>
        <w:rPr>
          <w:rFonts w:cs="Times New Roman"/>
          <w:i/>
          <w:iCs/>
          <w:color w:val="242021"/>
          <w:szCs w:val="24"/>
        </w:rPr>
        <w:t>Burocracia e políticas públicas no Brasil: interseções analíticas</w:t>
      </w:r>
      <w:r>
        <w:rPr>
          <w:rFonts w:cs="Times New Roman"/>
          <w:color w:val="242021"/>
          <w:szCs w:val="24"/>
        </w:rPr>
        <w:t xml:space="preserve">. Brasília: Ipea: </w:t>
      </w:r>
      <w:r w:rsidRPr="00D971EE">
        <w:rPr>
          <w:rFonts w:cs="Times New Roman"/>
          <w:color w:val="242021"/>
          <w:szCs w:val="24"/>
        </w:rPr>
        <w:t>E</w:t>
      </w:r>
      <w:r>
        <w:rPr>
          <w:rFonts w:cs="Times New Roman"/>
          <w:color w:val="242021"/>
          <w:szCs w:val="24"/>
        </w:rPr>
        <w:t>nap, 2018.</w:t>
      </w:r>
    </w:p>
    <w:p w14:paraId="0C38BDA6"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CARDOSO, Adalberto. </w:t>
      </w:r>
      <w:r w:rsidRPr="00210271">
        <w:rPr>
          <w:rFonts w:cs="Times New Roman"/>
          <w:b/>
          <w:szCs w:val="24"/>
        </w:rPr>
        <w:t>Centrais sindicais se fizeram ouvir no país.</w:t>
      </w:r>
      <w:r w:rsidRPr="00210271">
        <w:rPr>
          <w:rFonts w:cs="Times New Roman"/>
          <w:szCs w:val="24"/>
        </w:rPr>
        <w:t xml:space="preserve"> Data: 12/07/2013. Disponível em: &lt;http://oglobo.globo.com/brasil/artigo-centrais-sindicais-se-fizeram-ouvir-no-pais-9021780&gt;. Acesso em: 15/07/2013.</w:t>
      </w:r>
    </w:p>
    <w:p w14:paraId="77D03702" w14:textId="77777777" w:rsidR="00022FAC" w:rsidRDefault="00022FAC" w:rsidP="00515D68">
      <w:pPr>
        <w:spacing w:line="240" w:lineRule="auto"/>
        <w:jc w:val="left"/>
        <w:rPr>
          <w:rFonts w:cs="Times New Roman"/>
          <w:color w:val="242021"/>
          <w:szCs w:val="24"/>
        </w:rPr>
      </w:pPr>
      <w:r>
        <w:rPr>
          <w:rFonts w:cs="Times New Roman"/>
          <w:color w:val="242021"/>
          <w:szCs w:val="24"/>
        </w:rPr>
        <w:t xml:space="preserve">CARDOSO, F. H. </w:t>
      </w:r>
      <w:r w:rsidRPr="00EE6650">
        <w:rPr>
          <w:rFonts w:cs="Times New Roman"/>
          <w:b/>
          <w:bCs/>
          <w:color w:val="242021"/>
          <w:szCs w:val="24"/>
        </w:rPr>
        <w:t>Autoritarismo e Democratização.</w:t>
      </w:r>
      <w:r>
        <w:rPr>
          <w:rFonts w:cs="Times New Roman"/>
          <w:color w:val="242021"/>
          <w:szCs w:val="24"/>
        </w:rPr>
        <w:t xml:space="preserve"> Rio de Janeiro: Pax e Terra, 1975.</w:t>
      </w:r>
    </w:p>
    <w:p w14:paraId="09DB404A"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CARLOS, </w:t>
      </w:r>
      <w:proofErr w:type="spellStart"/>
      <w:r w:rsidRPr="00210271">
        <w:rPr>
          <w:rFonts w:cs="Times New Roman"/>
          <w:szCs w:val="24"/>
        </w:rPr>
        <w:t>Euzeneia</w:t>
      </w:r>
      <w:proofErr w:type="spellEnd"/>
      <w:r w:rsidRPr="00210271">
        <w:rPr>
          <w:rFonts w:cs="Times New Roman"/>
          <w:szCs w:val="24"/>
        </w:rPr>
        <w:t xml:space="preserve">. </w:t>
      </w:r>
      <w:r w:rsidRPr="00210271">
        <w:rPr>
          <w:rFonts w:cs="Times New Roman"/>
          <w:b/>
          <w:bCs/>
          <w:szCs w:val="24"/>
        </w:rPr>
        <w:t xml:space="preserve">Movimentos sociais: revisitando a participação e a institucionalização. </w:t>
      </w:r>
      <w:r w:rsidRPr="00210271">
        <w:rPr>
          <w:rFonts w:cs="Times New Roman"/>
          <w:i/>
          <w:iCs/>
          <w:szCs w:val="24"/>
        </w:rPr>
        <w:t xml:space="preserve">Lua Nova </w:t>
      </w:r>
      <w:r w:rsidRPr="00210271">
        <w:rPr>
          <w:rFonts w:cs="Times New Roman"/>
          <w:szCs w:val="24"/>
        </w:rPr>
        <w:t>[online]. 2011, n.84, pp. 315-348. ISSN 0102-6445.</w:t>
      </w:r>
    </w:p>
    <w:p w14:paraId="3B3E1466"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t xml:space="preserve">CARLOS, </w:t>
      </w:r>
      <w:proofErr w:type="spellStart"/>
      <w:r w:rsidRPr="00210271">
        <w:rPr>
          <w:rFonts w:cs="Times New Roman"/>
          <w:color w:val="000000"/>
          <w:szCs w:val="24"/>
          <w:highlight w:val="white"/>
        </w:rPr>
        <w:t>Euzeneia</w:t>
      </w:r>
      <w:proofErr w:type="spellEnd"/>
      <w:r w:rsidRPr="00210271">
        <w:rPr>
          <w:rFonts w:cs="Times New Roman"/>
          <w:color w:val="000000"/>
          <w:szCs w:val="24"/>
          <w:highlight w:val="white"/>
        </w:rPr>
        <w:t>.</w:t>
      </w:r>
      <w:r w:rsidRPr="00210271">
        <w:rPr>
          <w:rFonts w:cs="Times New Roman"/>
          <w:b/>
          <w:bCs/>
          <w:color w:val="000000"/>
          <w:szCs w:val="24"/>
          <w:highlight w:val="white"/>
        </w:rPr>
        <w:t> Contribuições da análise de redes sociais às teorias de movimentos sociais.</w:t>
      </w:r>
      <w:r w:rsidRPr="00210271">
        <w:rPr>
          <w:rFonts w:cs="Times New Roman"/>
          <w:i/>
          <w:iCs/>
          <w:color w:val="000000"/>
          <w:szCs w:val="24"/>
          <w:highlight w:val="white"/>
        </w:rPr>
        <w:t xml:space="preserve"> Rev. Sociol. </w:t>
      </w:r>
      <w:proofErr w:type="spellStart"/>
      <w:r w:rsidRPr="00210271">
        <w:rPr>
          <w:rFonts w:cs="Times New Roman"/>
          <w:i/>
          <w:iCs/>
          <w:color w:val="000000"/>
          <w:szCs w:val="24"/>
          <w:highlight w:val="white"/>
        </w:rPr>
        <w:t>Polit</w:t>
      </w:r>
      <w:proofErr w:type="spellEnd"/>
      <w:r w:rsidRPr="00210271">
        <w:rPr>
          <w:rFonts w:cs="Times New Roman"/>
          <w:i/>
          <w:iCs/>
          <w:color w:val="000000"/>
          <w:szCs w:val="24"/>
          <w:highlight w:val="white"/>
        </w:rPr>
        <w:t>.</w:t>
      </w:r>
      <w:r w:rsidRPr="00210271">
        <w:rPr>
          <w:rFonts w:cs="Times New Roman"/>
          <w:color w:val="000000"/>
          <w:szCs w:val="24"/>
          <w:highlight w:val="white"/>
        </w:rPr>
        <w:t> [online]. 2011, vol.19, n.39, pp. 153-166.</w:t>
      </w:r>
    </w:p>
    <w:p w14:paraId="57A16BC3" w14:textId="77777777" w:rsidR="00022FAC" w:rsidRDefault="00022FAC" w:rsidP="009A3E46">
      <w:pPr>
        <w:spacing w:line="240" w:lineRule="auto"/>
        <w:jc w:val="left"/>
        <w:rPr>
          <w:rFonts w:cs="Times New Roman"/>
          <w:szCs w:val="24"/>
        </w:rPr>
      </w:pPr>
      <w:r>
        <w:rPr>
          <w:rFonts w:cs="Times New Roman"/>
          <w:szCs w:val="24"/>
        </w:rPr>
        <w:t xml:space="preserve">CARVALHO, Alessandra. </w:t>
      </w:r>
      <w:r>
        <w:rPr>
          <w:rFonts w:cs="Times New Roman"/>
          <w:b/>
          <w:szCs w:val="24"/>
        </w:rPr>
        <w:t xml:space="preserve">Partidos e </w:t>
      </w:r>
      <w:r>
        <w:rPr>
          <w:rFonts w:cs="Times New Roman"/>
          <w:b/>
          <w:i/>
          <w:szCs w:val="24"/>
        </w:rPr>
        <w:t>abertura</w:t>
      </w:r>
      <w:r>
        <w:rPr>
          <w:rFonts w:cs="Times New Roman"/>
          <w:b/>
          <w:szCs w:val="24"/>
        </w:rPr>
        <w:t xml:space="preserve"> nos anos 1970: o MDB nas eleições de 1974 e 1978.</w:t>
      </w:r>
      <w:r>
        <w:rPr>
          <w:rFonts w:cs="Times New Roman"/>
          <w:szCs w:val="24"/>
        </w:rPr>
        <w:t xml:space="preserve"> XXVII Simpósio Nacional de História: conhecimento histórico e diálogo social. Natal, 22 a 26 de julho de 2013.</w:t>
      </w:r>
    </w:p>
    <w:p w14:paraId="66B00874" w14:textId="77777777" w:rsidR="00022FAC" w:rsidRDefault="00022FAC" w:rsidP="009003DE">
      <w:pPr>
        <w:spacing w:line="240" w:lineRule="auto"/>
        <w:jc w:val="left"/>
        <w:rPr>
          <w:rFonts w:cs="Times New Roman"/>
          <w:color w:val="000000"/>
          <w:szCs w:val="24"/>
        </w:rPr>
      </w:pPr>
      <w:r w:rsidRPr="00D950E2">
        <w:rPr>
          <w:rFonts w:cs="Times New Roman"/>
          <w:color w:val="000000"/>
          <w:szCs w:val="24"/>
        </w:rPr>
        <w:t xml:space="preserve">Carvalho, Laura. </w:t>
      </w:r>
      <w:r w:rsidRPr="00D950E2">
        <w:rPr>
          <w:rFonts w:cs="Times New Roman"/>
          <w:b/>
          <w:bCs/>
          <w:color w:val="000000"/>
          <w:szCs w:val="24"/>
        </w:rPr>
        <w:t>Valsa brasileira: do boom ao caos econômico.</w:t>
      </w:r>
      <w:r w:rsidRPr="00D950E2">
        <w:rPr>
          <w:rFonts w:cs="Times New Roman"/>
          <w:color w:val="000000"/>
          <w:szCs w:val="24"/>
        </w:rPr>
        <w:t xml:space="preserve"> São Paulo: Todavia, 2018.</w:t>
      </w:r>
    </w:p>
    <w:p w14:paraId="0A414A92" w14:textId="77777777" w:rsidR="00022FAC" w:rsidRDefault="00022FAC" w:rsidP="00515D68">
      <w:pPr>
        <w:spacing w:line="240" w:lineRule="auto"/>
        <w:jc w:val="left"/>
        <w:rPr>
          <w:rFonts w:cs="Times New Roman"/>
          <w:color w:val="242021"/>
          <w:szCs w:val="24"/>
        </w:rPr>
      </w:pPr>
      <w:r w:rsidRPr="00B1626A">
        <w:rPr>
          <w:rFonts w:cs="Times New Roman"/>
          <w:color w:val="242021"/>
          <w:szCs w:val="24"/>
        </w:rPr>
        <w:t xml:space="preserve">CARVALHO, Rejane   Vasconcelos   Accioly   de. </w:t>
      </w:r>
      <w:r w:rsidRPr="0043331A">
        <w:rPr>
          <w:rFonts w:cs="Times New Roman"/>
          <w:b/>
          <w:color w:val="242021"/>
          <w:szCs w:val="24"/>
        </w:rPr>
        <w:t xml:space="preserve">Transição   democrática </w:t>
      </w:r>
      <w:proofErr w:type="gramStart"/>
      <w:r w:rsidRPr="0043331A">
        <w:rPr>
          <w:rFonts w:cs="Times New Roman"/>
          <w:b/>
          <w:color w:val="242021"/>
          <w:szCs w:val="24"/>
        </w:rPr>
        <w:t>brasileira  e</w:t>
      </w:r>
      <w:proofErr w:type="gramEnd"/>
      <w:r w:rsidRPr="0043331A">
        <w:rPr>
          <w:rFonts w:cs="Times New Roman"/>
          <w:b/>
          <w:color w:val="242021"/>
          <w:szCs w:val="24"/>
        </w:rPr>
        <w:t xml:space="preserve"> padrão  midiático  publicitário  da  política</w:t>
      </w:r>
      <w:r w:rsidRPr="0043331A">
        <w:rPr>
          <w:rFonts w:cs="Times New Roman"/>
          <w:b/>
          <w:bCs/>
          <w:color w:val="242021"/>
          <w:szCs w:val="24"/>
        </w:rPr>
        <w:t>.</w:t>
      </w:r>
      <w:r>
        <w:rPr>
          <w:rFonts w:cs="Times New Roman"/>
          <w:color w:val="242021"/>
          <w:szCs w:val="24"/>
        </w:rPr>
        <w:t xml:space="preserve"> </w:t>
      </w:r>
      <w:proofErr w:type="gramStart"/>
      <w:r w:rsidRPr="00B1626A">
        <w:rPr>
          <w:rFonts w:cs="Times New Roman"/>
          <w:color w:val="242021"/>
          <w:szCs w:val="24"/>
        </w:rPr>
        <w:t>Campinas,  SP</w:t>
      </w:r>
      <w:proofErr w:type="gramEnd"/>
      <w:r w:rsidRPr="00B1626A">
        <w:rPr>
          <w:rFonts w:cs="Times New Roman"/>
          <w:color w:val="242021"/>
          <w:szCs w:val="24"/>
        </w:rPr>
        <w:t>: Pontes; Fortaleza: Universidade Federal do Ceará, 1999.</w:t>
      </w:r>
    </w:p>
    <w:p w14:paraId="05D68342" w14:textId="77777777" w:rsidR="00022FAC" w:rsidRDefault="00022FAC" w:rsidP="00C31722">
      <w:pPr>
        <w:spacing w:line="240" w:lineRule="auto"/>
        <w:jc w:val="left"/>
        <w:rPr>
          <w:rFonts w:cs="Times New Roman"/>
          <w:color w:val="000000"/>
          <w:szCs w:val="24"/>
        </w:rPr>
      </w:pPr>
      <w:r w:rsidRPr="00C31722">
        <w:rPr>
          <w:rFonts w:cs="Times New Roman"/>
          <w:color w:val="000000"/>
          <w:szCs w:val="24"/>
        </w:rPr>
        <w:t xml:space="preserve">CASTELLS, M. et al. </w:t>
      </w:r>
      <w:r w:rsidRPr="000F0EF5">
        <w:rPr>
          <w:rFonts w:cs="Times New Roman"/>
          <w:b/>
          <w:bCs/>
          <w:color w:val="000000"/>
          <w:szCs w:val="24"/>
          <w:lang w:val="en-US"/>
          <w:rPrChange w:id="542" w:author="Christiane Jalles de Paula" w:date="2024-08-09T21:06:00Z" w16du:dateUtc="2024-08-10T00:06:00Z">
            <w:rPr>
              <w:rFonts w:cs="Times New Roman"/>
              <w:b/>
              <w:bCs/>
              <w:color w:val="000000"/>
              <w:szCs w:val="24"/>
            </w:rPr>
          </w:rPrChange>
        </w:rPr>
        <w:t>Electronic communication and sociopolitical mobilization: A new form of civil society</w:t>
      </w:r>
      <w:r w:rsidRPr="000F0EF5">
        <w:rPr>
          <w:rFonts w:cs="Times New Roman"/>
          <w:color w:val="000000"/>
          <w:szCs w:val="24"/>
          <w:lang w:val="en-US"/>
          <w:rPrChange w:id="543" w:author="Christiane Jalles de Paula" w:date="2024-08-09T21:06:00Z" w16du:dateUtc="2024-08-10T00:06:00Z">
            <w:rPr>
              <w:rFonts w:cs="Times New Roman"/>
              <w:color w:val="000000"/>
              <w:szCs w:val="24"/>
            </w:rPr>
          </w:rPrChange>
        </w:rPr>
        <w:t xml:space="preserve">. In: ANHEIER, H. K.; KALDOR, M.; GLASIUS, M. Global Civil Society, v. 6, London: SAGE, 2005/6. </w:t>
      </w:r>
      <w:proofErr w:type="spellStart"/>
      <w:r w:rsidRPr="00C31722">
        <w:rPr>
          <w:rFonts w:cs="Times New Roman"/>
          <w:color w:val="000000"/>
          <w:szCs w:val="24"/>
        </w:rPr>
        <w:t>Chapter</w:t>
      </w:r>
      <w:proofErr w:type="spellEnd"/>
      <w:r w:rsidRPr="00C31722">
        <w:rPr>
          <w:rFonts w:cs="Times New Roman"/>
          <w:color w:val="000000"/>
          <w:szCs w:val="24"/>
        </w:rPr>
        <w:t xml:space="preserve"> 8. p. 266-285.</w:t>
      </w:r>
    </w:p>
    <w:p w14:paraId="117621A5" w14:textId="77777777" w:rsidR="00022FAC" w:rsidRPr="00210271" w:rsidRDefault="00022FAC" w:rsidP="00EF7DFF">
      <w:pPr>
        <w:widowControl w:val="0"/>
        <w:spacing w:line="240" w:lineRule="auto"/>
        <w:jc w:val="left"/>
        <w:textAlignment w:val="baseline"/>
        <w:rPr>
          <w:rFonts w:eastAsia="SimSun;宋体" w:cs="Times New Roman"/>
          <w:szCs w:val="24"/>
          <w:lang w:bidi="hi-IN"/>
        </w:rPr>
      </w:pPr>
      <w:r w:rsidRPr="00210271">
        <w:rPr>
          <w:rFonts w:eastAsia="SimSun;宋体" w:cs="Times New Roman"/>
          <w:szCs w:val="24"/>
          <w:lang w:bidi="hi-IN"/>
        </w:rPr>
        <w:t xml:space="preserve">CASTELLS, Manuel. </w:t>
      </w:r>
      <w:r w:rsidRPr="00210271">
        <w:rPr>
          <w:rFonts w:eastAsia="SimSun;宋体" w:cs="Times New Roman"/>
          <w:b/>
          <w:bCs/>
          <w:szCs w:val="24"/>
          <w:lang w:bidi="hi-IN"/>
        </w:rPr>
        <w:t xml:space="preserve">A Questão Urbana. </w:t>
      </w:r>
      <w:r w:rsidRPr="00210271">
        <w:rPr>
          <w:rFonts w:eastAsia="SimSun;宋体" w:cs="Times New Roman"/>
          <w:szCs w:val="24"/>
          <w:lang w:bidi="hi-IN"/>
        </w:rPr>
        <w:t>Rio de Janeiro: Paz e Terra, 1983.</w:t>
      </w:r>
    </w:p>
    <w:p w14:paraId="7BF55FED" w14:textId="77777777" w:rsidR="00022FAC" w:rsidRPr="00210271" w:rsidRDefault="00022FAC" w:rsidP="00EF7DFF">
      <w:pPr>
        <w:spacing w:line="240" w:lineRule="auto"/>
        <w:jc w:val="left"/>
        <w:rPr>
          <w:rFonts w:cs="Times New Roman"/>
          <w:szCs w:val="24"/>
        </w:rPr>
      </w:pPr>
      <w:r w:rsidRPr="00210271">
        <w:rPr>
          <w:rFonts w:cs="Times New Roman"/>
          <w:szCs w:val="24"/>
        </w:rPr>
        <w:lastRenderedPageBreak/>
        <w:t xml:space="preserve">CASTELLS, Manuel. </w:t>
      </w:r>
      <w:r w:rsidRPr="00210271">
        <w:rPr>
          <w:rFonts w:cs="Times New Roman"/>
          <w:b/>
          <w:bCs/>
          <w:szCs w:val="24"/>
        </w:rPr>
        <w:t xml:space="preserve">Cidade, </w:t>
      </w:r>
      <w:proofErr w:type="spellStart"/>
      <w:r w:rsidRPr="00210271">
        <w:rPr>
          <w:rFonts w:cs="Times New Roman"/>
          <w:b/>
          <w:bCs/>
          <w:szCs w:val="24"/>
        </w:rPr>
        <w:t>Democrcia</w:t>
      </w:r>
      <w:proofErr w:type="spellEnd"/>
      <w:r w:rsidRPr="00210271">
        <w:rPr>
          <w:rFonts w:cs="Times New Roman"/>
          <w:b/>
          <w:bCs/>
          <w:szCs w:val="24"/>
        </w:rPr>
        <w:t xml:space="preserve"> e Socialismo: a experiência das associações de vizinhos de Madri. </w:t>
      </w:r>
      <w:r w:rsidRPr="00210271">
        <w:rPr>
          <w:rFonts w:cs="Times New Roman"/>
          <w:szCs w:val="24"/>
        </w:rPr>
        <w:t>Rio de Janeiro: Paz e Terra, 1980.</w:t>
      </w:r>
    </w:p>
    <w:p w14:paraId="0F6DEEA7" w14:textId="77777777" w:rsidR="00022FAC" w:rsidRPr="00210271" w:rsidRDefault="00022FAC" w:rsidP="00515D68">
      <w:pPr>
        <w:autoSpaceDE w:val="0"/>
        <w:autoSpaceDN w:val="0"/>
        <w:adjustRightInd w:val="0"/>
        <w:spacing w:before="240" w:line="240" w:lineRule="auto"/>
        <w:jc w:val="left"/>
        <w:rPr>
          <w:rFonts w:cs="Times New Roman"/>
          <w:szCs w:val="24"/>
          <w:lang w:val="en-US"/>
        </w:rPr>
      </w:pPr>
      <w:r w:rsidRPr="000F0EF5">
        <w:rPr>
          <w:rFonts w:cs="Times New Roman"/>
          <w:szCs w:val="24"/>
          <w:rPrChange w:id="544" w:author="Christiane Jalles de Paula" w:date="2024-08-09T21:06:00Z" w16du:dateUtc="2024-08-10T00:06:00Z">
            <w:rPr>
              <w:rFonts w:cs="Times New Roman"/>
              <w:szCs w:val="24"/>
              <w:lang w:val="en-US"/>
            </w:rPr>
          </w:rPrChange>
        </w:rPr>
        <w:t xml:space="preserve">CASTELLS, Manuel. </w:t>
      </w:r>
      <w:proofErr w:type="spellStart"/>
      <w:r w:rsidRPr="000F0EF5">
        <w:rPr>
          <w:rFonts w:cs="Times New Roman"/>
          <w:b/>
          <w:szCs w:val="24"/>
          <w:rPrChange w:id="545" w:author="Christiane Jalles de Paula" w:date="2024-08-09T21:06:00Z" w16du:dateUtc="2024-08-10T00:06:00Z">
            <w:rPr>
              <w:rFonts w:cs="Times New Roman"/>
              <w:b/>
              <w:szCs w:val="24"/>
              <w:lang w:val="en-US"/>
            </w:rPr>
          </w:rPrChange>
        </w:rPr>
        <w:t>Comunication</w:t>
      </w:r>
      <w:proofErr w:type="spellEnd"/>
      <w:r w:rsidRPr="000F0EF5">
        <w:rPr>
          <w:rFonts w:cs="Times New Roman"/>
          <w:b/>
          <w:szCs w:val="24"/>
          <w:rPrChange w:id="546" w:author="Christiane Jalles de Paula" w:date="2024-08-09T21:06:00Z" w16du:dateUtc="2024-08-10T00:06:00Z">
            <w:rPr>
              <w:rFonts w:cs="Times New Roman"/>
              <w:b/>
              <w:szCs w:val="24"/>
              <w:lang w:val="en-US"/>
            </w:rPr>
          </w:rPrChange>
        </w:rPr>
        <w:t xml:space="preserve"> Power.</w:t>
      </w:r>
      <w:r w:rsidRPr="000F0EF5">
        <w:rPr>
          <w:rFonts w:cs="Times New Roman"/>
          <w:szCs w:val="24"/>
          <w:rPrChange w:id="547" w:author="Christiane Jalles de Paula" w:date="2024-08-09T21:06:00Z" w16du:dateUtc="2024-08-10T00:06:00Z">
            <w:rPr>
              <w:rFonts w:cs="Times New Roman"/>
              <w:szCs w:val="24"/>
              <w:lang w:val="en-US"/>
            </w:rPr>
          </w:rPrChange>
        </w:rPr>
        <w:t xml:space="preserve"> </w:t>
      </w:r>
      <w:r w:rsidRPr="00210271">
        <w:rPr>
          <w:rFonts w:cs="Times New Roman"/>
          <w:szCs w:val="24"/>
          <w:lang w:val="en-US"/>
        </w:rPr>
        <w:t>Oxford University Press, 2009.</w:t>
      </w:r>
    </w:p>
    <w:p w14:paraId="07693159" w14:textId="77777777" w:rsidR="00022FAC" w:rsidRPr="00210271" w:rsidRDefault="00022FAC" w:rsidP="00EF7DFF">
      <w:pPr>
        <w:spacing w:line="240" w:lineRule="auto"/>
        <w:jc w:val="left"/>
        <w:rPr>
          <w:rFonts w:cs="Times New Roman"/>
          <w:szCs w:val="24"/>
        </w:rPr>
      </w:pPr>
      <w:r w:rsidRPr="00210271">
        <w:rPr>
          <w:rFonts w:cs="Times New Roman"/>
          <w:szCs w:val="24"/>
          <w:lang w:val="en-US"/>
        </w:rPr>
        <w:t xml:space="preserve">CASTELLS, Manuel. </w:t>
      </w:r>
      <w:r w:rsidRPr="00210271">
        <w:rPr>
          <w:rFonts w:cs="Times New Roman"/>
          <w:b/>
          <w:szCs w:val="24"/>
        </w:rPr>
        <w:t>O poder da Identidade.</w:t>
      </w:r>
      <w:r w:rsidRPr="00210271">
        <w:rPr>
          <w:rFonts w:cs="Times New Roman"/>
          <w:szCs w:val="24"/>
        </w:rPr>
        <w:t xml:space="preserve"> 6 ed. São Paulo: Paz e Terra, 2008. Vol. 2.</w:t>
      </w:r>
    </w:p>
    <w:p w14:paraId="6996CB0B" w14:textId="77777777" w:rsidR="00022FAC" w:rsidRPr="00210271" w:rsidRDefault="00022FAC" w:rsidP="00515D68">
      <w:pPr>
        <w:spacing w:line="240" w:lineRule="auto"/>
        <w:jc w:val="left"/>
        <w:rPr>
          <w:rFonts w:cs="Times New Roman"/>
          <w:szCs w:val="24"/>
        </w:rPr>
      </w:pPr>
      <w:r w:rsidRPr="00210271">
        <w:rPr>
          <w:rFonts w:cs="Times New Roman"/>
          <w:szCs w:val="24"/>
        </w:rPr>
        <w:t xml:space="preserve">CASTELLS, Manuel. </w:t>
      </w:r>
      <w:r w:rsidRPr="00210271">
        <w:rPr>
          <w:rFonts w:cs="Times New Roman"/>
          <w:b/>
          <w:szCs w:val="24"/>
        </w:rPr>
        <w:t>Redes de indignação e esperança: movimentos sociais na era da internet.</w:t>
      </w:r>
      <w:r w:rsidRPr="00210271">
        <w:rPr>
          <w:rFonts w:cs="Times New Roman"/>
          <w:szCs w:val="24"/>
        </w:rPr>
        <w:t xml:space="preserve"> 1. ed. Rio de janeiro: Zahar, 2013.</w:t>
      </w:r>
    </w:p>
    <w:p w14:paraId="58F8492D"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CASTELLS, Manuel; CARDOSO, Gustavo. (org.) </w:t>
      </w:r>
      <w:r w:rsidRPr="00210271">
        <w:rPr>
          <w:rFonts w:cs="Times New Roman"/>
          <w:b/>
          <w:szCs w:val="24"/>
        </w:rPr>
        <w:t xml:space="preserve">A sociedade em Rede: do conhecimento à </w:t>
      </w:r>
      <w:proofErr w:type="spellStart"/>
      <w:r w:rsidRPr="00210271">
        <w:rPr>
          <w:rFonts w:cs="Times New Roman"/>
          <w:b/>
          <w:szCs w:val="24"/>
        </w:rPr>
        <w:t>acção</w:t>
      </w:r>
      <w:proofErr w:type="spellEnd"/>
      <w:r w:rsidRPr="00210271">
        <w:rPr>
          <w:rFonts w:cs="Times New Roman"/>
          <w:b/>
          <w:szCs w:val="24"/>
        </w:rPr>
        <w:t xml:space="preserve"> política.</w:t>
      </w:r>
      <w:r w:rsidRPr="00210271">
        <w:rPr>
          <w:rFonts w:cs="Times New Roman"/>
          <w:szCs w:val="24"/>
        </w:rPr>
        <w:t xml:space="preserve"> Imprensa nacional – Casa da Moeda. Portugal, 2005.</w:t>
      </w:r>
    </w:p>
    <w:p w14:paraId="481C1791" w14:textId="77777777" w:rsidR="00022FAC" w:rsidRPr="00560F53" w:rsidRDefault="00022FAC" w:rsidP="00560F53">
      <w:pPr>
        <w:spacing w:line="240" w:lineRule="auto"/>
        <w:jc w:val="left"/>
        <w:rPr>
          <w:rFonts w:cs="Times New Roman"/>
          <w:b/>
          <w:szCs w:val="24"/>
        </w:rPr>
      </w:pPr>
      <w:r w:rsidRPr="00560F53">
        <w:rPr>
          <w:rFonts w:cs="Times New Roman"/>
          <w:bCs/>
          <w:szCs w:val="24"/>
        </w:rPr>
        <w:t>CHAGAS, C.</w:t>
      </w:r>
      <w:r w:rsidRPr="00560F53">
        <w:rPr>
          <w:rFonts w:cs="Times New Roman"/>
          <w:b/>
          <w:szCs w:val="24"/>
        </w:rPr>
        <w:t xml:space="preserve"> Collor, um perfil devastado. </w:t>
      </w:r>
      <w:r w:rsidRPr="00560F53">
        <w:rPr>
          <w:rFonts w:cs="Times New Roman"/>
          <w:bCs/>
          <w:szCs w:val="24"/>
        </w:rPr>
        <w:t>Rio de Janeiro: Ediouro, 1993.</w:t>
      </w:r>
    </w:p>
    <w:p w14:paraId="78C0F5CE"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CHALOUB, Jorge. </w:t>
      </w:r>
      <w:r w:rsidRPr="00210271">
        <w:rPr>
          <w:rFonts w:cs="Times New Roman"/>
          <w:b/>
          <w:szCs w:val="24"/>
        </w:rPr>
        <w:t xml:space="preserve">A eloquência das ruas. </w:t>
      </w:r>
      <w:r w:rsidRPr="00210271">
        <w:rPr>
          <w:rFonts w:cs="Times New Roman"/>
          <w:szCs w:val="24"/>
        </w:rPr>
        <w:t xml:space="preserve">Boletim CEDES – </w:t>
      </w:r>
      <w:proofErr w:type="gramStart"/>
      <w:r w:rsidRPr="00210271">
        <w:rPr>
          <w:rFonts w:cs="Times New Roman"/>
          <w:szCs w:val="24"/>
        </w:rPr>
        <w:t>Julho</w:t>
      </w:r>
      <w:proofErr w:type="gramEnd"/>
      <w:r w:rsidRPr="00210271">
        <w:rPr>
          <w:rFonts w:cs="Times New Roman"/>
          <w:szCs w:val="24"/>
        </w:rPr>
        <w:t>-Setembro, 2013. p. 15-21.</w:t>
      </w:r>
    </w:p>
    <w:p w14:paraId="1DA2E1C4" w14:textId="77777777" w:rsidR="00022FAC" w:rsidRPr="000F0EF5" w:rsidRDefault="00022FAC" w:rsidP="009003DE">
      <w:pPr>
        <w:spacing w:line="240" w:lineRule="auto"/>
        <w:jc w:val="left"/>
        <w:rPr>
          <w:rFonts w:cs="Times New Roman"/>
          <w:color w:val="000000"/>
          <w:szCs w:val="24"/>
          <w:lang w:val="en-US"/>
          <w:rPrChange w:id="548" w:author="Christiane Jalles de Paula" w:date="2024-08-09T21:06:00Z" w16du:dateUtc="2024-08-10T00:06:00Z">
            <w:rPr>
              <w:rFonts w:cs="Times New Roman"/>
              <w:color w:val="000000"/>
              <w:szCs w:val="24"/>
            </w:rPr>
          </w:rPrChange>
        </w:rPr>
      </w:pPr>
      <w:r w:rsidRPr="009003DE">
        <w:rPr>
          <w:rFonts w:cs="Times New Roman"/>
          <w:color w:val="000000"/>
          <w:szCs w:val="24"/>
        </w:rPr>
        <w:t xml:space="preserve">CHAUI, Marilena. Uma nova classe trabalhadora. In: SADER, Emir (org.). Lula e Dilma: 10 anos de governos pós-neoliberais no Brasil. </w:t>
      </w:r>
      <w:r w:rsidRPr="000F0EF5">
        <w:rPr>
          <w:rFonts w:cs="Times New Roman"/>
          <w:color w:val="000000"/>
          <w:szCs w:val="24"/>
          <w:lang w:val="en-US"/>
          <w:rPrChange w:id="549" w:author="Christiane Jalles de Paula" w:date="2024-08-09T21:06:00Z" w16du:dateUtc="2024-08-10T00:06:00Z">
            <w:rPr>
              <w:rFonts w:cs="Times New Roman"/>
              <w:color w:val="000000"/>
              <w:szCs w:val="24"/>
            </w:rPr>
          </w:rPrChange>
        </w:rPr>
        <w:t xml:space="preserve">São Paulo: </w:t>
      </w:r>
      <w:proofErr w:type="spellStart"/>
      <w:r w:rsidRPr="000F0EF5">
        <w:rPr>
          <w:rFonts w:cs="Times New Roman"/>
          <w:color w:val="000000"/>
          <w:szCs w:val="24"/>
          <w:lang w:val="en-US"/>
          <w:rPrChange w:id="550" w:author="Christiane Jalles de Paula" w:date="2024-08-09T21:06:00Z" w16du:dateUtc="2024-08-10T00:06:00Z">
            <w:rPr>
              <w:rFonts w:cs="Times New Roman"/>
              <w:color w:val="000000"/>
              <w:szCs w:val="24"/>
            </w:rPr>
          </w:rPrChange>
        </w:rPr>
        <w:t>Boitempo</w:t>
      </w:r>
      <w:proofErr w:type="spellEnd"/>
      <w:r w:rsidRPr="000F0EF5">
        <w:rPr>
          <w:rFonts w:cs="Times New Roman"/>
          <w:color w:val="000000"/>
          <w:szCs w:val="24"/>
          <w:lang w:val="en-US"/>
          <w:rPrChange w:id="551" w:author="Christiane Jalles de Paula" w:date="2024-08-09T21:06:00Z" w16du:dateUtc="2024-08-10T00:06:00Z">
            <w:rPr>
              <w:rFonts w:cs="Times New Roman"/>
              <w:color w:val="000000"/>
              <w:szCs w:val="24"/>
            </w:rPr>
          </w:rPrChange>
        </w:rPr>
        <w:t>, 2013.</w:t>
      </w:r>
    </w:p>
    <w:p w14:paraId="0CBBCE7C" w14:textId="77777777" w:rsidR="00022FAC" w:rsidRPr="00210271" w:rsidRDefault="00022FAC" w:rsidP="00EF7DFF">
      <w:pPr>
        <w:spacing w:line="240" w:lineRule="auto"/>
        <w:jc w:val="left"/>
        <w:rPr>
          <w:rFonts w:cs="Times New Roman"/>
          <w:szCs w:val="24"/>
        </w:rPr>
      </w:pPr>
      <w:r w:rsidRPr="00210271">
        <w:rPr>
          <w:rFonts w:cs="Times New Roman"/>
          <w:szCs w:val="24"/>
          <w:lang w:val="en-US"/>
        </w:rPr>
        <w:t xml:space="preserve">COHEN, Jean; ARATO, Andrew. </w:t>
      </w:r>
      <w:r w:rsidRPr="00210271">
        <w:rPr>
          <w:rFonts w:cs="Times New Roman"/>
          <w:b/>
          <w:szCs w:val="24"/>
          <w:lang w:val="en-US"/>
        </w:rPr>
        <w:t>Civil Society and Political Theory.</w:t>
      </w:r>
      <w:r w:rsidRPr="00210271">
        <w:rPr>
          <w:rFonts w:cs="Times New Roman"/>
          <w:szCs w:val="24"/>
          <w:lang w:val="en-US"/>
        </w:rPr>
        <w:t xml:space="preserve"> </w:t>
      </w:r>
      <w:r w:rsidRPr="00210271">
        <w:rPr>
          <w:rFonts w:cs="Times New Roman"/>
          <w:szCs w:val="24"/>
        </w:rPr>
        <w:t xml:space="preserve">Cambridge, </w:t>
      </w:r>
      <w:proofErr w:type="spellStart"/>
      <w:r w:rsidRPr="00210271">
        <w:rPr>
          <w:rFonts w:cs="Times New Roman"/>
          <w:szCs w:val="24"/>
        </w:rPr>
        <w:t>Mit</w:t>
      </w:r>
      <w:proofErr w:type="spellEnd"/>
      <w:r w:rsidRPr="00210271">
        <w:rPr>
          <w:rFonts w:cs="Times New Roman"/>
          <w:szCs w:val="24"/>
        </w:rPr>
        <w:t xml:space="preserve"> Press, 1992.</w:t>
      </w:r>
    </w:p>
    <w:p w14:paraId="1BED19F4" w14:textId="77777777" w:rsidR="00022FAC" w:rsidRDefault="00022FAC" w:rsidP="00CA685F">
      <w:pPr>
        <w:spacing w:before="100" w:beforeAutospacing="1" w:after="100" w:afterAutospacing="1" w:line="240" w:lineRule="auto"/>
        <w:jc w:val="left"/>
      </w:pPr>
      <w:r>
        <w:t>Corsi, Francisco Luiz. "A Política Econômica do Governo Dilma: Baixo Crescimento e Recessão." Marília: Oficina Universitária/Cultura Acadêmica, 2016. DOI: 10.36311/0102-</w:t>
      </w:r>
      <w:proofErr w:type="gramStart"/>
      <w:r>
        <w:t>5864.2016.v</w:t>
      </w:r>
      <w:proofErr w:type="gramEnd"/>
      <w:r>
        <w:t>53n1.09.p153.</w:t>
      </w:r>
    </w:p>
    <w:p w14:paraId="7209743D" w14:textId="77777777" w:rsidR="00022FAC" w:rsidRPr="009003DE" w:rsidRDefault="00022FAC" w:rsidP="009003DE">
      <w:pPr>
        <w:spacing w:line="240" w:lineRule="auto"/>
        <w:jc w:val="left"/>
        <w:rPr>
          <w:rFonts w:cs="Times New Roman"/>
          <w:color w:val="000000"/>
          <w:szCs w:val="24"/>
        </w:rPr>
      </w:pPr>
      <w:r w:rsidRPr="009003DE">
        <w:rPr>
          <w:rFonts w:cs="Times New Roman"/>
          <w:color w:val="000000"/>
          <w:szCs w:val="24"/>
        </w:rPr>
        <w:t>COSTA, Ana Maria. Saúde é desenvolvimento. In: SADER, Emir (org.). Lula e Dilma: 10 anos de governos pós-neoliberais no Brasil. São Paulo: Boitempo, 2013.</w:t>
      </w:r>
    </w:p>
    <w:p w14:paraId="6FBD36C0" w14:textId="77777777" w:rsidR="00022FAC" w:rsidRDefault="00022FAC" w:rsidP="00515D68">
      <w:pPr>
        <w:spacing w:line="240" w:lineRule="auto"/>
        <w:jc w:val="left"/>
        <w:rPr>
          <w:rFonts w:cs="Times New Roman"/>
          <w:szCs w:val="24"/>
        </w:rPr>
      </w:pPr>
      <w:r w:rsidRPr="004126B0">
        <w:rPr>
          <w:rFonts w:cs="Times New Roman"/>
          <w:szCs w:val="24"/>
        </w:rPr>
        <w:t xml:space="preserve">Costa, D.; </w:t>
      </w:r>
      <w:proofErr w:type="spellStart"/>
      <w:r w:rsidRPr="004126B0">
        <w:rPr>
          <w:rFonts w:cs="Times New Roman"/>
          <w:szCs w:val="24"/>
        </w:rPr>
        <w:t>Paulon</w:t>
      </w:r>
      <w:proofErr w:type="spellEnd"/>
      <w:r w:rsidRPr="004126B0">
        <w:rPr>
          <w:rFonts w:cs="Times New Roman"/>
          <w:szCs w:val="24"/>
        </w:rPr>
        <w:t xml:space="preserve">, S. </w:t>
      </w:r>
      <w:r w:rsidRPr="004126B0">
        <w:rPr>
          <w:rFonts w:cs="Times New Roman"/>
          <w:b/>
          <w:bCs/>
          <w:szCs w:val="24"/>
        </w:rPr>
        <w:t>Participação social e protagonismo em saúde mental: a insurgência de um coletivo.</w:t>
      </w:r>
      <w:r w:rsidRPr="004126B0">
        <w:rPr>
          <w:rFonts w:cs="Times New Roman"/>
          <w:szCs w:val="24"/>
        </w:rPr>
        <w:t xml:space="preserve"> Saúde em Debate, Rio de Janeiro, vol. 36, nº 95, p. 572-582, 2012.</w:t>
      </w:r>
    </w:p>
    <w:p w14:paraId="48EA67D9"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t>COUTINHO, Carlos Nelson.</w:t>
      </w:r>
      <w:r w:rsidRPr="00210271">
        <w:rPr>
          <w:rStyle w:val="apple-converted-space"/>
          <w:rFonts w:cs="Times New Roman"/>
          <w:color w:val="000000"/>
          <w:szCs w:val="24"/>
          <w:highlight w:val="white"/>
        </w:rPr>
        <w:t> </w:t>
      </w:r>
      <w:r w:rsidRPr="00210271">
        <w:rPr>
          <w:rFonts w:cs="Times New Roman"/>
          <w:b/>
          <w:bCs/>
          <w:color w:val="000000"/>
          <w:szCs w:val="24"/>
          <w:highlight w:val="white"/>
        </w:rPr>
        <w:t>O conceito de vontade coletiva em Gramsci</w:t>
      </w:r>
      <w:r w:rsidRPr="00210271">
        <w:rPr>
          <w:rFonts w:cs="Times New Roman"/>
          <w:color w:val="000000"/>
          <w:szCs w:val="24"/>
          <w:highlight w:val="white"/>
        </w:rPr>
        <w:t>.</w:t>
      </w:r>
      <w:r w:rsidRPr="00210271">
        <w:rPr>
          <w:rStyle w:val="apple-converted-space"/>
          <w:rFonts w:cs="Times New Roman"/>
          <w:i/>
          <w:iCs/>
          <w:color w:val="000000"/>
          <w:szCs w:val="24"/>
          <w:highlight w:val="white"/>
        </w:rPr>
        <w:t> </w:t>
      </w:r>
      <w:r w:rsidRPr="00210271">
        <w:rPr>
          <w:rFonts w:cs="Times New Roman"/>
          <w:i/>
          <w:iCs/>
          <w:color w:val="000000"/>
          <w:szCs w:val="24"/>
          <w:highlight w:val="white"/>
        </w:rPr>
        <w:t xml:space="preserve">Rev. </w:t>
      </w:r>
      <w:proofErr w:type="spellStart"/>
      <w:r w:rsidRPr="00210271">
        <w:rPr>
          <w:rFonts w:cs="Times New Roman"/>
          <w:i/>
          <w:iCs/>
          <w:color w:val="000000"/>
          <w:szCs w:val="24"/>
          <w:highlight w:val="white"/>
        </w:rPr>
        <w:t>katálysis</w:t>
      </w:r>
      <w:proofErr w:type="spellEnd"/>
      <w:r w:rsidRPr="00210271">
        <w:rPr>
          <w:rStyle w:val="apple-converted-space"/>
          <w:rFonts w:cs="Times New Roman"/>
          <w:color w:val="000000"/>
          <w:szCs w:val="24"/>
          <w:highlight w:val="white"/>
        </w:rPr>
        <w:t> </w:t>
      </w:r>
      <w:r w:rsidRPr="00210271">
        <w:rPr>
          <w:rFonts w:cs="Times New Roman"/>
          <w:color w:val="000000"/>
          <w:szCs w:val="24"/>
          <w:highlight w:val="white"/>
        </w:rPr>
        <w:t>[online]. 2009, vol.12, n.1, pp. 32-40.</w:t>
      </w:r>
    </w:p>
    <w:p w14:paraId="639ED2A9" w14:textId="77777777" w:rsidR="00022FAC" w:rsidRPr="00560F53" w:rsidRDefault="00022FAC" w:rsidP="00560F53">
      <w:pPr>
        <w:spacing w:line="240" w:lineRule="auto"/>
        <w:jc w:val="left"/>
        <w:rPr>
          <w:rFonts w:cs="Times New Roman"/>
          <w:b/>
          <w:szCs w:val="24"/>
        </w:rPr>
      </w:pPr>
      <w:r w:rsidRPr="00560F53">
        <w:rPr>
          <w:rFonts w:cs="Times New Roman"/>
          <w:bCs/>
          <w:szCs w:val="24"/>
        </w:rPr>
        <w:t>CRUVINEL, T.</w:t>
      </w:r>
      <w:r w:rsidRPr="00560F53">
        <w:rPr>
          <w:rFonts w:cs="Times New Roman"/>
          <w:b/>
          <w:szCs w:val="24"/>
        </w:rPr>
        <w:t xml:space="preserve"> 1992: o ano que mudou a história do Brasil. Rio de Janeiro: Record, 2012.</w:t>
      </w:r>
    </w:p>
    <w:p w14:paraId="5F048DA3" w14:textId="77777777" w:rsidR="00022FAC" w:rsidRPr="00210271" w:rsidRDefault="00022FAC" w:rsidP="00EF7DFF">
      <w:pPr>
        <w:spacing w:line="240" w:lineRule="auto"/>
        <w:jc w:val="left"/>
        <w:rPr>
          <w:rFonts w:cs="Times New Roman"/>
          <w:szCs w:val="24"/>
        </w:rPr>
      </w:pPr>
      <w:r w:rsidRPr="00210271">
        <w:rPr>
          <w:rStyle w:val="apple-style-span"/>
          <w:rFonts w:cs="Times New Roman"/>
          <w:color w:val="000000"/>
          <w:szCs w:val="24"/>
          <w:highlight w:val="white"/>
        </w:rPr>
        <w:t xml:space="preserve">DAHL, Robert A. </w:t>
      </w:r>
      <w:r w:rsidRPr="00210271">
        <w:rPr>
          <w:rStyle w:val="apple-style-span"/>
          <w:rFonts w:cs="Times New Roman"/>
          <w:b/>
          <w:color w:val="000000"/>
          <w:szCs w:val="24"/>
          <w:highlight w:val="white"/>
        </w:rPr>
        <w:t>Poliarquia: participação e oposição.</w:t>
      </w:r>
      <w:r w:rsidRPr="00210271">
        <w:rPr>
          <w:rStyle w:val="apple-style-span"/>
          <w:rFonts w:cs="Times New Roman"/>
          <w:color w:val="000000"/>
          <w:szCs w:val="24"/>
          <w:highlight w:val="white"/>
        </w:rPr>
        <w:t xml:space="preserve"> 1 ed. São Paulo: Edusp, 2005.</w:t>
      </w:r>
    </w:p>
    <w:p w14:paraId="4CBA83CD"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DATAFOLHA. </w:t>
      </w:r>
      <w:r w:rsidRPr="00210271">
        <w:rPr>
          <w:rFonts w:cs="Times New Roman"/>
          <w:b/>
          <w:szCs w:val="24"/>
        </w:rPr>
        <w:t>Avaliação da Presidente Dilma Rousseff (PO813694) 27 e 28/06/2013.</w:t>
      </w:r>
      <w:r w:rsidRPr="00210271">
        <w:rPr>
          <w:rFonts w:cs="Times New Roman"/>
          <w:szCs w:val="24"/>
        </w:rPr>
        <w:t xml:space="preserve"> Disponível em: &lt; http://media.folha.uol.com.br/datafolha/2013/07/01/avaliacao-dilma.pdf&gt; Acesso em 31/05/2015.</w:t>
      </w:r>
    </w:p>
    <w:p w14:paraId="2A5F244B" w14:textId="77777777" w:rsidR="00022FAC" w:rsidRPr="00210271" w:rsidRDefault="00022FAC" w:rsidP="00EF7DFF">
      <w:pPr>
        <w:spacing w:line="240" w:lineRule="auto"/>
        <w:jc w:val="left"/>
        <w:rPr>
          <w:rFonts w:cs="Times New Roman"/>
          <w:szCs w:val="24"/>
        </w:rPr>
      </w:pPr>
      <w:r w:rsidRPr="00210271">
        <w:rPr>
          <w:rFonts w:cs="Times New Roman"/>
          <w:color w:val="000000"/>
          <w:szCs w:val="24"/>
        </w:rPr>
        <w:t xml:space="preserve">DATAFOLHA. </w:t>
      </w:r>
      <w:r w:rsidRPr="00210271">
        <w:rPr>
          <w:rFonts w:cs="Times New Roman"/>
          <w:b/>
          <w:color w:val="000000"/>
          <w:szCs w:val="24"/>
        </w:rPr>
        <w:t>Avaliação Lula 17 a 19/11/2010.</w:t>
      </w:r>
      <w:r w:rsidRPr="00210271">
        <w:rPr>
          <w:rFonts w:cs="Times New Roman"/>
          <w:color w:val="000000"/>
          <w:szCs w:val="24"/>
        </w:rPr>
        <w:t xml:space="preserve"> Disponível em: &lt;</w:t>
      </w:r>
      <w:r w:rsidRPr="00210271">
        <w:rPr>
          <w:rFonts w:cs="Times New Roman"/>
          <w:szCs w:val="24"/>
        </w:rPr>
        <w:t xml:space="preserve"> http://media.folha.uol.com.br/datafolha/2013/05/02/aval_pres_20122010.pdf&gt; Acesso em: 31/05/2015.</w:t>
      </w:r>
    </w:p>
    <w:p w14:paraId="1F001C67" w14:textId="77777777" w:rsidR="00022FAC" w:rsidRPr="00210271" w:rsidRDefault="00022FAC" w:rsidP="00EF7DFF">
      <w:pPr>
        <w:spacing w:line="240" w:lineRule="auto"/>
        <w:rPr>
          <w:rFonts w:cs="Times New Roman"/>
          <w:szCs w:val="24"/>
        </w:rPr>
      </w:pPr>
      <w:r w:rsidRPr="00210271">
        <w:rPr>
          <w:rFonts w:cs="Times New Roman"/>
          <w:szCs w:val="24"/>
        </w:rPr>
        <w:t xml:space="preserve">DATAFOLHA. </w:t>
      </w:r>
      <w:r w:rsidRPr="00210271">
        <w:rPr>
          <w:rFonts w:cs="Times New Roman"/>
          <w:b/>
          <w:szCs w:val="24"/>
        </w:rPr>
        <w:t>Opinião sobre as manifestações (PO813693).</w:t>
      </w:r>
      <w:r w:rsidRPr="00210271">
        <w:rPr>
          <w:rFonts w:cs="Times New Roman"/>
          <w:szCs w:val="24"/>
        </w:rPr>
        <w:t xml:space="preserve"> São Paulo, 21/06/2013. Disponível em: &lt;http://media.folha.uol.com.br/datafolha/2013/06/24/opiniao-sobre-as-manifestacoes.pdf&gt;. Acesso em: 25/06/2015.</w:t>
      </w:r>
    </w:p>
    <w:p w14:paraId="624E5603" w14:textId="77777777" w:rsidR="00022FAC" w:rsidRPr="000F0EF5" w:rsidRDefault="00022FAC" w:rsidP="00515D68">
      <w:pPr>
        <w:spacing w:line="240" w:lineRule="auto"/>
        <w:jc w:val="left"/>
        <w:rPr>
          <w:rFonts w:cs="Times New Roman"/>
          <w:color w:val="000000"/>
          <w:szCs w:val="24"/>
          <w:lang w:val="en-US"/>
          <w:rPrChange w:id="552" w:author="Christiane Jalles de Paula" w:date="2024-08-09T21:06:00Z" w16du:dateUtc="2024-08-10T00:06:00Z">
            <w:rPr>
              <w:rFonts w:cs="Times New Roman"/>
              <w:color w:val="000000"/>
              <w:szCs w:val="24"/>
            </w:rPr>
          </w:rPrChange>
        </w:rPr>
      </w:pPr>
      <w:r w:rsidRPr="00BD354B">
        <w:rPr>
          <w:rFonts w:cs="Times New Roman"/>
          <w:color w:val="000000"/>
          <w:szCs w:val="24"/>
        </w:rPr>
        <w:t xml:space="preserve">DE AZEVEDO, F. P. </w:t>
      </w:r>
      <w:r w:rsidRPr="00BD354B">
        <w:rPr>
          <w:rFonts w:cs="Times New Roman"/>
          <w:b/>
          <w:bCs/>
          <w:color w:val="000000"/>
          <w:szCs w:val="24"/>
        </w:rPr>
        <w:t>Sob o céu de junho: Movimentos juvenis e crise da política nas manifestações de 2013.</w:t>
      </w:r>
      <w:r w:rsidRPr="00BD354B">
        <w:rPr>
          <w:rFonts w:cs="Times New Roman"/>
          <w:color w:val="000000"/>
          <w:szCs w:val="24"/>
        </w:rPr>
        <w:t xml:space="preserve"> </w:t>
      </w:r>
      <w:r w:rsidRPr="000F0EF5">
        <w:rPr>
          <w:rFonts w:cs="Times New Roman"/>
          <w:color w:val="000000"/>
          <w:szCs w:val="24"/>
          <w:lang w:val="en-US"/>
          <w:rPrChange w:id="553" w:author="Christiane Jalles de Paula" w:date="2024-08-09T21:06:00Z" w16du:dateUtc="2024-08-10T00:06:00Z">
            <w:rPr>
              <w:rFonts w:cs="Times New Roman"/>
              <w:color w:val="000000"/>
              <w:szCs w:val="24"/>
            </w:rPr>
          </w:rPrChange>
        </w:rPr>
        <w:t>Juventude.br, [S. l.], n. 16, p. 14–20, 2021.</w:t>
      </w:r>
    </w:p>
    <w:p w14:paraId="72468C93" w14:textId="77777777" w:rsidR="00022FAC" w:rsidRPr="000F0EF5" w:rsidRDefault="00022FAC" w:rsidP="00515D68">
      <w:pPr>
        <w:spacing w:line="240" w:lineRule="auto"/>
        <w:jc w:val="left"/>
        <w:rPr>
          <w:rFonts w:cs="Times New Roman"/>
          <w:color w:val="000000"/>
          <w:szCs w:val="24"/>
          <w:lang w:val="en-US"/>
          <w:rPrChange w:id="554" w:author="Christiane Jalles de Paula" w:date="2024-08-09T21:06:00Z" w16du:dateUtc="2024-08-10T00:06:00Z">
            <w:rPr>
              <w:rFonts w:cs="Times New Roman"/>
              <w:color w:val="000000"/>
              <w:szCs w:val="24"/>
            </w:rPr>
          </w:rPrChange>
        </w:rPr>
      </w:pPr>
      <w:proofErr w:type="spellStart"/>
      <w:r w:rsidRPr="000F0EF5">
        <w:rPr>
          <w:rFonts w:cs="Times New Roman"/>
          <w:color w:val="000000"/>
          <w:szCs w:val="24"/>
          <w:lang w:val="en-US"/>
          <w:rPrChange w:id="555" w:author="Christiane Jalles de Paula" w:date="2024-08-09T21:06:00Z" w16du:dateUtc="2024-08-10T00:06:00Z">
            <w:rPr>
              <w:rFonts w:cs="Times New Roman"/>
              <w:color w:val="000000"/>
              <w:szCs w:val="24"/>
            </w:rPr>
          </w:rPrChange>
        </w:rPr>
        <w:lastRenderedPageBreak/>
        <w:t>della</w:t>
      </w:r>
      <w:proofErr w:type="spellEnd"/>
      <w:r w:rsidRPr="000F0EF5">
        <w:rPr>
          <w:rFonts w:cs="Times New Roman"/>
          <w:color w:val="000000"/>
          <w:szCs w:val="24"/>
          <w:lang w:val="en-US"/>
          <w:rPrChange w:id="556" w:author="Christiane Jalles de Paula" w:date="2024-08-09T21:06:00Z" w16du:dateUtc="2024-08-10T00:06:00Z">
            <w:rPr>
              <w:rFonts w:cs="Times New Roman"/>
              <w:color w:val="000000"/>
              <w:szCs w:val="24"/>
            </w:rPr>
          </w:rPrChange>
        </w:rPr>
        <w:t xml:space="preserve"> Porta, D., and </w:t>
      </w:r>
      <w:proofErr w:type="spellStart"/>
      <w:r w:rsidRPr="000F0EF5">
        <w:rPr>
          <w:rFonts w:cs="Times New Roman"/>
          <w:color w:val="000000"/>
          <w:szCs w:val="24"/>
          <w:lang w:val="en-US"/>
          <w:rPrChange w:id="557" w:author="Christiane Jalles de Paula" w:date="2024-08-09T21:06:00Z" w16du:dateUtc="2024-08-10T00:06:00Z">
            <w:rPr>
              <w:rFonts w:cs="Times New Roman"/>
              <w:color w:val="000000"/>
              <w:szCs w:val="24"/>
            </w:rPr>
          </w:rPrChange>
        </w:rPr>
        <w:t>Rucht</w:t>
      </w:r>
      <w:proofErr w:type="spellEnd"/>
      <w:r w:rsidRPr="000F0EF5">
        <w:rPr>
          <w:rFonts w:cs="Times New Roman"/>
          <w:color w:val="000000"/>
          <w:szCs w:val="24"/>
          <w:lang w:val="en-US"/>
          <w:rPrChange w:id="558" w:author="Christiane Jalles de Paula" w:date="2024-08-09T21:06:00Z" w16du:dateUtc="2024-08-10T00:06:00Z">
            <w:rPr>
              <w:rFonts w:cs="Times New Roman"/>
              <w:color w:val="000000"/>
              <w:szCs w:val="24"/>
            </w:rPr>
          </w:rPrChange>
        </w:rPr>
        <w:t>, D.</w:t>
      </w:r>
      <w:r w:rsidRPr="000F0EF5">
        <w:rPr>
          <w:rFonts w:cs="Times New Roman"/>
          <w:b/>
          <w:bCs/>
          <w:color w:val="000000"/>
          <w:szCs w:val="24"/>
          <w:lang w:val="en-US"/>
          <w:rPrChange w:id="559" w:author="Christiane Jalles de Paula" w:date="2024-08-09T21:06:00Z" w16du:dateUtc="2024-08-10T00:06:00Z">
            <w:rPr>
              <w:rFonts w:cs="Times New Roman"/>
              <w:b/>
              <w:bCs/>
              <w:color w:val="000000"/>
              <w:szCs w:val="24"/>
            </w:rPr>
          </w:rPrChange>
        </w:rPr>
        <w:t xml:space="preserve"> Left-libertarian movements in context: Comparing Italy and West Germany, 1965–1990.</w:t>
      </w:r>
      <w:r w:rsidRPr="000F0EF5">
        <w:rPr>
          <w:rFonts w:cs="Times New Roman"/>
          <w:color w:val="000000"/>
          <w:szCs w:val="24"/>
          <w:lang w:val="en-US"/>
          <w:rPrChange w:id="560" w:author="Christiane Jalles de Paula" w:date="2024-08-09T21:06:00Z" w16du:dateUtc="2024-08-10T00:06:00Z">
            <w:rPr>
              <w:rFonts w:cs="Times New Roman"/>
              <w:color w:val="000000"/>
              <w:szCs w:val="24"/>
            </w:rPr>
          </w:rPrChange>
        </w:rPr>
        <w:t xml:space="preserve"> </w:t>
      </w:r>
      <w:r w:rsidRPr="000F0EF5">
        <w:rPr>
          <w:rFonts w:cs="Times New Roman"/>
          <w:i/>
          <w:iCs/>
          <w:color w:val="000000"/>
          <w:szCs w:val="24"/>
          <w:lang w:val="en-US"/>
          <w:rPrChange w:id="561" w:author="Christiane Jalles de Paula" w:date="2024-08-09T21:06:00Z" w16du:dateUtc="2024-08-10T00:06:00Z">
            <w:rPr>
              <w:rFonts w:cs="Times New Roman"/>
              <w:i/>
              <w:iCs/>
              <w:color w:val="000000"/>
              <w:szCs w:val="24"/>
            </w:rPr>
          </w:rPrChange>
        </w:rPr>
        <w:t xml:space="preserve">In: Jenkins, J.C., and </w:t>
      </w:r>
      <w:proofErr w:type="spellStart"/>
      <w:r w:rsidRPr="000F0EF5">
        <w:rPr>
          <w:rFonts w:cs="Times New Roman"/>
          <w:i/>
          <w:iCs/>
          <w:color w:val="000000"/>
          <w:szCs w:val="24"/>
          <w:lang w:val="en-US"/>
          <w:rPrChange w:id="562" w:author="Christiane Jalles de Paula" w:date="2024-08-09T21:06:00Z" w16du:dateUtc="2024-08-10T00:06:00Z">
            <w:rPr>
              <w:rFonts w:cs="Times New Roman"/>
              <w:i/>
              <w:iCs/>
              <w:color w:val="000000"/>
              <w:szCs w:val="24"/>
            </w:rPr>
          </w:rPrChange>
        </w:rPr>
        <w:t>Klandermans</w:t>
      </w:r>
      <w:proofErr w:type="spellEnd"/>
      <w:r w:rsidRPr="000F0EF5">
        <w:rPr>
          <w:rFonts w:cs="Times New Roman"/>
          <w:i/>
          <w:iCs/>
          <w:color w:val="000000"/>
          <w:szCs w:val="24"/>
          <w:lang w:val="en-US"/>
          <w:rPrChange w:id="563" w:author="Christiane Jalles de Paula" w:date="2024-08-09T21:06:00Z" w16du:dateUtc="2024-08-10T00:06:00Z">
            <w:rPr>
              <w:rFonts w:cs="Times New Roman"/>
              <w:i/>
              <w:iCs/>
              <w:color w:val="000000"/>
              <w:szCs w:val="24"/>
            </w:rPr>
          </w:rPrChange>
        </w:rPr>
        <w:t>, B. (eds), The Politics of Social Protest. Comparative Perspectives on States and Social Movements.</w:t>
      </w:r>
      <w:r w:rsidRPr="000F0EF5">
        <w:rPr>
          <w:rFonts w:cs="Times New Roman"/>
          <w:color w:val="000000"/>
          <w:szCs w:val="24"/>
          <w:lang w:val="en-US"/>
          <w:rPrChange w:id="564" w:author="Christiane Jalles de Paula" w:date="2024-08-09T21:06:00Z" w16du:dateUtc="2024-08-10T00:06:00Z">
            <w:rPr>
              <w:rFonts w:cs="Times New Roman"/>
              <w:color w:val="000000"/>
              <w:szCs w:val="24"/>
            </w:rPr>
          </w:rPrChange>
        </w:rPr>
        <w:t xml:space="preserve"> University of Minnesota Press, Minneapolis, 1995. pp. 229–272</w:t>
      </w:r>
    </w:p>
    <w:p w14:paraId="178BDB4A" w14:textId="77777777" w:rsidR="00022FAC" w:rsidRPr="000F0EF5" w:rsidRDefault="00022FAC" w:rsidP="00515D68">
      <w:pPr>
        <w:spacing w:line="240" w:lineRule="auto"/>
        <w:jc w:val="left"/>
        <w:rPr>
          <w:rFonts w:cs="Times New Roman"/>
          <w:szCs w:val="24"/>
          <w:lang w:val="en-US"/>
          <w:rPrChange w:id="565" w:author="Christiane Jalles de Paula" w:date="2024-08-09T21:06:00Z" w16du:dateUtc="2024-08-10T00:06:00Z">
            <w:rPr>
              <w:rFonts w:cs="Times New Roman"/>
              <w:szCs w:val="24"/>
            </w:rPr>
          </w:rPrChange>
        </w:rPr>
      </w:pPr>
      <w:r w:rsidRPr="00210271">
        <w:rPr>
          <w:rFonts w:cs="Times New Roman"/>
          <w:szCs w:val="24"/>
        </w:rPr>
        <w:t xml:space="preserve">DELLA PORTA, </w:t>
      </w:r>
      <w:proofErr w:type="spellStart"/>
      <w:r w:rsidRPr="00210271">
        <w:rPr>
          <w:rFonts w:cs="Times New Roman"/>
          <w:szCs w:val="24"/>
        </w:rPr>
        <w:t>Donatela</w:t>
      </w:r>
      <w:proofErr w:type="spellEnd"/>
      <w:r w:rsidRPr="00210271">
        <w:rPr>
          <w:rFonts w:cs="Times New Roman"/>
          <w:szCs w:val="24"/>
        </w:rPr>
        <w:t xml:space="preserve">; DIANI, Mario. </w:t>
      </w:r>
      <w:r w:rsidRPr="00210271">
        <w:rPr>
          <w:rFonts w:cs="Times New Roman"/>
          <w:szCs w:val="24"/>
          <w:lang w:val="en-US"/>
        </w:rPr>
        <w:t>S</w:t>
      </w:r>
      <w:r w:rsidRPr="00210271">
        <w:rPr>
          <w:rFonts w:cs="Times New Roman"/>
          <w:b/>
          <w:szCs w:val="24"/>
          <w:lang w:val="en-US"/>
        </w:rPr>
        <w:t>ocial movements: an introduction.</w:t>
      </w:r>
      <w:r w:rsidRPr="00210271">
        <w:rPr>
          <w:rFonts w:cs="Times New Roman"/>
          <w:szCs w:val="24"/>
          <w:lang w:val="en-US"/>
        </w:rPr>
        <w:t xml:space="preserve"> 2. ed. </w:t>
      </w:r>
      <w:r w:rsidRPr="000F0EF5">
        <w:rPr>
          <w:rFonts w:cs="Times New Roman"/>
          <w:szCs w:val="24"/>
          <w:lang w:val="en-US"/>
          <w:rPrChange w:id="566" w:author="Christiane Jalles de Paula" w:date="2024-08-09T21:06:00Z" w16du:dateUtc="2024-08-10T00:06:00Z">
            <w:rPr>
              <w:rFonts w:cs="Times New Roman"/>
              <w:szCs w:val="24"/>
            </w:rPr>
          </w:rPrChange>
        </w:rPr>
        <w:t>Blackwell Publishing. Oxford, 2006.</w:t>
      </w:r>
    </w:p>
    <w:p w14:paraId="6B687155" w14:textId="77777777" w:rsidR="00022FAC" w:rsidRPr="00210271" w:rsidRDefault="00022FAC" w:rsidP="00EF7DFF">
      <w:pPr>
        <w:spacing w:line="240" w:lineRule="auto"/>
        <w:jc w:val="left"/>
        <w:rPr>
          <w:rFonts w:cs="Times New Roman"/>
          <w:szCs w:val="24"/>
        </w:rPr>
      </w:pPr>
      <w:bookmarkStart w:id="567" w:name="_Hlk529298072"/>
      <w:r w:rsidRPr="000F0EF5">
        <w:rPr>
          <w:rFonts w:cs="Times New Roman"/>
          <w:szCs w:val="24"/>
          <w:lang w:val="en-US"/>
          <w:rPrChange w:id="568" w:author="Christiane Jalles de Paula" w:date="2024-08-09T21:06:00Z" w16du:dateUtc="2024-08-10T00:06:00Z">
            <w:rPr>
              <w:rFonts w:cs="Times New Roman"/>
              <w:szCs w:val="24"/>
            </w:rPr>
          </w:rPrChange>
        </w:rPr>
        <w:t>DELLA PORTA, Donatela; DIANI, Mario. S</w:t>
      </w:r>
      <w:r w:rsidRPr="000F0EF5">
        <w:rPr>
          <w:rFonts w:cs="Times New Roman"/>
          <w:b/>
          <w:szCs w:val="24"/>
          <w:lang w:val="en-US"/>
          <w:rPrChange w:id="569" w:author="Christiane Jalles de Paula" w:date="2024-08-09T21:06:00Z" w16du:dateUtc="2024-08-10T00:06:00Z">
            <w:rPr>
              <w:rFonts w:cs="Times New Roman"/>
              <w:b/>
              <w:szCs w:val="24"/>
            </w:rPr>
          </w:rPrChange>
        </w:rPr>
        <w:t>ocial movements: an introduction.</w:t>
      </w:r>
      <w:r w:rsidRPr="000F0EF5">
        <w:rPr>
          <w:rFonts w:cs="Times New Roman"/>
          <w:szCs w:val="24"/>
          <w:lang w:val="en-US"/>
          <w:rPrChange w:id="570" w:author="Christiane Jalles de Paula" w:date="2024-08-09T21:06:00Z" w16du:dateUtc="2024-08-10T00:06:00Z">
            <w:rPr>
              <w:rFonts w:cs="Times New Roman"/>
              <w:szCs w:val="24"/>
            </w:rPr>
          </w:rPrChange>
        </w:rPr>
        <w:t xml:space="preserve"> 2. ed. Blackwell Publishing. </w:t>
      </w:r>
      <w:r w:rsidRPr="00210271">
        <w:rPr>
          <w:rFonts w:cs="Times New Roman"/>
          <w:szCs w:val="24"/>
        </w:rPr>
        <w:t>Oxford, 2006.</w:t>
      </w:r>
    </w:p>
    <w:bookmarkEnd w:id="567"/>
    <w:p w14:paraId="20D0C6B6" w14:textId="77777777" w:rsidR="00022FAC" w:rsidRPr="00CA685F" w:rsidRDefault="00022FAC" w:rsidP="00CA685F">
      <w:pPr>
        <w:spacing w:before="100" w:beforeAutospacing="1" w:after="100" w:afterAutospacing="1" w:line="240" w:lineRule="auto"/>
        <w:jc w:val="left"/>
        <w:rPr>
          <w:rFonts w:eastAsia="Times New Roman" w:cs="Times New Roman"/>
          <w:szCs w:val="24"/>
          <w:lang w:eastAsia="pt-BR"/>
        </w:rPr>
      </w:pPr>
      <w:r w:rsidRPr="00CA685F">
        <w:rPr>
          <w:rFonts w:eastAsia="Times New Roman" w:cs="Times New Roman"/>
          <w:szCs w:val="24"/>
          <w:lang w:eastAsia="pt-BR"/>
        </w:rPr>
        <w:t>DEPARTAMENTO INTERSINDICAL DE ESTATÍSTICA E ESTUDOS SOCIOECONÔMICOS – DIEESE. Balanço das greves em 2012. São Paulo: DIEESE, 2013. (Estudos e Pesquisas, n. 66).</w:t>
      </w:r>
    </w:p>
    <w:p w14:paraId="0463FF46" w14:textId="77777777" w:rsidR="00022FAC" w:rsidRDefault="00022FAC" w:rsidP="00CA685F">
      <w:pPr>
        <w:spacing w:before="100" w:beforeAutospacing="1" w:after="100" w:afterAutospacing="1" w:line="240" w:lineRule="auto"/>
        <w:jc w:val="left"/>
        <w:rPr>
          <w:rFonts w:eastAsia="Times New Roman" w:cs="Times New Roman"/>
          <w:szCs w:val="24"/>
          <w:lang w:eastAsia="pt-BR"/>
        </w:rPr>
      </w:pPr>
      <w:r w:rsidRPr="00CA685F">
        <w:rPr>
          <w:rFonts w:eastAsia="Times New Roman" w:cs="Times New Roman"/>
          <w:szCs w:val="24"/>
          <w:lang w:eastAsia="pt-BR"/>
        </w:rPr>
        <w:t>DEPARTAMENTO INTERSINDICAL DE ESTATÍSTICA E ESTUDOS SOCIOECONÔMICOS – DIEESE. Balanço das greves em 2013. São Paulo: DIEESE, 2014. (Estudos e Pesquisas, n. 67).</w:t>
      </w:r>
    </w:p>
    <w:p w14:paraId="0B44DB07" w14:textId="77777777" w:rsidR="00022FAC" w:rsidRDefault="00022FAC" w:rsidP="00515D68">
      <w:pPr>
        <w:spacing w:line="240" w:lineRule="auto"/>
        <w:jc w:val="left"/>
        <w:rPr>
          <w:rFonts w:cs="Times New Roman"/>
          <w:szCs w:val="24"/>
        </w:rPr>
      </w:pPr>
      <w:r w:rsidRPr="000F0EF5">
        <w:rPr>
          <w:rFonts w:cs="Times New Roman"/>
          <w:szCs w:val="24"/>
          <w:lang w:val="en-US"/>
          <w:rPrChange w:id="571" w:author="Christiane Jalles de Paula" w:date="2024-08-09T21:06:00Z" w16du:dateUtc="2024-08-10T00:06:00Z">
            <w:rPr>
              <w:rFonts w:cs="Times New Roman"/>
              <w:szCs w:val="24"/>
            </w:rPr>
          </w:rPrChange>
        </w:rPr>
        <w:t xml:space="preserve">Desouza, S. “The </w:t>
      </w:r>
      <w:proofErr w:type="spellStart"/>
      <w:r w:rsidRPr="000F0EF5">
        <w:rPr>
          <w:rFonts w:cs="Times New Roman"/>
          <w:szCs w:val="24"/>
          <w:lang w:val="en-US"/>
          <w:rPrChange w:id="572" w:author="Christiane Jalles de Paula" w:date="2024-08-09T21:06:00Z" w16du:dateUtc="2024-08-10T00:06:00Z">
            <w:rPr>
              <w:rFonts w:cs="Times New Roman"/>
              <w:szCs w:val="24"/>
            </w:rPr>
          </w:rPrChange>
        </w:rPr>
        <w:t>strenght</w:t>
      </w:r>
      <w:proofErr w:type="spellEnd"/>
      <w:r w:rsidRPr="000F0EF5">
        <w:rPr>
          <w:rFonts w:cs="Times New Roman"/>
          <w:szCs w:val="24"/>
          <w:lang w:val="en-US"/>
          <w:rPrChange w:id="573" w:author="Christiane Jalles de Paula" w:date="2024-08-09T21:06:00Z" w16du:dateUtc="2024-08-10T00:06:00Z">
            <w:rPr>
              <w:rFonts w:cs="Times New Roman"/>
              <w:szCs w:val="24"/>
            </w:rPr>
          </w:rPrChange>
        </w:rPr>
        <w:t xml:space="preserve"> of collective processes: an ‘outcome </w:t>
      </w:r>
      <w:proofErr w:type="gramStart"/>
      <w:r w:rsidRPr="000F0EF5">
        <w:rPr>
          <w:rFonts w:cs="Times New Roman"/>
          <w:szCs w:val="24"/>
          <w:lang w:val="en-US"/>
          <w:rPrChange w:id="574" w:author="Christiane Jalles de Paula" w:date="2024-08-09T21:06:00Z" w16du:dateUtc="2024-08-10T00:06:00Z">
            <w:rPr>
              <w:rFonts w:cs="Times New Roman"/>
              <w:szCs w:val="24"/>
            </w:rPr>
          </w:rPrChange>
        </w:rPr>
        <w:t>analysis’</w:t>
      </w:r>
      <w:proofErr w:type="gramEnd"/>
      <w:r w:rsidRPr="000F0EF5">
        <w:rPr>
          <w:rFonts w:cs="Times New Roman"/>
          <w:szCs w:val="24"/>
          <w:lang w:val="en-US"/>
          <w:rPrChange w:id="575" w:author="Christiane Jalles de Paula" w:date="2024-08-09T21:06:00Z" w16du:dateUtc="2024-08-10T00:06:00Z">
            <w:rPr>
              <w:rFonts w:cs="Times New Roman"/>
              <w:szCs w:val="24"/>
            </w:rPr>
          </w:rPrChange>
        </w:rPr>
        <w:t xml:space="preserve"> of women’s collectives in India”. </w:t>
      </w:r>
      <w:r w:rsidRPr="006338D5">
        <w:rPr>
          <w:rFonts w:cs="Times New Roman"/>
          <w:szCs w:val="24"/>
        </w:rPr>
        <w:t xml:space="preserve">Indian </w:t>
      </w:r>
      <w:proofErr w:type="spellStart"/>
      <w:r w:rsidRPr="006338D5">
        <w:rPr>
          <w:rFonts w:cs="Times New Roman"/>
          <w:szCs w:val="24"/>
        </w:rPr>
        <w:t>Journal</w:t>
      </w:r>
      <w:proofErr w:type="spellEnd"/>
      <w:r w:rsidRPr="006338D5">
        <w:rPr>
          <w:rFonts w:cs="Times New Roman"/>
          <w:szCs w:val="24"/>
        </w:rPr>
        <w:t xml:space="preserve"> </w:t>
      </w:r>
      <w:proofErr w:type="spellStart"/>
      <w:r w:rsidRPr="006338D5">
        <w:rPr>
          <w:rFonts w:cs="Times New Roman"/>
          <w:szCs w:val="24"/>
        </w:rPr>
        <w:t>of</w:t>
      </w:r>
      <w:proofErr w:type="spellEnd"/>
      <w:r w:rsidRPr="006338D5">
        <w:rPr>
          <w:rFonts w:cs="Times New Roman"/>
          <w:szCs w:val="24"/>
        </w:rPr>
        <w:t xml:space="preserve"> </w:t>
      </w:r>
      <w:proofErr w:type="spellStart"/>
      <w:r w:rsidRPr="006338D5">
        <w:rPr>
          <w:rFonts w:cs="Times New Roman"/>
          <w:szCs w:val="24"/>
        </w:rPr>
        <w:t>Gender</w:t>
      </w:r>
      <w:proofErr w:type="spellEnd"/>
      <w:r w:rsidRPr="006338D5">
        <w:rPr>
          <w:rFonts w:cs="Times New Roman"/>
          <w:szCs w:val="24"/>
        </w:rPr>
        <w:t xml:space="preserve"> </w:t>
      </w:r>
      <w:proofErr w:type="spellStart"/>
      <w:r w:rsidRPr="006338D5">
        <w:rPr>
          <w:rFonts w:cs="Times New Roman"/>
          <w:szCs w:val="24"/>
        </w:rPr>
        <w:t>Studies</w:t>
      </w:r>
      <w:proofErr w:type="spellEnd"/>
      <w:r w:rsidRPr="006338D5">
        <w:rPr>
          <w:rFonts w:cs="Times New Roman"/>
          <w:szCs w:val="24"/>
        </w:rPr>
        <w:t>, vol. 19, nº 3, p. 373-392, 2012.</w:t>
      </w:r>
    </w:p>
    <w:p w14:paraId="6B9350AA" w14:textId="77777777" w:rsidR="00022FAC" w:rsidRPr="008E5D66" w:rsidRDefault="00022FAC" w:rsidP="0019408E">
      <w:pPr>
        <w:autoSpaceDE w:val="0"/>
        <w:autoSpaceDN w:val="0"/>
        <w:adjustRightInd w:val="0"/>
        <w:spacing w:after="0" w:line="240" w:lineRule="auto"/>
        <w:jc w:val="left"/>
        <w:rPr>
          <w:rFonts w:cs="Times New Roman"/>
          <w:szCs w:val="24"/>
        </w:rPr>
      </w:pPr>
      <w:r>
        <w:rPr>
          <w:rFonts w:cs="Times New Roman"/>
          <w:szCs w:val="24"/>
        </w:rPr>
        <w:t xml:space="preserve">DOIMO, Ana Maria. </w:t>
      </w:r>
      <w:r>
        <w:rPr>
          <w:rFonts w:cs="Times New Roman"/>
          <w:b/>
          <w:szCs w:val="24"/>
        </w:rPr>
        <w:t>A vez e a voz do popular.</w:t>
      </w:r>
      <w:r>
        <w:rPr>
          <w:rFonts w:cs="Times New Roman"/>
          <w:szCs w:val="24"/>
        </w:rPr>
        <w:t xml:space="preserve"> Rio de Janeiro, Relume Dumará-</w:t>
      </w:r>
      <w:proofErr w:type="spellStart"/>
      <w:r>
        <w:rPr>
          <w:rFonts w:cs="Times New Roman"/>
          <w:szCs w:val="24"/>
        </w:rPr>
        <w:t>Anpocs</w:t>
      </w:r>
      <w:proofErr w:type="spellEnd"/>
      <w:r>
        <w:rPr>
          <w:rFonts w:cs="Times New Roman"/>
          <w:szCs w:val="24"/>
        </w:rPr>
        <w:t>, 1995.</w:t>
      </w:r>
    </w:p>
    <w:p w14:paraId="0D8A81A5"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EISENBERG, José. </w:t>
      </w:r>
      <w:r w:rsidRPr="00210271">
        <w:rPr>
          <w:rFonts w:cs="Times New Roman"/>
          <w:b/>
          <w:szCs w:val="24"/>
        </w:rPr>
        <w:t xml:space="preserve">A Crise da Mobilidade Social Brasileira. </w:t>
      </w:r>
      <w:r w:rsidRPr="00210271">
        <w:rPr>
          <w:rFonts w:cs="Times New Roman"/>
          <w:szCs w:val="24"/>
        </w:rPr>
        <w:t xml:space="preserve">Boletim CEDES – </w:t>
      </w:r>
      <w:proofErr w:type="gramStart"/>
      <w:r w:rsidRPr="00210271">
        <w:rPr>
          <w:rFonts w:cs="Times New Roman"/>
          <w:szCs w:val="24"/>
        </w:rPr>
        <w:t>Julho</w:t>
      </w:r>
      <w:proofErr w:type="gramEnd"/>
      <w:r w:rsidRPr="00210271">
        <w:rPr>
          <w:rFonts w:cs="Times New Roman"/>
          <w:szCs w:val="24"/>
        </w:rPr>
        <w:t>-Setembro, 2013. p. 10-13.</w:t>
      </w:r>
    </w:p>
    <w:p w14:paraId="159C6266"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ELSTER, Jon. </w:t>
      </w:r>
      <w:proofErr w:type="spellStart"/>
      <w:r w:rsidRPr="00210271">
        <w:rPr>
          <w:rFonts w:cs="Times New Roman"/>
          <w:b/>
          <w:szCs w:val="24"/>
        </w:rPr>
        <w:t>Ulyses</w:t>
      </w:r>
      <w:proofErr w:type="spellEnd"/>
      <w:r w:rsidRPr="00210271">
        <w:rPr>
          <w:rFonts w:cs="Times New Roman"/>
          <w:b/>
          <w:szCs w:val="24"/>
        </w:rPr>
        <w:t xml:space="preserve"> e </w:t>
      </w:r>
      <w:proofErr w:type="spellStart"/>
      <w:r w:rsidRPr="00210271">
        <w:rPr>
          <w:rFonts w:cs="Times New Roman"/>
          <w:b/>
          <w:szCs w:val="24"/>
        </w:rPr>
        <w:t>las</w:t>
      </w:r>
      <w:proofErr w:type="spellEnd"/>
      <w:r w:rsidRPr="00210271">
        <w:rPr>
          <w:rFonts w:cs="Times New Roman"/>
          <w:b/>
          <w:szCs w:val="24"/>
        </w:rPr>
        <w:t xml:space="preserve"> sirenas: </w:t>
      </w:r>
      <w:proofErr w:type="spellStart"/>
      <w:r w:rsidRPr="00210271">
        <w:rPr>
          <w:rFonts w:cs="Times New Roman"/>
          <w:b/>
          <w:szCs w:val="24"/>
        </w:rPr>
        <w:t>estudios</w:t>
      </w:r>
      <w:proofErr w:type="spellEnd"/>
      <w:r w:rsidRPr="00210271">
        <w:rPr>
          <w:rFonts w:cs="Times New Roman"/>
          <w:b/>
          <w:szCs w:val="24"/>
        </w:rPr>
        <w:t xml:space="preserve"> sobre </w:t>
      </w:r>
      <w:proofErr w:type="spellStart"/>
      <w:r w:rsidRPr="00210271">
        <w:rPr>
          <w:rFonts w:cs="Times New Roman"/>
          <w:b/>
          <w:szCs w:val="24"/>
        </w:rPr>
        <w:t>racionalidad</w:t>
      </w:r>
      <w:proofErr w:type="spellEnd"/>
      <w:r w:rsidRPr="00210271">
        <w:rPr>
          <w:rFonts w:cs="Times New Roman"/>
          <w:b/>
          <w:szCs w:val="24"/>
        </w:rPr>
        <w:t xml:space="preserve"> e </w:t>
      </w:r>
      <w:proofErr w:type="spellStart"/>
      <w:r w:rsidRPr="00210271">
        <w:rPr>
          <w:rFonts w:cs="Times New Roman"/>
          <w:b/>
          <w:szCs w:val="24"/>
        </w:rPr>
        <w:t>irracionalidad</w:t>
      </w:r>
      <w:proofErr w:type="spellEnd"/>
      <w:r w:rsidRPr="00210271">
        <w:rPr>
          <w:rFonts w:cs="Times New Roman"/>
          <w:b/>
          <w:szCs w:val="24"/>
        </w:rPr>
        <w:t>.</w:t>
      </w:r>
      <w:r w:rsidRPr="00210271">
        <w:rPr>
          <w:rFonts w:cs="Times New Roman"/>
          <w:szCs w:val="24"/>
        </w:rPr>
        <w:t xml:space="preserve"> 2 ed.</w:t>
      </w:r>
      <w:r w:rsidRPr="00210271">
        <w:rPr>
          <w:rFonts w:cs="Times New Roman"/>
          <w:b/>
          <w:szCs w:val="24"/>
        </w:rPr>
        <w:t xml:space="preserve"> </w:t>
      </w:r>
      <w:r w:rsidRPr="00210271">
        <w:rPr>
          <w:rFonts w:cs="Times New Roman"/>
          <w:szCs w:val="24"/>
        </w:rPr>
        <w:t>Fondo de Cultura Económica: México, 1995.</w:t>
      </w:r>
    </w:p>
    <w:p w14:paraId="2B779329" w14:textId="77777777" w:rsidR="00022FAC" w:rsidRPr="0099718C" w:rsidRDefault="00022FAC" w:rsidP="0099718C">
      <w:pPr>
        <w:spacing w:line="240" w:lineRule="auto"/>
        <w:jc w:val="left"/>
        <w:rPr>
          <w:rFonts w:cs="Times New Roman"/>
          <w:color w:val="242021"/>
          <w:szCs w:val="24"/>
        </w:rPr>
      </w:pPr>
      <w:proofErr w:type="spellStart"/>
      <w:r w:rsidRPr="0099718C">
        <w:rPr>
          <w:rFonts w:cs="Times New Roman"/>
          <w:color w:val="242021"/>
          <w:szCs w:val="24"/>
        </w:rPr>
        <w:t>Engesser</w:t>
      </w:r>
      <w:proofErr w:type="spellEnd"/>
      <w:r w:rsidRPr="0099718C">
        <w:rPr>
          <w:rFonts w:cs="Times New Roman"/>
          <w:color w:val="242021"/>
          <w:szCs w:val="24"/>
        </w:rPr>
        <w:t xml:space="preserve">, S., </w:t>
      </w:r>
      <w:proofErr w:type="spellStart"/>
      <w:r w:rsidRPr="0099718C">
        <w:rPr>
          <w:rFonts w:cs="Times New Roman"/>
          <w:color w:val="242021"/>
          <w:szCs w:val="24"/>
        </w:rPr>
        <w:t>Fawzi</w:t>
      </w:r>
      <w:proofErr w:type="spellEnd"/>
      <w:r w:rsidRPr="0099718C">
        <w:rPr>
          <w:rFonts w:cs="Times New Roman"/>
          <w:color w:val="242021"/>
          <w:szCs w:val="24"/>
        </w:rPr>
        <w:t xml:space="preserve">, N., &amp; Larsson, A. (2017). </w:t>
      </w:r>
      <w:r w:rsidRPr="000F0EF5">
        <w:rPr>
          <w:rFonts w:cs="Times New Roman"/>
          <w:color w:val="242021"/>
          <w:szCs w:val="24"/>
          <w:lang w:val="en-US"/>
          <w:rPrChange w:id="576" w:author="Christiane Jalles de Paula" w:date="2024-08-09T21:06:00Z" w16du:dateUtc="2024-08-10T00:06:00Z">
            <w:rPr>
              <w:rFonts w:cs="Times New Roman"/>
              <w:color w:val="242021"/>
              <w:szCs w:val="24"/>
            </w:rPr>
          </w:rPrChange>
        </w:rPr>
        <w:t xml:space="preserve">Populist online communication: introduction to the special issue. </w:t>
      </w:r>
      <w:proofErr w:type="spellStart"/>
      <w:r w:rsidRPr="0099718C">
        <w:rPr>
          <w:rFonts w:cs="Times New Roman"/>
          <w:i/>
          <w:iCs/>
          <w:color w:val="242021"/>
          <w:szCs w:val="24"/>
        </w:rPr>
        <w:t>Information</w:t>
      </w:r>
      <w:proofErr w:type="spellEnd"/>
      <w:r w:rsidRPr="0099718C">
        <w:rPr>
          <w:rFonts w:cs="Times New Roman"/>
          <w:i/>
          <w:iCs/>
          <w:color w:val="242021"/>
          <w:szCs w:val="24"/>
        </w:rPr>
        <w:t xml:space="preserve"> Communication &amp; Society, 20</w:t>
      </w:r>
      <w:r w:rsidRPr="0099718C">
        <w:rPr>
          <w:rFonts w:cs="Times New Roman"/>
          <w:color w:val="242021"/>
          <w:szCs w:val="24"/>
        </w:rPr>
        <w:t xml:space="preserve">(9), 1279-1292. </w:t>
      </w:r>
      <w:hyperlink r:id="rId22" w:tgtFrame="_new" w:history="1">
        <w:r w:rsidRPr="0099718C">
          <w:rPr>
            <w:rStyle w:val="Hyperlink"/>
            <w:rFonts w:cs="Times New Roman"/>
            <w:szCs w:val="24"/>
          </w:rPr>
          <w:t>https://doi.org/10.1080/1369118x.2017.1328525</w:t>
        </w:r>
      </w:hyperlink>
    </w:p>
    <w:p w14:paraId="255556E6" w14:textId="77777777" w:rsidR="00022FAC" w:rsidRDefault="00022FAC" w:rsidP="009A3E46">
      <w:pPr>
        <w:spacing w:line="240" w:lineRule="auto"/>
        <w:jc w:val="left"/>
        <w:rPr>
          <w:rFonts w:cs="Times New Roman"/>
          <w:szCs w:val="24"/>
        </w:rPr>
      </w:pPr>
      <w:r>
        <w:rPr>
          <w:rFonts w:cs="Times New Roman"/>
          <w:szCs w:val="24"/>
        </w:rPr>
        <w:t xml:space="preserve">FANTINATTI, Márcia; MOURA, Patrícia Rodrigues de. </w:t>
      </w:r>
      <w:r w:rsidRPr="009A3E46">
        <w:rPr>
          <w:rFonts w:cs="Times New Roman"/>
          <w:b/>
          <w:szCs w:val="24"/>
        </w:rPr>
        <w:t>A cobertura dada pela Rede Globo ao movimento Diretas já: o que as atuais gerações sabem a respeito?</w:t>
      </w:r>
      <w:r>
        <w:rPr>
          <w:rFonts w:cs="Times New Roman"/>
          <w:szCs w:val="24"/>
        </w:rPr>
        <w:t xml:space="preserve"> </w:t>
      </w:r>
      <w:proofErr w:type="spellStart"/>
      <w:r w:rsidRPr="009A3E46">
        <w:rPr>
          <w:rFonts w:cs="Times New Roman"/>
          <w:szCs w:val="24"/>
        </w:rPr>
        <w:t>Intercom</w:t>
      </w:r>
      <w:proofErr w:type="spellEnd"/>
      <w:r w:rsidRPr="009A3E46">
        <w:rPr>
          <w:rFonts w:cs="Times New Roman"/>
          <w:szCs w:val="24"/>
        </w:rPr>
        <w:t xml:space="preserve"> – Sociedade Brasileira de Estudos Interdisciplinares da Comunicação XXX Congresso Brasile</w:t>
      </w:r>
      <w:r>
        <w:rPr>
          <w:rFonts w:cs="Times New Roman"/>
          <w:szCs w:val="24"/>
        </w:rPr>
        <w:t>iro de Ciências da Comunicação.</w:t>
      </w:r>
      <w:r w:rsidRPr="009A3E46">
        <w:rPr>
          <w:rFonts w:cs="Times New Roman"/>
          <w:szCs w:val="24"/>
        </w:rPr>
        <w:t xml:space="preserve"> 29 de</w:t>
      </w:r>
      <w:r>
        <w:rPr>
          <w:rFonts w:cs="Times New Roman"/>
          <w:szCs w:val="24"/>
        </w:rPr>
        <w:t xml:space="preserve"> agosto a 2 de setembro, Santos, 2007.</w:t>
      </w:r>
    </w:p>
    <w:p w14:paraId="55F38893" w14:textId="77777777" w:rsidR="00022FAC" w:rsidRDefault="00022FAC" w:rsidP="00515D68">
      <w:pPr>
        <w:spacing w:line="240" w:lineRule="auto"/>
        <w:jc w:val="left"/>
        <w:rPr>
          <w:rFonts w:cs="Times New Roman"/>
          <w:color w:val="242021"/>
          <w:szCs w:val="24"/>
        </w:rPr>
      </w:pPr>
      <w:r w:rsidRPr="00975CB5">
        <w:rPr>
          <w:rFonts w:cs="Times New Roman"/>
          <w:color w:val="242021"/>
          <w:szCs w:val="24"/>
        </w:rPr>
        <w:t>FAORO, Raymundo. </w:t>
      </w:r>
      <w:r w:rsidRPr="00975CB5">
        <w:rPr>
          <w:rFonts w:cs="Times New Roman"/>
          <w:b/>
          <w:bCs/>
          <w:color w:val="242021"/>
          <w:szCs w:val="24"/>
        </w:rPr>
        <w:t>Os donos do poder: formação do patronato político brasileiro</w:t>
      </w:r>
      <w:r w:rsidRPr="00975CB5">
        <w:rPr>
          <w:rFonts w:cs="Times New Roman"/>
          <w:color w:val="242021"/>
          <w:szCs w:val="24"/>
        </w:rPr>
        <w:t>. Companhia das Letras, 2021.</w:t>
      </w:r>
    </w:p>
    <w:p w14:paraId="7ACB5321" w14:textId="77777777" w:rsidR="00022FAC" w:rsidRDefault="00022FAC" w:rsidP="00560F53">
      <w:pPr>
        <w:spacing w:line="240" w:lineRule="auto"/>
        <w:jc w:val="left"/>
        <w:rPr>
          <w:rFonts w:cs="Times New Roman"/>
          <w:bCs/>
          <w:szCs w:val="24"/>
        </w:rPr>
      </w:pPr>
      <w:r w:rsidRPr="009A4C55">
        <w:rPr>
          <w:rFonts w:cs="Times New Roman"/>
          <w:bCs/>
          <w:szCs w:val="24"/>
        </w:rPr>
        <w:t>FARIA, F. de.</w:t>
      </w:r>
      <w:r w:rsidRPr="009A4C55">
        <w:rPr>
          <w:rFonts w:cs="Times New Roman"/>
          <w:b/>
          <w:szCs w:val="24"/>
        </w:rPr>
        <w:t xml:space="preserve"> Epistemologia emancipatória de coletivos políticos. </w:t>
      </w:r>
      <w:r w:rsidRPr="009A4C55">
        <w:rPr>
          <w:rFonts w:cs="Times New Roman"/>
          <w:bCs/>
          <w:szCs w:val="24"/>
        </w:rPr>
        <w:t>Simbiótica. Revista Eletrônica, [S. l.], v. 7, n. 3, jul.-dez., p. 33–48, 2020.</w:t>
      </w:r>
    </w:p>
    <w:p w14:paraId="6541101F" w14:textId="77777777" w:rsidR="00022FAC" w:rsidRDefault="00022FAC" w:rsidP="00515D68">
      <w:pPr>
        <w:spacing w:line="240" w:lineRule="auto"/>
        <w:jc w:val="left"/>
        <w:rPr>
          <w:rFonts w:cs="Times New Roman"/>
          <w:color w:val="000000"/>
          <w:szCs w:val="24"/>
        </w:rPr>
      </w:pPr>
      <w:r w:rsidRPr="009003DE">
        <w:rPr>
          <w:rFonts w:cs="Times New Roman"/>
          <w:color w:val="000000"/>
          <w:szCs w:val="24"/>
        </w:rPr>
        <w:t xml:space="preserve">FERNANDES, Bernardo </w:t>
      </w:r>
      <w:proofErr w:type="spellStart"/>
      <w:r w:rsidRPr="009003DE">
        <w:rPr>
          <w:rFonts w:cs="Times New Roman"/>
          <w:color w:val="000000"/>
          <w:szCs w:val="24"/>
        </w:rPr>
        <w:t>Mançano</w:t>
      </w:r>
      <w:proofErr w:type="spellEnd"/>
      <w:r w:rsidRPr="009003DE">
        <w:rPr>
          <w:rFonts w:cs="Times New Roman"/>
          <w:color w:val="000000"/>
          <w:szCs w:val="24"/>
        </w:rPr>
        <w:t>. A reforma agrária que o governo Lula fez e a que pode ser feita. In: SADER, Emir (org.). Lula e Dilma: 10 anos de governos pós-neoliberais no Brasil. São Paulo: Boitempo, 2013.</w:t>
      </w:r>
    </w:p>
    <w:p w14:paraId="0C146E46" w14:textId="77777777" w:rsidR="00022FAC" w:rsidRPr="00210271" w:rsidRDefault="00022FAC" w:rsidP="00EF7DFF">
      <w:pPr>
        <w:spacing w:line="240" w:lineRule="auto"/>
        <w:rPr>
          <w:rFonts w:cs="Times New Roman"/>
          <w:szCs w:val="24"/>
        </w:rPr>
      </w:pPr>
      <w:r w:rsidRPr="00210271">
        <w:rPr>
          <w:rFonts w:cs="Times New Roman"/>
          <w:szCs w:val="24"/>
        </w:rPr>
        <w:t xml:space="preserve">FERNANDES, Edson; ROSENO, Ricardo de Freitas. </w:t>
      </w:r>
      <w:r w:rsidRPr="00210271">
        <w:rPr>
          <w:rFonts w:cs="Times New Roman"/>
          <w:b/>
          <w:szCs w:val="24"/>
        </w:rPr>
        <w:t>Protesta Brasil: das redes sociais às manifestações de rua.</w:t>
      </w:r>
      <w:r w:rsidRPr="00210271">
        <w:rPr>
          <w:rFonts w:cs="Times New Roman"/>
          <w:szCs w:val="24"/>
        </w:rPr>
        <w:t xml:space="preserve"> 1. ed. São Paulo: Prata Editora, 2013.</w:t>
      </w:r>
    </w:p>
    <w:p w14:paraId="06D73452" w14:textId="77777777" w:rsidR="00022FAC" w:rsidRPr="000F0EF5" w:rsidRDefault="00022FAC" w:rsidP="00CA685F">
      <w:pPr>
        <w:spacing w:before="100" w:beforeAutospacing="1" w:after="100" w:afterAutospacing="1" w:line="240" w:lineRule="auto"/>
        <w:jc w:val="left"/>
        <w:rPr>
          <w:lang w:val="en-US"/>
          <w:rPrChange w:id="577" w:author="Christiane Jalles de Paula" w:date="2024-08-09T21:06:00Z" w16du:dateUtc="2024-08-10T00:06:00Z">
            <w:rPr/>
          </w:rPrChange>
        </w:rPr>
      </w:pPr>
      <w:r w:rsidRPr="00F31F31">
        <w:lastRenderedPageBreak/>
        <w:t xml:space="preserve">Fernandes, Eduardo </w:t>
      </w:r>
      <w:proofErr w:type="spellStart"/>
      <w:r w:rsidRPr="00F31F31">
        <w:t>Georjão</w:t>
      </w:r>
      <w:proofErr w:type="spellEnd"/>
      <w:r w:rsidRPr="00F31F31">
        <w:t xml:space="preserve">. "Vigiando o protesto: reconfigurações das táticas policiais de controle às manifestações sociais durante a Copa do Mundo de 2014." </w:t>
      </w:r>
      <w:r w:rsidRPr="000F0EF5">
        <w:rPr>
          <w:i/>
          <w:iCs/>
          <w:lang w:val="en-US"/>
          <w:rPrChange w:id="578" w:author="Christiane Jalles de Paula" w:date="2024-08-09T21:06:00Z" w16du:dateUtc="2024-08-10T00:06:00Z">
            <w:rPr>
              <w:i/>
              <w:iCs/>
            </w:rPr>
          </w:rPrChange>
        </w:rPr>
        <w:t>Lua Nova</w:t>
      </w:r>
      <w:r w:rsidRPr="000F0EF5">
        <w:rPr>
          <w:lang w:val="en-US"/>
          <w:rPrChange w:id="579" w:author="Christiane Jalles de Paula" w:date="2024-08-09T21:06:00Z" w16du:dateUtc="2024-08-10T00:06:00Z">
            <w:rPr/>
          </w:rPrChange>
        </w:rPr>
        <w:t>, São Paulo, 120: 209-245, 2023</w:t>
      </w:r>
    </w:p>
    <w:p w14:paraId="08FEECCF" w14:textId="77777777" w:rsidR="00022FAC" w:rsidRPr="000F0EF5" w:rsidRDefault="00022FAC" w:rsidP="0073401F">
      <w:pPr>
        <w:spacing w:line="240" w:lineRule="auto"/>
        <w:jc w:val="left"/>
        <w:rPr>
          <w:rFonts w:cs="Times New Roman"/>
          <w:color w:val="242021"/>
          <w:szCs w:val="24"/>
          <w:lang w:val="en-US"/>
          <w:rPrChange w:id="580" w:author="Christiane Jalles de Paula" w:date="2024-08-09T21:06:00Z" w16du:dateUtc="2024-08-10T00:06:00Z">
            <w:rPr>
              <w:rFonts w:cs="Times New Roman"/>
              <w:color w:val="242021"/>
              <w:szCs w:val="24"/>
            </w:rPr>
          </w:rPrChange>
        </w:rPr>
      </w:pPr>
      <w:r w:rsidRPr="000F0EF5">
        <w:rPr>
          <w:rFonts w:cs="Times New Roman"/>
          <w:color w:val="242021"/>
          <w:szCs w:val="24"/>
          <w:lang w:val="en-US"/>
          <w:rPrChange w:id="581" w:author="Christiane Jalles de Paula" w:date="2024-08-09T21:06:00Z" w16du:dateUtc="2024-08-10T00:06:00Z">
            <w:rPr>
              <w:rFonts w:cs="Times New Roman"/>
              <w:color w:val="242021"/>
              <w:szCs w:val="24"/>
            </w:rPr>
          </w:rPrChange>
        </w:rPr>
        <w:t xml:space="preserve">Ferree, M. M. (2003). </w:t>
      </w:r>
      <w:r w:rsidRPr="000F0EF5">
        <w:rPr>
          <w:rFonts w:cs="Times New Roman"/>
          <w:b/>
          <w:color w:val="242021"/>
          <w:szCs w:val="24"/>
          <w:lang w:val="en-US"/>
          <w:rPrChange w:id="582" w:author="Christiane Jalles de Paula" w:date="2024-08-09T21:06:00Z" w16du:dateUtc="2024-08-10T00:06:00Z">
            <w:rPr>
              <w:rFonts w:cs="Times New Roman"/>
              <w:b/>
              <w:color w:val="242021"/>
              <w:szCs w:val="24"/>
            </w:rPr>
          </w:rPrChange>
        </w:rPr>
        <w:t>Resonance and radicalism: Feminist framing in the abortion debates of the United States and Germany.</w:t>
      </w:r>
      <w:r w:rsidRPr="000F0EF5">
        <w:rPr>
          <w:rFonts w:cs="Times New Roman"/>
          <w:color w:val="242021"/>
          <w:szCs w:val="24"/>
          <w:lang w:val="en-US"/>
          <w:rPrChange w:id="583" w:author="Christiane Jalles de Paula" w:date="2024-08-09T21:06:00Z" w16du:dateUtc="2024-08-10T00:06:00Z">
            <w:rPr>
              <w:rFonts w:cs="Times New Roman"/>
              <w:color w:val="242021"/>
              <w:szCs w:val="24"/>
            </w:rPr>
          </w:rPrChange>
        </w:rPr>
        <w:t xml:space="preserve"> </w:t>
      </w:r>
      <w:r w:rsidRPr="000F0EF5">
        <w:rPr>
          <w:rFonts w:cs="Times New Roman"/>
          <w:i/>
          <w:iCs/>
          <w:color w:val="242021"/>
          <w:szCs w:val="24"/>
          <w:lang w:val="en-US"/>
          <w:rPrChange w:id="584" w:author="Christiane Jalles de Paula" w:date="2024-08-09T21:06:00Z" w16du:dateUtc="2024-08-10T00:06:00Z">
            <w:rPr>
              <w:rFonts w:cs="Times New Roman"/>
              <w:i/>
              <w:iCs/>
              <w:color w:val="242021"/>
              <w:szCs w:val="24"/>
            </w:rPr>
          </w:rPrChange>
        </w:rPr>
        <w:t>American Journal of Sociology, 109</w:t>
      </w:r>
      <w:r w:rsidRPr="000F0EF5">
        <w:rPr>
          <w:rFonts w:cs="Times New Roman"/>
          <w:color w:val="242021"/>
          <w:szCs w:val="24"/>
          <w:lang w:val="en-US"/>
          <w:rPrChange w:id="585" w:author="Christiane Jalles de Paula" w:date="2024-08-09T21:06:00Z" w16du:dateUtc="2024-08-10T00:06:00Z">
            <w:rPr>
              <w:rFonts w:cs="Times New Roman"/>
              <w:color w:val="242021"/>
              <w:szCs w:val="24"/>
            </w:rPr>
          </w:rPrChange>
        </w:rPr>
        <w:t>(2), 304–344.</w:t>
      </w:r>
    </w:p>
    <w:p w14:paraId="36CF6B76" w14:textId="77777777" w:rsidR="00022FAC" w:rsidRPr="0073401F" w:rsidRDefault="00022FAC" w:rsidP="0073401F">
      <w:pPr>
        <w:spacing w:line="240" w:lineRule="auto"/>
        <w:jc w:val="left"/>
        <w:rPr>
          <w:rFonts w:cs="Times New Roman"/>
          <w:color w:val="242021"/>
          <w:szCs w:val="24"/>
        </w:rPr>
      </w:pPr>
      <w:r w:rsidRPr="000F0EF5">
        <w:rPr>
          <w:rFonts w:cs="Times New Roman"/>
          <w:color w:val="242021"/>
          <w:szCs w:val="24"/>
          <w:lang w:val="en-US"/>
          <w:rPrChange w:id="586" w:author="Christiane Jalles de Paula" w:date="2024-08-09T21:06:00Z" w16du:dateUtc="2024-08-10T00:06:00Z">
            <w:rPr>
              <w:rFonts w:cs="Times New Roman"/>
              <w:color w:val="242021"/>
              <w:szCs w:val="24"/>
            </w:rPr>
          </w:rPrChange>
        </w:rPr>
        <w:t xml:space="preserve">Ferree, M. M., Gamson, W. A., Gerhards, J., &amp; </w:t>
      </w:r>
      <w:proofErr w:type="spellStart"/>
      <w:r w:rsidRPr="000F0EF5">
        <w:rPr>
          <w:rFonts w:cs="Times New Roman"/>
          <w:color w:val="242021"/>
          <w:szCs w:val="24"/>
          <w:lang w:val="en-US"/>
          <w:rPrChange w:id="587" w:author="Christiane Jalles de Paula" w:date="2024-08-09T21:06:00Z" w16du:dateUtc="2024-08-10T00:06:00Z">
            <w:rPr>
              <w:rFonts w:cs="Times New Roman"/>
              <w:color w:val="242021"/>
              <w:szCs w:val="24"/>
            </w:rPr>
          </w:rPrChange>
        </w:rPr>
        <w:t>Rucht</w:t>
      </w:r>
      <w:proofErr w:type="spellEnd"/>
      <w:r w:rsidRPr="000F0EF5">
        <w:rPr>
          <w:rFonts w:cs="Times New Roman"/>
          <w:color w:val="242021"/>
          <w:szCs w:val="24"/>
          <w:lang w:val="en-US"/>
          <w:rPrChange w:id="588" w:author="Christiane Jalles de Paula" w:date="2024-08-09T21:06:00Z" w16du:dateUtc="2024-08-10T00:06:00Z">
            <w:rPr>
              <w:rFonts w:cs="Times New Roman"/>
              <w:color w:val="242021"/>
              <w:szCs w:val="24"/>
            </w:rPr>
          </w:rPrChange>
        </w:rPr>
        <w:t xml:space="preserve">, D. (2002). Shaping Abortion Discourse: Democracy and the Public Sphere in Germany and the United States. </w:t>
      </w:r>
      <w:r w:rsidRPr="0073401F">
        <w:rPr>
          <w:rFonts w:cs="Times New Roman"/>
          <w:color w:val="242021"/>
          <w:szCs w:val="24"/>
        </w:rPr>
        <w:t xml:space="preserve">Cambridge </w:t>
      </w:r>
      <w:proofErr w:type="spellStart"/>
      <w:r w:rsidRPr="0073401F">
        <w:rPr>
          <w:rFonts w:cs="Times New Roman"/>
          <w:color w:val="242021"/>
          <w:szCs w:val="24"/>
        </w:rPr>
        <w:t>University</w:t>
      </w:r>
      <w:proofErr w:type="spellEnd"/>
      <w:r w:rsidRPr="0073401F">
        <w:rPr>
          <w:rFonts w:cs="Times New Roman"/>
          <w:color w:val="242021"/>
          <w:szCs w:val="24"/>
        </w:rPr>
        <w:t xml:space="preserve"> Press, New York.</w:t>
      </w:r>
    </w:p>
    <w:p w14:paraId="4E5A526D" w14:textId="77777777" w:rsidR="00022FAC" w:rsidRPr="00210271" w:rsidRDefault="00022FAC" w:rsidP="00443465">
      <w:pPr>
        <w:spacing w:line="240" w:lineRule="auto"/>
        <w:jc w:val="left"/>
        <w:rPr>
          <w:rFonts w:cs="Times New Roman"/>
          <w:szCs w:val="24"/>
        </w:rPr>
      </w:pPr>
      <w:r w:rsidRPr="00443465">
        <w:rPr>
          <w:rFonts w:cs="Times New Roman"/>
          <w:szCs w:val="24"/>
        </w:rPr>
        <w:t xml:space="preserve">Ferreira, G. “Margeando ativismos globalizados: nas bordas do </w:t>
      </w:r>
      <w:proofErr w:type="spellStart"/>
      <w:r w:rsidRPr="00443465">
        <w:rPr>
          <w:rFonts w:cs="Times New Roman"/>
          <w:szCs w:val="24"/>
        </w:rPr>
        <w:t>Mujeres</w:t>
      </w:r>
      <w:proofErr w:type="spellEnd"/>
      <w:r w:rsidRPr="00443465">
        <w:rPr>
          <w:rFonts w:cs="Times New Roman"/>
          <w:szCs w:val="24"/>
        </w:rPr>
        <w:t xml:space="preserve"> Al Borde”. Revista Estudos Feministas, Florianópolis, nº 312, p. 207-218, 2015.</w:t>
      </w:r>
    </w:p>
    <w:p w14:paraId="7A190127" w14:textId="77777777" w:rsidR="00022FAC" w:rsidRPr="000F0EF5" w:rsidRDefault="00022FAC" w:rsidP="009003DE">
      <w:pPr>
        <w:spacing w:line="240" w:lineRule="auto"/>
        <w:jc w:val="left"/>
        <w:rPr>
          <w:rFonts w:cs="Times New Roman"/>
          <w:color w:val="000000"/>
          <w:szCs w:val="24"/>
          <w:lang w:val="en-US"/>
          <w:rPrChange w:id="589" w:author="Christiane Jalles de Paula" w:date="2024-08-09T21:07:00Z" w16du:dateUtc="2024-08-10T00:07:00Z">
            <w:rPr>
              <w:rFonts w:cs="Times New Roman"/>
              <w:color w:val="000000"/>
              <w:szCs w:val="24"/>
            </w:rPr>
          </w:rPrChange>
        </w:rPr>
      </w:pPr>
      <w:r w:rsidRPr="009003DE">
        <w:rPr>
          <w:rFonts w:cs="Times New Roman"/>
          <w:color w:val="000000"/>
          <w:szCs w:val="24"/>
        </w:rPr>
        <w:t xml:space="preserve">FIORI, José Luís. O Brasil e seu “entorno estratégico” na primeira década do século XXI. In: SADER, Emir (org.). Lula e Dilma: 10 anos de governos pós-neoliberais no Brasil. </w:t>
      </w:r>
      <w:r w:rsidRPr="000F0EF5">
        <w:rPr>
          <w:rFonts w:cs="Times New Roman"/>
          <w:color w:val="000000"/>
          <w:szCs w:val="24"/>
          <w:lang w:val="en-US"/>
          <w:rPrChange w:id="590" w:author="Christiane Jalles de Paula" w:date="2024-08-09T21:07:00Z" w16du:dateUtc="2024-08-10T00:07:00Z">
            <w:rPr>
              <w:rFonts w:cs="Times New Roman"/>
              <w:color w:val="000000"/>
              <w:szCs w:val="24"/>
            </w:rPr>
          </w:rPrChange>
        </w:rPr>
        <w:t xml:space="preserve">São Paulo: </w:t>
      </w:r>
      <w:proofErr w:type="spellStart"/>
      <w:r w:rsidRPr="000F0EF5">
        <w:rPr>
          <w:rFonts w:cs="Times New Roman"/>
          <w:color w:val="000000"/>
          <w:szCs w:val="24"/>
          <w:lang w:val="en-US"/>
          <w:rPrChange w:id="591" w:author="Christiane Jalles de Paula" w:date="2024-08-09T21:07:00Z" w16du:dateUtc="2024-08-10T00:07:00Z">
            <w:rPr>
              <w:rFonts w:cs="Times New Roman"/>
              <w:color w:val="000000"/>
              <w:szCs w:val="24"/>
            </w:rPr>
          </w:rPrChange>
        </w:rPr>
        <w:t>Boitempo</w:t>
      </w:r>
      <w:proofErr w:type="spellEnd"/>
      <w:r w:rsidRPr="000F0EF5">
        <w:rPr>
          <w:rFonts w:cs="Times New Roman"/>
          <w:color w:val="000000"/>
          <w:szCs w:val="24"/>
          <w:lang w:val="en-US"/>
          <w:rPrChange w:id="592" w:author="Christiane Jalles de Paula" w:date="2024-08-09T21:07:00Z" w16du:dateUtc="2024-08-10T00:07:00Z">
            <w:rPr>
              <w:rFonts w:cs="Times New Roman"/>
              <w:color w:val="000000"/>
              <w:szCs w:val="24"/>
            </w:rPr>
          </w:rPrChange>
        </w:rPr>
        <w:t>, 2013.</w:t>
      </w:r>
    </w:p>
    <w:p w14:paraId="2C4E220A" w14:textId="77777777" w:rsidR="00022FAC" w:rsidRPr="000F0EF5" w:rsidRDefault="00022FAC" w:rsidP="00515D68">
      <w:pPr>
        <w:spacing w:line="240" w:lineRule="auto"/>
        <w:jc w:val="left"/>
        <w:rPr>
          <w:rFonts w:cs="Times New Roman"/>
          <w:color w:val="000000"/>
          <w:szCs w:val="24"/>
          <w:lang w:val="en-US"/>
          <w:rPrChange w:id="593" w:author="Christiane Jalles de Paula" w:date="2024-08-09T21:07:00Z" w16du:dateUtc="2024-08-10T00:07:00Z">
            <w:rPr>
              <w:rFonts w:cs="Times New Roman"/>
              <w:color w:val="000000"/>
              <w:szCs w:val="24"/>
            </w:rPr>
          </w:rPrChange>
        </w:rPr>
      </w:pPr>
      <w:r w:rsidRPr="000F0EF5">
        <w:rPr>
          <w:rFonts w:cs="Times New Roman"/>
          <w:color w:val="000000"/>
          <w:szCs w:val="24"/>
          <w:lang w:val="en-US"/>
          <w:rPrChange w:id="594" w:author="Christiane Jalles de Paula" w:date="2024-08-09T21:07:00Z" w16du:dateUtc="2024-08-10T00:07:00Z">
            <w:rPr>
              <w:rFonts w:cs="Times New Roman"/>
              <w:color w:val="000000"/>
              <w:szCs w:val="24"/>
            </w:rPr>
          </w:rPrChange>
        </w:rPr>
        <w:t xml:space="preserve">FLIGSTEIN, N. MCADAM, D. </w:t>
      </w:r>
      <w:r w:rsidRPr="000F0EF5">
        <w:rPr>
          <w:rFonts w:cs="Times New Roman"/>
          <w:b/>
          <w:bCs/>
          <w:color w:val="000000"/>
          <w:szCs w:val="24"/>
          <w:lang w:val="en-US"/>
          <w:rPrChange w:id="595" w:author="Christiane Jalles de Paula" w:date="2024-08-09T21:07:00Z" w16du:dateUtc="2024-08-10T00:07:00Z">
            <w:rPr>
              <w:rFonts w:cs="Times New Roman"/>
              <w:b/>
              <w:bCs/>
              <w:color w:val="000000"/>
              <w:szCs w:val="24"/>
            </w:rPr>
          </w:rPrChange>
        </w:rPr>
        <w:t>A Theory of Fields.</w:t>
      </w:r>
      <w:r w:rsidRPr="000F0EF5">
        <w:rPr>
          <w:rFonts w:cs="Times New Roman"/>
          <w:color w:val="000000"/>
          <w:szCs w:val="24"/>
          <w:lang w:val="en-US"/>
          <w:rPrChange w:id="596" w:author="Christiane Jalles de Paula" w:date="2024-08-09T21:07:00Z" w16du:dateUtc="2024-08-10T00:07:00Z">
            <w:rPr>
              <w:rFonts w:cs="Times New Roman"/>
              <w:color w:val="000000"/>
              <w:szCs w:val="24"/>
            </w:rPr>
          </w:rPrChange>
        </w:rPr>
        <w:t xml:space="preserve"> Oxford: Oxford University Press, 2012.</w:t>
      </w:r>
    </w:p>
    <w:p w14:paraId="4C7CB0A0" w14:textId="77777777" w:rsidR="00022FAC" w:rsidRPr="00210271" w:rsidRDefault="00022FAC" w:rsidP="00EF7DFF">
      <w:pPr>
        <w:spacing w:line="240" w:lineRule="auto"/>
        <w:jc w:val="left"/>
        <w:rPr>
          <w:rFonts w:cs="Times New Roman"/>
          <w:szCs w:val="24"/>
          <w:lang w:val="en-US"/>
        </w:rPr>
      </w:pPr>
      <w:r w:rsidRPr="000F0EF5">
        <w:rPr>
          <w:rFonts w:cs="Times New Roman"/>
          <w:color w:val="000000"/>
          <w:szCs w:val="24"/>
          <w:highlight w:val="white"/>
          <w:rPrChange w:id="597" w:author="Christiane Jalles de Paula" w:date="2024-08-09T21:07:00Z" w16du:dateUtc="2024-08-10T00:07:00Z">
            <w:rPr>
              <w:rFonts w:cs="Times New Roman"/>
              <w:color w:val="000000"/>
              <w:szCs w:val="24"/>
              <w:highlight w:val="white"/>
              <w:lang w:val="en-US"/>
            </w:rPr>
          </w:rPrChange>
        </w:rPr>
        <w:t xml:space="preserve">GADEA, Carlos; SCHERER-WARREN, </w:t>
      </w:r>
      <w:proofErr w:type="spellStart"/>
      <w:r w:rsidRPr="000F0EF5">
        <w:rPr>
          <w:rFonts w:cs="Times New Roman"/>
          <w:color w:val="000000"/>
          <w:szCs w:val="24"/>
          <w:highlight w:val="white"/>
          <w:rPrChange w:id="598" w:author="Christiane Jalles de Paula" w:date="2024-08-09T21:07:00Z" w16du:dateUtc="2024-08-10T00:07:00Z">
            <w:rPr>
              <w:rFonts w:cs="Times New Roman"/>
              <w:color w:val="000000"/>
              <w:szCs w:val="24"/>
              <w:highlight w:val="white"/>
              <w:lang w:val="en-US"/>
            </w:rPr>
          </w:rPrChange>
        </w:rPr>
        <w:t>Ilse</w:t>
      </w:r>
      <w:proofErr w:type="spellEnd"/>
      <w:r w:rsidRPr="000F0EF5">
        <w:rPr>
          <w:rFonts w:cs="Times New Roman"/>
          <w:color w:val="000000"/>
          <w:szCs w:val="24"/>
          <w:highlight w:val="white"/>
          <w:rPrChange w:id="599" w:author="Christiane Jalles de Paula" w:date="2024-08-09T21:07:00Z" w16du:dateUtc="2024-08-10T00:07:00Z">
            <w:rPr>
              <w:rFonts w:cs="Times New Roman"/>
              <w:color w:val="000000"/>
              <w:szCs w:val="24"/>
              <w:highlight w:val="white"/>
              <w:lang w:val="en-US"/>
            </w:rPr>
          </w:rPrChange>
        </w:rPr>
        <w:t>.</w:t>
      </w:r>
      <w:r w:rsidRPr="000F0EF5">
        <w:rPr>
          <w:rStyle w:val="apple-converted-space"/>
          <w:rFonts w:cs="Times New Roman"/>
          <w:color w:val="000000"/>
          <w:szCs w:val="24"/>
          <w:highlight w:val="white"/>
          <w:rPrChange w:id="600" w:author="Christiane Jalles de Paula" w:date="2024-08-09T21:07:00Z" w16du:dateUtc="2024-08-10T00:07:00Z">
            <w:rPr>
              <w:rStyle w:val="apple-converted-space"/>
              <w:rFonts w:cs="Times New Roman"/>
              <w:color w:val="000000"/>
              <w:szCs w:val="24"/>
              <w:highlight w:val="white"/>
              <w:lang w:val="en-US"/>
            </w:rPr>
          </w:rPrChange>
        </w:rPr>
        <w:t> </w:t>
      </w:r>
      <w:r w:rsidRPr="00210271">
        <w:rPr>
          <w:rFonts w:cs="Times New Roman"/>
          <w:b/>
          <w:bCs/>
          <w:color w:val="000000"/>
          <w:szCs w:val="24"/>
          <w:highlight w:val="white"/>
        </w:rPr>
        <w:t>A contribuição de Alain Touraine para o debate sobre sujeito e democracia latino-americanos</w:t>
      </w:r>
      <w:r w:rsidRPr="00210271">
        <w:rPr>
          <w:rFonts w:cs="Times New Roman"/>
          <w:color w:val="000000"/>
          <w:szCs w:val="24"/>
          <w:highlight w:val="white"/>
        </w:rPr>
        <w:t>.</w:t>
      </w:r>
      <w:r w:rsidRPr="00210271">
        <w:rPr>
          <w:rStyle w:val="apple-converted-space"/>
          <w:rFonts w:cs="Times New Roman"/>
          <w:i/>
          <w:iCs/>
          <w:color w:val="000000"/>
          <w:szCs w:val="24"/>
          <w:highlight w:val="white"/>
        </w:rPr>
        <w:t> </w:t>
      </w:r>
      <w:r w:rsidRPr="00210271">
        <w:rPr>
          <w:rFonts w:cs="Times New Roman"/>
          <w:i/>
          <w:iCs/>
          <w:color w:val="000000"/>
          <w:szCs w:val="24"/>
          <w:highlight w:val="white"/>
          <w:lang w:val="en-US"/>
        </w:rPr>
        <w:t xml:space="preserve">Rev. </w:t>
      </w:r>
      <w:proofErr w:type="spellStart"/>
      <w:r w:rsidRPr="00210271">
        <w:rPr>
          <w:rFonts w:cs="Times New Roman"/>
          <w:i/>
          <w:iCs/>
          <w:color w:val="000000"/>
          <w:szCs w:val="24"/>
          <w:highlight w:val="white"/>
          <w:lang w:val="en-US"/>
        </w:rPr>
        <w:t>Sociol</w:t>
      </w:r>
      <w:proofErr w:type="spellEnd"/>
      <w:r w:rsidRPr="00210271">
        <w:rPr>
          <w:rFonts w:cs="Times New Roman"/>
          <w:i/>
          <w:iCs/>
          <w:color w:val="000000"/>
          <w:szCs w:val="24"/>
          <w:highlight w:val="white"/>
          <w:lang w:val="en-US"/>
        </w:rPr>
        <w:t>. Polit.</w:t>
      </w:r>
      <w:r w:rsidRPr="00210271">
        <w:rPr>
          <w:rStyle w:val="apple-converted-space"/>
          <w:rFonts w:cs="Times New Roman"/>
          <w:color w:val="000000"/>
          <w:szCs w:val="24"/>
          <w:highlight w:val="white"/>
          <w:lang w:val="en-US"/>
        </w:rPr>
        <w:t> </w:t>
      </w:r>
      <w:r w:rsidRPr="00210271">
        <w:rPr>
          <w:rFonts w:cs="Times New Roman"/>
          <w:color w:val="000000"/>
          <w:szCs w:val="24"/>
          <w:highlight w:val="white"/>
          <w:lang w:val="en-US"/>
        </w:rPr>
        <w:t>[online]. 2005, n.25, pp. 39-45.</w:t>
      </w:r>
    </w:p>
    <w:p w14:paraId="6690BF8B" w14:textId="77777777" w:rsidR="00022FAC" w:rsidRPr="000F0EF5" w:rsidRDefault="00022FAC" w:rsidP="0073401F">
      <w:pPr>
        <w:spacing w:line="240" w:lineRule="auto"/>
        <w:jc w:val="left"/>
        <w:rPr>
          <w:rFonts w:cs="Times New Roman"/>
          <w:color w:val="242021"/>
          <w:szCs w:val="24"/>
          <w:lang w:val="en-US"/>
          <w:rPrChange w:id="601" w:author="Christiane Jalles de Paula" w:date="2024-08-09T21:07:00Z" w16du:dateUtc="2024-08-10T00:07:00Z">
            <w:rPr>
              <w:rFonts w:cs="Times New Roman"/>
              <w:color w:val="242021"/>
              <w:szCs w:val="24"/>
            </w:rPr>
          </w:rPrChange>
        </w:rPr>
      </w:pPr>
      <w:r w:rsidRPr="000F0EF5">
        <w:rPr>
          <w:rFonts w:cs="Times New Roman"/>
          <w:color w:val="242021"/>
          <w:szCs w:val="24"/>
          <w:lang w:val="en-US"/>
          <w:rPrChange w:id="602" w:author="Christiane Jalles de Paula" w:date="2024-08-09T21:07:00Z" w16du:dateUtc="2024-08-10T00:07:00Z">
            <w:rPr>
              <w:rFonts w:cs="Times New Roman"/>
              <w:color w:val="242021"/>
              <w:szCs w:val="24"/>
            </w:rPr>
          </w:rPrChange>
        </w:rPr>
        <w:t xml:space="preserve">Gamson, W. A. (2004). Bystanders, public opinion, and the media. In: Snow, D. A., Soule, S. A., &amp; </w:t>
      </w:r>
      <w:proofErr w:type="spellStart"/>
      <w:r w:rsidRPr="000F0EF5">
        <w:rPr>
          <w:rFonts w:cs="Times New Roman"/>
          <w:color w:val="242021"/>
          <w:szCs w:val="24"/>
          <w:lang w:val="en-US"/>
          <w:rPrChange w:id="603" w:author="Christiane Jalles de Paula" w:date="2024-08-09T21:07:00Z" w16du:dateUtc="2024-08-10T00:07:00Z">
            <w:rPr>
              <w:rFonts w:cs="Times New Roman"/>
              <w:color w:val="242021"/>
              <w:szCs w:val="24"/>
            </w:rPr>
          </w:rPrChange>
        </w:rPr>
        <w:t>Kriesi</w:t>
      </w:r>
      <w:proofErr w:type="spellEnd"/>
      <w:r w:rsidRPr="000F0EF5">
        <w:rPr>
          <w:rFonts w:cs="Times New Roman"/>
          <w:color w:val="242021"/>
          <w:szCs w:val="24"/>
          <w:lang w:val="en-US"/>
          <w:rPrChange w:id="604" w:author="Christiane Jalles de Paula" w:date="2024-08-09T21:07:00Z" w16du:dateUtc="2024-08-10T00:07:00Z">
            <w:rPr>
              <w:rFonts w:cs="Times New Roman"/>
              <w:color w:val="242021"/>
              <w:szCs w:val="24"/>
            </w:rPr>
          </w:rPrChange>
        </w:rPr>
        <w:t xml:space="preserve">, H. (Eds.), </w:t>
      </w:r>
      <w:r w:rsidRPr="000F0EF5">
        <w:rPr>
          <w:rFonts w:cs="Times New Roman"/>
          <w:i/>
          <w:iCs/>
          <w:color w:val="242021"/>
          <w:szCs w:val="24"/>
          <w:lang w:val="en-US"/>
          <w:rPrChange w:id="605" w:author="Christiane Jalles de Paula" w:date="2024-08-09T21:07:00Z" w16du:dateUtc="2024-08-10T00:07:00Z">
            <w:rPr>
              <w:rFonts w:cs="Times New Roman"/>
              <w:i/>
              <w:iCs/>
              <w:color w:val="242021"/>
              <w:szCs w:val="24"/>
            </w:rPr>
          </w:rPrChange>
        </w:rPr>
        <w:t>The Blackwell Companion to Social Movements.</w:t>
      </w:r>
      <w:r w:rsidRPr="000F0EF5">
        <w:rPr>
          <w:rFonts w:cs="Times New Roman"/>
          <w:color w:val="242021"/>
          <w:szCs w:val="24"/>
          <w:lang w:val="en-US"/>
          <w:rPrChange w:id="606" w:author="Christiane Jalles de Paula" w:date="2024-08-09T21:07:00Z" w16du:dateUtc="2024-08-10T00:07:00Z">
            <w:rPr>
              <w:rFonts w:cs="Times New Roman"/>
              <w:color w:val="242021"/>
              <w:szCs w:val="24"/>
            </w:rPr>
          </w:rPrChange>
        </w:rPr>
        <w:t xml:space="preserve"> Blackwell, Malden, MA, pp. 242–261.</w:t>
      </w:r>
    </w:p>
    <w:p w14:paraId="5A111408" w14:textId="77777777" w:rsidR="00022FAC" w:rsidRPr="0073401F" w:rsidRDefault="00022FAC" w:rsidP="0073401F">
      <w:pPr>
        <w:spacing w:line="240" w:lineRule="auto"/>
        <w:jc w:val="left"/>
        <w:rPr>
          <w:rFonts w:cs="Times New Roman"/>
          <w:color w:val="242021"/>
          <w:szCs w:val="24"/>
        </w:rPr>
      </w:pPr>
      <w:r w:rsidRPr="000F0EF5">
        <w:rPr>
          <w:rFonts w:cs="Times New Roman"/>
          <w:color w:val="242021"/>
          <w:szCs w:val="24"/>
          <w:lang w:val="en-US"/>
          <w:rPrChange w:id="607" w:author="Christiane Jalles de Paula" w:date="2024-08-09T21:07:00Z" w16du:dateUtc="2024-08-10T00:07:00Z">
            <w:rPr>
              <w:rFonts w:cs="Times New Roman"/>
              <w:color w:val="242021"/>
              <w:szCs w:val="24"/>
            </w:rPr>
          </w:rPrChange>
        </w:rPr>
        <w:t xml:space="preserve">Gamson, W. A., &amp; Meyer, D. S. (1996). Framing political opportunity. In: McAdam, D., McCarthy, J. D., &amp; </w:t>
      </w:r>
      <w:proofErr w:type="spellStart"/>
      <w:r w:rsidRPr="000F0EF5">
        <w:rPr>
          <w:rFonts w:cs="Times New Roman"/>
          <w:color w:val="242021"/>
          <w:szCs w:val="24"/>
          <w:lang w:val="en-US"/>
          <w:rPrChange w:id="608" w:author="Christiane Jalles de Paula" w:date="2024-08-09T21:07:00Z" w16du:dateUtc="2024-08-10T00:07:00Z">
            <w:rPr>
              <w:rFonts w:cs="Times New Roman"/>
              <w:color w:val="242021"/>
              <w:szCs w:val="24"/>
            </w:rPr>
          </w:rPrChange>
        </w:rPr>
        <w:t>Zald</w:t>
      </w:r>
      <w:proofErr w:type="spellEnd"/>
      <w:r w:rsidRPr="000F0EF5">
        <w:rPr>
          <w:rFonts w:cs="Times New Roman"/>
          <w:color w:val="242021"/>
          <w:szCs w:val="24"/>
          <w:lang w:val="en-US"/>
          <w:rPrChange w:id="609" w:author="Christiane Jalles de Paula" w:date="2024-08-09T21:07:00Z" w16du:dateUtc="2024-08-10T00:07:00Z">
            <w:rPr>
              <w:rFonts w:cs="Times New Roman"/>
              <w:color w:val="242021"/>
              <w:szCs w:val="24"/>
            </w:rPr>
          </w:rPrChange>
        </w:rPr>
        <w:t xml:space="preserve">, M. N. (Eds.), </w:t>
      </w:r>
      <w:r w:rsidRPr="000F0EF5">
        <w:rPr>
          <w:rFonts w:cs="Times New Roman"/>
          <w:i/>
          <w:iCs/>
          <w:color w:val="242021"/>
          <w:szCs w:val="24"/>
          <w:lang w:val="en-US"/>
          <w:rPrChange w:id="610" w:author="Christiane Jalles de Paula" w:date="2024-08-09T21:07:00Z" w16du:dateUtc="2024-08-10T00:07:00Z">
            <w:rPr>
              <w:rFonts w:cs="Times New Roman"/>
              <w:i/>
              <w:iCs/>
              <w:color w:val="242021"/>
              <w:szCs w:val="24"/>
            </w:rPr>
          </w:rPrChange>
        </w:rPr>
        <w:t>Comparative Perspectives on Social Movements: Political Opportunities, Mobilizing Structures, and Cultural Framings.</w:t>
      </w:r>
      <w:r w:rsidRPr="000F0EF5">
        <w:rPr>
          <w:rFonts w:cs="Times New Roman"/>
          <w:color w:val="242021"/>
          <w:szCs w:val="24"/>
          <w:lang w:val="en-US"/>
          <w:rPrChange w:id="611" w:author="Christiane Jalles de Paula" w:date="2024-08-09T21:07:00Z" w16du:dateUtc="2024-08-10T00:07:00Z">
            <w:rPr>
              <w:rFonts w:cs="Times New Roman"/>
              <w:color w:val="242021"/>
              <w:szCs w:val="24"/>
            </w:rPr>
          </w:rPrChange>
        </w:rPr>
        <w:t xml:space="preserve"> </w:t>
      </w:r>
      <w:r w:rsidRPr="0073401F">
        <w:rPr>
          <w:rFonts w:cs="Times New Roman"/>
          <w:color w:val="242021"/>
          <w:szCs w:val="24"/>
        </w:rPr>
        <w:t xml:space="preserve">Cambridge </w:t>
      </w:r>
      <w:proofErr w:type="spellStart"/>
      <w:r w:rsidRPr="0073401F">
        <w:rPr>
          <w:rFonts w:cs="Times New Roman"/>
          <w:color w:val="242021"/>
          <w:szCs w:val="24"/>
        </w:rPr>
        <w:t>University</w:t>
      </w:r>
      <w:proofErr w:type="spellEnd"/>
      <w:r w:rsidRPr="0073401F">
        <w:rPr>
          <w:rFonts w:cs="Times New Roman"/>
          <w:color w:val="242021"/>
          <w:szCs w:val="24"/>
        </w:rPr>
        <w:t xml:space="preserve"> Press, New York, pp. 275–290.</w:t>
      </w:r>
    </w:p>
    <w:p w14:paraId="5C3A5D42" w14:textId="77777777" w:rsidR="00022FAC" w:rsidRPr="009003DE" w:rsidRDefault="00022FAC" w:rsidP="009003DE">
      <w:pPr>
        <w:spacing w:line="240" w:lineRule="auto"/>
        <w:jc w:val="left"/>
        <w:rPr>
          <w:rFonts w:cs="Times New Roman"/>
          <w:color w:val="000000"/>
          <w:szCs w:val="24"/>
        </w:rPr>
      </w:pPr>
      <w:r w:rsidRPr="009003DE">
        <w:rPr>
          <w:rFonts w:cs="Times New Roman"/>
          <w:color w:val="000000"/>
          <w:szCs w:val="24"/>
        </w:rPr>
        <w:t>GARCIA, Marco Aurélio. Dez anos de política externa. In: SADER, Emir (org.). Lula e Dilma: 10 anos de governos pós-neoliberais no Brasil. São Paulo: Boitempo, 2013.</w:t>
      </w:r>
    </w:p>
    <w:p w14:paraId="46188B76" w14:textId="77777777" w:rsidR="00022FAC" w:rsidRPr="000F0EF5" w:rsidRDefault="00022FAC" w:rsidP="009003DE">
      <w:pPr>
        <w:spacing w:line="240" w:lineRule="auto"/>
        <w:jc w:val="left"/>
        <w:rPr>
          <w:rFonts w:cs="Times New Roman"/>
          <w:color w:val="000000"/>
          <w:szCs w:val="24"/>
          <w:lang w:val="en-US"/>
          <w:rPrChange w:id="612" w:author="Christiane Jalles de Paula" w:date="2024-08-09T21:07:00Z" w16du:dateUtc="2024-08-10T00:07:00Z">
            <w:rPr>
              <w:rFonts w:cs="Times New Roman"/>
              <w:color w:val="000000"/>
              <w:szCs w:val="24"/>
            </w:rPr>
          </w:rPrChange>
        </w:rPr>
      </w:pPr>
      <w:r w:rsidRPr="009003DE">
        <w:rPr>
          <w:rFonts w:cs="Times New Roman"/>
          <w:color w:val="000000"/>
          <w:szCs w:val="24"/>
        </w:rPr>
        <w:t xml:space="preserve">GENTILI, Pablo; OLIVEIRA, Dalila Andrade. A procura da igualdade: dez anos de política educacional no Brasil. In: SADER, Emir (org.). Lula e Dilma: 10 anos de governos pós-neoliberais no Brasil. </w:t>
      </w:r>
      <w:r w:rsidRPr="000F0EF5">
        <w:rPr>
          <w:rFonts w:cs="Times New Roman"/>
          <w:color w:val="000000"/>
          <w:szCs w:val="24"/>
          <w:lang w:val="en-US"/>
          <w:rPrChange w:id="613" w:author="Christiane Jalles de Paula" w:date="2024-08-09T21:07:00Z" w16du:dateUtc="2024-08-10T00:07:00Z">
            <w:rPr>
              <w:rFonts w:cs="Times New Roman"/>
              <w:color w:val="000000"/>
              <w:szCs w:val="24"/>
            </w:rPr>
          </w:rPrChange>
        </w:rPr>
        <w:t xml:space="preserve">São Paulo: </w:t>
      </w:r>
      <w:proofErr w:type="spellStart"/>
      <w:r w:rsidRPr="000F0EF5">
        <w:rPr>
          <w:rFonts w:cs="Times New Roman"/>
          <w:color w:val="000000"/>
          <w:szCs w:val="24"/>
          <w:lang w:val="en-US"/>
          <w:rPrChange w:id="614" w:author="Christiane Jalles de Paula" w:date="2024-08-09T21:07:00Z" w16du:dateUtc="2024-08-10T00:07:00Z">
            <w:rPr>
              <w:rFonts w:cs="Times New Roman"/>
              <w:color w:val="000000"/>
              <w:szCs w:val="24"/>
            </w:rPr>
          </w:rPrChange>
        </w:rPr>
        <w:t>Boitempo</w:t>
      </w:r>
      <w:proofErr w:type="spellEnd"/>
      <w:r w:rsidRPr="000F0EF5">
        <w:rPr>
          <w:rFonts w:cs="Times New Roman"/>
          <w:color w:val="000000"/>
          <w:szCs w:val="24"/>
          <w:lang w:val="en-US"/>
          <w:rPrChange w:id="615" w:author="Christiane Jalles de Paula" w:date="2024-08-09T21:07:00Z" w16du:dateUtc="2024-08-10T00:07:00Z">
            <w:rPr>
              <w:rFonts w:cs="Times New Roman"/>
              <w:color w:val="000000"/>
              <w:szCs w:val="24"/>
            </w:rPr>
          </w:rPrChange>
        </w:rPr>
        <w:t>, 2013.</w:t>
      </w:r>
    </w:p>
    <w:p w14:paraId="36AB0995" w14:textId="77777777" w:rsidR="00022FAC" w:rsidRDefault="00022FAC" w:rsidP="00515D68">
      <w:pPr>
        <w:spacing w:line="240" w:lineRule="auto"/>
        <w:jc w:val="left"/>
        <w:rPr>
          <w:rFonts w:cs="Times New Roman"/>
          <w:color w:val="000000"/>
          <w:szCs w:val="24"/>
        </w:rPr>
      </w:pPr>
      <w:r w:rsidRPr="000F0EF5">
        <w:rPr>
          <w:rFonts w:cs="Times New Roman"/>
          <w:color w:val="000000"/>
          <w:szCs w:val="24"/>
          <w:lang w:val="en-US"/>
          <w:rPrChange w:id="616" w:author="Christiane Jalles de Paula" w:date="2024-08-09T21:07:00Z" w16du:dateUtc="2024-08-10T00:07:00Z">
            <w:rPr>
              <w:rFonts w:cs="Times New Roman"/>
              <w:color w:val="000000"/>
              <w:szCs w:val="24"/>
            </w:rPr>
          </w:rPrChange>
        </w:rPr>
        <w:t xml:space="preserve">Goffman, E. </w:t>
      </w:r>
      <w:r w:rsidRPr="000F0EF5">
        <w:rPr>
          <w:rFonts w:cs="Times New Roman"/>
          <w:b/>
          <w:bCs/>
          <w:color w:val="000000"/>
          <w:szCs w:val="24"/>
          <w:lang w:val="en-US"/>
          <w:rPrChange w:id="617" w:author="Christiane Jalles de Paula" w:date="2024-08-09T21:07:00Z" w16du:dateUtc="2024-08-10T00:07:00Z">
            <w:rPr>
              <w:rFonts w:cs="Times New Roman"/>
              <w:b/>
              <w:bCs/>
              <w:color w:val="000000"/>
              <w:szCs w:val="24"/>
            </w:rPr>
          </w:rPrChange>
        </w:rPr>
        <w:t>Frame Analysis: An Essay on the Organization of Experience.</w:t>
      </w:r>
      <w:r w:rsidRPr="000F0EF5">
        <w:rPr>
          <w:rFonts w:cs="Times New Roman"/>
          <w:color w:val="000000"/>
          <w:szCs w:val="24"/>
          <w:lang w:val="en-US"/>
          <w:rPrChange w:id="618" w:author="Christiane Jalles de Paula" w:date="2024-08-09T21:07:00Z" w16du:dateUtc="2024-08-10T00:07:00Z">
            <w:rPr>
              <w:rFonts w:cs="Times New Roman"/>
              <w:color w:val="000000"/>
              <w:szCs w:val="24"/>
            </w:rPr>
          </w:rPrChange>
        </w:rPr>
        <w:t xml:space="preserve"> </w:t>
      </w:r>
      <w:r w:rsidRPr="00EE29F4">
        <w:rPr>
          <w:rFonts w:cs="Times New Roman"/>
          <w:color w:val="000000"/>
          <w:szCs w:val="24"/>
        </w:rPr>
        <w:t xml:space="preserve">Harper </w:t>
      </w:r>
      <w:proofErr w:type="spellStart"/>
      <w:r w:rsidRPr="00EE29F4">
        <w:rPr>
          <w:rFonts w:cs="Times New Roman"/>
          <w:color w:val="000000"/>
          <w:szCs w:val="24"/>
        </w:rPr>
        <w:t>Colophon</w:t>
      </w:r>
      <w:proofErr w:type="spellEnd"/>
      <w:r>
        <w:rPr>
          <w:rFonts w:cs="Times New Roman"/>
          <w:color w:val="000000"/>
          <w:szCs w:val="24"/>
        </w:rPr>
        <w:t xml:space="preserve"> </w:t>
      </w:r>
      <w:r w:rsidRPr="00EE29F4">
        <w:rPr>
          <w:rFonts w:cs="Times New Roman"/>
          <w:color w:val="000000"/>
          <w:szCs w:val="24"/>
        </w:rPr>
        <w:t>Books, New York</w:t>
      </w:r>
      <w:r>
        <w:rPr>
          <w:rFonts w:cs="Times New Roman"/>
          <w:color w:val="000000"/>
          <w:szCs w:val="24"/>
        </w:rPr>
        <w:t>, 1974.</w:t>
      </w:r>
    </w:p>
    <w:p w14:paraId="5A9B5931" w14:textId="77777777" w:rsidR="00022FAC" w:rsidRPr="00210271" w:rsidRDefault="00022FAC" w:rsidP="00C43A49">
      <w:pPr>
        <w:spacing w:line="240" w:lineRule="auto"/>
        <w:jc w:val="left"/>
        <w:rPr>
          <w:rFonts w:cs="Times New Roman"/>
          <w:szCs w:val="24"/>
        </w:rPr>
      </w:pPr>
      <w:proofErr w:type="spellStart"/>
      <w:r w:rsidRPr="00C43A49">
        <w:rPr>
          <w:rFonts w:cs="Times New Roman"/>
          <w:szCs w:val="24"/>
        </w:rPr>
        <w:t>Gohn</w:t>
      </w:r>
      <w:proofErr w:type="spellEnd"/>
      <w:r w:rsidRPr="00C43A49">
        <w:rPr>
          <w:rFonts w:cs="Times New Roman"/>
          <w:szCs w:val="24"/>
        </w:rPr>
        <w:t>, M. G. “Jovens na política na atualidade: uma nova cultura de participação”. Caderno CRH, Salvador, vol. 31, nº 82, p. 117-133, 2018.</w:t>
      </w:r>
    </w:p>
    <w:p w14:paraId="14B99242" w14:textId="77777777" w:rsidR="00022FAC" w:rsidRPr="00C43A49" w:rsidRDefault="00022FAC" w:rsidP="00C43A49">
      <w:pPr>
        <w:spacing w:line="240" w:lineRule="auto"/>
        <w:jc w:val="left"/>
        <w:rPr>
          <w:rFonts w:cs="Times New Roman"/>
          <w:szCs w:val="24"/>
        </w:rPr>
      </w:pPr>
      <w:proofErr w:type="spellStart"/>
      <w:r w:rsidRPr="00C43A49">
        <w:rPr>
          <w:rFonts w:cs="Times New Roman"/>
          <w:szCs w:val="24"/>
        </w:rPr>
        <w:t>Gohn</w:t>
      </w:r>
      <w:proofErr w:type="spellEnd"/>
      <w:r w:rsidRPr="00C43A49">
        <w:rPr>
          <w:rFonts w:cs="Times New Roman"/>
          <w:szCs w:val="24"/>
        </w:rPr>
        <w:t>, M. G. Manifestações e protestos no Brasil. São Paulo: Cortez, 2017.</w:t>
      </w:r>
    </w:p>
    <w:p w14:paraId="2E2C9F35" w14:textId="77777777" w:rsidR="00022FAC" w:rsidRPr="00210271" w:rsidRDefault="00022FAC" w:rsidP="00EF7DFF">
      <w:pPr>
        <w:pStyle w:val="NormalWeb"/>
        <w:jc w:val="left"/>
      </w:pPr>
      <w:r w:rsidRPr="00210271">
        <w:rPr>
          <w:color w:val="000000"/>
          <w:highlight w:val="white"/>
        </w:rPr>
        <w:t xml:space="preserve">GOHN, Maria da Glória. </w:t>
      </w:r>
      <w:r w:rsidRPr="00210271">
        <w:rPr>
          <w:b/>
          <w:color w:val="000000"/>
          <w:highlight w:val="white"/>
        </w:rPr>
        <w:t>Abordagens teóricas no estudo dos movimentos sociais na américa latina.</w:t>
      </w:r>
      <w:r w:rsidRPr="00210271">
        <w:rPr>
          <w:color w:val="000000"/>
          <w:highlight w:val="white"/>
        </w:rPr>
        <w:t xml:space="preserve"> </w:t>
      </w:r>
      <w:r w:rsidRPr="00210271">
        <w:rPr>
          <w:i/>
          <w:iCs/>
          <w:color w:val="000000"/>
          <w:highlight w:val="white"/>
        </w:rPr>
        <w:t xml:space="preserve">Cad. </w:t>
      </w:r>
      <w:proofErr w:type="gramStart"/>
      <w:r w:rsidRPr="00210271">
        <w:rPr>
          <w:i/>
          <w:iCs/>
          <w:color w:val="000000"/>
          <w:highlight w:val="white"/>
        </w:rPr>
        <w:t>CRH</w:t>
      </w:r>
      <w:r w:rsidRPr="00210271">
        <w:rPr>
          <w:color w:val="000000"/>
          <w:highlight w:val="white"/>
        </w:rPr>
        <w:t>[</w:t>
      </w:r>
      <w:proofErr w:type="gramEnd"/>
      <w:r w:rsidRPr="00210271">
        <w:rPr>
          <w:color w:val="000000"/>
          <w:highlight w:val="white"/>
        </w:rPr>
        <w:t>online]. 2008, vol.21, n.54, pp. 439-455.</w:t>
      </w:r>
    </w:p>
    <w:p w14:paraId="00E474B2" w14:textId="77777777" w:rsidR="00022FAC" w:rsidRPr="00210271" w:rsidRDefault="00022FAC" w:rsidP="00515D68">
      <w:pPr>
        <w:spacing w:line="240" w:lineRule="auto"/>
        <w:jc w:val="left"/>
        <w:rPr>
          <w:rFonts w:cs="Times New Roman"/>
          <w:szCs w:val="24"/>
        </w:rPr>
      </w:pPr>
      <w:r w:rsidRPr="00210271">
        <w:rPr>
          <w:rFonts w:cs="Times New Roman"/>
          <w:color w:val="000000"/>
          <w:szCs w:val="24"/>
          <w:highlight w:val="white"/>
        </w:rPr>
        <w:t xml:space="preserve">GOHN, Maria da Glória. </w:t>
      </w:r>
      <w:r w:rsidRPr="00210271">
        <w:rPr>
          <w:rFonts w:cs="Times New Roman"/>
          <w:b/>
          <w:color w:val="000000"/>
          <w:szCs w:val="24"/>
          <w:highlight w:val="white"/>
        </w:rPr>
        <w:t xml:space="preserve">Educação não-formal, participação da sociedade civil e estruturas colegiadas nas escolas. </w:t>
      </w:r>
      <w:r w:rsidRPr="00210271">
        <w:rPr>
          <w:rFonts w:cs="Times New Roman"/>
          <w:color w:val="000000"/>
          <w:szCs w:val="24"/>
          <w:highlight w:val="white"/>
        </w:rPr>
        <w:t xml:space="preserve">Ensaio: aval. pol. </w:t>
      </w:r>
      <w:proofErr w:type="spellStart"/>
      <w:r w:rsidRPr="00210271">
        <w:rPr>
          <w:rFonts w:cs="Times New Roman"/>
          <w:color w:val="000000"/>
          <w:szCs w:val="24"/>
          <w:highlight w:val="white"/>
        </w:rPr>
        <w:t>públ</w:t>
      </w:r>
      <w:proofErr w:type="spellEnd"/>
      <w:r w:rsidRPr="00210271">
        <w:rPr>
          <w:rFonts w:cs="Times New Roman"/>
          <w:color w:val="000000"/>
          <w:szCs w:val="24"/>
          <w:highlight w:val="white"/>
        </w:rPr>
        <w:t>. Educ., Rio de Janeiro, v.14, n.50, p. 27-38, jan./mar. 2006.</w:t>
      </w:r>
    </w:p>
    <w:p w14:paraId="575D8C3B"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lastRenderedPageBreak/>
        <w:t xml:space="preserve">GOHN, Maria da Glória. </w:t>
      </w:r>
      <w:r w:rsidRPr="00210271">
        <w:rPr>
          <w:rFonts w:cs="Times New Roman"/>
          <w:b/>
          <w:color w:val="000000"/>
          <w:szCs w:val="24"/>
          <w:highlight w:val="white"/>
        </w:rPr>
        <w:t xml:space="preserve">Empoderamento e participação da comunidade em políticas sociais. </w:t>
      </w:r>
      <w:r w:rsidRPr="00210271">
        <w:rPr>
          <w:rFonts w:cs="Times New Roman"/>
          <w:color w:val="000000"/>
          <w:szCs w:val="24"/>
          <w:highlight w:val="white"/>
        </w:rPr>
        <w:t>Saúde e Sociedade v.13, n.2, p.20-31, maio-ago. 2004.</w:t>
      </w:r>
    </w:p>
    <w:p w14:paraId="3AD99CC9" w14:textId="77777777" w:rsidR="00022FAC" w:rsidRPr="00210271" w:rsidRDefault="00022FAC" w:rsidP="00515D68">
      <w:pPr>
        <w:spacing w:line="240" w:lineRule="auto"/>
        <w:jc w:val="left"/>
        <w:rPr>
          <w:rFonts w:cs="Times New Roman"/>
          <w:szCs w:val="24"/>
        </w:rPr>
      </w:pPr>
      <w:r w:rsidRPr="00210271">
        <w:rPr>
          <w:rFonts w:cs="Times New Roman"/>
          <w:szCs w:val="24"/>
        </w:rPr>
        <w:t xml:space="preserve">GOHN, Maria da Glória. </w:t>
      </w:r>
      <w:r w:rsidRPr="00210271">
        <w:rPr>
          <w:rFonts w:cs="Times New Roman"/>
          <w:b/>
          <w:szCs w:val="24"/>
        </w:rPr>
        <w:t>Manifestações de junho de 2013 no Brasil e praças dos indignados no mundo.</w:t>
      </w:r>
      <w:r w:rsidRPr="00210271">
        <w:rPr>
          <w:rFonts w:cs="Times New Roman"/>
          <w:szCs w:val="24"/>
        </w:rPr>
        <w:t xml:space="preserve"> Editora Vozes. Petrópolis, 2014.</w:t>
      </w:r>
    </w:p>
    <w:p w14:paraId="496098CB"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GOHN, Maria da Glória. </w:t>
      </w:r>
      <w:r w:rsidRPr="00210271">
        <w:rPr>
          <w:rFonts w:cs="Times New Roman"/>
          <w:b/>
          <w:szCs w:val="24"/>
        </w:rPr>
        <w:t xml:space="preserve">Novas teorias dos Movimentos Sociais. </w:t>
      </w:r>
      <w:r w:rsidRPr="00210271">
        <w:rPr>
          <w:rFonts w:cs="Times New Roman"/>
          <w:szCs w:val="24"/>
        </w:rPr>
        <w:t>Edições Loyola. São Paulo, 2009.</w:t>
      </w:r>
    </w:p>
    <w:p w14:paraId="19D2926B" w14:textId="77777777" w:rsidR="00022FAC" w:rsidRPr="00210271" w:rsidRDefault="00022FAC" w:rsidP="00EF7DFF">
      <w:pPr>
        <w:spacing w:line="240" w:lineRule="auto"/>
        <w:jc w:val="left"/>
        <w:rPr>
          <w:rFonts w:cs="Times New Roman"/>
          <w:szCs w:val="24"/>
        </w:rPr>
      </w:pPr>
      <w:bookmarkStart w:id="619" w:name="_Hlk529298183"/>
      <w:r w:rsidRPr="00210271">
        <w:rPr>
          <w:rFonts w:cs="Times New Roman"/>
          <w:szCs w:val="24"/>
        </w:rPr>
        <w:t xml:space="preserve">GOHN, Maria da Glória. </w:t>
      </w:r>
      <w:r w:rsidRPr="00210271">
        <w:rPr>
          <w:rFonts w:cs="Times New Roman"/>
          <w:b/>
          <w:szCs w:val="24"/>
        </w:rPr>
        <w:t>Teorias dos movimentos sociais: paradigmas clássicos e contemporâneos.</w:t>
      </w:r>
      <w:r w:rsidRPr="00210271">
        <w:rPr>
          <w:rFonts w:cs="Times New Roman"/>
          <w:szCs w:val="24"/>
        </w:rPr>
        <w:t xml:space="preserve"> 10 ed. São Paulo: Edições Loyola, 2012.</w:t>
      </w:r>
    </w:p>
    <w:bookmarkEnd w:id="619"/>
    <w:p w14:paraId="3E47D136" w14:textId="77777777" w:rsidR="00022FAC" w:rsidRPr="000F0EF5" w:rsidRDefault="00022FAC" w:rsidP="00515D68">
      <w:pPr>
        <w:spacing w:line="240" w:lineRule="auto"/>
        <w:jc w:val="left"/>
        <w:rPr>
          <w:rFonts w:cs="Times New Roman"/>
          <w:szCs w:val="24"/>
          <w:lang w:val="en-US"/>
          <w:rPrChange w:id="620" w:author="Christiane Jalles de Paula" w:date="2024-08-09T21:07:00Z" w16du:dateUtc="2024-08-10T00:07:00Z">
            <w:rPr>
              <w:rFonts w:cs="Times New Roman"/>
              <w:szCs w:val="24"/>
            </w:rPr>
          </w:rPrChange>
        </w:rPr>
      </w:pPr>
      <w:r w:rsidRPr="00210271">
        <w:rPr>
          <w:rFonts w:cs="Times New Roman"/>
          <w:szCs w:val="24"/>
        </w:rPr>
        <w:t>GOHN, Maria da Glória; BRINGEL, Breno. (</w:t>
      </w:r>
      <w:proofErr w:type="spellStart"/>
      <w:r w:rsidRPr="00210271">
        <w:rPr>
          <w:rFonts w:cs="Times New Roman"/>
          <w:szCs w:val="24"/>
        </w:rPr>
        <w:t>orgs</w:t>
      </w:r>
      <w:proofErr w:type="spellEnd"/>
      <w:r w:rsidRPr="00210271">
        <w:rPr>
          <w:rFonts w:cs="Times New Roman"/>
          <w:szCs w:val="24"/>
        </w:rPr>
        <w:t xml:space="preserve">.) </w:t>
      </w:r>
      <w:r w:rsidRPr="00210271">
        <w:rPr>
          <w:rFonts w:cs="Times New Roman"/>
          <w:b/>
          <w:szCs w:val="24"/>
        </w:rPr>
        <w:t>Movimentos sociais na era global.</w:t>
      </w:r>
      <w:r w:rsidRPr="00210271">
        <w:rPr>
          <w:rFonts w:cs="Times New Roman"/>
          <w:szCs w:val="24"/>
        </w:rPr>
        <w:t xml:space="preserve"> </w:t>
      </w:r>
      <w:proofErr w:type="spellStart"/>
      <w:r w:rsidRPr="000F0EF5">
        <w:rPr>
          <w:rFonts w:cs="Times New Roman"/>
          <w:szCs w:val="24"/>
          <w:lang w:val="en-US"/>
          <w:rPrChange w:id="621" w:author="Christiane Jalles de Paula" w:date="2024-08-09T21:07:00Z" w16du:dateUtc="2024-08-10T00:07:00Z">
            <w:rPr>
              <w:rFonts w:cs="Times New Roman"/>
              <w:szCs w:val="24"/>
            </w:rPr>
          </w:rPrChange>
        </w:rPr>
        <w:t>Vozes</w:t>
      </w:r>
      <w:proofErr w:type="spellEnd"/>
      <w:r w:rsidRPr="000F0EF5">
        <w:rPr>
          <w:rFonts w:cs="Times New Roman"/>
          <w:szCs w:val="24"/>
          <w:lang w:val="en-US"/>
          <w:rPrChange w:id="622" w:author="Christiane Jalles de Paula" w:date="2024-08-09T21:07:00Z" w16du:dateUtc="2024-08-10T00:07:00Z">
            <w:rPr>
              <w:rFonts w:cs="Times New Roman"/>
              <w:szCs w:val="24"/>
            </w:rPr>
          </w:rPrChange>
        </w:rPr>
        <w:t xml:space="preserve">. </w:t>
      </w:r>
      <w:proofErr w:type="spellStart"/>
      <w:r w:rsidRPr="000F0EF5">
        <w:rPr>
          <w:rFonts w:cs="Times New Roman"/>
          <w:szCs w:val="24"/>
          <w:lang w:val="en-US"/>
          <w:rPrChange w:id="623" w:author="Christiane Jalles de Paula" w:date="2024-08-09T21:07:00Z" w16du:dateUtc="2024-08-10T00:07:00Z">
            <w:rPr>
              <w:rFonts w:cs="Times New Roman"/>
              <w:szCs w:val="24"/>
            </w:rPr>
          </w:rPrChange>
        </w:rPr>
        <w:t>Petrópolis</w:t>
      </w:r>
      <w:proofErr w:type="spellEnd"/>
      <w:r w:rsidRPr="000F0EF5">
        <w:rPr>
          <w:rFonts w:cs="Times New Roman"/>
          <w:szCs w:val="24"/>
          <w:lang w:val="en-US"/>
          <w:rPrChange w:id="624" w:author="Christiane Jalles de Paula" w:date="2024-08-09T21:07:00Z" w16du:dateUtc="2024-08-10T00:07:00Z">
            <w:rPr>
              <w:rFonts w:cs="Times New Roman"/>
              <w:szCs w:val="24"/>
            </w:rPr>
          </w:rPrChange>
        </w:rPr>
        <w:t>, RJ, 2012a.</w:t>
      </w:r>
    </w:p>
    <w:p w14:paraId="6431E340" w14:textId="77777777" w:rsidR="00022FAC" w:rsidRPr="000F0EF5" w:rsidRDefault="00022FAC" w:rsidP="00515D68">
      <w:pPr>
        <w:spacing w:line="240" w:lineRule="auto"/>
        <w:jc w:val="left"/>
        <w:rPr>
          <w:rFonts w:cs="Times New Roman"/>
          <w:color w:val="000000"/>
          <w:szCs w:val="24"/>
          <w:lang w:val="en-US"/>
          <w:rPrChange w:id="625" w:author="Christiane Jalles de Paula" w:date="2024-08-09T21:07:00Z" w16du:dateUtc="2024-08-10T00:07:00Z">
            <w:rPr>
              <w:rFonts w:cs="Times New Roman"/>
              <w:color w:val="000000"/>
              <w:szCs w:val="24"/>
            </w:rPr>
          </w:rPrChange>
        </w:rPr>
      </w:pPr>
      <w:r w:rsidRPr="000F0EF5">
        <w:rPr>
          <w:rFonts w:cs="Times New Roman"/>
          <w:color w:val="000000"/>
          <w:szCs w:val="24"/>
          <w:lang w:val="en-US"/>
          <w:rPrChange w:id="626" w:author="Christiane Jalles de Paula" w:date="2024-08-09T21:07:00Z" w16du:dateUtc="2024-08-10T00:07:00Z">
            <w:rPr>
              <w:rFonts w:cs="Times New Roman"/>
              <w:color w:val="000000"/>
              <w:szCs w:val="24"/>
            </w:rPr>
          </w:rPrChange>
        </w:rPr>
        <w:t xml:space="preserve">Goodwin, J., and Jasper, J.J. (2004) </w:t>
      </w:r>
      <w:r w:rsidRPr="000F0EF5">
        <w:rPr>
          <w:rFonts w:cs="Times New Roman"/>
          <w:b/>
          <w:bCs/>
          <w:color w:val="000000"/>
          <w:szCs w:val="24"/>
          <w:lang w:val="en-US"/>
          <w:rPrChange w:id="627" w:author="Christiane Jalles de Paula" w:date="2024-08-09T21:07:00Z" w16du:dateUtc="2024-08-10T00:07:00Z">
            <w:rPr>
              <w:rFonts w:cs="Times New Roman"/>
              <w:b/>
              <w:bCs/>
              <w:color w:val="000000"/>
              <w:szCs w:val="24"/>
            </w:rPr>
          </w:rPrChange>
        </w:rPr>
        <w:t xml:space="preserve">Caught in a winding, snarling </w:t>
      </w:r>
      <w:proofErr w:type="spellStart"/>
      <w:proofErr w:type="gramStart"/>
      <w:r w:rsidRPr="000F0EF5">
        <w:rPr>
          <w:rFonts w:cs="Times New Roman"/>
          <w:b/>
          <w:bCs/>
          <w:color w:val="000000"/>
          <w:szCs w:val="24"/>
          <w:lang w:val="en-US"/>
          <w:rPrChange w:id="628" w:author="Christiane Jalles de Paula" w:date="2024-08-09T21:07:00Z" w16du:dateUtc="2024-08-10T00:07:00Z">
            <w:rPr>
              <w:rFonts w:cs="Times New Roman"/>
              <w:b/>
              <w:bCs/>
              <w:color w:val="000000"/>
              <w:szCs w:val="24"/>
            </w:rPr>
          </w:rPrChange>
        </w:rPr>
        <w:t>vine:The</w:t>
      </w:r>
      <w:proofErr w:type="spellEnd"/>
      <w:proofErr w:type="gramEnd"/>
      <w:r w:rsidRPr="000F0EF5">
        <w:rPr>
          <w:rFonts w:cs="Times New Roman"/>
          <w:b/>
          <w:bCs/>
          <w:color w:val="000000"/>
          <w:szCs w:val="24"/>
          <w:lang w:val="en-US"/>
          <w:rPrChange w:id="629" w:author="Christiane Jalles de Paula" w:date="2024-08-09T21:07:00Z" w16du:dateUtc="2024-08-10T00:07:00Z">
            <w:rPr>
              <w:rFonts w:cs="Times New Roman"/>
              <w:b/>
              <w:bCs/>
              <w:color w:val="000000"/>
              <w:szCs w:val="24"/>
            </w:rPr>
          </w:rPrChange>
        </w:rPr>
        <w:t xml:space="preserve"> structural bias of political process theory.</w:t>
      </w:r>
      <w:r w:rsidRPr="000F0EF5">
        <w:rPr>
          <w:rFonts w:cs="Times New Roman"/>
          <w:color w:val="000000"/>
          <w:szCs w:val="24"/>
          <w:lang w:val="en-US"/>
          <w:rPrChange w:id="630" w:author="Christiane Jalles de Paula" w:date="2024-08-09T21:07:00Z" w16du:dateUtc="2024-08-10T00:07:00Z">
            <w:rPr>
              <w:rFonts w:cs="Times New Roman"/>
              <w:color w:val="000000"/>
              <w:szCs w:val="24"/>
            </w:rPr>
          </w:rPrChange>
        </w:rPr>
        <w:t xml:space="preserve"> In: Goodwin, J., and Jasper, J.J. (eds), </w:t>
      </w:r>
      <w:r w:rsidRPr="000F0EF5">
        <w:rPr>
          <w:rFonts w:cs="Times New Roman"/>
          <w:i/>
          <w:iCs/>
          <w:color w:val="000000"/>
          <w:szCs w:val="24"/>
          <w:lang w:val="en-US"/>
          <w:rPrChange w:id="631" w:author="Christiane Jalles de Paula" w:date="2024-08-09T21:07:00Z" w16du:dateUtc="2024-08-10T00:07:00Z">
            <w:rPr>
              <w:rFonts w:cs="Times New Roman"/>
              <w:i/>
              <w:iCs/>
              <w:color w:val="000000"/>
              <w:szCs w:val="24"/>
            </w:rPr>
          </w:rPrChange>
        </w:rPr>
        <w:t>Rethinking Social Movements. Structure, Meaning and Emotions</w:t>
      </w:r>
      <w:r w:rsidRPr="000F0EF5">
        <w:rPr>
          <w:rFonts w:cs="Times New Roman"/>
          <w:color w:val="000000"/>
          <w:szCs w:val="24"/>
          <w:lang w:val="en-US"/>
          <w:rPrChange w:id="632" w:author="Christiane Jalles de Paula" w:date="2024-08-09T21:07:00Z" w16du:dateUtc="2024-08-10T00:07:00Z">
            <w:rPr>
              <w:rFonts w:cs="Times New Roman"/>
              <w:color w:val="000000"/>
              <w:szCs w:val="24"/>
            </w:rPr>
          </w:rPrChange>
        </w:rPr>
        <w:t>. Rowman &amp; Littlefield, Lanham, MD, pp. 3–30</w:t>
      </w:r>
    </w:p>
    <w:p w14:paraId="68E7F7E6" w14:textId="77777777" w:rsidR="00022FAC" w:rsidRPr="0073401F" w:rsidRDefault="00022FAC" w:rsidP="0073401F">
      <w:pPr>
        <w:spacing w:line="240" w:lineRule="auto"/>
        <w:jc w:val="left"/>
        <w:rPr>
          <w:rFonts w:cs="Times New Roman"/>
          <w:color w:val="242021"/>
          <w:szCs w:val="24"/>
        </w:rPr>
      </w:pPr>
      <w:proofErr w:type="spellStart"/>
      <w:r w:rsidRPr="000F0EF5">
        <w:rPr>
          <w:rFonts w:cs="Times New Roman"/>
          <w:color w:val="242021"/>
          <w:szCs w:val="24"/>
          <w:lang w:val="en-US"/>
          <w:rPrChange w:id="633" w:author="Christiane Jalles de Paula" w:date="2024-08-09T21:07:00Z" w16du:dateUtc="2024-08-10T00:07:00Z">
            <w:rPr>
              <w:rFonts w:cs="Times New Roman"/>
              <w:color w:val="242021"/>
              <w:szCs w:val="24"/>
            </w:rPr>
          </w:rPrChange>
        </w:rPr>
        <w:t>Guigni</w:t>
      </w:r>
      <w:proofErr w:type="spellEnd"/>
      <w:r w:rsidRPr="000F0EF5">
        <w:rPr>
          <w:rFonts w:cs="Times New Roman"/>
          <w:color w:val="242021"/>
          <w:szCs w:val="24"/>
          <w:lang w:val="en-US"/>
          <w:rPrChange w:id="634" w:author="Christiane Jalles de Paula" w:date="2024-08-09T21:07:00Z" w16du:dateUtc="2024-08-10T00:07:00Z">
            <w:rPr>
              <w:rFonts w:cs="Times New Roman"/>
              <w:color w:val="242021"/>
              <w:szCs w:val="24"/>
            </w:rPr>
          </w:rPrChange>
        </w:rPr>
        <w:t xml:space="preserve">, M., Koopmans, R., Passy, F., &amp; Statham, P. (2005). Institutional and discursive opportunities for extreme-right mobilization in five countries. </w:t>
      </w:r>
      <w:proofErr w:type="spellStart"/>
      <w:r w:rsidRPr="0073401F">
        <w:rPr>
          <w:rFonts w:cs="Times New Roman"/>
          <w:i/>
          <w:iCs/>
          <w:color w:val="242021"/>
          <w:szCs w:val="24"/>
        </w:rPr>
        <w:t>Mobilization</w:t>
      </w:r>
      <w:proofErr w:type="spellEnd"/>
      <w:r w:rsidRPr="0073401F">
        <w:rPr>
          <w:rFonts w:cs="Times New Roman"/>
          <w:i/>
          <w:iCs/>
          <w:color w:val="242021"/>
          <w:szCs w:val="24"/>
        </w:rPr>
        <w:t>, 10</w:t>
      </w:r>
      <w:r w:rsidRPr="0073401F">
        <w:rPr>
          <w:rFonts w:cs="Times New Roman"/>
          <w:color w:val="242021"/>
          <w:szCs w:val="24"/>
        </w:rPr>
        <w:t>(2), 145–162.</w:t>
      </w:r>
    </w:p>
    <w:p w14:paraId="261E10BE" w14:textId="77777777" w:rsidR="00022FAC" w:rsidRDefault="00022FAC" w:rsidP="00515D68">
      <w:pPr>
        <w:spacing w:line="240" w:lineRule="auto"/>
        <w:jc w:val="left"/>
      </w:pPr>
      <w:r>
        <w:rPr>
          <w:rFonts w:cs="Times New Roman"/>
          <w:color w:val="000000"/>
          <w:szCs w:val="24"/>
        </w:rPr>
        <w:t xml:space="preserve">HADDAD, S. </w:t>
      </w:r>
      <w:r w:rsidRPr="00276FCD">
        <w:rPr>
          <w:rFonts w:cs="Times New Roman"/>
          <w:b/>
          <w:bCs/>
          <w:color w:val="000000"/>
          <w:szCs w:val="24"/>
        </w:rPr>
        <w:t>O Fórum Social Mundial como um espaço educador.</w:t>
      </w:r>
      <w:r>
        <w:rPr>
          <w:rFonts w:cs="Times New Roman"/>
          <w:color w:val="000000"/>
          <w:szCs w:val="24"/>
        </w:rPr>
        <w:t xml:space="preserve"> </w:t>
      </w:r>
      <w:r>
        <w:t>Educ. Soc., Campinas, v. 41, e233928, 2020.</w:t>
      </w:r>
    </w:p>
    <w:p w14:paraId="6A7508DC" w14:textId="77777777" w:rsidR="00022FAC" w:rsidRPr="000F0EF5" w:rsidRDefault="00022FAC" w:rsidP="00515D68">
      <w:pPr>
        <w:spacing w:line="240" w:lineRule="auto"/>
        <w:jc w:val="left"/>
        <w:rPr>
          <w:rFonts w:cs="Times New Roman"/>
          <w:color w:val="000000"/>
          <w:szCs w:val="24"/>
          <w:lang w:val="en-US"/>
          <w:rPrChange w:id="635" w:author="Christiane Jalles de Paula" w:date="2024-08-09T21:07:00Z" w16du:dateUtc="2024-08-10T00:07:00Z">
            <w:rPr>
              <w:rFonts w:cs="Times New Roman"/>
              <w:color w:val="000000"/>
              <w:szCs w:val="24"/>
            </w:rPr>
          </w:rPrChange>
        </w:rPr>
      </w:pPr>
      <w:r>
        <w:rPr>
          <w:rStyle w:val="rpv-coretext-layer-text"/>
          <w:shd w:val="clear" w:color="auto" w:fill="FFFFFF"/>
        </w:rPr>
        <w:t xml:space="preserve">HILSENBECK FILHO, A. M. </w:t>
      </w:r>
      <w:r w:rsidRPr="00F40531">
        <w:rPr>
          <w:rStyle w:val="rpv-coretext-layer-text"/>
          <w:b/>
          <w:bCs/>
          <w:shd w:val="clear" w:color="auto" w:fill="FFFFFF"/>
        </w:rPr>
        <w:t>O EZLN e a guerrilha informacional: a política no mundo encantado da mídia e da comunicação.</w:t>
      </w:r>
      <w:r>
        <w:rPr>
          <w:rStyle w:val="rpv-coretext-layer-text"/>
          <w:shd w:val="clear" w:color="auto" w:fill="FFFFFF"/>
        </w:rPr>
        <w:t xml:space="preserve"> 2004. Disponível em: &lt;http://br.monografias.com/trabalhos9</w:t>
      </w:r>
      <w:r>
        <w:rPr>
          <w:rStyle w:val="rpv-coretext-layer-text"/>
          <w:rFonts w:ascii="Arial" w:hAnsi="Arial" w:cs="Arial"/>
          <w:shd w:val="clear" w:color="auto" w:fill="FFFFFF"/>
        </w:rPr>
        <w:t>1</w:t>
      </w:r>
      <w:r>
        <w:rPr>
          <w:rStyle w:val="rpv-coretext-layer-text"/>
          <w:shd w:val="clear" w:color="auto" w:fill="FFFFFF"/>
        </w:rPr>
        <w:t xml:space="preserve">4/ezln-guerrilha-informacional/ezln-guerrilha-informacional2.shtml&gt;. </w:t>
      </w:r>
      <w:proofErr w:type="spellStart"/>
      <w:r w:rsidRPr="000F0EF5">
        <w:rPr>
          <w:rStyle w:val="rpv-coretext-layer-text"/>
          <w:shd w:val="clear" w:color="auto" w:fill="FFFFFF"/>
          <w:lang w:val="en-US"/>
          <w:rPrChange w:id="636" w:author="Christiane Jalles de Paula" w:date="2024-08-09T21:07:00Z" w16du:dateUtc="2024-08-10T00:07:00Z">
            <w:rPr>
              <w:rStyle w:val="rpv-coretext-layer-text"/>
              <w:shd w:val="clear" w:color="auto" w:fill="FFFFFF"/>
            </w:rPr>
          </w:rPrChange>
        </w:rPr>
        <w:t>Acesso</w:t>
      </w:r>
      <w:proofErr w:type="spellEnd"/>
      <w:r w:rsidRPr="000F0EF5">
        <w:rPr>
          <w:rStyle w:val="rpv-coretext-layer-text"/>
          <w:shd w:val="clear" w:color="auto" w:fill="FFFFFF"/>
          <w:lang w:val="en-US"/>
          <w:rPrChange w:id="637" w:author="Christiane Jalles de Paula" w:date="2024-08-09T21:07:00Z" w16du:dateUtc="2024-08-10T00:07:00Z">
            <w:rPr>
              <w:rStyle w:val="rpv-coretext-layer-text"/>
              <w:shd w:val="clear" w:color="auto" w:fill="FFFFFF"/>
            </w:rPr>
          </w:rPrChange>
        </w:rPr>
        <w:t xml:space="preserve"> </w:t>
      </w:r>
      <w:proofErr w:type="spellStart"/>
      <w:r w:rsidRPr="000F0EF5">
        <w:rPr>
          <w:rStyle w:val="rpv-coretext-layer-text"/>
          <w:shd w:val="clear" w:color="auto" w:fill="FFFFFF"/>
          <w:lang w:val="en-US"/>
          <w:rPrChange w:id="638" w:author="Christiane Jalles de Paula" w:date="2024-08-09T21:07:00Z" w16du:dateUtc="2024-08-10T00:07:00Z">
            <w:rPr>
              <w:rStyle w:val="rpv-coretext-layer-text"/>
              <w:shd w:val="clear" w:color="auto" w:fill="FFFFFF"/>
            </w:rPr>
          </w:rPrChange>
        </w:rPr>
        <w:t>em</w:t>
      </w:r>
      <w:proofErr w:type="spellEnd"/>
      <w:r w:rsidRPr="000F0EF5">
        <w:rPr>
          <w:rStyle w:val="rpv-coretext-layer-text"/>
          <w:shd w:val="clear" w:color="auto" w:fill="FFFFFF"/>
          <w:lang w:val="en-US"/>
          <w:rPrChange w:id="639" w:author="Christiane Jalles de Paula" w:date="2024-08-09T21:07:00Z" w16du:dateUtc="2024-08-10T00:07:00Z">
            <w:rPr>
              <w:rStyle w:val="rpv-coretext-layer-text"/>
              <w:shd w:val="clear" w:color="auto" w:fill="FFFFFF"/>
            </w:rPr>
          </w:rPrChange>
        </w:rPr>
        <w:t>: 23 ago. 2023.</w:t>
      </w:r>
    </w:p>
    <w:p w14:paraId="26E1D6D6" w14:textId="77777777" w:rsidR="00022FAC" w:rsidRPr="000F0EF5" w:rsidRDefault="00022FAC" w:rsidP="00210271">
      <w:pPr>
        <w:autoSpaceDE w:val="0"/>
        <w:autoSpaceDN w:val="0"/>
        <w:adjustRightInd w:val="0"/>
        <w:spacing w:line="240" w:lineRule="auto"/>
        <w:jc w:val="left"/>
        <w:rPr>
          <w:rFonts w:cs="Times New Roman"/>
          <w:szCs w:val="24"/>
          <w:lang w:val="en-US"/>
          <w:rPrChange w:id="640" w:author="Christiane Jalles de Paula" w:date="2024-08-09T21:07:00Z" w16du:dateUtc="2024-08-10T00:07:00Z">
            <w:rPr>
              <w:rFonts w:cs="Times New Roman"/>
              <w:szCs w:val="24"/>
            </w:rPr>
          </w:rPrChange>
        </w:rPr>
      </w:pPr>
      <w:r w:rsidRPr="000F0EF5">
        <w:rPr>
          <w:rFonts w:cs="Times New Roman"/>
          <w:szCs w:val="24"/>
          <w:lang w:val="en-US"/>
          <w:rPrChange w:id="641" w:author="Christiane Jalles de Paula" w:date="2024-08-09T21:07:00Z" w16du:dateUtc="2024-08-10T00:07:00Z">
            <w:rPr>
              <w:rFonts w:cs="Times New Roman"/>
              <w:szCs w:val="24"/>
            </w:rPr>
          </w:rPrChange>
        </w:rPr>
        <w:t xml:space="preserve">HOLSTON, James. </w:t>
      </w:r>
      <w:r w:rsidRPr="000F0EF5">
        <w:rPr>
          <w:rFonts w:cs="Times New Roman"/>
          <w:b/>
          <w:szCs w:val="24"/>
          <w:lang w:val="en-US"/>
          <w:rPrChange w:id="642" w:author="Christiane Jalles de Paula" w:date="2024-08-09T21:07:00Z" w16du:dateUtc="2024-08-10T00:07:00Z">
            <w:rPr>
              <w:rFonts w:cs="Times New Roman"/>
              <w:b/>
              <w:szCs w:val="24"/>
            </w:rPr>
          </w:rPrChange>
        </w:rPr>
        <w:t xml:space="preserve">Insurgent </w:t>
      </w:r>
      <w:proofErr w:type="spellStart"/>
      <w:r w:rsidRPr="000F0EF5">
        <w:rPr>
          <w:rFonts w:cs="Times New Roman"/>
          <w:b/>
          <w:szCs w:val="24"/>
          <w:lang w:val="en-US"/>
          <w:rPrChange w:id="643" w:author="Christiane Jalles de Paula" w:date="2024-08-09T21:07:00Z" w16du:dateUtc="2024-08-10T00:07:00Z">
            <w:rPr>
              <w:rFonts w:cs="Times New Roman"/>
              <w:b/>
              <w:szCs w:val="24"/>
            </w:rPr>
          </w:rPrChange>
        </w:rPr>
        <w:t>citzenship</w:t>
      </w:r>
      <w:proofErr w:type="spellEnd"/>
      <w:r w:rsidRPr="000F0EF5">
        <w:rPr>
          <w:rFonts w:cs="Times New Roman"/>
          <w:b/>
          <w:szCs w:val="24"/>
          <w:lang w:val="en-US"/>
          <w:rPrChange w:id="644" w:author="Christiane Jalles de Paula" w:date="2024-08-09T21:07:00Z" w16du:dateUtc="2024-08-10T00:07:00Z">
            <w:rPr>
              <w:rFonts w:cs="Times New Roman"/>
              <w:b/>
              <w:szCs w:val="24"/>
            </w:rPr>
          </w:rPrChange>
        </w:rPr>
        <w:t>:</w:t>
      </w:r>
      <w:r w:rsidRPr="000F0EF5">
        <w:rPr>
          <w:rFonts w:cs="Times New Roman"/>
          <w:szCs w:val="24"/>
          <w:lang w:val="en-US"/>
          <w:rPrChange w:id="645" w:author="Christiane Jalles de Paula" w:date="2024-08-09T21:07:00Z" w16du:dateUtc="2024-08-10T00:07:00Z">
            <w:rPr>
              <w:rFonts w:cs="Times New Roman"/>
              <w:szCs w:val="24"/>
            </w:rPr>
          </w:rPrChange>
        </w:rPr>
        <w:t xml:space="preserve"> disjunctions of democracy and modernity in Brazil. Princeton University Press. United Kingdom, 2008.</w:t>
      </w:r>
    </w:p>
    <w:p w14:paraId="40FB8D55" w14:textId="77777777" w:rsidR="00022FAC" w:rsidRPr="000F0EF5" w:rsidRDefault="00022FAC" w:rsidP="00710070">
      <w:pPr>
        <w:spacing w:line="240" w:lineRule="auto"/>
        <w:jc w:val="left"/>
        <w:rPr>
          <w:rFonts w:cs="Times New Roman"/>
          <w:szCs w:val="24"/>
          <w:lang w:val="en-US"/>
          <w:rPrChange w:id="646" w:author="Christiane Jalles de Paula" w:date="2024-08-09T21:07:00Z" w16du:dateUtc="2024-08-10T00:07:00Z">
            <w:rPr>
              <w:rFonts w:cs="Times New Roman"/>
              <w:szCs w:val="24"/>
            </w:rPr>
          </w:rPrChange>
        </w:rPr>
      </w:pPr>
      <w:r w:rsidRPr="000F0EF5">
        <w:rPr>
          <w:rFonts w:cs="Times New Roman"/>
          <w:szCs w:val="24"/>
          <w:lang w:val="en-US"/>
          <w:rPrChange w:id="647" w:author="Christiane Jalles de Paula" w:date="2024-08-09T21:07:00Z" w16du:dateUtc="2024-08-10T00:07:00Z">
            <w:rPr>
              <w:rFonts w:cs="Times New Roman"/>
              <w:szCs w:val="24"/>
            </w:rPr>
          </w:rPrChange>
        </w:rPr>
        <w:t xml:space="preserve">HOLSTON, James. </w:t>
      </w:r>
      <w:r w:rsidRPr="000F0EF5">
        <w:rPr>
          <w:rFonts w:cs="Times New Roman"/>
          <w:b/>
          <w:szCs w:val="24"/>
          <w:lang w:val="en-US"/>
          <w:rPrChange w:id="648" w:author="Christiane Jalles de Paula" w:date="2024-08-09T21:07:00Z" w16du:dateUtc="2024-08-10T00:07:00Z">
            <w:rPr>
              <w:rFonts w:cs="Times New Roman"/>
              <w:b/>
              <w:szCs w:val="24"/>
            </w:rPr>
          </w:rPrChange>
        </w:rPr>
        <w:t xml:space="preserve">Insurgent </w:t>
      </w:r>
      <w:proofErr w:type="spellStart"/>
      <w:r w:rsidRPr="000F0EF5">
        <w:rPr>
          <w:rFonts w:cs="Times New Roman"/>
          <w:b/>
          <w:szCs w:val="24"/>
          <w:lang w:val="en-US"/>
          <w:rPrChange w:id="649" w:author="Christiane Jalles de Paula" w:date="2024-08-09T21:07:00Z" w16du:dateUtc="2024-08-10T00:07:00Z">
            <w:rPr>
              <w:rFonts w:cs="Times New Roman"/>
              <w:b/>
              <w:szCs w:val="24"/>
            </w:rPr>
          </w:rPrChange>
        </w:rPr>
        <w:t>Citzenship</w:t>
      </w:r>
      <w:proofErr w:type="spellEnd"/>
      <w:r w:rsidRPr="000F0EF5">
        <w:rPr>
          <w:rFonts w:cs="Times New Roman"/>
          <w:b/>
          <w:szCs w:val="24"/>
          <w:lang w:val="en-US"/>
          <w:rPrChange w:id="650" w:author="Christiane Jalles de Paula" w:date="2024-08-09T21:07:00Z" w16du:dateUtc="2024-08-10T00:07:00Z">
            <w:rPr>
              <w:rFonts w:cs="Times New Roman"/>
              <w:b/>
              <w:szCs w:val="24"/>
            </w:rPr>
          </w:rPrChange>
        </w:rPr>
        <w:t>: disjunctions of democracy and modernity in Brazil.</w:t>
      </w:r>
      <w:r w:rsidRPr="000F0EF5">
        <w:rPr>
          <w:rFonts w:cs="Times New Roman"/>
          <w:szCs w:val="24"/>
          <w:lang w:val="en-US"/>
          <w:rPrChange w:id="651" w:author="Christiane Jalles de Paula" w:date="2024-08-09T21:07:00Z" w16du:dateUtc="2024-08-10T00:07:00Z">
            <w:rPr>
              <w:rFonts w:cs="Times New Roman"/>
              <w:szCs w:val="24"/>
            </w:rPr>
          </w:rPrChange>
        </w:rPr>
        <w:t xml:space="preserve"> Woodstock, Oxfordshire: Princeton University Press, 2008. </w:t>
      </w:r>
    </w:p>
    <w:p w14:paraId="0D69DB8F" w14:textId="77777777" w:rsidR="00022FAC" w:rsidRPr="0073401F" w:rsidRDefault="00022FAC" w:rsidP="0073401F">
      <w:pPr>
        <w:spacing w:line="240" w:lineRule="auto"/>
        <w:jc w:val="left"/>
        <w:rPr>
          <w:rFonts w:cs="Times New Roman"/>
          <w:color w:val="242021"/>
          <w:szCs w:val="24"/>
        </w:rPr>
      </w:pPr>
      <w:r w:rsidRPr="000F0EF5">
        <w:rPr>
          <w:rFonts w:cs="Times New Roman"/>
          <w:color w:val="242021"/>
          <w:szCs w:val="24"/>
          <w:lang w:val="en-US"/>
          <w:rPrChange w:id="652" w:author="Christiane Jalles de Paula" w:date="2024-08-09T21:07:00Z" w16du:dateUtc="2024-08-10T00:07:00Z">
            <w:rPr>
              <w:rFonts w:cs="Times New Roman"/>
              <w:color w:val="242021"/>
              <w:szCs w:val="24"/>
            </w:rPr>
          </w:rPrChange>
        </w:rPr>
        <w:t xml:space="preserve">Holzer, E. (2008). Borrowing from the women’s movement “for reasons of public security”: A study of social movement outcomes and judicial activism in the European Union. </w:t>
      </w:r>
      <w:proofErr w:type="spellStart"/>
      <w:r w:rsidRPr="0073401F">
        <w:rPr>
          <w:rFonts w:cs="Times New Roman"/>
          <w:i/>
          <w:iCs/>
          <w:color w:val="242021"/>
          <w:szCs w:val="24"/>
        </w:rPr>
        <w:t>Mobilization</w:t>
      </w:r>
      <w:proofErr w:type="spellEnd"/>
      <w:r w:rsidRPr="0073401F">
        <w:rPr>
          <w:rFonts w:cs="Times New Roman"/>
          <w:i/>
          <w:iCs/>
          <w:color w:val="242021"/>
          <w:szCs w:val="24"/>
        </w:rPr>
        <w:t>, 13</w:t>
      </w:r>
      <w:r w:rsidRPr="0073401F">
        <w:rPr>
          <w:rFonts w:cs="Times New Roman"/>
          <w:color w:val="242021"/>
          <w:szCs w:val="24"/>
        </w:rPr>
        <w:t>(1), 25–44.</w:t>
      </w:r>
    </w:p>
    <w:p w14:paraId="3118C315" w14:textId="77777777" w:rsidR="00022FAC" w:rsidRPr="00210271" w:rsidRDefault="00022FAC" w:rsidP="00EF7DFF">
      <w:pPr>
        <w:spacing w:line="240" w:lineRule="auto"/>
        <w:rPr>
          <w:rFonts w:cs="Times New Roman"/>
          <w:szCs w:val="24"/>
        </w:rPr>
      </w:pPr>
      <w:r w:rsidRPr="00210271">
        <w:rPr>
          <w:rFonts w:cs="Times New Roman"/>
          <w:szCs w:val="24"/>
        </w:rPr>
        <w:t xml:space="preserve">IBOPE. </w:t>
      </w:r>
      <w:r w:rsidRPr="00210271">
        <w:rPr>
          <w:rFonts w:cs="Times New Roman"/>
          <w:b/>
          <w:szCs w:val="24"/>
        </w:rPr>
        <w:t>ICS – Índice de Confiança Social 2013 (JOB13_0963).</w:t>
      </w:r>
      <w:r w:rsidRPr="00210271">
        <w:rPr>
          <w:rFonts w:cs="Times New Roman"/>
          <w:szCs w:val="24"/>
        </w:rPr>
        <w:t xml:space="preserve"> Brasil, julho/2013.</w:t>
      </w:r>
    </w:p>
    <w:p w14:paraId="1E00D712" w14:textId="77777777" w:rsidR="00022FAC" w:rsidRPr="00210271" w:rsidRDefault="00022FAC" w:rsidP="00EF7DFF">
      <w:pPr>
        <w:spacing w:line="240" w:lineRule="auto"/>
        <w:rPr>
          <w:rFonts w:cs="Times New Roman"/>
          <w:szCs w:val="24"/>
        </w:rPr>
      </w:pPr>
      <w:r w:rsidRPr="00210271">
        <w:rPr>
          <w:rFonts w:cs="Times New Roman"/>
          <w:szCs w:val="24"/>
        </w:rPr>
        <w:t xml:space="preserve">IBOPE. </w:t>
      </w:r>
      <w:r w:rsidRPr="00210271">
        <w:rPr>
          <w:rFonts w:cs="Times New Roman"/>
          <w:b/>
          <w:szCs w:val="24"/>
        </w:rPr>
        <w:t>Pesquisa de opinião pública sobre as manifestações (JOB0948).</w:t>
      </w:r>
      <w:r w:rsidRPr="00210271">
        <w:rPr>
          <w:rFonts w:cs="Times New Roman"/>
          <w:szCs w:val="24"/>
        </w:rPr>
        <w:t xml:space="preserve"> Brasil, junho/2013.</w:t>
      </w:r>
    </w:p>
    <w:p w14:paraId="21478A3C"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Instituto de Pesquisa Econômica Aplicada (IPEA). </w:t>
      </w:r>
      <w:r w:rsidRPr="00210271">
        <w:rPr>
          <w:rFonts w:cs="Times New Roman"/>
          <w:b/>
          <w:bCs/>
          <w:szCs w:val="24"/>
        </w:rPr>
        <w:t>Mercado de trabalho: conjuntura e análise</w:t>
      </w:r>
      <w:r w:rsidRPr="00210271">
        <w:rPr>
          <w:rFonts w:cs="Times New Roman"/>
          <w:szCs w:val="24"/>
        </w:rPr>
        <w:t xml:space="preserve"> /; Ministério do Trabalho e Emprego – ano 21/abr. 2015 – Brasília: Ipea: MTE, 2015. </w:t>
      </w:r>
    </w:p>
    <w:p w14:paraId="508ED838"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JARDIM, Maria Chaves. </w:t>
      </w:r>
      <w:r w:rsidRPr="00210271">
        <w:rPr>
          <w:rFonts w:cs="Times New Roman"/>
          <w:b/>
          <w:szCs w:val="24"/>
        </w:rPr>
        <w:t xml:space="preserve">“Nova” elite no brasil? Sindicalistas e </w:t>
      </w:r>
      <w:proofErr w:type="spellStart"/>
      <w:r w:rsidRPr="00210271">
        <w:rPr>
          <w:rFonts w:cs="Times New Roman"/>
          <w:b/>
          <w:szCs w:val="24"/>
        </w:rPr>
        <w:t>ex-sindicalistas</w:t>
      </w:r>
      <w:proofErr w:type="spellEnd"/>
      <w:r w:rsidRPr="00210271">
        <w:rPr>
          <w:rFonts w:cs="Times New Roman"/>
          <w:b/>
          <w:szCs w:val="24"/>
        </w:rPr>
        <w:t xml:space="preserve"> no mercado financeiro.</w:t>
      </w:r>
      <w:r w:rsidRPr="00210271">
        <w:rPr>
          <w:rFonts w:cs="Times New Roman"/>
          <w:szCs w:val="24"/>
        </w:rPr>
        <w:t xml:space="preserve"> Sociedade e Estado, Brasília, v. 24, n. 2, p. 363-399, maio/ago. 2009.</w:t>
      </w:r>
    </w:p>
    <w:p w14:paraId="1309AD92" w14:textId="77777777" w:rsidR="00022FAC" w:rsidRPr="00210271" w:rsidRDefault="00022FAC" w:rsidP="00EF7DFF">
      <w:pPr>
        <w:autoSpaceDE w:val="0"/>
        <w:autoSpaceDN w:val="0"/>
        <w:adjustRightInd w:val="0"/>
        <w:spacing w:before="240" w:line="240" w:lineRule="auto"/>
        <w:jc w:val="left"/>
        <w:rPr>
          <w:rFonts w:cs="Times New Roman"/>
          <w:color w:val="000000"/>
          <w:szCs w:val="24"/>
          <w:shd w:val="clear" w:color="auto" w:fill="FFFFFF"/>
        </w:rPr>
      </w:pPr>
      <w:r w:rsidRPr="000F0EF5">
        <w:rPr>
          <w:rFonts w:cs="Times New Roman"/>
          <w:color w:val="000000"/>
          <w:szCs w:val="24"/>
          <w:shd w:val="clear" w:color="auto" w:fill="FFFFFF"/>
          <w:rPrChange w:id="653" w:author="Christiane Jalles de Paula" w:date="2024-08-09T21:07:00Z" w16du:dateUtc="2024-08-10T00:07:00Z">
            <w:rPr>
              <w:rFonts w:cs="Times New Roman"/>
              <w:color w:val="000000"/>
              <w:szCs w:val="24"/>
              <w:shd w:val="clear" w:color="auto" w:fill="FFFFFF"/>
              <w:lang w:val="en-US"/>
            </w:rPr>
          </w:rPrChange>
        </w:rPr>
        <w:t xml:space="preserve">JENNINGS, Andrew; ROLNIK, Raquel; LASSANCE, </w:t>
      </w:r>
      <w:proofErr w:type="spellStart"/>
      <w:r w:rsidRPr="000F0EF5">
        <w:rPr>
          <w:rFonts w:cs="Times New Roman"/>
          <w:color w:val="000000"/>
          <w:szCs w:val="24"/>
          <w:shd w:val="clear" w:color="auto" w:fill="FFFFFF"/>
          <w:rPrChange w:id="654" w:author="Christiane Jalles de Paula" w:date="2024-08-09T21:07:00Z" w16du:dateUtc="2024-08-10T00:07:00Z">
            <w:rPr>
              <w:rFonts w:cs="Times New Roman"/>
              <w:color w:val="000000"/>
              <w:szCs w:val="24"/>
              <w:shd w:val="clear" w:color="auto" w:fill="FFFFFF"/>
              <w:lang w:val="en-US"/>
            </w:rPr>
          </w:rPrChange>
        </w:rPr>
        <w:t>Antonio</w:t>
      </w:r>
      <w:proofErr w:type="spellEnd"/>
      <w:r w:rsidRPr="000F0EF5">
        <w:rPr>
          <w:rFonts w:cs="Times New Roman"/>
          <w:color w:val="000000"/>
          <w:szCs w:val="24"/>
          <w:shd w:val="clear" w:color="auto" w:fill="FFFFFF"/>
          <w:rPrChange w:id="655" w:author="Christiane Jalles de Paula" w:date="2024-08-09T21:07:00Z" w16du:dateUtc="2024-08-10T00:07:00Z">
            <w:rPr>
              <w:rFonts w:cs="Times New Roman"/>
              <w:color w:val="000000"/>
              <w:szCs w:val="24"/>
              <w:shd w:val="clear" w:color="auto" w:fill="FFFFFF"/>
              <w:lang w:val="en-US"/>
            </w:rPr>
          </w:rPrChange>
        </w:rPr>
        <w:t xml:space="preserve"> [et al]. </w:t>
      </w:r>
      <w:r w:rsidRPr="00210271">
        <w:rPr>
          <w:rFonts w:cs="Times New Roman"/>
          <w:b/>
          <w:color w:val="000000"/>
          <w:szCs w:val="24"/>
          <w:shd w:val="clear" w:color="auto" w:fill="FFFFFF"/>
        </w:rPr>
        <w:t>Brasil em jogo: o que fica da Copa e das Olimpíadas?</w:t>
      </w:r>
      <w:r w:rsidRPr="00210271">
        <w:rPr>
          <w:rFonts w:cs="Times New Roman"/>
          <w:color w:val="000000"/>
          <w:szCs w:val="24"/>
          <w:shd w:val="clear" w:color="auto" w:fill="FFFFFF"/>
        </w:rPr>
        <w:t xml:space="preserve"> 1. ed. São Paulo: Boitempo: Carta Maior, 2014.</w:t>
      </w:r>
    </w:p>
    <w:p w14:paraId="7554699E"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JOSÉ DE SOUZA, Herbert. </w:t>
      </w:r>
      <w:r w:rsidRPr="00210271">
        <w:rPr>
          <w:rFonts w:cs="Times New Roman"/>
          <w:b/>
          <w:szCs w:val="24"/>
        </w:rPr>
        <w:t xml:space="preserve">Como se faz análise de conjuntura. </w:t>
      </w:r>
      <w:r w:rsidRPr="00210271">
        <w:rPr>
          <w:rFonts w:cs="Times New Roman"/>
          <w:szCs w:val="24"/>
        </w:rPr>
        <w:t>4. ed. Petrópolis: Editora Vozes, 1986.</w:t>
      </w:r>
    </w:p>
    <w:p w14:paraId="4264B95A" w14:textId="77777777" w:rsidR="00022FAC" w:rsidRPr="00210271" w:rsidRDefault="00022FAC" w:rsidP="001759AB">
      <w:pPr>
        <w:autoSpaceDE w:val="0"/>
        <w:autoSpaceDN w:val="0"/>
        <w:adjustRightInd w:val="0"/>
        <w:spacing w:line="240" w:lineRule="auto"/>
        <w:jc w:val="left"/>
        <w:rPr>
          <w:rFonts w:cs="Times New Roman"/>
          <w:szCs w:val="24"/>
        </w:rPr>
      </w:pPr>
      <w:r w:rsidRPr="00210271">
        <w:rPr>
          <w:rFonts w:cs="Times New Roman"/>
          <w:szCs w:val="24"/>
        </w:rPr>
        <w:lastRenderedPageBreak/>
        <w:t xml:space="preserve">KECK, M. E. </w:t>
      </w:r>
      <w:r w:rsidRPr="00210271">
        <w:rPr>
          <w:rFonts w:cs="Times New Roman"/>
          <w:b/>
          <w:iCs/>
          <w:szCs w:val="24"/>
        </w:rPr>
        <w:t xml:space="preserve">PT – A lógica da diferença: </w:t>
      </w:r>
      <w:r w:rsidRPr="00210271">
        <w:rPr>
          <w:rFonts w:cs="Times New Roman"/>
          <w:szCs w:val="24"/>
        </w:rPr>
        <w:t>o partido dos trabalhadores na construção da democracia brasileira [online]. Rio de Janeiro: Centro Edelstein de Pesquisas Sociais, 2010. pp. 37-63.</w:t>
      </w:r>
    </w:p>
    <w:p w14:paraId="2D277B5A" w14:textId="77777777" w:rsidR="00022FAC" w:rsidRPr="000F0EF5" w:rsidRDefault="00022FAC" w:rsidP="00710070">
      <w:pPr>
        <w:spacing w:line="240" w:lineRule="auto"/>
        <w:jc w:val="left"/>
        <w:rPr>
          <w:rFonts w:cs="Times New Roman"/>
          <w:szCs w:val="24"/>
          <w:lang w:val="en-US"/>
          <w:rPrChange w:id="656" w:author="Christiane Jalles de Paula" w:date="2024-08-09T21:07:00Z" w16du:dateUtc="2024-08-10T00:07:00Z">
            <w:rPr>
              <w:rFonts w:cs="Times New Roman"/>
              <w:szCs w:val="24"/>
            </w:rPr>
          </w:rPrChange>
        </w:rPr>
      </w:pPr>
      <w:r w:rsidRPr="00710070">
        <w:rPr>
          <w:rFonts w:cs="Times New Roman"/>
          <w:szCs w:val="24"/>
        </w:rPr>
        <w:t xml:space="preserve">KECK, Margaret E. 2. </w:t>
      </w:r>
      <w:r w:rsidRPr="00816F57">
        <w:rPr>
          <w:rFonts w:cs="Times New Roman"/>
          <w:b/>
          <w:szCs w:val="24"/>
        </w:rPr>
        <w:t>A transição brasileira para a democracia.</w:t>
      </w:r>
      <w:r w:rsidRPr="00710070">
        <w:rPr>
          <w:rFonts w:cs="Times New Roman"/>
          <w:szCs w:val="24"/>
        </w:rPr>
        <w:t xml:space="preserve"> </w:t>
      </w:r>
      <w:r w:rsidRPr="000F0EF5">
        <w:rPr>
          <w:rFonts w:cs="Times New Roman"/>
          <w:szCs w:val="24"/>
          <w:lang w:val="en-US"/>
          <w:rPrChange w:id="657" w:author="Christiane Jalles de Paula" w:date="2024-08-09T21:07:00Z" w16du:dateUtc="2024-08-10T00:07:00Z">
            <w:rPr>
              <w:rFonts w:cs="Times New Roman"/>
              <w:szCs w:val="24"/>
            </w:rPr>
          </w:rPrChange>
        </w:rPr>
        <w:t>2010.</w:t>
      </w:r>
    </w:p>
    <w:p w14:paraId="5EB3F460" w14:textId="77777777" w:rsidR="00022FAC" w:rsidRPr="000F0EF5" w:rsidRDefault="00022FAC" w:rsidP="0073401F">
      <w:pPr>
        <w:spacing w:line="240" w:lineRule="auto"/>
        <w:jc w:val="left"/>
        <w:rPr>
          <w:rFonts w:cs="Times New Roman"/>
          <w:color w:val="242021"/>
          <w:szCs w:val="24"/>
          <w:lang w:val="en-US"/>
          <w:rPrChange w:id="658" w:author="Christiane Jalles de Paula" w:date="2024-08-09T21:07:00Z" w16du:dateUtc="2024-08-10T00:07:00Z">
            <w:rPr>
              <w:rFonts w:cs="Times New Roman"/>
              <w:color w:val="242021"/>
              <w:szCs w:val="24"/>
            </w:rPr>
          </w:rPrChange>
        </w:rPr>
      </w:pPr>
      <w:r w:rsidRPr="000F0EF5">
        <w:rPr>
          <w:rFonts w:cs="Times New Roman"/>
          <w:color w:val="242021"/>
          <w:szCs w:val="24"/>
          <w:lang w:val="en-US"/>
          <w:rPrChange w:id="659" w:author="Christiane Jalles de Paula" w:date="2024-08-09T21:07:00Z" w16du:dateUtc="2024-08-10T00:07:00Z">
            <w:rPr>
              <w:rFonts w:cs="Times New Roman"/>
              <w:color w:val="242021"/>
              <w:szCs w:val="24"/>
            </w:rPr>
          </w:rPrChange>
        </w:rPr>
        <w:t xml:space="preserve">King, L., &amp; Husting, G. (2003). Anti-abortion activism in the US and France: Comparing opportunity environments of rescue tactics. </w:t>
      </w:r>
      <w:r w:rsidRPr="000F0EF5">
        <w:rPr>
          <w:rFonts w:cs="Times New Roman"/>
          <w:i/>
          <w:iCs/>
          <w:color w:val="242021"/>
          <w:szCs w:val="24"/>
          <w:lang w:val="en-US"/>
          <w:rPrChange w:id="660" w:author="Christiane Jalles de Paula" w:date="2024-08-09T21:07:00Z" w16du:dateUtc="2024-08-10T00:07:00Z">
            <w:rPr>
              <w:rFonts w:cs="Times New Roman"/>
              <w:i/>
              <w:iCs/>
              <w:color w:val="242021"/>
              <w:szCs w:val="24"/>
            </w:rPr>
          </w:rPrChange>
        </w:rPr>
        <w:t>Mobilization, 8</w:t>
      </w:r>
      <w:r w:rsidRPr="000F0EF5">
        <w:rPr>
          <w:rFonts w:cs="Times New Roman"/>
          <w:color w:val="242021"/>
          <w:szCs w:val="24"/>
          <w:lang w:val="en-US"/>
          <w:rPrChange w:id="661" w:author="Christiane Jalles de Paula" w:date="2024-08-09T21:07:00Z" w16du:dateUtc="2024-08-10T00:07:00Z">
            <w:rPr>
              <w:rFonts w:cs="Times New Roman"/>
              <w:color w:val="242021"/>
              <w:szCs w:val="24"/>
            </w:rPr>
          </w:rPrChange>
        </w:rPr>
        <w:t>(3), 297–312.</w:t>
      </w:r>
    </w:p>
    <w:p w14:paraId="38B2E80F" w14:textId="77777777" w:rsidR="00022FAC" w:rsidRPr="000F0EF5" w:rsidRDefault="00022FAC" w:rsidP="0073401F">
      <w:pPr>
        <w:spacing w:line="240" w:lineRule="auto"/>
        <w:jc w:val="left"/>
        <w:rPr>
          <w:rFonts w:cs="Times New Roman"/>
          <w:color w:val="242021"/>
          <w:szCs w:val="24"/>
          <w:lang w:val="en-US"/>
          <w:rPrChange w:id="662" w:author="Christiane Jalles de Paula" w:date="2024-08-09T21:07:00Z" w16du:dateUtc="2024-08-10T00:07:00Z">
            <w:rPr>
              <w:rFonts w:cs="Times New Roman"/>
              <w:color w:val="242021"/>
              <w:szCs w:val="24"/>
            </w:rPr>
          </w:rPrChange>
        </w:rPr>
      </w:pPr>
      <w:r w:rsidRPr="000F0EF5">
        <w:rPr>
          <w:rFonts w:cs="Times New Roman"/>
          <w:color w:val="242021"/>
          <w:szCs w:val="24"/>
          <w:lang w:val="en-US"/>
          <w:rPrChange w:id="663" w:author="Christiane Jalles de Paula" w:date="2024-08-09T21:07:00Z" w16du:dateUtc="2024-08-10T00:07:00Z">
            <w:rPr>
              <w:rFonts w:cs="Times New Roman"/>
              <w:color w:val="242021"/>
              <w:szCs w:val="24"/>
            </w:rPr>
          </w:rPrChange>
        </w:rPr>
        <w:t xml:space="preserve">Koopmans, R., &amp; Olzak, S. (2004). Discursive opportunities and the evolution of right-wing violence in Germany. </w:t>
      </w:r>
      <w:r w:rsidRPr="000F0EF5">
        <w:rPr>
          <w:rFonts w:cs="Times New Roman"/>
          <w:i/>
          <w:iCs/>
          <w:color w:val="242021"/>
          <w:szCs w:val="24"/>
          <w:lang w:val="en-US"/>
          <w:rPrChange w:id="664" w:author="Christiane Jalles de Paula" w:date="2024-08-09T21:07:00Z" w16du:dateUtc="2024-08-10T00:07:00Z">
            <w:rPr>
              <w:rFonts w:cs="Times New Roman"/>
              <w:i/>
              <w:iCs/>
              <w:color w:val="242021"/>
              <w:szCs w:val="24"/>
            </w:rPr>
          </w:rPrChange>
        </w:rPr>
        <w:t>American Journal of Sociology, 110</w:t>
      </w:r>
      <w:r w:rsidRPr="000F0EF5">
        <w:rPr>
          <w:rFonts w:cs="Times New Roman"/>
          <w:color w:val="242021"/>
          <w:szCs w:val="24"/>
          <w:lang w:val="en-US"/>
          <w:rPrChange w:id="665" w:author="Christiane Jalles de Paula" w:date="2024-08-09T21:07:00Z" w16du:dateUtc="2024-08-10T00:07:00Z">
            <w:rPr>
              <w:rFonts w:cs="Times New Roman"/>
              <w:color w:val="242021"/>
              <w:szCs w:val="24"/>
            </w:rPr>
          </w:rPrChange>
        </w:rPr>
        <w:t>(1), 198–230.</w:t>
      </w:r>
    </w:p>
    <w:p w14:paraId="427D517B" w14:textId="77777777" w:rsidR="00022FAC" w:rsidRPr="0073401F" w:rsidRDefault="00022FAC" w:rsidP="0073401F">
      <w:pPr>
        <w:spacing w:line="240" w:lineRule="auto"/>
        <w:jc w:val="left"/>
        <w:rPr>
          <w:rFonts w:cs="Times New Roman"/>
          <w:color w:val="242021"/>
          <w:szCs w:val="24"/>
        </w:rPr>
      </w:pPr>
      <w:r w:rsidRPr="000F0EF5">
        <w:rPr>
          <w:rFonts w:cs="Times New Roman"/>
          <w:color w:val="242021"/>
          <w:szCs w:val="24"/>
          <w:lang w:val="en-US"/>
          <w:rPrChange w:id="666" w:author="Christiane Jalles de Paula" w:date="2024-08-09T21:07:00Z" w16du:dateUtc="2024-08-10T00:07:00Z">
            <w:rPr>
              <w:rFonts w:cs="Times New Roman"/>
              <w:color w:val="242021"/>
              <w:szCs w:val="24"/>
            </w:rPr>
          </w:rPrChange>
        </w:rPr>
        <w:t xml:space="preserve">Koopmans, R., &amp; Statham, P. (1999). Ethnic and civic conceptions of nationhood and the differential success of the extreme right in Germany and Italy. In: </w:t>
      </w:r>
      <w:proofErr w:type="spellStart"/>
      <w:r w:rsidRPr="000F0EF5">
        <w:rPr>
          <w:rFonts w:cs="Times New Roman"/>
          <w:color w:val="242021"/>
          <w:szCs w:val="24"/>
          <w:lang w:val="en-US"/>
          <w:rPrChange w:id="667" w:author="Christiane Jalles de Paula" w:date="2024-08-09T21:07:00Z" w16du:dateUtc="2024-08-10T00:07:00Z">
            <w:rPr>
              <w:rFonts w:cs="Times New Roman"/>
              <w:color w:val="242021"/>
              <w:szCs w:val="24"/>
            </w:rPr>
          </w:rPrChange>
        </w:rPr>
        <w:t>Giugni</w:t>
      </w:r>
      <w:proofErr w:type="spellEnd"/>
      <w:r w:rsidRPr="000F0EF5">
        <w:rPr>
          <w:rFonts w:cs="Times New Roman"/>
          <w:color w:val="242021"/>
          <w:szCs w:val="24"/>
          <w:lang w:val="en-US"/>
          <w:rPrChange w:id="668" w:author="Christiane Jalles de Paula" w:date="2024-08-09T21:07:00Z" w16du:dateUtc="2024-08-10T00:07:00Z">
            <w:rPr>
              <w:rFonts w:cs="Times New Roman"/>
              <w:color w:val="242021"/>
              <w:szCs w:val="24"/>
            </w:rPr>
          </w:rPrChange>
        </w:rPr>
        <w:t xml:space="preserve">, M., McAdam, D., &amp; Tilly, C. (Eds.), </w:t>
      </w:r>
      <w:r w:rsidRPr="000F0EF5">
        <w:rPr>
          <w:rFonts w:cs="Times New Roman"/>
          <w:i/>
          <w:iCs/>
          <w:color w:val="242021"/>
          <w:szCs w:val="24"/>
          <w:lang w:val="en-US"/>
          <w:rPrChange w:id="669" w:author="Christiane Jalles de Paula" w:date="2024-08-09T21:07:00Z" w16du:dateUtc="2024-08-10T00:07:00Z">
            <w:rPr>
              <w:rFonts w:cs="Times New Roman"/>
              <w:i/>
              <w:iCs/>
              <w:color w:val="242021"/>
              <w:szCs w:val="24"/>
            </w:rPr>
          </w:rPrChange>
        </w:rPr>
        <w:t>How Social Movements Matter.</w:t>
      </w:r>
      <w:r w:rsidRPr="000F0EF5">
        <w:rPr>
          <w:rFonts w:cs="Times New Roman"/>
          <w:color w:val="242021"/>
          <w:szCs w:val="24"/>
          <w:lang w:val="en-US"/>
          <w:rPrChange w:id="670" w:author="Christiane Jalles de Paula" w:date="2024-08-09T21:07:00Z" w16du:dateUtc="2024-08-10T00:07:00Z">
            <w:rPr>
              <w:rFonts w:cs="Times New Roman"/>
              <w:color w:val="242021"/>
              <w:szCs w:val="24"/>
            </w:rPr>
          </w:rPrChange>
        </w:rPr>
        <w:t xml:space="preserve"> </w:t>
      </w:r>
      <w:proofErr w:type="spellStart"/>
      <w:r w:rsidRPr="0073401F">
        <w:rPr>
          <w:rFonts w:cs="Times New Roman"/>
          <w:color w:val="242021"/>
          <w:szCs w:val="24"/>
        </w:rPr>
        <w:t>University</w:t>
      </w:r>
      <w:proofErr w:type="spellEnd"/>
      <w:r w:rsidRPr="0073401F">
        <w:rPr>
          <w:rFonts w:cs="Times New Roman"/>
          <w:color w:val="242021"/>
          <w:szCs w:val="24"/>
        </w:rPr>
        <w:t xml:space="preserve"> </w:t>
      </w:r>
      <w:proofErr w:type="spellStart"/>
      <w:r w:rsidRPr="0073401F">
        <w:rPr>
          <w:rFonts w:cs="Times New Roman"/>
          <w:color w:val="242021"/>
          <w:szCs w:val="24"/>
        </w:rPr>
        <w:t>of</w:t>
      </w:r>
      <w:proofErr w:type="spellEnd"/>
      <w:r w:rsidRPr="0073401F">
        <w:rPr>
          <w:rFonts w:cs="Times New Roman"/>
          <w:color w:val="242021"/>
          <w:szCs w:val="24"/>
        </w:rPr>
        <w:t xml:space="preserve"> Minnesota Press, Minneapolis, pp. 225–251.</w:t>
      </w:r>
    </w:p>
    <w:p w14:paraId="5CABA0D7" w14:textId="77777777" w:rsidR="00022FAC" w:rsidRDefault="00022FAC" w:rsidP="009A3E46">
      <w:pPr>
        <w:spacing w:line="240" w:lineRule="auto"/>
        <w:jc w:val="left"/>
        <w:rPr>
          <w:rFonts w:cs="Times New Roman"/>
          <w:szCs w:val="24"/>
        </w:rPr>
      </w:pPr>
      <w:r w:rsidRPr="00ED1786">
        <w:rPr>
          <w:rFonts w:cs="Times New Roman"/>
          <w:szCs w:val="24"/>
        </w:rPr>
        <w:t xml:space="preserve">KOTSCHO, Ricardo. </w:t>
      </w:r>
      <w:r w:rsidRPr="00ED1786">
        <w:rPr>
          <w:rFonts w:cs="Times New Roman"/>
          <w:b/>
          <w:szCs w:val="24"/>
        </w:rPr>
        <w:t>Explode um novo Brasil: diário da campanha das diretas.</w:t>
      </w:r>
      <w:r w:rsidRPr="00ED1786">
        <w:rPr>
          <w:rFonts w:cs="Times New Roman"/>
          <w:szCs w:val="24"/>
        </w:rPr>
        <w:t xml:space="preserve"> Editora Brasiliense, São Paulo, 1984.</w:t>
      </w:r>
    </w:p>
    <w:p w14:paraId="3F464B0C" w14:textId="77777777" w:rsidR="00022FAC" w:rsidRPr="003B309A" w:rsidRDefault="00022FAC" w:rsidP="009A3E46">
      <w:pPr>
        <w:spacing w:line="240" w:lineRule="auto"/>
        <w:jc w:val="left"/>
        <w:rPr>
          <w:rFonts w:cs="Times New Roman"/>
          <w:szCs w:val="24"/>
        </w:rPr>
      </w:pPr>
      <w:r w:rsidRPr="00AC2AE1">
        <w:rPr>
          <w:rFonts w:cs="Times New Roman"/>
          <w:szCs w:val="24"/>
        </w:rPr>
        <w:t xml:space="preserve">KOTSCHO, Ricardo. </w:t>
      </w:r>
      <w:r w:rsidRPr="00AC2AE1">
        <w:rPr>
          <w:rFonts w:cs="Times New Roman"/>
          <w:b/>
          <w:szCs w:val="24"/>
        </w:rPr>
        <w:t>Explode um novo Brasil: diário da campanha das diretas.</w:t>
      </w:r>
      <w:r w:rsidRPr="00AC2AE1">
        <w:rPr>
          <w:rFonts w:cs="Times New Roman"/>
          <w:szCs w:val="24"/>
        </w:rPr>
        <w:t xml:space="preserve"> Editora Brasiliense, São Paulo, 1984.</w:t>
      </w:r>
    </w:p>
    <w:p w14:paraId="06B9D744" w14:textId="77777777" w:rsidR="00022FAC" w:rsidRPr="000F0EF5" w:rsidRDefault="00022FAC" w:rsidP="00936D51">
      <w:pPr>
        <w:spacing w:line="240" w:lineRule="auto"/>
        <w:jc w:val="left"/>
        <w:rPr>
          <w:lang w:val="en-US"/>
          <w:rPrChange w:id="671" w:author="Christiane Jalles de Paula" w:date="2024-08-09T21:07:00Z" w16du:dateUtc="2024-08-10T00:07:00Z">
            <w:rPr/>
          </w:rPrChange>
        </w:rPr>
      </w:pPr>
      <w:proofErr w:type="spellStart"/>
      <w:r w:rsidRPr="00936D51">
        <w:t>Kriesi</w:t>
      </w:r>
      <w:proofErr w:type="spellEnd"/>
      <w:r w:rsidRPr="00936D51">
        <w:t xml:space="preserve">, H. </w:t>
      </w:r>
      <w:proofErr w:type="spellStart"/>
      <w:r w:rsidRPr="00D9405F">
        <w:rPr>
          <w:b/>
          <w:bCs/>
        </w:rPr>
        <w:t>Political</w:t>
      </w:r>
      <w:proofErr w:type="spellEnd"/>
      <w:r w:rsidRPr="00D9405F">
        <w:rPr>
          <w:b/>
          <w:bCs/>
        </w:rPr>
        <w:t xml:space="preserve"> </w:t>
      </w:r>
      <w:proofErr w:type="spellStart"/>
      <w:r w:rsidRPr="00D9405F">
        <w:rPr>
          <w:b/>
          <w:bCs/>
        </w:rPr>
        <w:t>context</w:t>
      </w:r>
      <w:proofErr w:type="spellEnd"/>
      <w:r w:rsidRPr="00D9405F">
        <w:rPr>
          <w:b/>
          <w:bCs/>
        </w:rPr>
        <w:t xml:space="preserve"> </w:t>
      </w:r>
      <w:proofErr w:type="spellStart"/>
      <w:r w:rsidRPr="00D9405F">
        <w:rPr>
          <w:b/>
          <w:bCs/>
        </w:rPr>
        <w:t>and</w:t>
      </w:r>
      <w:proofErr w:type="spellEnd"/>
      <w:r w:rsidRPr="00D9405F">
        <w:rPr>
          <w:b/>
          <w:bCs/>
        </w:rPr>
        <w:t xml:space="preserve"> </w:t>
      </w:r>
      <w:proofErr w:type="spellStart"/>
      <w:r w:rsidRPr="00D9405F">
        <w:rPr>
          <w:b/>
          <w:bCs/>
        </w:rPr>
        <w:t>opportunity</w:t>
      </w:r>
      <w:proofErr w:type="spellEnd"/>
      <w:r w:rsidRPr="00D9405F">
        <w:rPr>
          <w:b/>
          <w:bCs/>
        </w:rPr>
        <w:t>.</w:t>
      </w:r>
      <w:r w:rsidRPr="00936D51">
        <w:t xml:space="preserve"> </w:t>
      </w:r>
      <w:r w:rsidRPr="000F0EF5">
        <w:rPr>
          <w:i/>
          <w:iCs/>
          <w:lang w:val="en-US"/>
          <w:rPrChange w:id="672" w:author="Christiane Jalles de Paula" w:date="2024-08-09T21:07:00Z" w16du:dateUtc="2024-08-10T00:07:00Z">
            <w:rPr>
              <w:i/>
              <w:iCs/>
            </w:rPr>
          </w:rPrChange>
        </w:rPr>
        <w:t xml:space="preserve">In: Snow, D.A., Soule, S.A., and </w:t>
      </w:r>
      <w:proofErr w:type="spellStart"/>
      <w:r w:rsidRPr="000F0EF5">
        <w:rPr>
          <w:i/>
          <w:iCs/>
          <w:lang w:val="en-US"/>
          <w:rPrChange w:id="673" w:author="Christiane Jalles de Paula" w:date="2024-08-09T21:07:00Z" w16du:dateUtc="2024-08-10T00:07:00Z">
            <w:rPr>
              <w:i/>
              <w:iCs/>
            </w:rPr>
          </w:rPrChange>
        </w:rPr>
        <w:t>Kriesi</w:t>
      </w:r>
      <w:proofErr w:type="spellEnd"/>
      <w:r w:rsidRPr="000F0EF5">
        <w:rPr>
          <w:i/>
          <w:iCs/>
          <w:lang w:val="en-US"/>
          <w:rPrChange w:id="674" w:author="Christiane Jalles de Paula" w:date="2024-08-09T21:07:00Z" w16du:dateUtc="2024-08-10T00:07:00Z">
            <w:rPr>
              <w:i/>
              <w:iCs/>
            </w:rPr>
          </w:rPrChange>
        </w:rPr>
        <w:t>, H. (eds), The Blackwell Companion to Social Movements,</w:t>
      </w:r>
      <w:r w:rsidRPr="000F0EF5">
        <w:rPr>
          <w:lang w:val="en-US"/>
          <w:rPrChange w:id="675" w:author="Christiane Jalles de Paula" w:date="2024-08-09T21:07:00Z" w16du:dateUtc="2024-08-10T00:07:00Z">
            <w:rPr/>
          </w:rPrChange>
        </w:rPr>
        <w:t xml:space="preserve"> Blackwell, Oxford, 2004. pp. 67–90.</w:t>
      </w:r>
    </w:p>
    <w:p w14:paraId="2283FF42" w14:textId="77777777" w:rsidR="00022FAC" w:rsidRPr="000F0EF5" w:rsidRDefault="00022FAC" w:rsidP="00936D51">
      <w:pPr>
        <w:spacing w:line="240" w:lineRule="auto"/>
        <w:jc w:val="left"/>
        <w:rPr>
          <w:lang w:val="en-US"/>
          <w:rPrChange w:id="676" w:author="Christiane Jalles de Paula" w:date="2024-08-09T21:07:00Z" w16du:dateUtc="2024-08-10T00:07:00Z">
            <w:rPr/>
          </w:rPrChange>
        </w:rPr>
      </w:pPr>
      <w:proofErr w:type="spellStart"/>
      <w:r w:rsidRPr="000F0EF5">
        <w:rPr>
          <w:lang w:val="en-US"/>
          <w:rPrChange w:id="677" w:author="Christiane Jalles de Paula" w:date="2024-08-09T21:07:00Z" w16du:dateUtc="2024-08-10T00:07:00Z">
            <w:rPr/>
          </w:rPrChange>
        </w:rPr>
        <w:t>Kriesi</w:t>
      </w:r>
      <w:proofErr w:type="spellEnd"/>
      <w:r w:rsidRPr="000F0EF5">
        <w:rPr>
          <w:lang w:val="en-US"/>
          <w:rPrChange w:id="678" w:author="Christiane Jalles de Paula" w:date="2024-08-09T21:07:00Z" w16du:dateUtc="2024-08-10T00:07:00Z">
            <w:rPr/>
          </w:rPrChange>
        </w:rPr>
        <w:t xml:space="preserve">, H. </w:t>
      </w:r>
      <w:r w:rsidRPr="000F0EF5">
        <w:rPr>
          <w:b/>
          <w:bCs/>
          <w:lang w:val="en-US"/>
          <w:rPrChange w:id="679" w:author="Christiane Jalles de Paula" w:date="2024-08-09T21:07:00Z" w16du:dateUtc="2024-08-10T00:07:00Z">
            <w:rPr>
              <w:b/>
              <w:bCs/>
            </w:rPr>
          </w:rPrChange>
        </w:rPr>
        <w:t>The political opportunity structure of the Dutch peace movement.</w:t>
      </w:r>
      <w:r w:rsidRPr="000F0EF5">
        <w:rPr>
          <w:lang w:val="en-US"/>
          <w:rPrChange w:id="680" w:author="Christiane Jalles de Paula" w:date="2024-08-09T21:07:00Z" w16du:dateUtc="2024-08-10T00:07:00Z">
            <w:rPr/>
          </w:rPrChange>
        </w:rPr>
        <w:t xml:space="preserve"> </w:t>
      </w:r>
      <w:r w:rsidRPr="000F0EF5">
        <w:rPr>
          <w:i/>
          <w:iCs/>
          <w:lang w:val="en-US"/>
          <w:rPrChange w:id="681" w:author="Christiane Jalles de Paula" w:date="2024-08-09T21:07:00Z" w16du:dateUtc="2024-08-10T00:07:00Z">
            <w:rPr>
              <w:i/>
              <w:iCs/>
            </w:rPr>
          </w:rPrChange>
        </w:rPr>
        <w:t xml:space="preserve">West European Politics </w:t>
      </w:r>
      <w:r w:rsidRPr="000F0EF5">
        <w:rPr>
          <w:lang w:val="en-US"/>
          <w:rPrChange w:id="682" w:author="Christiane Jalles de Paula" w:date="2024-08-09T21:07:00Z" w16du:dateUtc="2024-08-10T00:07:00Z">
            <w:rPr/>
          </w:rPrChange>
        </w:rPr>
        <w:t>12, 295–312. 1989.</w:t>
      </w:r>
    </w:p>
    <w:p w14:paraId="3CE43941" w14:textId="77777777" w:rsidR="00022FAC" w:rsidRDefault="00022FAC" w:rsidP="00515D68">
      <w:pPr>
        <w:spacing w:line="240" w:lineRule="auto"/>
        <w:jc w:val="left"/>
      </w:pPr>
      <w:proofErr w:type="spellStart"/>
      <w:r w:rsidRPr="000F0EF5">
        <w:rPr>
          <w:lang w:val="en-US"/>
          <w:rPrChange w:id="683" w:author="Christiane Jalles de Paula" w:date="2024-08-09T21:07:00Z" w16du:dateUtc="2024-08-10T00:07:00Z">
            <w:rPr/>
          </w:rPrChange>
        </w:rPr>
        <w:t>Kriesi</w:t>
      </w:r>
      <w:proofErr w:type="spellEnd"/>
      <w:r w:rsidRPr="000F0EF5">
        <w:rPr>
          <w:lang w:val="en-US"/>
          <w:rPrChange w:id="684" w:author="Christiane Jalles de Paula" w:date="2024-08-09T21:07:00Z" w16du:dateUtc="2024-08-10T00:07:00Z">
            <w:rPr/>
          </w:rPrChange>
        </w:rPr>
        <w:t xml:space="preserve">, H., Koopmans, R., </w:t>
      </w:r>
      <w:proofErr w:type="spellStart"/>
      <w:r w:rsidRPr="000F0EF5">
        <w:rPr>
          <w:lang w:val="en-US"/>
          <w:rPrChange w:id="685" w:author="Christiane Jalles de Paula" w:date="2024-08-09T21:07:00Z" w16du:dateUtc="2024-08-10T00:07:00Z">
            <w:rPr/>
          </w:rPrChange>
        </w:rPr>
        <w:t>Duyvendak</w:t>
      </w:r>
      <w:proofErr w:type="spellEnd"/>
      <w:r w:rsidRPr="000F0EF5">
        <w:rPr>
          <w:lang w:val="en-US"/>
          <w:rPrChange w:id="686" w:author="Christiane Jalles de Paula" w:date="2024-08-09T21:07:00Z" w16du:dateUtc="2024-08-10T00:07:00Z">
            <w:rPr/>
          </w:rPrChange>
        </w:rPr>
        <w:t xml:space="preserve">, J.W., and </w:t>
      </w:r>
      <w:proofErr w:type="spellStart"/>
      <w:r w:rsidRPr="000F0EF5">
        <w:rPr>
          <w:lang w:val="en-US"/>
          <w:rPrChange w:id="687" w:author="Christiane Jalles de Paula" w:date="2024-08-09T21:07:00Z" w16du:dateUtc="2024-08-10T00:07:00Z">
            <w:rPr/>
          </w:rPrChange>
        </w:rPr>
        <w:t>Giugni</w:t>
      </w:r>
      <w:proofErr w:type="spellEnd"/>
      <w:r w:rsidRPr="000F0EF5">
        <w:rPr>
          <w:lang w:val="en-US"/>
          <w:rPrChange w:id="688" w:author="Christiane Jalles de Paula" w:date="2024-08-09T21:07:00Z" w16du:dateUtc="2024-08-10T00:07:00Z">
            <w:rPr/>
          </w:rPrChange>
        </w:rPr>
        <w:t xml:space="preserve">, M. </w:t>
      </w:r>
      <w:r w:rsidRPr="000F0EF5">
        <w:rPr>
          <w:b/>
          <w:bCs/>
          <w:lang w:val="en-US"/>
          <w:rPrChange w:id="689" w:author="Christiane Jalles de Paula" w:date="2024-08-09T21:07:00Z" w16du:dateUtc="2024-08-10T00:07:00Z">
            <w:rPr>
              <w:b/>
              <w:bCs/>
            </w:rPr>
          </w:rPrChange>
        </w:rPr>
        <w:t>New Social Movements in Western Europe.</w:t>
      </w:r>
      <w:r w:rsidRPr="000F0EF5">
        <w:rPr>
          <w:lang w:val="en-US"/>
          <w:rPrChange w:id="690" w:author="Christiane Jalles de Paula" w:date="2024-08-09T21:07:00Z" w16du:dateUtc="2024-08-10T00:07:00Z">
            <w:rPr/>
          </w:rPrChange>
        </w:rPr>
        <w:t xml:space="preserve"> </w:t>
      </w:r>
      <w:proofErr w:type="spellStart"/>
      <w:r w:rsidRPr="007F1B8C">
        <w:t>University</w:t>
      </w:r>
      <w:proofErr w:type="spellEnd"/>
      <w:r w:rsidRPr="007F1B8C">
        <w:t xml:space="preserve"> </w:t>
      </w:r>
      <w:proofErr w:type="spellStart"/>
      <w:r w:rsidRPr="007F1B8C">
        <w:t>of</w:t>
      </w:r>
      <w:proofErr w:type="spellEnd"/>
      <w:r w:rsidRPr="007F1B8C">
        <w:t xml:space="preserve"> Minnesota Press, Minneapolis.</w:t>
      </w:r>
      <w:r>
        <w:t xml:space="preserve"> 1995.</w:t>
      </w:r>
    </w:p>
    <w:p w14:paraId="1A7547E2" w14:textId="77777777" w:rsidR="00022FAC" w:rsidRPr="00560F53" w:rsidRDefault="00022FAC" w:rsidP="00560F53">
      <w:pPr>
        <w:spacing w:line="240" w:lineRule="auto"/>
        <w:jc w:val="left"/>
        <w:rPr>
          <w:rFonts w:cs="Times New Roman"/>
          <w:b/>
          <w:szCs w:val="24"/>
        </w:rPr>
      </w:pPr>
      <w:r w:rsidRPr="00560F53">
        <w:rPr>
          <w:rFonts w:cs="Times New Roman"/>
          <w:bCs/>
          <w:szCs w:val="24"/>
        </w:rPr>
        <w:t>LAMOUNIER, B.</w:t>
      </w:r>
      <w:r w:rsidRPr="00560F53">
        <w:rPr>
          <w:rFonts w:cs="Times New Roman"/>
          <w:b/>
          <w:szCs w:val="24"/>
        </w:rPr>
        <w:t xml:space="preserve"> O Brasil pós-1985. </w:t>
      </w:r>
      <w:r w:rsidRPr="00560F53">
        <w:rPr>
          <w:rFonts w:cs="Times New Roman"/>
          <w:bCs/>
          <w:szCs w:val="24"/>
        </w:rPr>
        <w:t>São Paulo: Paz e Terra, 2001.</w:t>
      </w:r>
    </w:p>
    <w:p w14:paraId="205377B4" w14:textId="77777777" w:rsidR="00022FAC" w:rsidRDefault="00022FAC" w:rsidP="00515D68">
      <w:pPr>
        <w:spacing w:line="240" w:lineRule="auto"/>
        <w:jc w:val="left"/>
        <w:rPr>
          <w:rFonts w:cs="Times New Roman"/>
          <w:color w:val="242021"/>
          <w:szCs w:val="24"/>
        </w:rPr>
      </w:pPr>
      <w:r>
        <w:t xml:space="preserve">LAVALLE, A.G., CARLOS, E., DOWBOR, M., </w:t>
      </w:r>
      <w:proofErr w:type="spellStart"/>
      <w:r>
        <w:t>and</w:t>
      </w:r>
      <w:proofErr w:type="spellEnd"/>
      <w:r>
        <w:t xml:space="preserve"> SZWAKO, J., </w:t>
      </w:r>
      <w:r w:rsidRPr="00C82463">
        <w:rPr>
          <w:b/>
          <w:bCs/>
        </w:rPr>
        <w:t>Abertura - Movimentos sociais, institucionalização e domínios de agência</w:t>
      </w:r>
      <w:r>
        <w:t>.</w:t>
      </w:r>
      <w:r w:rsidRPr="00C82463">
        <w:rPr>
          <w:i/>
          <w:iCs/>
        </w:rPr>
        <w:t xml:space="preserve"> In: Movimentos sociais e institucionalização: políticas sociais, raça e gênero no Brasil pós-transição</w:t>
      </w:r>
      <w:r>
        <w:t xml:space="preserve"> [online]. Rio de Janeiro: EDUERJ, 2018, pp. 20-86.</w:t>
      </w:r>
    </w:p>
    <w:p w14:paraId="3D23FC9F" w14:textId="77777777" w:rsidR="00022FAC" w:rsidRPr="000F0EF5" w:rsidRDefault="00022FAC" w:rsidP="009003DE">
      <w:pPr>
        <w:spacing w:line="240" w:lineRule="auto"/>
        <w:jc w:val="left"/>
        <w:rPr>
          <w:rFonts w:cs="Times New Roman"/>
          <w:color w:val="000000"/>
          <w:szCs w:val="24"/>
          <w:lang w:val="en-US"/>
          <w:rPrChange w:id="691" w:author="Christiane Jalles de Paula" w:date="2024-08-09T21:07:00Z" w16du:dateUtc="2024-08-10T00:07:00Z">
            <w:rPr>
              <w:rFonts w:cs="Times New Roman"/>
              <w:color w:val="000000"/>
              <w:szCs w:val="24"/>
            </w:rPr>
          </w:rPrChange>
        </w:rPr>
      </w:pPr>
      <w:r w:rsidRPr="00EF60DB">
        <w:rPr>
          <w:rFonts w:cs="Times New Roman"/>
          <w:color w:val="000000"/>
          <w:szCs w:val="24"/>
        </w:rPr>
        <w:t xml:space="preserve">LEMOS, C. R. F.; BARROS, A. T. DE. Lutas simbólicas na arena midiática: o poder de agência do Ministério Público e as controvérsias sobre a PEC 37. </w:t>
      </w:r>
      <w:proofErr w:type="spellStart"/>
      <w:r w:rsidRPr="000F0EF5">
        <w:rPr>
          <w:rFonts w:cs="Times New Roman"/>
          <w:b/>
          <w:bCs/>
          <w:color w:val="000000"/>
          <w:szCs w:val="24"/>
          <w:lang w:val="en-US"/>
          <w:rPrChange w:id="692" w:author="Christiane Jalles de Paula" w:date="2024-08-09T21:07:00Z" w16du:dateUtc="2024-08-10T00:07:00Z">
            <w:rPr>
              <w:rFonts w:cs="Times New Roman"/>
              <w:b/>
              <w:bCs/>
              <w:color w:val="000000"/>
              <w:szCs w:val="24"/>
            </w:rPr>
          </w:rPrChange>
        </w:rPr>
        <w:t>Opinião</w:t>
      </w:r>
      <w:proofErr w:type="spellEnd"/>
      <w:r w:rsidRPr="000F0EF5">
        <w:rPr>
          <w:rFonts w:cs="Times New Roman"/>
          <w:b/>
          <w:bCs/>
          <w:color w:val="000000"/>
          <w:szCs w:val="24"/>
          <w:lang w:val="en-US"/>
          <w:rPrChange w:id="693" w:author="Christiane Jalles de Paula" w:date="2024-08-09T21:07:00Z" w16du:dateUtc="2024-08-10T00:07:00Z">
            <w:rPr>
              <w:rFonts w:cs="Times New Roman"/>
              <w:b/>
              <w:bCs/>
              <w:color w:val="000000"/>
              <w:szCs w:val="24"/>
            </w:rPr>
          </w:rPrChange>
        </w:rPr>
        <w:t xml:space="preserve"> </w:t>
      </w:r>
      <w:proofErr w:type="spellStart"/>
      <w:r w:rsidRPr="000F0EF5">
        <w:rPr>
          <w:rFonts w:cs="Times New Roman"/>
          <w:b/>
          <w:bCs/>
          <w:color w:val="000000"/>
          <w:szCs w:val="24"/>
          <w:lang w:val="en-US"/>
          <w:rPrChange w:id="694" w:author="Christiane Jalles de Paula" w:date="2024-08-09T21:07:00Z" w16du:dateUtc="2024-08-10T00:07:00Z">
            <w:rPr>
              <w:rFonts w:cs="Times New Roman"/>
              <w:b/>
              <w:bCs/>
              <w:color w:val="000000"/>
              <w:szCs w:val="24"/>
            </w:rPr>
          </w:rPrChange>
        </w:rPr>
        <w:t>Pública</w:t>
      </w:r>
      <w:proofErr w:type="spellEnd"/>
      <w:r w:rsidRPr="000F0EF5">
        <w:rPr>
          <w:rFonts w:cs="Times New Roman"/>
          <w:color w:val="000000"/>
          <w:szCs w:val="24"/>
          <w:lang w:val="en-US"/>
          <w:rPrChange w:id="695" w:author="Christiane Jalles de Paula" w:date="2024-08-09T21:07:00Z" w16du:dateUtc="2024-08-10T00:07:00Z">
            <w:rPr>
              <w:rFonts w:cs="Times New Roman"/>
              <w:color w:val="000000"/>
              <w:szCs w:val="24"/>
            </w:rPr>
          </w:rPrChange>
        </w:rPr>
        <w:t xml:space="preserve">, v. 22, n. 3, p. 702–738, set. 2016. </w:t>
      </w:r>
    </w:p>
    <w:p w14:paraId="289F3D80" w14:textId="77777777" w:rsidR="00022FAC" w:rsidRPr="00284443" w:rsidRDefault="00022FAC" w:rsidP="00515D68">
      <w:pPr>
        <w:spacing w:line="240" w:lineRule="auto"/>
        <w:jc w:val="left"/>
        <w:rPr>
          <w:rFonts w:cs="Times New Roman"/>
          <w:color w:val="000000"/>
          <w:szCs w:val="24"/>
        </w:rPr>
      </w:pPr>
      <w:r w:rsidRPr="000F0EF5">
        <w:rPr>
          <w:rFonts w:cs="Times New Roman"/>
          <w:color w:val="000000"/>
          <w:szCs w:val="24"/>
          <w:lang w:val="en-US"/>
          <w:rPrChange w:id="696" w:author="Christiane Jalles de Paula" w:date="2024-08-09T21:07:00Z" w16du:dateUtc="2024-08-10T00:07:00Z">
            <w:rPr>
              <w:rFonts w:cs="Times New Roman"/>
              <w:color w:val="000000"/>
              <w:szCs w:val="24"/>
            </w:rPr>
          </w:rPrChange>
        </w:rPr>
        <w:t xml:space="preserve">Lieberson, S., and Silverman, A.R. </w:t>
      </w:r>
      <w:r w:rsidRPr="000F0EF5">
        <w:rPr>
          <w:rFonts w:cs="Times New Roman"/>
          <w:b/>
          <w:bCs/>
          <w:color w:val="000000"/>
          <w:szCs w:val="24"/>
          <w:lang w:val="en-US"/>
          <w:rPrChange w:id="697" w:author="Christiane Jalles de Paula" w:date="2024-08-09T21:07:00Z" w16du:dateUtc="2024-08-10T00:07:00Z">
            <w:rPr>
              <w:rFonts w:cs="Times New Roman"/>
              <w:b/>
              <w:bCs/>
              <w:color w:val="000000"/>
              <w:szCs w:val="24"/>
            </w:rPr>
          </w:rPrChange>
        </w:rPr>
        <w:t xml:space="preserve">The precipitants and underlying conditions of race riots. </w:t>
      </w:r>
      <w:r w:rsidRPr="0098498D">
        <w:rPr>
          <w:rFonts w:cs="Times New Roman"/>
          <w:i/>
          <w:iCs/>
          <w:color w:val="000000"/>
          <w:szCs w:val="24"/>
        </w:rPr>
        <w:t xml:space="preserve">American </w:t>
      </w:r>
      <w:proofErr w:type="spellStart"/>
      <w:r w:rsidRPr="0098498D">
        <w:rPr>
          <w:rFonts w:cs="Times New Roman"/>
          <w:i/>
          <w:iCs/>
          <w:color w:val="000000"/>
          <w:szCs w:val="24"/>
        </w:rPr>
        <w:t>Sociological</w:t>
      </w:r>
      <w:proofErr w:type="spellEnd"/>
      <w:r w:rsidRPr="0098498D">
        <w:rPr>
          <w:rFonts w:cs="Times New Roman"/>
          <w:i/>
          <w:iCs/>
          <w:color w:val="000000"/>
          <w:szCs w:val="24"/>
        </w:rPr>
        <w:t xml:space="preserve"> Review </w:t>
      </w:r>
      <w:r w:rsidRPr="0098498D">
        <w:rPr>
          <w:rFonts w:cs="Times New Roman"/>
          <w:color w:val="000000"/>
          <w:szCs w:val="24"/>
        </w:rPr>
        <w:t>30(6), 887–898.</w:t>
      </w:r>
      <w:r>
        <w:rPr>
          <w:rFonts w:cs="Times New Roman"/>
          <w:color w:val="000000"/>
          <w:szCs w:val="24"/>
        </w:rPr>
        <w:t xml:space="preserve"> 1965.</w:t>
      </w:r>
    </w:p>
    <w:p w14:paraId="000713E5" w14:textId="77777777" w:rsidR="00022FAC" w:rsidRDefault="00022FAC" w:rsidP="00515D68">
      <w:pPr>
        <w:spacing w:line="240" w:lineRule="auto"/>
        <w:jc w:val="left"/>
        <w:rPr>
          <w:rFonts w:cs="Times New Roman"/>
          <w:color w:val="000000"/>
          <w:szCs w:val="24"/>
        </w:rPr>
      </w:pPr>
      <w:proofErr w:type="gramStart"/>
      <w:r w:rsidRPr="005F2B45">
        <w:rPr>
          <w:rFonts w:cs="Times New Roman"/>
          <w:color w:val="000000"/>
          <w:szCs w:val="24"/>
        </w:rPr>
        <w:t>LIMA,  Stephanie</w:t>
      </w:r>
      <w:proofErr w:type="gramEnd"/>
      <w:r>
        <w:rPr>
          <w:rFonts w:cs="Times New Roman"/>
          <w:color w:val="000000"/>
          <w:szCs w:val="24"/>
        </w:rPr>
        <w:t xml:space="preserve"> </w:t>
      </w:r>
      <w:r w:rsidRPr="005F2B45">
        <w:rPr>
          <w:rFonts w:cs="Times New Roman"/>
          <w:color w:val="000000"/>
          <w:szCs w:val="24"/>
        </w:rPr>
        <w:t xml:space="preserve">(2018), </w:t>
      </w:r>
      <w:r w:rsidRPr="005F2B45">
        <w:rPr>
          <w:rFonts w:cs="Times New Roman"/>
          <w:b/>
          <w:bCs/>
          <w:color w:val="000000"/>
          <w:szCs w:val="24"/>
        </w:rPr>
        <w:t>‘Coletivo’, ‘</w:t>
      </w:r>
      <w:proofErr w:type="spellStart"/>
      <w:r w:rsidRPr="005F2B45">
        <w:rPr>
          <w:rFonts w:cs="Times New Roman"/>
          <w:b/>
          <w:bCs/>
          <w:color w:val="000000"/>
          <w:szCs w:val="24"/>
        </w:rPr>
        <w:t>ativista’e</w:t>
      </w:r>
      <w:proofErr w:type="spellEnd"/>
      <w:r w:rsidRPr="005F2B45">
        <w:rPr>
          <w:rFonts w:cs="Times New Roman"/>
          <w:b/>
          <w:bCs/>
          <w:color w:val="000000"/>
          <w:szCs w:val="24"/>
        </w:rPr>
        <w:t xml:space="preserve"> ‘horizontal’:  uma  análise  de  categorias  em  uso  no movimento  social  contemporâneo</w:t>
      </w:r>
      <w:r w:rsidRPr="005F2B45">
        <w:rPr>
          <w:rFonts w:cs="Times New Roman"/>
          <w:color w:val="000000"/>
          <w:szCs w:val="24"/>
        </w:rPr>
        <w:t xml:space="preserve">. </w:t>
      </w:r>
      <w:proofErr w:type="gramStart"/>
      <w:r w:rsidRPr="005F2B45">
        <w:rPr>
          <w:rFonts w:cs="Times New Roman"/>
          <w:color w:val="000000"/>
          <w:szCs w:val="24"/>
        </w:rPr>
        <w:t>Teoria  e</w:t>
      </w:r>
      <w:proofErr w:type="gramEnd"/>
      <w:r w:rsidRPr="005F2B45">
        <w:rPr>
          <w:rFonts w:cs="Times New Roman"/>
          <w:color w:val="000000"/>
          <w:szCs w:val="24"/>
        </w:rPr>
        <w:t xml:space="preserve">  Cultura,  v.  </w:t>
      </w:r>
      <w:proofErr w:type="gramStart"/>
      <w:r w:rsidRPr="005F2B45">
        <w:rPr>
          <w:rFonts w:cs="Times New Roman"/>
          <w:color w:val="000000"/>
          <w:szCs w:val="24"/>
        </w:rPr>
        <w:t>13,  n.</w:t>
      </w:r>
      <w:proofErr w:type="gramEnd"/>
      <w:r w:rsidRPr="005F2B45">
        <w:rPr>
          <w:rFonts w:cs="Times New Roman"/>
          <w:color w:val="000000"/>
          <w:szCs w:val="24"/>
        </w:rPr>
        <w:t xml:space="preserve">  1, pp.  18-34.</w:t>
      </w:r>
    </w:p>
    <w:p w14:paraId="2A92FB1B"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LOJKINE, Jean. </w:t>
      </w:r>
      <w:r w:rsidRPr="00210271">
        <w:rPr>
          <w:rFonts w:cs="Times New Roman"/>
          <w:b/>
          <w:szCs w:val="24"/>
        </w:rPr>
        <w:t>O estado capitalista e a questão urbana.</w:t>
      </w:r>
      <w:r w:rsidRPr="00210271">
        <w:rPr>
          <w:rFonts w:cs="Times New Roman"/>
          <w:szCs w:val="24"/>
        </w:rPr>
        <w:t xml:space="preserve"> São Paulo, Martins fontes, 1981.</w:t>
      </w:r>
    </w:p>
    <w:p w14:paraId="63B7F627" w14:textId="77777777" w:rsidR="00022FAC" w:rsidRPr="00210271" w:rsidRDefault="00022FAC" w:rsidP="00515D68">
      <w:pPr>
        <w:spacing w:line="240" w:lineRule="auto"/>
        <w:jc w:val="left"/>
        <w:rPr>
          <w:rFonts w:cs="Times New Roman"/>
          <w:szCs w:val="24"/>
        </w:rPr>
      </w:pPr>
      <w:r w:rsidRPr="00210271">
        <w:rPr>
          <w:rFonts w:cs="Times New Roman"/>
          <w:color w:val="000000"/>
          <w:szCs w:val="24"/>
          <w:highlight w:val="white"/>
        </w:rPr>
        <w:t>LUCHMANN, Lígia Helena Hahn.</w:t>
      </w:r>
      <w:r w:rsidRPr="00210271">
        <w:rPr>
          <w:rFonts w:cs="Times New Roman"/>
          <w:b/>
          <w:bCs/>
          <w:color w:val="000000"/>
          <w:szCs w:val="24"/>
          <w:highlight w:val="white"/>
        </w:rPr>
        <w:t> A representação no interior das experiências de participação.</w:t>
      </w:r>
      <w:r w:rsidRPr="00210271">
        <w:rPr>
          <w:rFonts w:cs="Times New Roman"/>
          <w:i/>
          <w:iCs/>
          <w:color w:val="000000"/>
          <w:szCs w:val="24"/>
          <w:highlight w:val="white"/>
        </w:rPr>
        <w:t> Lua Nova</w:t>
      </w:r>
      <w:r w:rsidRPr="00210271">
        <w:rPr>
          <w:rFonts w:cs="Times New Roman"/>
          <w:color w:val="000000"/>
          <w:szCs w:val="24"/>
          <w:highlight w:val="white"/>
        </w:rPr>
        <w:t> [online]. 2007, n.70, pp. 139-170.</w:t>
      </w:r>
    </w:p>
    <w:p w14:paraId="236B1840" w14:textId="77777777" w:rsidR="00022FAC" w:rsidRPr="00210271" w:rsidRDefault="00022FAC" w:rsidP="00EF7DFF">
      <w:pPr>
        <w:spacing w:line="240" w:lineRule="auto"/>
        <w:jc w:val="left"/>
        <w:rPr>
          <w:rFonts w:cs="Times New Roman"/>
          <w:szCs w:val="24"/>
        </w:rPr>
      </w:pPr>
      <w:r w:rsidRPr="000F0EF5">
        <w:rPr>
          <w:rFonts w:cs="Times New Roman"/>
          <w:color w:val="000000"/>
          <w:szCs w:val="24"/>
          <w:highlight w:val="white"/>
          <w:rPrChange w:id="698" w:author="Christiane Jalles de Paula" w:date="2024-08-09T21:07:00Z" w16du:dateUtc="2024-08-10T00:07:00Z">
            <w:rPr>
              <w:rFonts w:cs="Times New Roman"/>
              <w:color w:val="000000"/>
              <w:szCs w:val="24"/>
              <w:highlight w:val="white"/>
              <w:lang w:val="en-US"/>
            </w:rPr>
          </w:rPrChange>
        </w:rPr>
        <w:t>LUCHMANN, Lígia Helena Hahn.</w:t>
      </w:r>
      <w:r w:rsidRPr="000F0EF5">
        <w:rPr>
          <w:rFonts w:cs="Times New Roman"/>
          <w:b/>
          <w:bCs/>
          <w:color w:val="000000"/>
          <w:szCs w:val="24"/>
          <w:highlight w:val="white"/>
          <w:rPrChange w:id="699" w:author="Christiane Jalles de Paula" w:date="2024-08-09T21:07:00Z" w16du:dateUtc="2024-08-10T00:07:00Z">
            <w:rPr>
              <w:rFonts w:cs="Times New Roman"/>
              <w:b/>
              <w:bCs/>
              <w:color w:val="000000"/>
              <w:szCs w:val="24"/>
              <w:highlight w:val="white"/>
              <w:lang w:val="en-US"/>
            </w:rPr>
          </w:rPrChange>
        </w:rPr>
        <w:t> </w:t>
      </w:r>
      <w:r w:rsidRPr="00210271">
        <w:rPr>
          <w:rFonts w:cs="Times New Roman"/>
          <w:b/>
          <w:bCs/>
          <w:color w:val="000000"/>
          <w:szCs w:val="24"/>
          <w:highlight w:val="white"/>
        </w:rPr>
        <w:t>A representação no interior das experiências de participação.</w:t>
      </w:r>
      <w:r w:rsidRPr="00210271">
        <w:rPr>
          <w:rFonts w:cs="Times New Roman"/>
          <w:i/>
          <w:iCs/>
          <w:color w:val="000000"/>
          <w:szCs w:val="24"/>
          <w:highlight w:val="white"/>
        </w:rPr>
        <w:t> Lua Nova</w:t>
      </w:r>
      <w:r w:rsidRPr="00210271">
        <w:rPr>
          <w:rFonts w:cs="Times New Roman"/>
          <w:color w:val="000000"/>
          <w:szCs w:val="24"/>
          <w:highlight w:val="white"/>
        </w:rPr>
        <w:t> [online]. 2007, n.70, pp. 139-170.</w:t>
      </w:r>
    </w:p>
    <w:p w14:paraId="5E8E202C" w14:textId="77777777" w:rsidR="00022FAC" w:rsidRPr="000F0EF5" w:rsidRDefault="00022FAC" w:rsidP="00EF7DFF">
      <w:pPr>
        <w:spacing w:line="240" w:lineRule="auto"/>
        <w:jc w:val="left"/>
        <w:rPr>
          <w:rFonts w:cs="Times New Roman"/>
          <w:szCs w:val="24"/>
          <w:rPrChange w:id="700" w:author="Christiane Jalles de Paula" w:date="2024-08-09T21:07:00Z" w16du:dateUtc="2024-08-10T00:07:00Z">
            <w:rPr>
              <w:rFonts w:cs="Times New Roman"/>
              <w:szCs w:val="24"/>
              <w:lang w:val="en-US"/>
            </w:rPr>
          </w:rPrChange>
        </w:rPr>
      </w:pPr>
      <w:r w:rsidRPr="00210271">
        <w:rPr>
          <w:rFonts w:cs="Times New Roman"/>
          <w:color w:val="000000"/>
          <w:szCs w:val="24"/>
          <w:highlight w:val="white"/>
        </w:rPr>
        <w:lastRenderedPageBreak/>
        <w:t>LUCHMANN, Lígia Helena Hahn; ALMEIDA, Carla Cecília Rodrigues.</w:t>
      </w:r>
      <w:r w:rsidRPr="00210271">
        <w:rPr>
          <w:rFonts w:cs="Times New Roman"/>
          <w:b/>
          <w:bCs/>
          <w:color w:val="000000"/>
          <w:szCs w:val="24"/>
          <w:highlight w:val="white"/>
        </w:rPr>
        <w:t> A representação política das mulheres nos Conselhos Gestores de Políticas Públicas.</w:t>
      </w:r>
      <w:r w:rsidRPr="00210271">
        <w:rPr>
          <w:rFonts w:cs="Times New Roman"/>
          <w:i/>
          <w:iCs/>
          <w:color w:val="000000"/>
          <w:szCs w:val="24"/>
          <w:highlight w:val="white"/>
        </w:rPr>
        <w:t> </w:t>
      </w:r>
      <w:r w:rsidRPr="000F0EF5">
        <w:rPr>
          <w:rFonts w:cs="Times New Roman"/>
          <w:i/>
          <w:iCs/>
          <w:color w:val="000000"/>
          <w:szCs w:val="24"/>
          <w:highlight w:val="white"/>
          <w:rPrChange w:id="701" w:author="Christiane Jalles de Paula" w:date="2024-08-09T21:07:00Z" w16du:dateUtc="2024-08-10T00:07:00Z">
            <w:rPr>
              <w:rFonts w:cs="Times New Roman"/>
              <w:i/>
              <w:iCs/>
              <w:color w:val="000000"/>
              <w:szCs w:val="24"/>
              <w:highlight w:val="white"/>
              <w:lang w:val="en-US"/>
            </w:rPr>
          </w:rPrChange>
        </w:rPr>
        <w:t xml:space="preserve">Rev. </w:t>
      </w:r>
      <w:proofErr w:type="spellStart"/>
      <w:r w:rsidRPr="000F0EF5">
        <w:rPr>
          <w:rFonts w:cs="Times New Roman"/>
          <w:i/>
          <w:iCs/>
          <w:color w:val="000000"/>
          <w:szCs w:val="24"/>
          <w:highlight w:val="white"/>
          <w:rPrChange w:id="702" w:author="Christiane Jalles de Paula" w:date="2024-08-09T21:07:00Z" w16du:dateUtc="2024-08-10T00:07:00Z">
            <w:rPr>
              <w:rFonts w:cs="Times New Roman"/>
              <w:i/>
              <w:iCs/>
              <w:color w:val="000000"/>
              <w:szCs w:val="24"/>
              <w:highlight w:val="white"/>
              <w:lang w:val="en-US"/>
            </w:rPr>
          </w:rPrChange>
        </w:rPr>
        <w:t>katálysis</w:t>
      </w:r>
      <w:proofErr w:type="spellEnd"/>
      <w:r w:rsidRPr="000F0EF5">
        <w:rPr>
          <w:rFonts w:cs="Times New Roman"/>
          <w:color w:val="000000"/>
          <w:szCs w:val="24"/>
          <w:highlight w:val="white"/>
          <w:rPrChange w:id="703" w:author="Christiane Jalles de Paula" w:date="2024-08-09T21:07:00Z" w16du:dateUtc="2024-08-10T00:07:00Z">
            <w:rPr>
              <w:rFonts w:cs="Times New Roman"/>
              <w:color w:val="000000"/>
              <w:szCs w:val="24"/>
              <w:highlight w:val="white"/>
              <w:lang w:val="en-US"/>
            </w:rPr>
          </w:rPrChange>
        </w:rPr>
        <w:t> [online]. 2010, vol.13, n.1, pp. 86-94.</w:t>
      </w:r>
    </w:p>
    <w:p w14:paraId="0D75186C" w14:textId="77777777" w:rsidR="00022FAC" w:rsidRPr="00210271" w:rsidRDefault="00022FAC" w:rsidP="00515D68">
      <w:pPr>
        <w:spacing w:line="240" w:lineRule="auto"/>
        <w:jc w:val="left"/>
        <w:rPr>
          <w:rFonts w:cs="Times New Roman"/>
          <w:szCs w:val="24"/>
        </w:rPr>
      </w:pPr>
      <w:r w:rsidRPr="00210271">
        <w:rPr>
          <w:rFonts w:cs="Times New Roman"/>
          <w:szCs w:val="24"/>
        </w:rPr>
        <w:t xml:space="preserve">LUDD, Ned. (org.). </w:t>
      </w:r>
      <w:r w:rsidRPr="00210271">
        <w:rPr>
          <w:rFonts w:cs="Times New Roman"/>
          <w:b/>
          <w:szCs w:val="24"/>
        </w:rPr>
        <w:t xml:space="preserve">A urgência das ruas: black </w:t>
      </w:r>
      <w:proofErr w:type="spellStart"/>
      <w:r w:rsidRPr="00210271">
        <w:rPr>
          <w:rFonts w:cs="Times New Roman"/>
          <w:b/>
          <w:szCs w:val="24"/>
        </w:rPr>
        <w:t>blocks</w:t>
      </w:r>
      <w:proofErr w:type="spellEnd"/>
      <w:r w:rsidRPr="00210271">
        <w:rPr>
          <w:rFonts w:cs="Times New Roman"/>
          <w:b/>
          <w:szCs w:val="24"/>
        </w:rPr>
        <w:t xml:space="preserve">, </w:t>
      </w:r>
      <w:proofErr w:type="spellStart"/>
      <w:r w:rsidRPr="00210271">
        <w:rPr>
          <w:rFonts w:cs="Times New Roman"/>
          <w:b/>
          <w:szCs w:val="24"/>
        </w:rPr>
        <w:t>reclaim</w:t>
      </w:r>
      <w:proofErr w:type="spellEnd"/>
      <w:r w:rsidRPr="00210271">
        <w:rPr>
          <w:rFonts w:cs="Times New Roman"/>
          <w:b/>
          <w:szCs w:val="24"/>
        </w:rPr>
        <w:t xml:space="preserve"> </w:t>
      </w:r>
      <w:proofErr w:type="spellStart"/>
      <w:r w:rsidRPr="00210271">
        <w:rPr>
          <w:rFonts w:cs="Times New Roman"/>
          <w:b/>
          <w:szCs w:val="24"/>
        </w:rPr>
        <w:t>the</w:t>
      </w:r>
      <w:proofErr w:type="spellEnd"/>
      <w:r w:rsidRPr="00210271">
        <w:rPr>
          <w:rFonts w:cs="Times New Roman"/>
          <w:b/>
          <w:szCs w:val="24"/>
        </w:rPr>
        <w:t xml:space="preserve"> </w:t>
      </w:r>
      <w:proofErr w:type="spellStart"/>
      <w:r w:rsidRPr="00210271">
        <w:rPr>
          <w:rFonts w:cs="Times New Roman"/>
          <w:b/>
          <w:szCs w:val="24"/>
        </w:rPr>
        <w:t>streets</w:t>
      </w:r>
      <w:proofErr w:type="spellEnd"/>
      <w:r w:rsidRPr="00210271">
        <w:rPr>
          <w:rFonts w:cs="Times New Roman"/>
          <w:b/>
          <w:szCs w:val="24"/>
        </w:rPr>
        <w:t xml:space="preserve"> e os dias de ação global.</w:t>
      </w:r>
      <w:r w:rsidRPr="00210271">
        <w:rPr>
          <w:rFonts w:cs="Times New Roman"/>
          <w:szCs w:val="24"/>
        </w:rPr>
        <w:t xml:space="preserve"> São Paulo: Conrad Editora do Brasil, 2002.</w:t>
      </w:r>
    </w:p>
    <w:p w14:paraId="603691F1"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MAGALHÃES, Raul Francisco. </w:t>
      </w:r>
      <w:r w:rsidRPr="00210271">
        <w:rPr>
          <w:rFonts w:cs="Times New Roman"/>
          <w:b/>
          <w:szCs w:val="24"/>
        </w:rPr>
        <w:t xml:space="preserve">A reinvenção da </w:t>
      </w:r>
      <w:proofErr w:type="spellStart"/>
      <w:r w:rsidRPr="00210271">
        <w:rPr>
          <w:rFonts w:cs="Times New Roman"/>
          <w:b/>
          <w:i/>
          <w:szCs w:val="24"/>
        </w:rPr>
        <w:t>Potentia</w:t>
      </w:r>
      <w:proofErr w:type="spellEnd"/>
      <w:r w:rsidRPr="00210271">
        <w:rPr>
          <w:rFonts w:cs="Times New Roman"/>
          <w:b/>
          <w:i/>
          <w:szCs w:val="24"/>
        </w:rPr>
        <w:t>.</w:t>
      </w:r>
      <w:r w:rsidRPr="00210271">
        <w:rPr>
          <w:rFonts w:cs="Times New Roman"/>
          <w:szCs w:val="24"/>
        </w:rPr>
        <w:t xml:space="preserve"> Boletim CEDES – </w:t>
      </w:r>
      <w:proofErr w:type="gramStart"/>
      <w:r w:rsidRPr="00210271">
        <w:rPr>
          <w:rFonts w:cs="Times New Roman"/>
          <w:szCs w:val="24"/>
        </w:rPr>
        <w:t>Julho</w:t>
      </w:r>
      <w:proofErr w:type="gramEnd"/>
      <w:r w:rsidRPr="00210271">
        <w:rPr>
          <w:rFonts w:cs="Times New Roman"/>
          <w:szCs w:val="24"/>
        </w:rPr>
        <w:t>-Setembro, 2013. p. 22-26.</w:t>
      </w:r>
    </w:p>
    <w:p w14:paraId="2889B8EC"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MAIA, Felipe. </w:t>
      </w:r>
      <w:r w:rsidRPr="00210271">
        <w:rPr>
          <w:rFonts w:cs="Times New Roman"/>
          <w:b/>
          <w:szCs w:val="24"/>
        </w:rPr>
        <w:t>As jornadas de junho e a hora da política.</w:t>
      </w:r>
      <w:r w:rsidRPr="00210271">
        <w:rPr>
          <w:rFonts w:cs="Times New Roman"/>
          <w:szCs w:val="24"/>
        </w:rPr>
        <w:t xml:space="preserve"> Boletim CEDES – </w:t>
      </w:r>
      <w:proofErr w:type="gramStart"/>
      <w:r w:rsidRPr="00210271">
        <w:rPr>
          <w:rFonts w:cs="Times New Roman"/>
          <w:szCs w:val="24"/>
        </w:rPr>
        <w:t>Julho</w:t>
      </w:r>
      <w:proofErr w:type="gramEnd"/>
      <w:r w:rsidRPr="00210271">
        <w:rPr>
          <w:rFonts w:cs="Times New Roman"/>
          <w:szCs w:val="24"/>
        </w:rPr>
        <w:t>-Setembro, 2013. p. 32-35.</w:t>
      </w:r>
    </w:p>
    <w:p w14:paraId="4687FE91" w14:textId="77777777" w:rsidR="00022FAC" w:rsidRDefault="00022FAC" w:rsidP="00BB30DB">
      <w:pPr>
        <w:shd w:val="clear" w:color="auto" w:fill="FFFFFF"/>
        <w:spacing w:after="0" w:line="262" w:lineRule="atLeast"/>
        <w:jc w:val="left"/>
        <w:rPr>
          <w:rFonts w:ascii="Arial" w:eastAsia="Times New Roman" w:hAnsi="Arial" w:cs="Arial"/>
          <w:color w:val="403D39"/>
          <w:sz w:val="23"/>
          <w:szCs w:val="23"/>
          <w:lang w:eastAsia="pt-BR"/>
        </w:rPr>
      </w:pPr>
      <w:r w:rsidRPr="00EA0DAC">
        <w:rPr>
          <w:rFonts w:ascii="Arial" w:eastAsia="Times New Roman" w:hAnsi="Arial" w:cs="Arial"/>
          <w:color w:val="403D39"/>
          <w:sz w:val="23"/>
          <w:szCs w:val="23"/>
          <w:lang w:eastAsia="pt-BR"/>
        </w:rPr>
        <w:t xml:space="preserve">Maia, G. L. </w:t>
      </w:r>
      <w:r w:rsidRPr="001C346C">
        <w:rPr>
          <w:rFonts w:ascii="Arial" w:eastAsia="Times New Roman" w:hAnsi="Arial" w:cs="Arial"/>
          <w:b/>
          <w:bCs/>
          <w:color w:val="403D39"/>
          <w:sz w:val="23"/>
          <w:szCs w:val="23"/>
          <w:lang w:eastAsia="pt-BR"/>
        </w:rPr>
        <w:t>A juventude e os coletivos: como se articulam novas formas de expressão política.</w:t>
      </w:r>
      <w:r w:rsidRPr="00EA0DAC">
        <w:rPr>
          <w:rFonts w:ascii="Arial" w:eastAsia="Times New Roman" w:hAnsi="Arial" w:cs="Arial"/>
          <w:color w:val="403D39"/>
          <w:sz w:val="23"/>
          <w:szCs w:val="23"/>
          <w:lang w:eastAsia="pt-BR"/>
        </w:rPr>
        <w:t xml:space="preserve"> Revista Eletrônica do Curso de Direito da UFSM, Santa Maria, vol. 8, nº 1, p. 58-73, 2013.</w:t>
      </w:r>
    </w:p>
    <w:p w14:paraId="6A3DC96E" w14:textId="77777777" w:rsidR="00022FAC" w:rsidRDefault="00022FAC" w:rsidP="00515D68">
      <w:pPr>
        <w:spacing w:line="240" w:lineRule="auto"/>
        <w:jc w:val="left"/>
        <w:rPr>
          <w:rFonts w:cs="Times New Roman"/>
          <w:color w:val="000000"/>
          <w:szCs w:val="24"/>
        </w:rPr>
      </w:pPr>
      <w:r w:rsidRPr="00802F51">
        <w:rPr>
          <w:rFonts w:cs="Times New Roman"/>
          <w:color w:val="000000"/>
          <w:szCs w:val="24"/>
        </w:rPr>
        <w:t xml:space="preserve">MAIA, </w:t>
      </w:r>
      <w:proofErr w:type="spellStart"/>
      <w:r w:rsidRPr="00802F51">
        <w:rPr>
          <w:rFonts w:cs="Times New Roman"/>
          <w:color w:val="000000"/>
          <w:szCs w:val="24"/>
        </w:rPr>
        <w:t>Gretha</w:t>
      </w:r>
      <w:proofErr w:type="spellEnd"/>
      <w:r w:rsidRPr="00802F51">
        <w:rPr>
          <w:rFonts w:cs="Times New Roman"/>
          <w:color w:val="000000"/>
          <w:szCs w:val="24"/>
        </w:rPr>
        <w:t xml:space="preserve"> L.</w:t>
      </w:r>
      <w:r>
        <w:rPr>
          <w:rFonts w:cs="Times New Roman"/>
          <w:color w:val="000000"/>
          <w:szCs w:val="24"/>
        </w:rPr>
        <w:t xml:space="preserve"> </w:t>
      </w:r>
      <w:r w:rsidRPr="00802F51">
        <w:rPr>
          <w:rFonts w:cs="Times New Roman"/>
          <w:b/>
          <w:bCs/>
          <w:color w:val="000000"/>
          <w:szCs w:val="24"/>
        </w:rPr>
        <w:t>A juventude e os coletivos: como se articulam novas formas de expressão política</w:t>
      </w:r>
      <w:r w:rsidRPr="00802F51">
        <w:rPr>
          <w:rFonts w:cs="Times New Roman"/>
          <w:color w:val="000000"/>
          <w:szCs w:val="24"/>
        </w:rPr>
        <w:t>. Revista Eletrônica do Curso de Direito da UFSM, v. 8, n. 1, pp.58-73.</w:t>
      </w:r>
      <w:r>
        <w:rPr>
          <w:rFonts w:cs="Times New Roman"/>
          <w:color w:val="000000"/>
          <w:szCs w:val="24"/>
        </w:rPr>
        <w:t xml:space="preserve"> 2013.</w:t>
      </w:r>
    </w:p>
    <w:p w14:paraId="5F65691C" w14:textId="77777777" w:rsidR="00022FAC" w:rsidRDefault="00022FAC" w:rsidP="00515D68">
      <w:pPr>
        <w:spacing w:line="240" w:lineRule="auto"/>
        <w:jc w:val="left"/>
      </w:pPr>
      <w:r>
        <w:t xml:space="preserve">MALINI, F. ANTOUN, H. </w:t>
      </w:r>
      <w:r>
        <w:rPr>
          <w:b/>
          <w:bCs/>
        </w:rPr>
        <w:t>A internet e a rua:</w:t>
      </w:r>
      <w:r>
        <w:t xml:space="preserve"> Ciberativismo e mobilização nas redes sociais. Porto Alegre: Sulina, 2013.</w:t>
      </w:r>
    </w:p>
    <w:p w14:paraId="507E4371" w14:textId="77777777" w:rsidR="00022FAC" w:rsidRDefault="00022FAC" w:rsidP="009A3E46">
      <w:pPr>
        <w:spacing w:line="240" w:lineRule="auto"/>
        <w:jc w:val="left"/>
        <w:rPr>
          <w:rFonts w:cs="Times New Roman"/>
          <w:szCs w:val="24"/>
        </w:rPr>
      </w:pPr>
      <w:r>
        <w:rPr>
          <w:rFonts w:cs="Times New Roman"/>
          <w:szCs w:val="24"/>
        </w:rPr>
        <w:t xml:space="preserve">MALTA, Márcio. </w:t>
      </w:r>
      <w:r>
        <w:rPr>
          <w:rFonts w:cs="Times New Roman"/>
          <w:b/>
          <w:szCs w:val="24"/>
        </w:rPr>
        <w:t>Diretas Já era: a estratégia de redemocratização de Henfil através das cartas da mãe.</w:t>
      </w:r>
      <w:r>
        <w:rPr>
          <w:rFonts w:cs="Times New Roman"/>
          <w:szCs w:val="24"/>
        </w:rPr>
        <w:t xml:space="preserve"> Achegas: Revista de Ciência Política. n.46. </w:t>
      </w:r>
      <w:proofErr w:type="spellStart"/>
      <w:r>
        <w:rPr>
          <w:rFonts w:cs="Times New Roman"/>
          <w:szCs w:val="24"/>
        </w:rPr>
        <w:t>jan</w:t>
      </w:r>
      <w:proofErr w:type="spellEnd"/>
      <w:r>
        <w:rPr>
          <w:rFonts w:cs="Times New Roman"/>
          <w:szCs w:val="24"/>
        </w:rPr>
        <w:t>-dez, 2013. pp. 72-106.</w:t>
      </w:r>
    </w:p>
    <w:p w14:paraId="16EE31F3" w14:textId="77777777" w:rsidR="00022FAC" w:rsidRPr="00210271" w:rsidRDefault="00022FAC" w:rsidP="00EF7DFF">
      <w:pPr>
        <w:spacing w:before="240" w:line="240" w:lineRule="auto"/>
        <w:jc w:val="left"/>
        <w:rPr>
          <w:rFonts w:cs="Times New Roman"/>
          <w:szCs w:val="24"/>
        </w:rPr>
      </w:pPr>
      <w:r w:rsidRPr="00210271">
        <w:rPr>
          <w:rFonts w:cs="Times New Roman"/>
          <w:color w:val="000000"/>
          <w:szCs w:val="24"/>
          <w:shd w:val="clear" w:color="auto" w:fill="FFFFFF"/>
        </w:rPr>
        <w:t xml:space="preserve">MARICATO, Ermínia. </w:t>
      </w:r>
      <w:r w:rsidRPr="00210271">
        <w:rPr>
          <w:rFonts w:cs="Times New Roman"/>
          <w:b/>
          <w:color w:val="000000"/>
          <w:szCs w:val="24"/>
          <w:shd w:val="clear" w:color="auto" w:fill="FFFFFF"/>
        </w:rPr>
        <w:t>É a questão urbana, estúpido!</w:t>
      </w:r>
      <w:r w:rsidRPr="00210271">
        <w:rPr>
          <w:rFonts w:cs="Times New Roman"/>
          <w:color w:val="000000"/>
          <w:szCs w:val="24"/>
          <w:shd w:val="clear" w:color="auto" w:fill="FFFFFF"/>
        </w:rPr>
        <w:t xml:space="preserve"> p. 19-26. </w:t>
      </w:r>
      <w:r w:rsidRPr="00210271">
        <w:rPr>
          <w:rFonts w:cs="Times New Roman"/>
          <w:i/>
          <w:color w:val="000000"/>
          <w:szCs w:val="24"/>
          <w:shd w:val="clear" w:color="auto" w:fill="FFFFFF"/>
        </w:rPr>
        <w:t>In:</w:t>
      </w:r>
      <w:r w:rsidRPr="00210271">
        <w:rPr>
          <w:rFonts w:cs="Times New Roman"/>
          <w:color w:val="000000"/>
          <w:szCs w:val="24"/>
          <w:shd w:val="clear" w:color="auto" w:fill="FFFFFF"/>
        </w:rPr>
        <w:t xml:space="preserve"> </w:t>
      </w:r>
      <w:r w:rsidRPr="00210271">
        <w:rPr>
          <w:rFonts w:cs="Times New Roman"/>
          <w:szCs w:val="24"/>
        </w:rPr>
        <w:t xml:space="preserve">MARICATO, Ermínia; [et al.]. </w:t>
      </w:r>
      <w:r w:rsidRPr="00210271">
        <w:rPr>
          <w:rFonts w:cs="Times New Roman"/>
          <w:b/>
          <w:szCs w:val="24"/>
        </w:rPr>
        <w:t>Cidades Rebeldes: Passe Livre e as manifestações que tomaram as ruas do Brasil.</w:t>
      </w:r>
      <w:r w:rsidRPr="00210271">
        <w:rPr>
          <w:rFonts w:cs="Times New Roman"/>
          <w:szCs w:val="24"/>
        </w:rPr>
        <w:t xml:space="preserve"> 1. ed. São Paulo: Boitempo: Carta Maior, 2013.</w:t>
      </w:r>
    </w:p>
    <w:p w14:paraId="4AFF0055" w14:textId="77777777" w:rsidR="00022FAC" w:rsidRPr="00210271" w:rsidRDefault="00022FAC" w:rsidP="00EF7DFF">
      <w:pPr>
        <w:spacing w:before="240" w:line="240" w:lineRule="auto"/>
        <w:jc w:val="left"/>
        <w:rPr>
          <w:rFonts w:cs="Times New Roman"/>
          <w:szCs w:val="24"/>
        </w:rPr>
      </w:pPr>
      <w:r w:rsidRPr="00210271">
        <w:rPr>
          <w:rFonts w:cs="Times New Roman"/>
          <w:szCs w:val="24"/>
        </w:rPr>
        <w:t xml:space="preserve">MARICATO, Ermínia; [et al.]. </w:t>
      </w:r>
      <w:r w:rsidRPr="00210271">
        <w:rPr>
          <w:rFonts w:cs="Times New Roman"/>
          <w:b/>
          <w:szCs w:val="24"/>
        </w:rPr>
        <w:t>Cidades Rebeldes: Passe Livre e as manifestações que tomaram as ruas do Brasil.</w:t>
      </w:r>
      <w:r w:rsidRPr="00210271">
        <w:rPr>
          <w:rFonts w:cs="Times New Roman"/>
          <w:szCs w:val="24"/>
        </w:rPr>
        <w:t xml:space="preserve"> 1. ed. São Paulo: Boitempo: Carta Maior, 2013.</w:t>
      </w:r>
    </w:p>
    <w:p w14:paraId="33BC9A8A" w14:textId="77777777" w:rsidR="00022FAC" w:rsidRDefault="00022FAC" w:rsidP="009A3E46">
      <w:pPr>
        <w:spacing w:line="240" w:lineRule="auto"/>
        <w:jc w:val="left"/>
        <w:rPr>
          <w:rFonts w:cs="Times New Roman"/>
          <w:szCs w:val="24"/>
        </w:rPr>
      </w:pPr>
      <w:r>
        <w:rPr>
          <w:rFonts w:cs="Times New Roman"/>
          <w:szCs w:val="24"/>
        </w:rPr>
        <w:t xml:space="preserve">MARKUN, Paulo. </w:t>
      </w:r>
      <w:r>
        <w:rPr>
          <w:rFonts w:cs="Times New Roman"/>
          <w:b/>
          <w:szCs w:val="24"/>
        </w:rPr>
        <w:t xml:space="preserve">Farol alto sobre as diretas (1969-1984). </w:t>
      </w:r>
      <w:r>
        <w:rPr>
          <w:rFonts w:cs="Times New Roman"/>
          <w:szCs w:val="24"/>
        </w:rPr>
        <w:t xml:space="preserve">São Paulo: </w:t>
      </w:r>
      <w:proofErr w:type="spellStart"/>
      <w:r>
        <w:rPr>
          <w:rFonts w:cs="Times New Roman"/>
          <w:szCs w:val="24"/>
        </w:rPr>
        <w:t>Benvirá</w:t>
      </w:r>
      <w:proofErr w:type="spellEnd"/>
      <w:r>
        <w:rPr>
          <w:rFonts w:cs="Times New Roman"/>
          <w:szCs w:val="24"/>
        </w:rPr>
        <w:t>, 2014.</w:t>
      </w:r>
    </w:p>
    <w:p w14:paraId="65817BEB" w14:textId="77777777" w:rsidR="00022FAC" w:rsidRDefault="00022FAC" w:rsidP="00560F53">
      <w:pPr>
        <w:spacing w:line="240" w:lineRule="auto"/>
        <w:jc w:val="left"/>
        <w:rPr>
          <w:rFonts w:cs="Times New Roman"/>
          <w:bCs/>
          <w:szCs w:val="24"/>
        </w:rPr>
      </w:pPr>
      <w:r w:rsidRPr="00972FE0">
        <w:rPr>
          <w:rFonts w:cs="Times New Roman"/>
          <w:bCs/>
          <w:szCs w:val="24"/>
        </w:rPr>
        <w:t>MARQUES, M. de S.; MARX, V</w:t>
      </w:r>
      <w:r w:rsidRPr="00972FE0">
        <w:rPr>
          <w:rFonts w:cs="Times New Roman"/>
          <w:b/>
          <w:szCs w:val="24"/>
        </w:rPr>
        <w:t xml:space="preserve">. Os coletivos em cena: algumas contribuições para o debate. </w:t>
      </w:r>
      <w:r w:rsidRPr="00972FE0">
        <w:rPr>
          <w:rFonts w:cs="Times New Roman"/>
          <w:bCs/>
          <w:szCs w:val="24"/>
        </w:rPr>
        <w:t>Simbiótica. Revista Eletrônica, [S. l.], v. 7, n. 3, jul.-dez., p. 08–32, 2020.</w:t>
      </w:r>
    </w:p>
    <w:p w14:paraId="337BD3C4" w14:textId="77777777" w:rsidR="00022FAC" w:rsidRDefault="00022FAC" w:rsidP="00CA685F">
      <w:pPr>
        <w:spacing w:before="100" w:beforeAutospacing="1" w:after="100" w:afterAutospacing="1" w:line="240" w:lineRule="auto"/>
        <w:jc w:val="left"/>
        <w:rPr>
          <w:rFonts w:eastAsia="Times New Roman" w:cs="Times New Roman"/>
          <w:szCs w:val="24"/>
          <w:lang w:eastAsia="pt-BR"/>
        </w:rPr>
      </w:pPr>
      <w:r>
        <w:rPr>
          <w:rFonts w:eastAsia="Times New Roman" w:cs="Times New Roman"/>
          <w:szCs w:val="24"/>
          <w:lang w:eastAsia="pt-BR"/>
        </w:rPr>
        <w:t xml:space="preserve">MARTINS, N. M. </w:t>
      </w:r>
      <w:r w:rsidRPr="006322A5">
        <w:rPr>
          <w:rFonts w:eastAsia="Times New Roman" w:cs="Times New Roman"/>
          <w:b/>
          <w:bCs/>
          <w:szCs w:val="24"/>
          <w:lang w:eastAsia="pt-BR"/>
        </w:rPr>
        <w:t>Política monetária brasileira nos governos Dilma (2011-2016): um ensaio de ruptura e a restauração do conservadorismo.</w:t>
      </w:r>
      <w:r>
        <w:rPr>
          <w:rFonts w:eastAsia="Times New Roman" w:cs="Times New Roman"/>
          <w:szCs w:val="24"/>
          <w:lang w:eastAsia="pt-BR"/>
        </w:rPr>
        <w:t xml:space="preserve"> </w:t>
      </w:r>
      <w:r w:rsidRPr="006322A5">
        <w:rPr>
          <w:rFonts w:eastAsia="Times New Roman" w:cs="Times New Roman"/>
          <w:szCs w:val="24"/>
          <w:lang w:eastAsia="pt-BR"/>
        </w:rPr>
        <w:t>Economia e Sociedade, Campinas, v. 31, n. 1 (74), p. 43-63, janeiro-abril 2022.</w:t>
      </w:r>
    </w:p>
    <w:p w14:paraId="3077E789"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t>MARTINS, Paulo Henrique.</w:t>
      </w:r>
      <w:r w:rsidRPr="00210271">
        <w:rPr>
          <w:rFonts w:cs="Times New Roman"/>
          <w:b/>
          <w:bCs/>
          <w:color w:val="000000"/>
          <w:szCs w:val="24"/>
          <w:highlight w:val="white"/>
        </w:rPr>
        <w:t xml:space="preserve"> Redes sociais como novo marco interpretativo das mobilizações coletivas contemporâneas. </w:t>
      </w:r>
      <w:r w:rsidRPr="00210271">
        <w:rPr>
          <w:rFonts w:cs="Times New Roman"/>
          <w:i/>
          <w:iCs/>
          <w:color w:val="000000"/>
          <w:szCs w:val="24"/>
          <w:highlight w:val="white"/>
        </w:rPr>
        <w:t>Cad. CRH</w:t>
      </w:r>
      <w:r w:rsidRPr="00210271">
        <w:rPr>
          <w:rFonts w:cs="Times New Roman"/>
          <w:color w:val="000000"/>
          <w:szCs w:val="24"/>
          <w:highlight w:val="white"/>
        </w:rPr>
        <w:t> [online]. 2010, vol.23, n.59, pp. 401-418.</w:t>
      </w:r>
    </w:p>
    <w:p w14:paraId="02FA4ABD" w14:textId="77777777" w:rsidR="00022FAC" w:rsidRPr="00210271" w:rsidRDefault="00022FAC" w:rsidP="00EF7DFF">
      <w:pPr>
        <w:spacing w:line="240" w:lineRule="auto"/>
        <w:jc w:val="left"/>
        <w:rPr>
          <w:rFonts w:cs="Times New Roman"/>
          <w:szCs w:val="24"/>
        </w:rPr>
      </w:pPr>
      <w:r w:rsidRPr="00E45ED4">
        <w:rPr>
          <w:rFonts w:cs="Times New Roman"/>
          <w:szCs w:val="24"/>
        </w:rPr>
        <w:t>MARTUSCELLI, D. Movimento Fora Collor: processo político e classes sociais. </w:t>
      </w:r>
      <w:r w:rsidRPr="00E45ED4">
        <w:rPr>
          <w:rFonts w:cs="Times New Roman"/>
          <w:b/>
          <w:bCs/>
          <w:szCs w:val="24"/>
        </w:rPr>
        <w:t>Revista Novos Rumos</w:t>
      </w:r>
      <w:r w:rsidRPr="00E45ED4">
        <w:rPr>
          <w:rFonts w:cs="Times New Roman"/>
          <w:szCs w:val="24"/>
        </w:rPr>
        <w:t>, </w:t>
      </w:r>
      <w:r w:rsidRPr="00E45ED4">
        <w:rPr>
          <w:rFonts w:cs="Times New Roman"/>
          <w:i/>
          <w:iCs/>
          <w:szCs w:val="24"/>
        </w:rPr>
        <w:t>[S. l.]</w:t>
      </w:r>
      <w:r w:rsidRPr="00E45ED4">
        <w:rPr>
          <w:rFonts w:cs="Times New Roman"/>
          <w:szCs w:val="24"/>
        </w:rPr>
        <w:t>, v. 52, n. 1, 2015. DOI: 10.36311/0102-</w:t>
      </w:r>
      <w:proofErr w:type="gramStart"/>
      <w:r w:rsidRPr="00E45ED4">
        <w:rPr>
          <w:rFonts w:cs="Times New Roman"/>
          <w:szCs w:val="24"/>
        </w:rPr>
        <w:t>5864.2015.v</w:t>
      </w:r>
      <w:proofErr w:type="gramEnd"/>
      <w:r w:rsidRPr="00E45ED4">
        <w:rPr>
          <w:rFonts w:cs="Times New Roman"/>
          <w:szCs w:val="24"/>
        </w:rPr>
        <w:t>52n1.8253. Disponível em: https://revistas.marilia.unesp.br/index.php/novosrumos/article/view/8253.</w:t>
      </w:r>
    </w:p>
    <w:p w14:paraId="5711F193"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MARX, K; ENGELS, F. </w:t>
      </w:r>
      <w:r w:rsidRPr="00210271">
        <w:rPr>
          <w:rFonts w:cs="Times New Roman"/>
          <w:b/>
          <w:szCs w:val="24"/>
        </w:rPr>
        <w:t>O Manifesto Comunista.</w:t>
      </w:r>
      <w:r w:rsidRPr="00210271">
        <w:rPr>
          <w:rFonts w:cs="Times New Roman"/>
          <w:szCs w:val="24"/>
        </w:rPr>
        <w:t xml:space="preserve"> Rio de janeiro: Paz e Terra, 1998.</w:t>
      </w:r>
    </w:p>
    <w:p w14:paraId="666D8818"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MARX, Karl. </w:t>
      </w:r>
      <w:r w:rsidRPr="00210271">
        <w:rPr>
          <w:rFonts w:cs="Times New Roman"/>
          <w:b/>
          <w:szCs w:val="24"/>
        </w:rPr>
        <w:t xml:space="preserve">O 18 de Brumário de Luiz Bonaparte. </w:t>
      </w:r>
      <w:r w:rsidRPr="00210271">
        <w:rPr>
          <w:rFonts w:cs="Times New Roman"/>
          <w:szCs w:val="24"/>
        </w:rPr>
        <w:t>São Paulo: Boitempo, 2011b.</w:t>
      </w:r>
    </w:p>
    <w:p w14:paraId="130ADC95" w14:textId="77777777" w:rsidR="00022FAC" w:rsidRPr="000F0EF5" w:rsidRDefault="00022FAC" w:rsidP="009003DE">
      <w:pPr>
        <w:spacing w:line="240" w:lineRule="auto"/>
        <w:jc w:val="left"/>
        <w:rPr>
          <w:rFonts w:cs="Times New Roman"/>
          <w:color w:val="000000"/>
          <w:szCs w:val="24"/>
          <w:lang w:val="en-US"/>
          <w:rPrChange w:id="704" w:author="Christiane Jalles de Paula" w:date="2024-08-09T21:07:00Z" w16du:dateUtc="2024-08-10T00:07:00Z">
            <w:rPr>
              <w:rFonts w:cs="Times New Roman"/>
              <w:color w:val="000000"/>
              <w:szCs w:val="24"/>
            </w:rPr>
          </w:rPrChange>
        </w:rPr>
      </w:pPr>
      <w:r w:rsidRPr="009003DE">
        <w:rPr>
          <w:rFonts w:cs="Times New Roman"/>
          <w:color w:val="000000"/>
          <w:szCs w:val="24"/>
        </w:rPr>
        <w:t xml:space="preserve">MATTOSO, Jorge. Dez anos depois. In: SADER, Emir (org.). Lula e Dilma: 10 anos de governos pós-neoliberais no Brasil. </w:t>
      </w:r>
      <w:r w:rsidRPr="000F0EF5">
        <w:rPr>
          <w:rFonts w:cs="Times New Roman"/>
          <w:color w:val="000000"/>
          <w:szCs w:val="24"/>
          <w:lang w:val="en-US"/>
          <w:rPrChange w:id="705" w:author="Christiane Jalles de Paula" w:date="2024-08-09T21:07:00Z" w16du:dateUtc="2024-08-10T00:07:00Z">
            <w:rPr>
              <w:rFonts w:cs="Times New Roman"/>
              <w:color w:val="000000"/>
              <w:szCs w:val="24"/>
            </w:rPr>
          </w:rPrChange>
        </w:rPr>
        <w:t xml:space="preserve">São Paulo: </w:t>
      </w:r>
      <w:proofErr w:type="spellStart"/>
      <w:r w:rsidRPr="000F0EF5">
        <w:rPr>
          <w:rFonts w:cs="Times New Roman"/>
          <w:color w:val="000000"/>
          <w:szCs w:val="24"/>
          <w:lang w:val="en-US"/>
          <w:rPrChange w:id="706" w:author="Christiane Jalles de Paula" w:date="2024-08-09T21:07:00Z" w16du:dateUtc="2024-08-10T00:07:00Z">
            <w:rPr>
              <w:rFonts w:cs="Times New Roman"/>
              <w:color w:val="000000"/>
              <w:szCs w:val="24"/>
            </w:rPr>
          </w:rPrChange>
        </w:rPr>
        <w:t>Boitempo</w:t>
      </w:r>
      <w:proofErr w:type="spellEnd"/>
      <w:r w:rsidRPr="000F0EF5">
        <w:rPr>
          <w:rFonts w:cs="Times New Roman"/>
          <w:color w:val="000000"/>
          <w:szCs w:val="24"/>
          <w:lang w:val="en-US"/>
          <w:rPrChange w:id="707" w:author="Christiane Jalles de Paula" w:date="2024-08-09T21:07:00Z" w16du:dateUtc="2024-08-10T00:07:00Z">
            <w:rPr>
              <w:rFonts w:cs="Times New Roman"/>
              <w:color w:val="000000"/>
              <w:szCs w:val="24"/>
            </w:rPr>
          </w:rPrChange>
        </w:rPr>
        <w:t>, 2013.</w:t>
      </w:r>
    </w:p>
    <w:p w14:paraId="22BD0E22" w14:textId="77777777" w:rsidR="00022FAC" w:rsidRPr="0073401F" w:rsidRDefault="00022FAC" w:rsidP="0073401F">
      <w:pPr>
        <w:spacing w:line="240" w:lineRule="auto"/>
        <w:jc w:val="left"/>
        <w:rPr>
          <w:rFonts w:cs="Times New Roman"/>
          <w:color w:val="242021"/>
          <w:szCs w:val="24"/>
        </w:rPr>
      </w:pPr>
      <w:r w:rsidRPr="000F0EF5">
        <w:rPr>
          <w:rFonts w:cs="Times New Roman"/>
          <w:color w:val="242021"/>
          <w:szCs w:val="24"/>
          <w:lang w:val="en-US"/>
          <w:rPrChange w:id="708" w:author="Christiane Jalles de Paula" w:date="2024-08-09T21:07:00Z" w16du:dateUtc="2024-08-10T00:07:00Z">
            <w:rPr>
              <w:rFonts w:cs="Times New Roman"/>
              <w:color w:val="242021"/>
              <w:szCs w:val="24"/>
            </w:rPr>
          </w:rPrChange>
        </w:rPr>
        <w:lastRenderedPageBreak/>
        <w:t xml:space="preserve">McAdam, D. (1994). Culture and social movements. In: Larana, E., Johnston, H., &amp; </w:t>
      </w:r>
      <w:proofErr w:type="spellStart"/>
      <w:r w:rsidRPr="000F0EF5">
        <w:rPr>
          <w:rFonts w:cs="Times New Roman"/>
          <w:color w:val="242021"/>
          <w:szCs w:val="24"/>
          <w:lang w:val="en-US"/>
          <w:rPrChange w:id="709" w:author="Christiane Jalles de Paula" w:date="2024-08-09T21:07:00Z" w16du:dateUtc="2024-08-10T00:07:00Z">
            <w:rPr>
              <w:rFonts w:cs="Times New Roman"/>
              <w:color w:val="242021"/>
              <w:szCs w:val="24"/>
            </w:rPr>
          </w:rPrChange>
        </w:rPr>
        <w:t>Gusfield</w:t>
      </w:r>
      <w:proofErr w:type="spellEnd"/>
      <w:r w:rsidRPr="000F0EF5">
        <w:rPr>
          <w:rFonts w:cs="Times New Roman"/>
          <w:color w:val="242021"/>
          <w:szCs w:val="24"/>
          <w:lang w:val="en-US"/>
          <w:rPrChange w:id="710" w:author="Christiane Jalles de Paula" w:date="2024-08-09T21:07:00Z" w16du:dateUtc="2024-08-10T00:07:00Z">
            <w:rPr>
              <w:rFonts w:cs="Times New Roman"/>
              <w:color w:val="242021"/>
              <w:szCs w:val="24"/>
            </w:rPr>
          </w:rPrChange>
        </w:rPr>
        <w:t xml:space="preserve">, J. R. (Eds.), </w:t>
      </w:r>
      <w:r w:rsidRPr="000F0EF5">
        <w:rPr>
          <w:rFonts w:cs="Times New Roman"/>
          <w:i/>
          <w:iCs/>
          <w:color w:val="242021"/>
          <w:szCs w:val="24"/>
          <w:lang w:val="en-US"/>
          <w:rPrChange w:id="711" w:author="Christiane Jalles de Paula" w:date="2024-08-09T21:07:00Z" w16du:dateUtc="2024-08-10T00:07:00Z">
            <w:rPr>
              <w:rFonts w:cs="Times New Roman"/>
              <w:i/>
              <w:iCs/>
              <w:color w:val="242021"/>
              <w:szCs w:val="24"/>
            </w:rPr>
          </w:rPrChange>
        </w:rPr>
        <w:t>New Social Movements: From Ideology to Identity.</w:t>
      </w:r>
      <w:r w:rsidRPr="000F0EF5">
        <w:rPr>
          <w:rFonts w:cs="Times New Roman"/>
          <w:color w:val="242021"/>
          <w:szCs w:val="24"/>
          <w:lang w:val="en-US"/>
          <w:rPrChange w:id="712" w:author="Christiane Jalles de Paula" w:date="2024-08-09T21:07:00Z" w16du:dateUtc="2024-08-10T00:07:00Z">
            <w:rPr>
              <w:rFonts w:cs="Times New Roman"/>
              <w:color w:val="242021"/>
              <w:szCs w:val="24"/>
            </w:rPr>
          </w:rPrChange>
        </w:rPr>
        <w:t xml:space="preserve"> </w:t>
      </w:r>
      <w:proofErr w:type="spellStart"/>
      <w:r w:rsidRPr="0073401F">
        <w:rPr>
          <w:rFonts w:cs="Times New Roman"/>
          <w:color w:val="242021"/>
          <w:szCs w:val="24"/>
        </w:rPr>
        <w:t>Temple</w:t>
      </w:r>
      <w:proofErr w:type="spellEnd"/>
      <w:r w:rsidRPr="0073401F">
        <w:rPr>
          <w:rFonts w:cs="Times New Roman"/>
          <w:color w:val="242021"/>
          <w:szCs w:val="24"/>
        </w:rPr>
        <w:t xml:space="preserve"> </w:t>
      </w:r>
      <w:proofErr w:type="spellStart"/>
      <w:r w:rsidRPr="0073401F">
        <w:rPr>
          <w:rFonts w:cs="Times New Roman"/>
          <w:color w:val="242021"/>
          <w:szCs w:val="24"/>
        </w:rPr>
        <w:t>University</w:t>
      </w:r>
      <w:proofErr w:type="spellEnd"/>
      <w:r w:rsidRPr="0073401F">
        <w:rPr>
          <w:rFonts w:cs="Times New Roman"/>
          <w:color w:val="242021"/>
          <w:szCs w:val="24"/>
        </w:rPr>
        <w:t xml:space="preserve"> Press, Philadelphia, 36–57.</w:t>
      </w:r>
    </w:p>
    <w:p w14:paraId="49D3E533" w14:textId="77777777" w:rsidR="00022FAC" w:rsidRPr="000F0EF5" w:rsidRDefault="00022FAC" w:rsidP="00EF7DFF">
      <w:pPr>
        <w:spacing w:line="240" w:lineRule="auto"/>
        <w:jc w:val="left"/>
        <w:rPr>
          <w:rFonts w:cs="Times New Roman"/>
          <w:color w:val="000000"/>
          <w:szCs w:val="24"/>
          <w:highlight w:val="white"/>
          <w:lang w:val="en-US"/>
          <w:rPrChange w:id="713" w:author="Christiane Jalles de Paula" w:date="2024-08-09T21:07:00Z" w16du:dateUtc="2024-08-10T00:07:00Z">
            <w:rPr>
              <w:rFonts w:cs="Times New Roman"/>
              <w:color w:val="000000"/>
              <w:szCs w:val="24"/>
              <w:highlight w:val="white"/>
            </w:rPr>
          </w:rPrChange>
        </w:rPr>
      </w:pPr>
      <w:r w:rsidRPr="000F0EF5">
        <w:rPr>
          <w:rFonts w:cs="Times New Roman"/>
          <w:color w:val="000000"/>
          <w:szCs w:val="24"/>
          <w:highlight w:val="white"/>
          <w:rPrChange w:id="714" w:author="Christiane Jalles de Paula" w:date="2024-08-09T21:07:00Z" w16du:dateUtc="2024-08-10T00:07:00Z">
            <w:rPr>
              <w:rFonts w:cs="Times New Roman"/>
              <w:color w:val="000000"/>
              <w:szCs w:val="24"/>
              <w:highlight w:val="white"/>
              <w:lang w:val="en-US"/>
            </w:rPr>
          </w:rPrChange>
        </w:rPr>
        <w:t>MCADAM, Doug; TARROW, Sidney.</w:t>
      </w:r>
      <w:r w:rsidRPr="000F0EF5">
        <w:rPr>
          <w:rStyle w:val="apple-converted-space"/>
          <w:rFonts w:cs="Times New Roman"/>
          <w:color w:val="000000"/>
          <w:szCs w:val="24"/>
          <w:highlight w:val="white"/>
          <w:rPrChange w:id="715" w:author="Christiane Jalles de Paula" w:date="2024-08-09T21:07:00Z" w16du:dateUtc="2024-08-10T00:07:00Z">
            <w:rPr>
              <w:rStyle w:val="apple-converted-space"/>
              <w:rFonts w:cs="Times New Roman"/>
              <w:color w:val="000000"/>
              <w:szCs w:val="24"/>
              <w:highlight w:val="white"/>
              <w:lang w:val="en-US"/>
            </w:rPr>
          </w:rPrChange>
        </w:rPr>
        <w:t> </w:t>
      </w:r>
      <w:r w:rsidRPr="00210271">
        <w:rPr>
          <w:rFonts w:cs="Times New Roman"/>
          <w:b/>
          <w:bCs/>
          <w:color w:val="000000"/>
          <w:szCs w:val="24"/>
          <w:highlight w:val="white"/>
        </w:rPr>
        <w:t>Movimentos sociais e eleições</w:t>
      </w:r>
      <w:r w:rsidRPr="00210271">
        <w:rPr>
          <w:rFonts w:cs="Times New Roman"/>
          <w:color w:val="000000"/>
          <w:szCs w:val="24"/>
          <w:highlight w:val="white"/>
        </w:rPr>
        <w:t>:</w:t>
      </w:r>
      <w:r w:rsidRPr="00210271">
        <w:rPr>
          <w:rStyle w:val="apple-converted-space"/>
          <w:rFonts w:cs="Times New Roman"/>
          <w:color w:val="000000"/>
          <w:szCs w:val="24"/>
          <w:highlight w:val="white"/>
        </w:rPr>
        <w:t> </w:t>
      </w:r>
      <w:r w:rsidRPr="00210271">
        <w:rPr>
          <w:rFonts w:cs="Times New Roman"/>
          <w:b/>
          <w:bCs/>
          <w:color w:val="000000"/>
          <w:szCs w:val="24"/>
          <w:highlight w:val="white"/>
        </w:rPr>
        <w:t>por uma compreensão mais ampla do contexto político da contestação</w:t>
      </w:r>
      <w:r w:rsidRPr="00210271">
        <w:rPr>
          <w:rFonts w:cs="Times New Roman"/>
          <w:color w:val="000000"/>
          <w:szCs w:val="24"/>
          <w:highlight w:val="white"/>
        </w:rPr>
        <w:t>.</w:t>
      </w:r>
      <w:r w:rsidRPr="00210271">
        <w:rPr>
          <w:rStyle w:val="apple-converted-space"/>
          <w:rFonts w:cs="Times New Roman"/>
          <w:i/>
          <w:iCs/>
          <w:color w:val="000000"/>
          <w:szCs w:val="24"/>
          <w:highlight w:val="white"/>
        </w:rPr>
        <w:t> </w:t>
      </w:r>
      <w:proofErr w:type="spellStart"/>
      <w:r w:rsidRPr="000F0EF5">
        <w:rPr>
          <w:rFonts w:cs="Times New Roman"/>
          <w:i/>
          <w:iCs/>
          <w:color w:val="000000"/>
          <w:szCs w:val="24"/>
          <w:highlight w:val="white"/>
          <w:lang w:val="en-US"/>
          <w:rPrChange w:id="716" w:author="Christiane Jalles de Paula" w:date="2024-08-09T21:07:00Z" w16du:dateUtc="2024-08-10T00:07:00Z">
            <w:rPr>
              <w:rFonts w:cs="Times New Roman"/>
              <w:i/>
              <w:iCs/>
              <w:color w:val="000000"/>
              <w:szCs w:val="24"/>
              <w:highlight w:val="white"/>
            </w:rPr>
          </w:rPrChange>
        </w:rPr>
        <w:t>Sociologias</w:t>
      </w:r>
      <w:proofErr w:type="spellEnd"/>
      <w:r w:rsidRPr="000F0EF5">
        <w:rPr>
          <w:rStyle w:val="apple-converted-space"/>
          <w:rFonts w:cs="Times New Roman"/>
          <w:color w:val="000000"/>
          <w:szCs w:val="24"/>
          <w:highlight w:val="white"/>
          <w:lang w:val="en-US"/>
          <w:rPrChange w:id="717" w:author="Christiane Jalles de Paula" w:date="2024-08-09T21:07:00Z" w16du:dateUtc="2024-08-10T00:07:00Z">
            <w:rPr>
              <w:rStyle w:val="apple-converted-space"/>
              <w:rFonts w:cs="Times New Roman"/>
              <w:color w:val="000000"/>
              <w:szCs w:val="24"/>
              <w:highlight w:val="white"/>
            </w:rPr>
          </w:rPrChange>
        </w:rPr>
        <w:t> </w:t>
      </w:r>
      <w:r w:rsidRPr="000F0EF5">
        <w:rPr>
          <w:rFonts w:cs="Times New Roman"/>
          <w:color w:val="000000"/>
          <w:szCs w:val="24"/>
          <w:highlight w:val="white"/>
          <w:lang w:val="en-US"/>
          <w:rPrChange w:id="718" w:author="Christiane Jalles de Paula" w:date="2024-08-09T21:07:00Z" w16du:dateUtc="2024-08-10T00:07:00Z">
            <w:rPr>
              <w:rFonts w:cs="Times New Roman"/>
              <w:color w:val="000000"/>
              <w:szCs w:val="24"/>
              <w:highlight w:val="white"/>
            </w:rPr>
          </w:rPrChange>
        </w:rPr>
        <w:t>[online]. 2011, vol.13, n.28, pp. 18-51.</w:t>
      </w:r>
    </w:p>
    <w:p w14:paraId="610CADDE" w14:textId="77777777" w:rsidR="00022FAC" w:rsidRPr="00210271" w:rsidRDefault="00022FAC" w:rsidP="00515D68">
      <w:pPr>
        <w:spacing w:line="240" w:lineRule="auto"/>
        <w:jc w:val="left"/>
        <w:rPr>
          <w:rFonts w:cs="Times New Roman"/>
          <w:color w:val="000000"/>
          <w:szCs w:val="24"/>
          <w:highlight w:val="white"/>
          <w:lang w:val="en-US"/>
        </w:rPr>
      </w:pPr>
      <w:r w:rsidRPr="000F0EF5">
        <w:rPr>
          <w:rFonts w:cs="Times New Roman"/>
          <w:color w:val="000000"/>
          <w:szCs w:val="24"/>
          <w:highlight w:val="white"/>
          <w:lang w:val="en-US"/>
          <w:rPrChange w:id="719" w:author="Christiane Jalles de Paula" w:date="2024-08-09T21:07:00Z" w16du:dateUtc="2024-08-10T00:07:00Z">
            <w:rPr>
              <w:rFonts w:cs="Times New Roman"/>
              <w:color w:val="000000"/>
              <w:szCs w:val="24"/>
              <w:highlight w:val="white"/>
            </w:rPr>
          </w:rPrChange>
        </w:rPr>
        <w:t xml:space="preserve">MCADAM, Doug; TARROW, Sidney; TILLY, Charles. </w:t>
      </w:r>
      <w:r w:rsidRPr="00210271">
        <w:rPr>
          <w:rFonts w:cs="Times New Roman"/>
          <w:b/>
          <w:color w:val="000000"/>
          <w:szCs w:val="24"/>
          <w:highlight w:val="white"/>
          <w:lang w:val="en-US"/>
        </w:rPr>
        <w:t xml:space="preserve">Dynamics of Contention. </w:t>
      </w:r>
      <w:r w:rsidRPr="00210271">
        <w:rPr>
          <w:rFonts w:cs="Times New Roman"/>
          <w:color w:val="000000"/>
          <w:szCs w:val="24"/>
          <w:highlight w:val="white"/>
          <w:lang w:val="en-US"/>
        </w:rPr>
        <w:t>Cambridge University Press, 2004.</w:t>
      </w:r>
    </w:p>
    <w:p w14:paraId="3E76FD68" w14:textId="77777777" w:rsidR="00022FAC" w:rsidRPr="0073401F" w:rsidRDefault="00022FAC" w:rsidP="0073401F">
      <w:pPr>
        <w:spacing w:line="240" w:lineRule="auto"/>
        <w:jc w:val="left"/>
        <w:rPr>
          <w:rFonts w:cs="Times New Roman"/>
          <w:color w:val="242021"/>
          <w:szCs w:val="24"/>
        </w:rPr>
      </w:pPr>
      <w:r w:rsidRPr="000F0EF5">
        <w:rPr>
          <w:rFonts w:cs="Times New Roman"/>
          <w:color w:val="242021"/>
          <w:szCs w:val="24"/>
          <w:lang w:val="en-US"/>
          <w:rPrChange w:id="720" w:author="Christiane Jalles de Paula" w:date="2024-08-09T21:07:00Z" w16du:dateUtc="2024-08-10T00:07:00Z">
            <w:rPr>
              <w:rFonts w:cs="Times New Roman"/>
              <w:color w:val="242021"/>
              <w:szCs w:val="24"/>
            </w:rPr>
          </w:rPrChange>
        </w:rPr>
        <w:t xml:space="preserve">McCammon, H. J., Muse, C. S., Newman, H. D., &amp; Terrell, T. M. (2007). Movement framing and discursive opportunity structures: The political successes of the US Women’s Jury movements. </w:t>
      </w:r>
      <w:r w:rsidRPr="0073401F">
        <w:rPr>
          <w:rFonts w:cs="Times New Roman"/>
          <w:i/>
          <w:iCs/>
          <w:color w:val="242021"/>
          <w:szCs w:val="24"/>
        </w:rPr>
        <w:t xml:space="preserve">American </w:t>
      </w:r>
      <w:proofErr w:type="spellStart"/>
      <w:r w:rsidRPr="0073401F">
        <w:rPr>
          <w:rFonts w:cs="Times New Roman"/>
          <w:i/>
          <w:iCs/>
          <w:color w:val="242021"/>
          <w:szCs w:val="24"/>
        </w:rPr>
        <w:t>Sociological</w:t>
      </w:r>
      <w:proofErr w:type="spellEnd"/>
      <w:r w:rsidRPr="0073401F">
        <w:rPr>
          <w:rFonts w:cs="Times New Roman"/>
          <w:i/>
          <w:iCs/>
          <w:color w:val="242021"/>
          <w:szCs w:val="24"/>
        </w:rPr>
        <w:t xml:space="preserve"> Review, 72</w:t>
      </w:r>
      <w:r w:rsidRPr="0073401F">
        <w:rPr>
          <w:rFonts w:cs="Times New Roman"/>
          <w:color w:val="242021"/>
          <w:szCs w:val="24"/>
        </w:rPr>
        <w:t>(5), 725–749.</w:t>
      </w:r>
    </w:p>
    <w:p w14:paraId="75E45DDD"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MELUCCI, Alberto. </w:t>
      </w:r>
      <w:r w:rsidRPr="00210271">
        <w:rPr>
          <w:rFonts w:cs="Times New Roman"/>
          <w:b/>
          <w:szCs w:val="24"/>
        </w:rPr>
        <w:t>Juventude, tempo e movimentos sociais.</w:t>
      </w:r>
      <w:r w:rsidRPr="00210271">
        <w:rPr>
          <w:rFonts w:cs="Times New Roman"/>
          <w:szCs w:val="24"/>
        </w:rPr>
        <w:t xml:space="preserve"> Revista Brasileira de Educação. Mai/</w:t>
      </w:r>
      <w:proofErr w:type="spellStart"/>
      <w:r w:rsidRPr="00210271">
        <w:rPr>
          <w:rFonts w:cs="Times New Roman"/>
          <w:szCs w:val="24"/>
        </w:rPr>
        <w:t>Jun</w:t>
      </w:r>
      <w:proofErr w:type="spellEnd"/>
      <w:r w:rsidRPr="00210271">
        <w:rPr>
          <w:rFonts w:cs="Times New Roman"/>
          <w:szCs w:val="24"/>
        </w:rPr>
        <w:t>/Jul/</w:t>
      </w:r>
      <w:proofErr w:type="gramStart"/>
      <w:r w:rsidRPr="00210271">
        <w:rPr>
          <w:rFonts w:cs="Times New Roman"/>
          <w:szCs w:val="24"/>
        </w:rPr>
        <w:t>Ago.</w:t>
      </w:r>
      <w:proofErr w:type="gramEnd"/>
      <w:r w:rsidRPr="00210271">
        <w:rPr>
          <w:rFonts w:cs="Times New Roman"/>
          <w:szCs w:val="24"/>
        </w:rPr>
        <w:t xml:space="preserve"> N º 5 Set/Out/</w:t>
      </w:r>
      <w:proofErr w:type="spellStart"/>
      <w:r w:rsidRPr="00210271">
        <w:rPr>
          <w:rFonts w:cs="Times New Roman"/>
          <w:szCs w:val="24"/>
        </w:rPr>
        <w:t>Nov</w:t>
      </w:r>
      <w:proofErr w:type="spellEnd"/>
      <w:r w:rsidRPr="00210271">
        <w:rPr>
          <w:rFonts w:cs="Times New Roman"/>
          <w:szCs w:val="24"/>
        </w:rPr>
        <w:t>/Dez. N º 6, 1997.</w:t>
      </w:r>
    </w:p>
    <w:p w14:paraId="54F1D461" w14:textId="77777777" w:rsidR="00022FAC" w:rsidRPr="00210271" w:rsidRDefault="00022FAC" w:rsidP="00EF7DFF">
      <w:pPr>
        <w:spacing w:line="240" w:lineRule="auto"/>
        <w:jc w:val="left"/>
        <w:rPr>
          <w:rFonts w:cs="Times New Roman"/>
          <w:szCs w:val="24"/>
          <w:lang w:val="en-US"/>
        </w:rPr>
      </w:pPr>
      <w:r w:rsidRPr="00210271">
        <w:rPr>
          <w:rFonts w:cs="Times New Roman"/>
          <w:szCs w:val="24"/>
        </w:rPr>
        <w:t>MELUCCI, Alberto.</w:t>
      </w:r>
      <w:r w:rsidRPr="00210271">
        <w:rPr>
          <w:rFonts w:cs="Times New Roman"/>
          <w:b/>
          <w:szCs w:val="24"/>
        </w:rPr>
        <w:t xml:space="preserve"> Movimentos sociais, renovação cultural e o papel do conhecimento.</w:t>
      </w:r>
      <w:r w:rsidRPr="00210271">
        <w:rPr>
          <w:rFonts w:cs="Times New Roman"/>
          <w:szCs w:val="24"/>
        </w:rPr>
        <w:t xml:space="preserve"> </w:t>
      </w:r>
      <w:proofErr w:type="spellStart"/>
      <w:r w:rsidRPr="00210271">
        <w:rPr>
          <w:rFonts w:cs="Times New Roman"/>
          <w:szCs w:val="24"/>
          <w:lang w:val="en-US"/>
        </w:rPr>
        <w:t>Novos</w:t>
      </w:r>
      <w:proofErr w:type="spellEnd"/>
      <w:r w:rsidRPr="00210271">
        <w:rPr>
          <w:rFonts w:cs="Times New Roman"/>
          <w:szCs w:val="24"/>
          <w:lang w:val="en-US"/>
        </w:rPr>
        <w:t xml:space="preserve"> </w:t>
      </w:r>
      <w:proofErr w:type="spellStart"/>
      <w:r w:rsidRPr="00210271">
        <w:rPr>
          <w:rFonts w:cs="Times New Roman"/>
          <w:szCs w:val="24"/>
          <w:lang w:val="en-US"/>
        </w:rPr>
        <w:t>Estudos</w:t>
      </w:r>
      <w:proofErr w:type="spellEnd"/>
      <w:r w:rsidRPr="00210271">
        <w:rPr>
          <w:rFonts w:cs="Times New Roman"/>
          <w:szCs w:val="24"/>
          <w:lang w:val="en-US"/>
        </w:rPr>
        <w:t xml:space="preserve"> CEBRAP. n. 40, </w:t>
      </w:r>
      <w:proofErr w:type="spellStart"/>
      <w:r w:rsidRPr="00210271">
        <w:rPr>
          <w:rFonts w:cs="Times New Roman"/>
          <w:szCs w:val="24"/>
          <w:lang w:val="en-US"/>
        </w:rPr>
        <w:t>novembro</w:t>
      </w:r>
      <w:proofErr w:type="spellEnd"/>
      <w:r w:rsidRPr="00210271">
        <w:rPr>
          <w:rFonts w:cs="Times New Roman"/>
          <w:szCs w:val="24"/>
          <w:lang w:val="en-US"/>
        </w:rPr>
        <w:t xml:space="preserve"> 1994 pp. 152-166.</w:t>
      </w:r>
    </w:p>
    <w:p w14:paraId="5C6D790F" w14:textId="77777777" w:rsidR="00022FAC" w:rsidRPr="00210271" w:rsidRDefault="00022FAC" w:rsidP="00EF7DFF">
      <w:pPr>
        <w:spacing w:line="240" w:lineRule="auto"/>
        <w:jc w:val="left"/>
        <w:rPr>
          <w:rFonts w:cs="Times New Roman"/>
          <w:szCs w:val="24"/>
        </w:rPr>
      </w:pPr>
      <w:r w:rsidRPr="00210271">
        <w:rPr>
          <w:rFonts w:cs="Times New Roman"/>
          <w:szCs w:val="24"/>
          <w:lang w:val="en-US"/>
        </w:rPr>
        <w:t xml:space="preserve">MELUCCI, Alberto. </w:t>
      </w:r>
      <w:r w:rsidRPr="00210271">
        <w:rPr>
          <w:rFonts w:cs="Times New Roman"/>
          <w:b/>
          <w:szCs w:val="24"/>
          <w:lang w:val="en-US"/>
        </w:rPr>
        <w:t>The Symbolic Challenge of Contemporary Movements.</w:t>
      </w:r>
      <w:r w:rsidRPr="00210271">
        <w:rPr>
          <w:rFonts w:cs="Times New Roman"/>
          <w:szCs w:val="24"/>
          <w:lang w:val="en-US"/>
        </w:rPr>
        <w:t xml:space="preserve"> </w:t>
      </w:r>
      <w:r w:rsidRPr="00210271">
        <w:rPr>
          <w:rFonts w:cs="Times New Roman"/>
          <w:szCs w:val="24"/>
        </w:rPr>
        <w:t xml:space="preserve">Social </w:t>
      </w:r>
      <w:proofErr w:type="spellStart"/>
      <w:r w:rsidRPr="00210271">
        <w:rPr>
          <w:rFonts w:cs="Times New Roman"/>
          <w:szCs w:val="24"/>
        </w:rPr>
        <w:t>Research</w:t>
      </w:r>
      <w:proofErr w:type="spellEnd"/>
      <w:r w:rsidRPr="00210271">
        <w:rPr>
          <w:rFonts w:cs="Times New Roman"/>
          <w:szCs w:val="24"/>
        </w:rPr>
        <w:t xml:space="preserve">, Vol. 52, No. 4, Social </w:t>
      </w:r>
      <w:proofErr w:type="spellStart"/>
      <w:r w:rsidRPr="00210271">
        <w:rPr>
          <w:rFonts w:cs="Times New Roman"/>
          <w:szCs w:val="24"/>
        </w:rPr>
        <w:t>Movements</w:t>
      </w:r>
      <w:proofErr w:type="spellEnd"/>
      <w:r w:rsidRPr="00210271">
        <w:rPr>
          <w:rFonts w:cs="Times New Roman"/>
          <w:szCs w:val="24"/>
        </w:rPr>
        <w:t>, 1985. pp. 789-816.</w:t>
      </w:r>
    </w:p>
    <w:p w14:paraId="6ECA1CE6" w14:textId="77777777" w:rsidR="00022FAC" w:rsidRPr="00210271" w:rsidRDefault="00022FAC" w:rsidP="00515D68">
      <w:pPr>
        <w:spacing w:line="240" w:lineRule="auto"/>
        <w:jc w:val="left"/>
        <w:rPr>
          <w:rFonts w:cs="Times New Roman"/>
          <w:szCs w:val="24"/>
        </w:rPr>
      </w:pPr>
      <w:r w:rsidRPr="00210271">
        <w:rPr>
          <w:rFonts w:cs="Times New Roman"/>
          <w:szCs w:val="24"/>
        </w:rPr>
        <w:t xml:space="preserve">MELUCCI, Alberto. </w:t>
      </w:r>
      <w:r w:rsidRPr="00210271">
        <w:rPr>
          <w:rFonts w:cs="Times New Roman"/>
          <w:b/>
          <w:bCs/>
          <w:szCs w:val="24"/>
        </w:rPr>
        <w:t xml:space="preserve">Um objetivo para os movimentos sociais? </w:t>
      </w:r>
      <w:r w:rsidRPr="00210271">
        <w:rPr>
          <w:rFonts w:cs="Times New Roman"/>
          <w:i/>
          <w:iCs/>
          <w:szCs w:val="24"/>
        </w:rPr>
        <w:t xml:space="preserve">Lua Nova </w:t>
      </w:r>
      <w:r w:rsidRPr="00210271">
        <w:rPr>
          <w:rFonts w:cs="Times New Roman"/>
          <w:szCs w:val="24"/>
        </w:rPr>
        <w:t>[online]. 1989, n.17, pp. 49-66.</w:t>
      </w:r>
    </w:p>
    <w:p w14:paraId="5AC38556"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MENDONÇA, Clarice; FUKS, Mario. </w:t>
      </w:r>
      <w:r w:rsidRPr="00210271">
        <w:rPr>
          <w:rFonts w:cs="Times New Roman"/>
          <w:b/>
          <w:szCs w:val="24"/>
        </w:rPr>
        <w:t>A Privação Relativa e o Ativismo em Protestos no Brasil em 2012: uma investigação sobre o Horizonte do Possível.</w:t>
      </w:r>
      <w:r w:rsidRPr="00210271">
        <w:rPr>
          <w:rFonts w:cs="Times New Roman"/>
          <w:szCs w:val="24"/>
        </w:rPr>
        <w:t xml:space="preserve"> 38º Encontro Anual da </w:t>
      </w:r>
      <w:proofErr w:type="spellStart"/>
      <w:r w:rsidRPr="00210271">
        <w:rPr>
          <w:rFonts w:cs="Times New Roman"/>
          <w:szCs w:val="24"/>
        </w:rPr>
        <w:t>Anpocs</w:t>
      </w:r>
      <w:proofErr w:type="spellEnd"/>
      <w:r w:rsidRPr="00210271">
        <w:rPr>
          <w:rFonts w:cs="Times New Roman"/>
          <w:szCs w:val="24"/>
        </w:rPr>
        <w:t>. GT06 - Comportamento Político e Opinião Pública. Setembro/2014.</w:t>
      </w:r>
    </w:p>
    <w:p w14:paraId="19DF0FBB"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t xml:space="preserve">MENDONÇA, Ricardo </w:t>
      </w:r>
      <w:proofErr w:type="spellStart"/>
      <w:r w:rsidRPr="00210271">
        <w:rPr>
          <w:rFonts w:cs="Times New Roman"/>
          <w:color w:val="000000"/>
          <w:szCs w:val="24"/>
          <w:highlight w:val="white"/>
        </w:rPr>
        <w:t>Fabrino</w:t>
      </w:r>
      <w:proofErr w:type="spellEnd"/>
      <w:r w:rsidRPr="00210271">
        <w:rPr>
          <w:rFonts w:cs="Times New Roman"/>
          <w:color w:val="000000"/>
          <w:szCs w:val="24"/>
          <w:highlight w:val="white"/>
        </w:rPr>
        <w:t>.</w:t>
      </w:r>
      <w:r w:rsidRPr="00210271">
        <w:rPr>
          <w:rStyle w:val="apple-converted-space"/>
          <w:rFonts w:cs="Times New Roman"/>
          <w:color w:val="000000"/>
          <w:szCs w:val="24"/>
          <w:highlight w:val="white"/>
        </w:rPr>
        <w:t> </w:t>
      </w:r>
      <w:r w:rsidRPr="00210271">
        <w:rPr>
          <w:rFonts w:cs="Times New Roman"/>
          <w:b/>
          <w:bCs/>
          <w:color w:val="000000"/>
          <w:szCs w:val="24"/>
          <w:highlight w:val="white"/>
        </w:rPr>
        <w:t>Movimentos sociais como</w:t>
      </w:r>
      <w:r w:rsidRPr="00210271">
        <w:rPr>
          <w:rStyle w:val="apple-converted-space"/>
          <w:rFonts w:cs="Times New Roman"/>
          <w:b/>
          <w:bCs/>
          <w:color w:val="000000"/>
          <w:szCs w:val="24"/>
          <w:highlight w:val="white"/>
        </w:rPr>
        <w:t> </w:t>
      </w:r>
      <w:r w:rsidRPr="00210271">
        <w:rPr>
          <w:rFonts w:cs="Times New Roman"/>
          <w:b/>
          <w:bCs/>
          <w:i/>
          <w:iCs/>
          <w:color w:val="000000"/>
          <w:szCs w:val="24"/>
          <w:highlight w:val="white"/>
        </w:rPr>
        <w:t>acontecimentos</w:t>
      </w:r>
      <w:r w:rsidRPr="00210271">
        <w:rPr>
          <w:rFonts w:cs="Times New Roman"/>
          <w:color w:val="000000"/>
          <w:szCs w:val="24"/>
          <w:highlight w:val="white"/>
        </w:rPr>
        <w:t>:</w:t>
      </w:r>
      <w:r w:rsidRPr="00210271">
        <w:rPr>
          <w:rStyle w:val="apple-converted-space"/>
          <w:rFonts w:cs="Times New Roman"/>
          <w:color w:val="000000"/>
          <w:szCs w:val="24"/>
          <w:highlight w:val="white"/>
        </w:rPr>
        <w:t> </w:t>
      </w:r>
      <w:r w:rsidRPr="00210271">
        <w:rPr>
          <w:rFonts w:cs="Times New Roman"/>
          <w:b/>
          <w:bCs/>
          <w:color w:val="000000"/>
          <w:szCs w:val="24"/>
          <w:highlight w:val="white"/>
        </w:rPr>
        <w:t>linguagem e espaço público</w:t>
      </w:r>
      <w:r w:rsidRPr="00210271">
        <w:rPr>
          <w:rFonts w:cs="Times New Roman"/>
          <w:color w:val="000000"/>
          <w:szCs w:val="24"/>
          <w:highlight w:val="white"/>
        </w:rPr>
        <w:t>.</w:t>
      </w:r>
      <w:r w:rsidRPr="00210271">
        <w:rPr>
          <w:rStyle w:val="apple-converted-space"/>
          <w:rFonts w:cs="Times New Roman"/>
          <w:i/>
          <w:iCs/>
          <w:color w:val="000000"/>
          <w:szCs w:val="24"/>
          <w:highlight w:val="white"/>
        </w:rPr>
        <w:t> </w:t>
      </w:r>
      <w:r w:rsidRPr="00210271">
        <w:rPr>
          <w:rFonts w:cs="Times New Roman"/>
          <w:i/>
          <w:iCs/>
          <w:color w:val="000000"/>
          <w:szCs w:val="24"/>
          <w:highlight w:val="white"/>
        </w:rPr>
        <w:t>Lua Nova</w:t>
      </w:r>
      <w:r w:rsidRPr="00210271">
        <w:rPr>
          <w:rStyle w:val="apple-converted-space"/>
          <w:rFonts w:cs="Times New Roman"/>
          <w:color w:val="000000"/>
          <w:szCs w:val="24"/>
          <w:highlight w:val="white"/>
        </w:rPr>
        <w:t> </w:t>
      </w:r>
      <w:r w:rsidRPr="00210271">
        <w:rPr>
          <w:rFonts w:cs="Times New Roman"/>
          <w:color w:val="000000"/>
          <w:szCs w:val="24"/>
          <w:highlight w:val="white"/>
        </w:rPr>
        <w:t>[online]. 2007, n.72, pp. 115-142.</w:t>
      </w:r>
    </w:p>
    <w:p w14:paraId="1D6B4A75" w14:textId="77777777" w:rsidR="00022FAC" w:rsidRDefault="00022FAC" w:rsidP="00BB30DB">
      <w:pPr>
        <w:shd w:val="clear" w:color="auto" w:fill="FFFFFF"/>
        <w:spacing w:line="262" w:lineRule="atLeast"/>
        <w:jc w:val="left"/>
        <w:rPr>
          <w:rFonts w:ascii="Arial" w:eastAsia="Times New Roman" w:hAnsi="Arial" w:cs="Arial"/>
          <w:color w:val="403D39"/>
          <w:sz w:val="23"/>
          <w:szCs w:val="23"/>
          <w:lang w:eastAsia="pt-BR"/>
        </w:rPr>
      </w:pPr>
      <w:r w:rsidRPr="00EA0DAC">
        <w:rPr>
          <w:rFonts w:ascii="Arial" w:eastAsia="Times New Roman" w:hAnsi="Arial" w:cs="Arial"/>
          <w:color w:val="403D39"/>
          <w:sz w:val="23"/>
          <w:szCs w:val="23"/>
          <w:lang w:eastAsia="pt-BR"/>
        </w:rPr>
        <w:t>Mesquita, M. R.</w:t>
      </w:r>
      <w:r>
        <w:rPr>
          <w:rFonts w:ascii="Arial" w:eastAsia="Times New Roman" w:hAnsi="Arial" w:cs="Arial"/>
          <w:color w:val="403D39"/>
          <w:sz w:val="23"/>
          <w:szCs w:val="23"/>
          <w:lang w:eastAsia="pt-BR"/>
        </w:rPr>
        <w:t xml:space="preserve"> </w:t>
      </w:r>
      <w:r w:rsidRPr="001C346C">
        <w:rPr>
          <w:rFonts w:ascii="Arial" w:eastAsia="Times New Roman" w:hAnsi="Arial" w:cs="Arial"/>
          <w:b/>
          <w:bCs/>
          <w:color w:val="403D39"/>
          <w:sz w:val="23"/>
          <w:szCs w:val="23"/>
          <w:lang w:eastAsia="pt-BR"/>
        </w:rPr>
        <w:t>Cultura e política: a experiência dos coletivos de cultura no movimento estudantil.</w:t>
      </w:r>
      <w:r w:rsidRPr="00EA0DAC">
        <w:rPr>
          <w:rFonts w:ascii="Arial" w:eastAsia="Times New Roman" w:hAnsi="Arial" w:cs="Arial"/>
          <w:color w:val="403D39"/>
          <w:sz w:val="23"/>
          <w:szCs w:val="23"/>
          <w:lang w:eastAsia="pt-BR"/>
        </w:rPr>
        <w:t> </w:t>
      </w:r>
      <w:r w:rsidRPr="00EA0DAC">
        <w:rPr>
          <w:rFonts w:ascii="Arial" w:eastAsia="Times New Roman" w:hAnsi="Arial" w:cs="Arial"/>
          <w:i/>
          <w:iCs/>
          <w:color w:val="403D39"/>
          <w:sz w:val="23"/>
          <w:szCs w:val="23"/>
          <w:lang w:eastAsia="pt-BR"/>
        </w:rPr>
        <w:t>Revista Crítica de Ciências Sociais</w:t>
      </w:r>
      <w:r w:rsidRPr="00EA0DAC">
        <w:rPr>
          <w:rFonts w:ascii="Arial" w:eastAsia="Times New Roman" w:hAnsi="Arial" w:cs="Arial"/>
          <w:color w:val="403D39"/>
          <w:sz w:val="23"/>
          <w:szCs w:val="23"/>
          <w:lang w:eastAsia="pt-BR"/>
        </w:rPr>
        <w:t>, Coimbra (Portugal), vol. 81, p. 179-207, 2008.</w:t>
      </w:r>
    </w:p>
    <w:p w14:paraId="381435F5" w14:textId="77777777" w:rsidR="00022FAC" w:rsidRPr="000F0EF5" w:rsidRDefault="00022FAC" w:rsidP="00BF0160">
      <w:pPr>
        <w:spacing w:line="240" w:lineRule="auto"/>
        <w:jc w:val="left"/>
        <w:rPr>
          <w:rFonts w:eastAsia="Times New Roman" w:cs="Times New Roman"/>
          <w:szCs w:val="24"/>
          <w:lang w:val="en-US" w:eastAsia="pt-BR"/>
          <w:rPrChange w:id="721" w:author="Christiane Jalles de Paula" w:date="2024-08-09T21:07:00Z" w16du:dateUtc="2024-08-10T00:07:00Z">
            <w:rPr>
              <w:rFonts w:eastAsia="Times New Roman" w:cs="Times New Roman"/>
              <w:szCs w:val="24"/>
              <w:lang w:eastAsia="pt-BR"/>
            </w:rPr>
          </w:rPrChange>
        </w:rPr>
      </w:pPr>
      <w:r w:rsidRPr="00BF0160">
        <w:rPr>
          <w:rFonts w:eastAsia="Times New Roman" w:cs="Times New Roman"/>
          <w:szCs w:val="24"/>
          <w:lang w:eastAsia="pt-BR"/>
        </w:rPr>
        <w:t xml:space="preserve">MIGUEL, L. F.; COUTINHO, A. DE A. A crise e suas fronteiras: oito meses de “mensalão” nos editoriais dos jornais. </w:t>
      </w:r>
      <w:proofErr w:type="spellStart"/>
      <w:r w:rsidRPr="000F0EF5">
        <w:rPr>
          <w:rFonts w:eastAsia="Times New Roman" w:cs="Times New Roman"/>
          <w:b/>
          <w:bCs/>
          <w:szCs w:val="24"/>
          <w:lang w:val="en-US" w:eastAsia="pt-BR"/>
          <w:rPrChange w:id="722" w:author="Christiane Jalles de Paula" w:date="2024-08-09T21:07:00Z" w16du:dateUtc="2024-08-10T00:07:00Z">
            <w:rPr>
              <w:rFonts w:eastAsia="Times New Roman" w:cs="Times New Roman"/>
              <w:b/>
              <w:bCs/>
              <w:szCs w:val="24"/>
              <w:lang w:eastAsia="pt-BR"/>
            </w:rPr>
          </w:rPrChange>
        </w:rPr>
        <w:t>Opinião</w:t>
      </w:r>
      <w:proofErr w:type="spellEnd"/>
      <w:r w:rsidRPr="000F0EF5">
        <w:rPr>
          <w:rFonts w:eastAsia="Times New Roman" w:cs="Times New Roman"/>
          <w:b/>
          <w:bCs/>
          <w:szCs w:val="24"/>
          <w:lang w:val="en-US" w:eastAsia="pt-BR"/>
          <w:rPrChange w:id="723" w:author="Christiane Jalles de Paula" w:date="2024-08-09T21:07:00Z" w16du:dateUtc="2024-08-10T00:07:00Z">
            <w:rPr>
              <w:rFonts w:eastAsia="Times New Roman" w:cs="Times New Roman"/>
              <w:b/>
              <w:bCs/>
              <w:szCs w:val="24"/>
              <w:lang w:eastAsia="pt-BR"/>
            </w:rPr>
          </w:rPrChange>
        </w:rPr>
        <w:t xml:space="preserve"> </w:t>
      </w:r>
      <w:proofErr w:type="spellStart"/>
      <w:r w:rsidRPr="000F0EF5">
        <w:rPr>
          <w:rFonts w:eastAsia="Times New Roman" w:cs="Times New Roman"/>
          <w:b/>
          <w:bCs/>
          <w:szCs w:val="24"/>
          <w:lang w:val="en-US" w:eastAsia="pt-BR"/>
          <w:rPrChange w:id="724" w:author="Christiane Jalles de Paula" w:date="2024-08-09T21:07:00Z" w16du:dateUtc="2024-08-10T00:07:00Z">
            <w:rPr>
              <w:rFonts w:eastAsia="Times New Roman" w:cs="Times New Roman"/>
              <w:b/>
              <w:bCs/>
              <w:szCs w:val="24"/>
              <w:lang w:eastAsia="pt-BR"/>
            </w:rPr>
          </w:rPrChange>
        </w:rPr>
        <w:t>Pública</w:t>
      </w:r>
      <w:proofErr w:type="spellEnd"/>
      <w:r w:rsidRPr="000F0EF5">
        <w:rPr>
          <w:rFonts w:eastAsia="Times New Roman" w:cs="Times New Roman"/>
          <w:szCs w:val="24"/>
          <w:lang w:val="en-US" w:eastAsia="pt-BR"/>
          <w:rPrChange w:id="725" w:author="Christiane Jalles de Paula" w:date="2024-08-09T21:07:00Z" w16du:dateUtc="2024-08-10T00:07:00Z">
            <w:rPr>
              <w:rFonts w:eastAsia="Times New Roman" w:cs="Times New Roman"/>
              <w:szCs w:val="24"/>
              <w:lang w:eastAsia="pt-BR"/>
            </w:rPr>
          </w:rPrChange>
        </w:rPr>
        <w:t xml:space="preserve">, v. 13, p. 97–123, jun. 2007. </w:t>
      </w:r>
    </w:p>
    <w:p w14:paraId="7A66CE78" w14:textId="77777777" w:rsidR="00022FAC" w:rsidRPr="0099718C" w:rsidRDefault="00022FAC" w:rsidP="0099718C">
      <w:pPr>
        <w:spacing w:line="240" w:lineRule="auto"/>
        <w:jc w:val="left"/>
        <w:rPr>
          <w:rFonts w:cs="Times New Roman"/>
          <w:color w:val="242021"/>
          <w:szCs w:val="24"/>
        </w:rPr>
      </w:pPr>
      <w:r w:rsidRPr="000F0EF5">
        <w:rPr>
          <w:rFonts w:cs="Times New Roman"/>
          <w:color w:val="242021"/>
          <w:szCs w:val="24"/>
          <w:lang w:val="en-US"/>
          <w:rPrChange w:id="726" w:author="Christiane Jalles de Paula" w:date="2024-08-09T21:07:00Z" w16du:dateUtc="2024-08-10T00:07:00Z">
            <w:rPr>
              <w:rFonts w:cs="Times New Roman"/>
              <w:color w:val="242021"/>
              <w:szCs w:val="24"/>
            </w:rPr>
          </w:rPrChange>
        </w:rPr>
        <w:t xml:space="preserve">Milan, S., &amp; Barbosa, S. (2020). Enter the </w:t>
      </w:r>
      <w:proofErr w:type="spellStart"/>
      <w:r w:rsidRPr="000F0EF5">
        <w:rPr>
          <w:rFonts w:cs="Times New Roman"/>
          <w:color w:val="242021"/>
          <w:szCs w:val="24"/>
          <w:lang w:val="en-US"/>
          <w:rPrChange w:id="727" w:author="Christiane Jalles de Paula" w:date="2024-08-09T21:07:00Z" w16du:dateUtc="2024-08-10T00:07:00Z">
            <w:rPr>
              <w:rFonts w:cs="Times New Roman"/>
              <w:color w:val="242021"/>
              <w:szCs w:val="24"/>
            </w:rPr>
          </w:rPrChange>
        </w:rPr>
        <w:t>whatsapper</w:t>
      </w:r>
      <w:proofErr w:type="spellEnd"/>
      <w:r w:rsidRPr="000F0EF5">
        <w:rPr>
          <w:rFonts w:cs="Times New Roman"/>
          <w:color w:val="242021"/>
          <w:szCs w:val="24"/>
          <w:lang w:val="en-US"/>
          <w:rPrChange w:id="728" w:author="Christiane Jalles de Paula" w:date="2024-08-09T21:07:00Z" w16du:dateUtc="2024-08-10T00:07:00Z">
            <w:rPr>
              <w:rFonts w:cs="Times New Roman"/>
              <w:color w:val="242021"/>
              <w:szCs w:val="24"/>
            </w:rPr>
          </w:rPrChange>
        </w:rPr>
        <w:t xml:space="preserve">: reinventing digital activism at the time of chat apps. </w:t>
      </w:r>
      <w:proofErr w:type="spellStart"/>
      <w:r w:rsidRPr="0099718C">
        <w:rPr>
          <w:rFonts w:cs="Times New Roman"/>
          <w:i/>
          <w:iCs/>
          <w:color w:val="242021"/>
          <w:szCs w:val="24"/>
        </w:rPr>
        <w:t>First</w:t>
      </w:r>
      <w:proofErr w:type="spellEnd"/>
      <w:r w:rsidRPr="0099718C">
        <w:rPr>
          <w:rFonts w:cs="Times New Roman"/>
          <w:i/>
          <w:iCs/>
          <w:color w:val="242021"/>
          <w:szCs w:val="24"/>
        </w:rPr>
        <w:t xml:space="preserve"> </w:t>
      </w:r>
      <w:proofErr w:type="spellStart"/>
      <w:r w:rsidRPr="0099718C">
        <w:rPr>
          <w:rFonts w:cs="Times New Roman"/>
          <w:i/>
          <w:iCs/>
          <w:color w:val="242021"/>
          <w:szCs w:val="24"/>
        </w:rPr>
        <w:t>Monday</w:t>
      </w:r>
      <w:proofErr w:type="spellEnd"/>
      <w:r w:rsidRPr="0099718C">
        <w:rPr>
          <w:rFonts w:cs="Times New Roman"/>
          <w:i/>
          <w:iCs/>
          <w:color w:val="242021"/>
          <w:szCs w:val="24"/>
        </w:rPr>
        <w:t>.</w:t>
      </w:r>
      <w:r w:rsidRPr="0099718C">
        <w:rPr>
          <w:rFonts w:cs="Times New Roman"/>
          <w:color w:val="242021"/>
          <w:szCs w:val="24"/>
        </w:rPr>
        <w:t xml:space="preserve"> </w:t>
      </w:r>
      <w:hyperlink r:id="rId23" w:tgtFrame="_new" w:history="1">
        <w:r w:rsidRPr="0099718C">
          <w:rPr>
            <w:rStyle w:val="Hyperlink"/>
            <w:rFonts w:cs="Times New Roman"/>
            <w:szCs w:val="24"/>
          </w:rPr>
          <w:t>https://doi.org/10.5210/fm.v25i12.10414</w:t>
        </w:r>
      </w:hyperlink>
    </w:p>
    <w:p w14:paraId="550BC2F6" w14:textId="77777777" w:rsidR="00022FAC" w:rsidRPr="00210271" w:rsidRDefault="00022FAC" w:rsidP="00515D68">
      <w:pPr>
        <w:spacing w:line="240" w:lineRule="auto"/>
        <w:jc w:val="left"/>
        <w:rPr>
          <w:rFonts w:cs="Times New Roman"/>
          <w:color w:val="000000" w:themeColor="text1"/>
          <w:szCs w:val="24"/>
        </w:rPr>
      </w:pPr>
      <w:r w:rsidRPr="00275865">
        <w:rPr>
          <w:rFonts w:cs="Times New Roman"/>
          <w:color w:val="000000" w:themeColor="text1"/>
          <w:szCs w:val="24"/>
        </w:rPr>
        <w:t xml:space="preserve">MISCHE, Ann. </w:t>
      </w:r>
      <w:r w:rsidRPr="00275865">
        <w:rPr>
          <w:rFonts w:cs="Times New Roman"/>
          <w:b/>
          <w:bCs/>
          <w:color w:val="000000" w:themeColor="text1"/>
          <w:szCs w:val="24"/>
        </w:rPr>
        <w:t>De estudantes a cidadãos: redes de jovens e participação política.</w:t>
      </w:r>
      <w:r w:rsidRPr="00275865">
        <w:rPr>
          <w:rFonts w:cs="Times New Roman"/>
          <w:color w:val="000000" w:themeColor="text1"/>
          <w:szCs w:val="24"/>
        </w:rPr>
        <w:t xml:space="preserve"> </w:t>
      </w:r>
      <w:proofErr w:type="spellStart"/>
      <w:r w:rsidRPr="00275865">
        <w:rPr>
          <w:rFonts w:cs="Times New Roman"/>
          <w:color w:val="000000" w:themeColor="text1"/>
          <w:szCs w:val="24"/>
        </w:rPr>
        <w:t>Citizenship</w:t>
      </w:r>
      <w:proofErr w:type="spellEnd"/>
      <w:r w:rsidRPr="00275865">
        <w:rPr>
          <w:rFonts w:cs="Times New Roman"/>
          <w:color w:val="000000" w:themeColor="text1"/>
          <w:szCs w:val="24"/>
        </w:rPr>
        <w:t xml:space="preserve"> </w:t>
      </w:r>
      <w:proofErr w:type="spellStart"/>
      <w:r w:rsidRPr="00275865">
        <w:rPr>
          <w:rFonts w:cs="Times New Roman"/>
          <w:color w:val="000000" w:themeColor="text1"/>
          <w:szCs w:val="24"/>
        </w:rPr>
        <w:t>Studies</w:t>
      </w:r>
      <w:proofErr w:type="spellEnd"/>
      <w:r w:rsidRPr="00275865">
        <w:rPr>
          <w:rFonts w:cs="Times New Roman"/>
          <w:color w:val="000000" w:themeColor="text1"/>
          <w:szCs w:val="24"/>
        </w:rPr>
        <w:t>, v. 10, n. 6, p. 597-611, 2006.</w:t>
      </w:r>
    </w:p>
    <w:p w14:paraId="3F432A77" w14:textId="77777777" w:rsidR="00022FAC" w:rsidRPr="00210271" w:rsidRDefault="00022FAC" w:rsidP="00EF7DFF">
      <w:pPr>
        <w:spacing w:line="240" w:lineRule="auto"/>
        <w:rPr>
          <w:rFonts w:cs="Times New Roman"/>
          <w:szCs w:val="24"/>
        </w:rPr>
      </w:pPr>
      <w:r w:rsidRPr="00210271">
        <w:rPr>
          <w:rFonts w:cs="Times New Roman"/>
          <w:szCs w:val="24"/>
        </w:rPr>
        <w:t xml:space="preserve">MOISES, J. A. (org.) </w:t>
      </w:r>
      <w:r w:rsidRPr="00210271">
        <w:rPr>
          <w:rFonts w:cs="Times New Roman"/>
          <w:b/>
          <w:szCs w:val="24"/>
        </w:rPr>
        <w:t>Democracia e confiança: por que os cidadãos desconfiam das instituições públicas?</w:t>
      </w:r>
      <w:r w:rsidRPr="00210271">
        <w:rPr>
          <w:rFonts w:cs="Times New Roman"/>
          <w:szCs w:val="24"/>
        </w:rPr>
        <w:t xml:space="preserve"> São Paulo: Editora da universidade de São Paulo, 2010</w:t>
      </w:r>
    </w:p>
    <w:p w14:paraId="0EC0DB92" w14:textId="77777777" w:rsidR="00022FAC" w:rsidRDefault="00022FAC" w:rsidP="00560F53">
      <w:pPr>
        <w:spacing w:line="240" w:lineRule="auto"/>
        <w:jc w:val="left"/>
        <w:rPr>
          <w:rFonts w:cs="Times New Roman"/>
          <w:bCs/>
          <w:szCs w:val="24"/>
        </w:rPr>
      </w:pPr>
      <w:r w:rsidRPr="00560F53">
        <w:rPr>
          <w:rFonts w:cs="Times New Roman"/>
          <w:bCs/>
          <w:szCs w:val="24"/>
        </w:rPr>
        <w:t>MOISÉS, J</w:t>
      </w:r>
      <w:r>
        <w:rPr>
          <w:rFonts w:cs="Times New Roman"/>
          <w:bCs/>
          <w:szCs w:val="24"/>
        </w:rPr>
        <w:t>.</w:t>
      </w:r>
      <w:r w:rsidRPr="00560F53">
        <w:rPr>
          <w:rFonts w:cs="Times New Roman"/>
          <w:bCs/>
          <w:szCs w:val="24"/>
        </w:rPr>
        <w:t xml:space="preserve"> </w:t>
      </w:r>
      <w:r>
        <w:rPr>
          <w:rFonts w:cs="Times New Roman"/>
          <w:bCs/>
          <w:szCs w:val="24"/>
        </w:rPr>
        <w:t>A</w:t>
      </w:r>
      <w:r w:rsidRPr="00560F53">
        <w:rPr>
          <w:rFonts w:cs="Times New Roman"/>
          <w:b/>
          <w:szCs w:val="24"/>
        </w:rPr>
        <w:t xml:space="preserve">. A construção da democracia no Brasil. </w:t>
      </w:r>
      <w:r w:rsidRPr="00560F53">
        <w:rPr>
          <w:rFonts w:cs="Times New Roman"/>
          <w:bCs/>
          <w:szCs w:val="24"/>
        </w:rPr>
        <w:t>São Paulo: Editora 34, 1994.</w:t>
      </w:r>
    </w:p>
    <w:p w14:paraId="17B41655" w14:textId="77777777" w:rsidR="00022FAC" w:rsidRPr="00210271" w:rsidRDefault="00022FAC" w:rsidP="00EF7DFF">
      <w:pPr>
        <w:spacing w:line="240" w:lineRule="auto"/>
        <w:rPr>
          <w:rFonts w:cs="Times New Roman"/>
          <w:szCs w:val="24"/>
        </w:rPr>
      </w:pPr>
      <w:r w:rsidRPr="00210271">
        <w:rPr>
          <w:rFonts w:cs="Times New Roman"/>
          <w:szCs w:val="24"/>
        </w:rPr>
        <w:t xml:space="preserve">MOISES, J. A; MENEGUELLO, Rachel. (org.) </w:t>
      </w:r>
      <w:r w:rsidRPr="00210271">
        <w:rPr>
          <w:rFonts w:cs="Times New Roman"/>
          <w:b/>
          <w:szCs w:val="24"/>
        </w:rPr>
        <w:t xml:space="preserve">A desconfiança política e os seus impactos na qualidade da democracia. </w:t>
      </w:r>
      <w:r w:rsidRPr="00210271">
        <w:rPr>
          <w:rFonts w:cs="Times New Roman"/>
          <w:szCs w:val="24"/>
        </w:rPr>
        <w:t>São Paulo: Editora da Universidade de São Paulo, 2013.</w:t>
      </w:r>
    </w:p>
    <w:p w14:paraId="72C96762" w14:textId="77777777" w:rsidR="00022FAC" w:rsidRDefault="00022FAC" w:rsidP="00515D68">
      <w:pPr>
        <w:spacing w:line="240" w:lineRule="auto"/>
        <w:jc w:val="left"/>
        <w:rPr>
          <w:rFonts w:cs="Times New Roman"/>
          <w:szCs w:val="24"/>
        </w:rPr>
      </w:pPr>
      <w:r w:rsidRPr="00BB1D01">
        <w:rPr>
          <w:rFonts w:cs="Times New Roman"/>
          <w:szCs w:val="24"/>
        </w:rPr>
        <w:t xml:space="preserve">Mora, C.; Rios, M. “De política de </w:t>
      </w:r>
      <w:proofErr w:type="spellStart"/>
      <w:r w:rsidRPr="00BB1D01">
        <w:rPr>
          <w:rFonts w:cs="Times New Roman"/>
          <w:szCs w:val="24"/>
        </w:rPr>
        <w:t>representación</w:t>
      </w:r>
      <w:proofErr w:type="spellEnd"/>
      <w:r w:rsidRPr="00BB1D01">
        <w:rPr>
          <w:rFonts w:cs="Times New Roman"/>
          <w:szCs w:val="24"/>
        </w:rPr>
        <w:t xml:space="preserve"> a política de </w:t>
      </w:r>
      <w:proofErr w:type="spellStart"/>
      <w:r w:rsidRPr="00BB1D01">
        <w:rPr>
          <w:rFonts w:cs="Times New Roman"/>
          <w:szCs w:val="24"/>
        </w:rPr>
        <w:t>coalición</w:t>
      </w:r>
      <w:proofErr w:type="spellEnd"/>
      <w:r w:rsidRPr="00BB1D01">
        <w:rPr>
          <w:rFonts w:cs="Times New Roman"/>
          <w:szCs w:val="24"/>
        </w:rPr>
        <w:t xml:space="preserve">? </w:t>
      </w:r>
      <w:proofErr w:type="spellStart"/>
      <w:r w:rsidRPr="00BB1D01">
        <w:rPr>
          <w:rFonts w:cs="Times New Roman"/>
          <w:szCs w:val="24"/>
        </w:rPr>
        <w:t>Posibilidades</w:t>
      </w:r>
      <w:proofErr w:type="spellEnd"/>
      <w:r w:rsidRPr="00BB1D01">
        <w:rPr>
          <w:rFonts w:cs="Times New Roman"/>
          <w:szCs w:val="24"/>
        </w:rPr>
        <w:t xml:space="preserve"> de </w:t>
      </w:r>
      <w:proofErr w:type="spellStart"/>
      <w:r w:rsidRPr="00BB1D01">
        <w:rPr>
          <w:rFonts w:cs="Times New Roman"/>
          <w:szCs w:val="24"/>
        </w:rPr>
        <w:t>movilización</w:t>
      </w:r>
      <w:proofErr w:type="spellEnd"/>
      <w:r w:rsidRPr="00BB1D01">
        <w:rPr>
          <w:rFonts w:cs="Times New Roman"/>
          <w:szCs w:val="24"/>
        </w:rPr>
        <w:t xml:space="preserve"> feminista </w:t>
      </w:r>
      <w:proofErr w:type="spellStart"/>
      <w:r w:rsidRPr="00BB1D01">
        <w:rPr>
          <w:rFonts w:cs="Times New Roman"/>
          <w:szCs w:val="24"/>
        </w:rPr>
        <w:t>en</w:t>
      </w:r>
      <w:proofErr w:type="spellEnd"/>
      <w:r w:rsidRPr="00BB1D01">
        <w:rPr>
          <w:rFonts w:cs="Times New Roman"/>
          <w:szCs w:val="24"/>
        </w:rPr>
        <w:t xml:space="preserve"> </w:t>
      </w:r>
      <w:proofErr w:type="spellStart"/>
      <w:r w:rsidRPr="00BB1D01">
        <w:rPr>
          <w:rFonts w:cs="Times New Roman"/>
          <w:szCs w:val="24"/>
        </w:rPr>
        <w:t>el</w:t>
      </w:r>
      <w:proofErr w:type="spellEnd"/>
      <w:r w:rsidRPr="00BB1D01">
        <w:rPr>
          <w:rFonts w:cs="Times New Roman"/>
          <w:szCs w:val="24"/>
        </w:rPr>
        <w:t xml:space="preserve"> Chile post-</w:t>
      </w:r>
      <w:proofErr w:type="spellStart"/>
      <w:r w:rsidRPr="00BB1D01">
        <w:rPr>
          <w:rFonts w:cs="Times New Roman"/>
          <w:szCs w:val="24"/>
        </w:rPr>
        <w:t>dictadura</w:t>
      </w:r>
      <w:proofErr w:type="spellEnd"/>
      <w:r w:rsidRPr="00BB1D01">
        <w:rPr>
          <w:rFonts w:cs="Times New Roman"/>
          <w:szCs w:val="24"/>
        </w:rPr>
        <w:t xml:space="preserve">”. Revista de </w:t>
      </w:r>
      <w:proofErr w:type="spellStart"/>
      <w:r w:rsidRPr="00BB1D01">
        <w:rPr>
          <w:rFonts w:cs="Times New Roman"/>
          <w:szCs w:val="24"/>
        </w:rPr>
        <w:t>la</w:t>
      </w:r>
      <w:proofErr w:type="spellEnd"/>
      <w:r w:rsidRPr="00BB1D01">
        <w:rPr>
          <w:rFonts w:cs="Times New Roman"/>
          <w:szCs w:val="24"/>
        </w:rPr>
        <w:t xml:space="preserve"> </w:t>
      </w:r>
      <w:proofErr w:type="spellStart"/>
      <w:r w:rsidRPr="00BB1D01">
        <w:rPr>
          <w:rFonts w:cs="Times New Roman"/>
          <w:szCs w:val="24"/>
        </w:rPr>
        <w:t>Universidad</w:t>
      </w:r>
      <w:proofErr w:type="spellEnd"/>
      <w:r w:rsidRPr="00BB1D01">
        <w:rPr>
          <w:rFonts w:cs="Times New Roman"/>
          <w:szCs w:val="24"/>
        </w:rPr>
        <w:t xml:space="preserve"> Bolivariana, Chile, vol. 8, nº 24, p. 133-145, 2009.</w:t>
      </w:r>
    </w:p>
    <w:p w14:paraId="339016C2" w14:textId="77777777" w:rsidR="00022FAC" w:rsidRPr="00210271" w:rsidRDefault="00022FAC" w:rsidP="00EF7DFF">
      <w:pPr>
        <w:spacing w:before="240" w:line="240" w:lineRule="auto"/>
        <w:jc w:val="left"/>
        <w:rPr>
          <w:rFonts w:cs="Times New Roman"/>
          <w:szCs w:val="24"/>
        </w:rPr>
      </w:pPr>
      <w:r w:rsidRPr="00210271">
        <w:rPr>
          <w:rFonts w:cs="Times New Roman"/>
          <w:color w:val="000000"/>
          <w:szCs w:val="24"/>
          <w:shd w:val="clear" w:color="auto" w:fill="FFFFFF"/>
        </w:rPr>
        <w:lastRenderedPageBreak/>
        <w:t xml:space="preserve">MOVIMENTO PASSE LIVRE – SÃO PAULO. </w:t>
      </w:r>
      <w:r w:rsidRPr="00210271">
        <w:rPr>
          <w:rFonts w:cs="Times New Roman"/>
          <w:b/>
          <w:color w:val="000000"/>
          <w:szCs w:val="24"/>
          <w:shd w:val="clear" w:color="auto" w:fill="FFFFFF"/>
        </w:rPr>
        <w:t xml:space="preserve">Não começou em Salvador, não vai terminar em São Paulo. </w:t>
      </w:r>
      <w:r w:rsidRPr="00210271">
        <w:rPr>
          <w:rFonts w:cs="Times New Roman"/>
          <w:color w:val="000000"/>
          <w:szCs w:val="24"/>
          <w:shd w:val="clear" w:color="auto" w:fill="FFFFFF"/>
        </w:rPr>
        <w:t>p. 13-18.</w:t>
      </w:r>
      <w:r w:rsidRPr="00210271">
        <w:rPr>
          <w:rFonts w:cs="Times New Roman"/>
          <w:b/>
          <w:color w:val="000000"/>
          <w:szCs w:val="24"/>
          <w:shd w:val="clear" w:color="auto" w:fill="FFFFFF"/>
        </w:rPr>
        <w:t xml:space="preserve"> </w:t>
      </w:r>
      <w:r w:rsidRPr="00210271">
        <w:rPr>
          <w:rFonts w:cs="Times New Roman"/>
          <w:i/>
          <w:color w:val="000000"/>
          <w:szCs w:val="24"/>
          <w:shd w:val="clear" w:color="auto" w:fill="FFFFFF"/>
        </w:rPr>
        <w:t>In:</w:t>
      </w:r>
      <w:r w:rsidRPr="00210271">
        <w:rPr>
          <w:rFonts w:cs="Times New Roman"/>
          <w:color w:val="000000"/>
          <w:szCs w:val="24"/>
          <w:shd w:val="clear" w:color="auto" w:fill="FFFFFF"/>
        </w:rPr>
        <w:t xml:space="preserve"> </w:t>
      </w:r>
      <w:r w:rsidRPr="00210271">
        <w:rPr>
          <w:rFonts w:cs="Times New Roman"/>
          <w:szCs w:val="24"/>
        </w:rPr>
        <w:t xml:space="preserve">MARICATO, Ermínia; [et al.]. </w:t>
      </w:r>
      <w:r w:rsidRPr="00210271">
        <w:rPr>
          <w:rFonts w:cs="Times New Roman"/>
          <w:b/>
          <w:szCs w:val="24"/>
        </w:rPr>
        <w:t>Cidades Rebeldes: Passe Livre e as manifestações que tomaram as ruas do Brasil.</w:t>
      </w:r>
      <w:r w:rsidRPr="00210271">
        <w:rPr>
          <w:rFonts w:cs="Times New Roman"/>
          <w:szCs w:val="24"/>
        </w:rPr>
        <w:t xml:space="preserve"> 1. ed. São Paulo: Boitempo: Carta Maior, 2013.</w:t>
      </w:r>
    </w:p>
    <w:p w14:paraId="39C5E991" w14:textId="77777777" w:rsidR="00022FAC" w:rsidRPr="00210271" w:rsidRDefault="00022FAC" w:rsidP="00EF7DFF">
      <w:pPr>
        <w:pStyle w:val="Notaderodap"/>
        <w:spacing w:line="240" w:lineRule="auto"/>
        <w:jc w:val="left"/>
        <w:rPr>
          <w:sz w:val="24"/>
          <w:szCs w:val="24"/>
        </w:rPr>
      </w:pPr>
      <w:r w:rsidRPr="00210271">
        <w:rPr>
          <w:sz w:val="24"/>
          <w:szCs w:val="24"/>
        </w:rPr>
        <w:t xml:space="preserve">NERI, Marcelo. </w:t>
      </w:r>
      <w:r w:rsidRPr="00210271">
        <w:rPr>
          <w:b/>
          <w:bCs/>
          <w:sz w:val="24"/>
          <w:szCs w:val="24"/>
        </w:rPr>
        <w:t>A Nova Classe Média: O Lado Brilhante dos Pobres.</w:t>
      </w:r>
      <w:r w:rsidRPr="00210271">
        <w:rPr>
          <w:sz w:val="24"/>
          <w:szCs w:val="24"/>
        </w:rPr>
        <w:t xml:space="preserve"> Rio de Janeiro: FGV/CPS, 2010.</w:t>
      </w:r>
    </w:p>
    <w:p w14:paraId="789E3863" w14:textId="77777777" w:rsidR="00022FAC" w:rsidRPr="00210271" w:rsidRDefault="00022FAC" w:rsidP="00EF7DFF">
      <w:pPr>
        <w:spacing w:line="240" w:lineRule="auto"/>
        <w:jc w:val="left"/>
        <w:rPr>
          <w:rFonts w:cs="Times New Roman"/>
          <w:i/>
          <w:szCs w:val="24"/>
        </w:rPr>
      </w:pPr>
      <w:r w:rsidRPr="00210271">
        <w:rPr>
          <w:rFonts w:cs="Times New Roman"/>
          <w:szCs w:val="24"/>
        </w:rPr>
        <w:t xml:space="preserve">NOGUEIRA, Marco Aurélio. </w:t>
      </w:r>
      <w:r w:rsidRPr="00210271">
        <w:rPr>
          <w:rFonts w:cs="Times New Roman"/>
          <w:b/>
          <w:szCs w:val="24"/>
        </w:rPr>
        <w:t xml:space="preserve">As ruas e a democracia. </w:t>
      </w:r>
      <w:r w:rsidRPr="00210271">
        <w:rPr>
          <w:rFonts w:cs="Times New Roman"/>
          <w:szCs w:val="24"/>
        </w:rPr>
        <w:t>Brasília: Fundação Astrojildo Pereira (FAP). Rio de Janeiro: Contraponto, 2013.</w:t>
      </w:r>
    </w:p>
    <w:p w14:paraId="68E63090" w14:textId="77777777" w:rsidR="00022FAC" w:rsidRPr="00210271" w:rsidRDefault="00022FAC" w:rsidP="00515D68">
      <w:pPr>
        <w:autoSpaceDE w:val="0"/>
        <w:autoSpaceDN w:val="0"/>
        <w:adjustRightInd w:val="0"/>
        <w:spacing w:before="240" w:line="240" w:lineRule="auto"/>
        <w:jc w:val="left"/>
        <w:rPr>
          <w:rFonts w:cs="Times New Roman"/>
          <w:color w:val="000000"/>
          <w:szCs w:val="24"/>
          <w:shd w:val="clear" w:color="auto" w:fill="FFFFFF"/>
        </w:rPr>
      </w:pPr>
      <w:r w:rsidRPr="00210271">
        <w:rPr>
          <w:rFonts w:cs="Times New Roman"/>
          <w:color w:val="000000"/>
          <w:szCs w:val="24"/>
          <w:shd w:val="clear" w:color="auto" w:fill="FFFFFF"/>
        </w:rPr>
        <w:t xml:space="preserve">NOGUEIRA, Marco Aurélio. </w:t>
      </w:r>
      <w:r w:rsidRPr="00210271">
        <w:rPr>
          <w:rFonts w:cs="Times New Roman"/>
          <w:b/>
          <w:color w:val="000000"/>
          <w:szCs w:val="24"/>
          <w:shd w:val="clear" w:color="auto" w:fill="FFFFFF"/>
        </w:rPr>
        <w:t xml:space="preserve">As ruas e a democracia: ensaios sobre o Brasil contemporâneo. </w:t>
      </w:r>
      <w:r w:rsidRPr="00210271">
        <w:rPr>
          <w:rFonts w:cs="Times New Roman"/>
          <w:color w:val="000000"/>
          <w:szCs w:val="24"/>
          <w:shd w:val="clear" w:color="auto" w:fill="FFFFFF"/>
        </w:rPr>
        <w:t>Brasília: Fundação Astrojildo Pereira (FAP); Rio de Janeiro: Contraponto, 2013.</w:t>
      </w:r>
    </w:p>
    <w:p w14:paraId="61E1F53A"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NORONHA, Eduardo G. </w:t>
      </w:r>
      <w:r w:rsidRPr="00210271">
        <w:rPr>
          <w:rFonts w:cs="Times New Roman"/>
          <w:b/>
          <w:szCs w:val="24"/>
        </w:rPr>
        <w:t>Ciclo de greves, transição política e estabilização: brasil, 1978-2007.</w:t>
      </w:r>
      <w:r w:rsidRPr="00210271">
        <w:rPr>
          <w:rFonts w:cs="Times New Roman"/>
          <w:szCs w:val="24"/>
        </w:rPr>
        <w:t xml:space="preserve"> Lua Nova, São Paulo, 76: 119-168, 2009.</w:t>
      </w:r>
    </w:p>
    <w:p w14:paraId="3489A802"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OFFE, Claus. </w:t>
      </w:r>
      <w:r w:rsidRPr="00210271">
        <w:rPr>
          <w:rFonts w:cs="Times New Roman"/>
          <w:b/>
          <w:szCs w:val="24"/>
        </w:rPr>
        <w:t xml:space="preserve">Los </w:t>
      </w:r>
      <w:proofErr w:type="spellStart"/>
      <w:r w:rsidRPr="00210271">
        <w:rPr>
          <w:rFonts w:cs="Times New Roman"/>
          <w:b/>
          <w:szCs w:val="24"/>
        </w:rPr>
        <w:t>nuevos</w:t>
      </w:r>
      <w:proofErr w:type="spellEnd"/>
      <w:r w:rsidRPr="00210271">
        <w:rPr>
          <w:rFonts w:cs="Times New Roman"/>
          <w:b/>
          <w:szCs w:val="24"/>
        </w:rPr>
        <w:t xml:space="preserve"> </w:t>
      </w:r>
      <w:proofErr w:type="spellStart"/>
      <w:r w:rsidRPr="00210271">
        <w:rPr>
          <w:rFonts w:cs="Times New Roman"/>
          <w:b/>
          <w:szCs w:val="24"/>
        </w:rPr>
        <w:t>movimientos</w:t>
      </w:r>
      <w:proofErr w:type="spellEnd"/>
      <w:r w:rsidRPr="00210271">
        <w:rPr>
          <w:rFonts w:cs="Times New Roman"/>
          <w:b/>
          <w:szCs w:val="24"/>
        </w:rPr>
        <w:t xml:space="preserve"> </w:t>
      </w:r>
      <w:proofErr w:type="spellStart"/>
      <w:r w:rsidRPr="00210271">
        <w:rPr>
          <w:rFonts w:cs="Times New Roman"/>
          <w:b/>
          <w:szCs w:val="24"/>
        </w:rPr>
        <w:t>sociales</w:t>
      </w:r>
      <w:proofErr w:type="spellEnd"/>
      <w:r w:rsidRPr="00210271">
        <w:rPr>
          <w:rFonts w:cs="Times New Roman"/>
          <w:b/>
          <w:szCs w:val="24"/>
        </w:rPr>
        <w:t>.</w:t>
      </w:r>
      <w:r w:rsidRPr="00210271">
        <w:rPr>
          <w:rFonts w:cs="Times New Roman"/>
          <w:szCs w:val="24"/>
        </w:rPr>
        <w:t xml:space="preserve"> Ariel, Barcelona, 1984.</w:t>
      </w:r>
    </w:p>
    <w:p w14:paraId="1FFF2AD2" w14:textId="77777777" w:rsidR="00022FAC" w:rsidRDefault="00022FAC" w:rsidP="00515D68">
      <w:pPr>
        <w:spacing w:line="240" w:lineRule="auto"/>
        <w:jc w:val="left"/>
        <w:rPr>
          <w:rFonts w:cs="Times New Roman"/>
          <w:color w:val="000000"/>
          <w:szCs w:val="24"/>
        </w:rPr>
      </w:pPr>
      <w:proofErr w:type="gramStart"/>
      <w:r w:rsidRPr="00277D47">
        <w:rPr>
          <w:rFonts w:cs="Times New Roman"/>
          <w:color w:val="000000"/>
          <w:szCs w:val="24"/>
        </w:rPr>
        <w:t>PAIM,  Claudia</w:t>
      </w:r>
      <w:proofErr w:type="gramEnd"/>
      <w:r>
        <w:rPr>
          <w:rFonts w:cs="Times New Roman"/>
          <w:color w:val="000000"/>
          <w:szCs w:val="24"/>
        </w:rPr>
        <w:t xml:space="preserve">. </w:t>
      </w:r>
      <w:r w:rsidRPr="009E59A5">
        <w:rPr>
          <w:rFonts w:cs="Times New Roman"/>
          <w:b/>
          <w:bCs/>
          <w:color w:val="000000"/>
          <w:szCs w:val="24"/>
        </w:rPr>
        <w:t>Coletivos   e   iniciativas coletivas:   modos   de fazer   na   América   Latina contemporânea.</w:t>
      </w:r>
      <w:r w:rsidRPr="00277D47">
        <w:rPr>
          <w:rFonts w:cs="Times New Roman"/>
          <w:color w:val="000000"/>
          <w:szCs w:val="24"/>
        </w:rPr>
        <w:t xml:space="preserve">  Tese (</w:t>
      </w:r>
      <w:proofErr w:type="gramStart"/>
      <w:r w:rsidRPr="00277D47">
        <w:rPr>
          <w:rFonts w:cs="Times New Roman"/>
          <w:color w:val="000000"/>
          <w:szCs w:val="24"/>
        </w:rPr>
        <w:t>Doutorado  em</w:t>
      </w:r>
      <w:proofErr w:type="gramEnd"/>
      <w:r w:rsidRPr="00277D47">
        <w:rPr>
          <w:rFonts w:cs="Times New Roman"/>
          <w:color w:val="000000"/>
          <w:szCs w:val="24"/>
        </w:rPr>
        <w:t xml:space="preserve">  Artes  Visuais) –Instituto  de  Artes,  Programa  de  Pós-Graduação em Artes Visuais, Universidade Federal do Rio Grande do Sul. Porto Alegre.</w:t>
      </w:r>
      <w:r>
        <w:rPr>
          <w:rFonts w:cs="Times New Roman"/>
          <w:color w:val="000000"/>
          <w:szCs w:val="24"/>
        </w:rPr>
        <w:t xml:space="preserve"> 2009.</w:t>
      </w:r>
    </w:p>
    <w:p w14:paraId="1B1A88D1"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t xml:space="preserve">PARSONS, </w:t>
      </w:r>
      <w:proofErr w:type="spellStart"/>
      <w:r w:rsidRPr="00210271">
        <w:rPr>
          <w:rFonts w:cs="Times New Roman"/>
          <w:color w:val="000000"/>
          <w:szCs w:val="24"/>
          <w:highlight w:val="white"/>
        </w:rPr>
        <w:t>Talcott</w:t>
      </w:r>
      <w:proofErr w:type="spellEnd"/>
      <w:r w:rsidRPr="00210271">
        <w:rPr>
          <w:rFonts w:cs="Times New Roman"/>
          <w:color w:val="000000"/>
          <w:szCs w:val="24"/>
          <w:highlight w:val="white"/>
        </w:rPr>
        <w:t xml:space="preserve">. </w:t>
      </w:r>
      <w:r w:rsidRPr="00210271">
        <w:rPr>
          <w:rFonts w:cs="Times New Roman"/>
          <w:b/>
          <w:color w:val="000000"/>
          <w:szCs w:val="24"/>
          <w:highlight w:val="white"/>
        </w:rPr>
        <w:t>A estrutura da ação social: um estudo de Teoria Social com especial referência a um grupo de autores europeus recentes.</w:t>
      </w:r>
      <w:r w:rsidRPr="00210271">
        <w:rPr>
          <w:rFonts w:cs="Times New Roman"/>
          <w:color w:val="000000"/>
          <w:szCs w:val="24"/>
          <w:highlight w:val="white"/>
        </w:rPr>
        <w:t xml:space="preserve"> Petrópolis, Rio de Janeiro: Editora Vozes, 2010. Vol. I e II.</w:t>
      </w:r>
    </w:p>
    <w:p w14:paraId="63FF7B30" w14:textId="77777777" w:rsidR="00022FAC" w:rsidRDefault="00022FAC" w:rsidP="009A3E46">
      <w:pPr>
        <w:spacing w:line="240" w:lineRule="auto"/>
        <w:jc w:val="left"/>
      </w:pPr>
      <w:r>
        <w:t xml:space="preserve">PASCHOALINO, Priscila. </w:t>
      </w:r>
      <w:r w:rsidRPr="00B33DC2">
        <w:rPr>
          <w:b/>
        </w:rPr>
        <w:t>Intimidades públicas nas Cartas da mãe de Henfil</w:t>
      </w:r>
      <w:r>
        <w:rPr>
          <w:b/>
        </w:rPr>
        <w:t xml:space="preserve">. </w:t>
      </w:r>
      <w:r>
        <w:t>(Tese de Doutorado). Programa de pós-graduação em Letras. Pontifícia Universidade Católica de Minas Gerais. Belo Horizonte, 2009.</w:t>
      </w:r>
    </w:p>
    <w:p w14:paraId="5B25C24B" w14:textId="77777777" w:rsidR="00022FAC" w:rsidRDefault="00022FAC" w:rsidP="00CA685F">
      <w:pPr>
        <w:spacing w:before="100" w:beforeAutospacing="1" w:after="100" w:afterAutospacing="1" w:line="240" w:lineRule="auto"/>
        <w:jc w:val="left"/>
      </w:pPr>
      <w:r w:rsidRPr="000D0A46">
        <w:t xml:space="preserve">PENTEADO, Cláudio. </w:t>
      </w:r>
      <w:r w:rsidRPr="00055A41">
        <w:rPr>
          <w:b/>
          <w:bCs/>
        </w:rPr>
        <w:t>OS PROTESTOS CONTRA A COPA DO MUNDO DE 2014 NO BRASIL: ANÁLISE DO II GRANDE ATO CONTRA A COPA NO FACEBOOK</w:t>
      </w:r>
      <w:r>
        <w:t>.</w:t>
      </w:r>
      <w:r w:rsidRPr="00055A41">
        <w:t xml:space="preserve"> </w:t>
      </w:r>
      <w:r w:rsidRPr="00D248E7">
        <w:t>Em Debate, Belo Horizonte, v.6, n.1, Mar. 2014</w:t>
      </w:r>
      <w:r>
        <w:t xml:space="preserve">. </w:t>
      </w:r>
      <w:r w:rsidRPr="00D248E7">
        <w:t>p.7-23</w:t>
      </w:r>
    </w:p>
    <w:p w14:paraId="529B99A0" w14:textId="77777777" w:rsidR="00022FAC" w:rsidRPr="00B41FE8" w:rsidRDefault="00022FAC" w:rsidP="00BF0CD9">
      <w:pPr>
        <w:spacing w:line="240" w:lineRule="auto"/>
        <w:jc w:val="left"/>
        <w:rPr>
          <w:rFonts w:cs="Times New Roman"/>
          <w:bCs/>
          <w:szCs w:val="24"/>
        </w:rPr>
        <w:sectPr w:rsidR="00022FAC" w:rsidRPr="00B41FE8" w:rsidSect="00BD275E">
          <w:pgSz w:w="11906" w:h="16838"/>
          <w:pgMar w:top="1701" w:right="1134" w:bottom="1134" w:left="1701" w:header="709" w:footer="709" w:gutter="0"/>
          <w:cols w:space="708"/>
          <w:docGrid w:linePitch="360"/>
        </w:sectPr>
      </w:pPr>
      <w:r w:rsidRPr="00560F53">
        <w:rPr>
          <w:rFonts w:cs="Times New Roman"/>
          <w:bCs/>
          <w:szCs w:val="24"/>
        </w:rPr>
        <w:t xml:space="preserve">PEREIRA, </w:t>
      </w:r>
      <w:r>
        <w:rPr>
          <w:rFonts w:cs="Times New Roman"/>
          <w:bCs/>
          <w:szCs w:val="24"/>
        </w:rPr>
        <w:t>F. H</w:t>
      </w:r>
      <w:r w:rsidRPr="00560F53">
        <w:rPr>
          <w:rFonts w:cs="Times New Roman"/>
          <w:bCs/>
          <w:szCs w:val="24"/>
        </w:rPr>
        <w:t>.</w:t>
      </w:r>
      <w:r w:rsidRPr="00560F53">
        <w:rPr>
          <w:rFonts w:cs="Times New Roman"/>
          <w:b/>
          <w:szCs w:val="24"/>
        </w:rPr>
        <w:t xml:space="preserve"> Collor e a imprensa: a construção de uma crise. </w:t>
      </w:r>
      <w:r w:rsidRPr="00560F53">
        <w:rPr>
          <w:rFonts w:cs="Times New Roman"/>
          <w:bCs/>
          <w:szCs w:val="24"/>
        </w:rPr>
        <w:t xml:space="preserve">São Paulo: </w:t>
      </w:r>
      <w:proofErr w:type="spellStart"/>
      <w:r w:rsidRPr="00560F53">
        <w:rPr>
          <w:rFonts w:cs="Times New Roman"/>
          <w:bCs/>
          <w:szCs w:val="24"/>
        </w:rPr>
        <w:t>Summus</w:t>
      </w:r>
      <w:proofErr w:type="spellEnd"/>
      <w:r w:rsidRPr="00560F53">
        <w:rPr>
          <w:rFonts w:cs="Times New Roman"/>
          <w:bCs/>
          <w:szCs w:val="24"/>
        </w:rPr>
        <w:t>, 1993.</w:t>
      </w:r>
    </w:p>
    <w:p w14:paraId="36617BEC"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lastRenderedPageBreak/>
        <w:t>PEREIRA, Marcus Abilio.</w:t>
      </w:r>
      <w:r w:rsidRPr="00210271">
        <w:rPr>
          <w:rStyle w:val="apple-converted-space"/>
          <w:rFonts w:cs="Times New Roman"/>
          <w:color w:val="000000"/>
          <w:szCs w:val="24"/>
          <w:highlight w:val="white"/>
        </w:rPr>
        <w:t> </w:t>
      </w:r>
      <w:r w:rsidRPr="00210271">
        <w:rPr>
          <w:rFonts w:cs="Times New Roman"/>
          <w:b/>
          <w:bCs/>
          <w:color w:val="000000"/>
          <w:szCs w:val="24"/>
          <w:highlight w:val="white"/>
        </w:rPr>
        <w:t>Movimentos sociais e democracia</w:t>
      </w:r>
      <w:r w:rsidRPr="00210271">
        <w:rPr>
          <w:rFonts w:cs="Times New Roman"/>
          <w:color w:val="000000"/>
          <w:szCs w:val="24"/>
          <w:highlight w:val="white"/>
        </w:rPr>
        <w:t>:</w:t>
      </w:r>
      <w:r w:rsidRPr="00210271">
        <w:rPr>
          <w:rStyle w:val="apple-converted-space"/>
          <w:rFonts w:cs="Times New Roman"/>
          <w:color w:val="000000"/>
          <w:szCs w:val="24"/>
          <w:highlight w:val="white"/>
        </w:rPr>
        <w:t> </w:t>
      </w:r>
      <w:r w:rsidRPr="00210271">
        <w:rPr>
          <w:rFonts w:cs="Times New Roman"/>
          <w:b/>
          <w:bCs/>
          <w:color w:val="000000"/>
          <w:szCs w:val="24"/>
          <w:highlight w:val="white"/>
        </w:rPr>
        <w:t>a tensão necessária</w:t>
      </w:r>
      <w:r w:rsidRPr="00210271">
        <w:rPr>
          <w:rFonts w:cs="Times New Roman"/>
          <w:color w:val="000000"/>
          <w:szCs w:val="24"/>
          <w:highlight w:val="white"/>
        </w:rPr>
        <w:t>.</w:t>
      </w:r>
      <w:r w:rsidRPr="00210271">
        <w:rPr>
          <w:rStyle w:val="apple-converted-space"/>
          <w:rFonts w:cs="Times New Roman"/>
          <w:i/>
          <w:iCs/>
          <w:color w:val="000000"/>
          <w:szCs w:val="24"/>
          <w:highlight w:val="white"/>
        </w:rPr>
        <w:t> </w:t>
      </w:r>
      <w:proofErr w:type="spellStart"/>
      <w:r w:rsidRPr="00210271">
        <w:rPr>
          <w:rFonts w:cs="Times New Roman"/>
          <w:i/>
          <w:iCs/>
          <w:color w:val="000000"/>
          <w:szCs w:val="24"/>
          <w:highlight w:val="white"/>
        </w:rPr>
        <w:t>Opin</w:t>
      </w:r>
      <w:proofErr w:type="spellEnd"/>
      <w:r w:rsidRPr="00210271">
        <w:rPr>
          <w:rFonts w:cs="Times New Roman"/>
          <w:i/>
          <w:iCs/>
          <w:color w:val="000000"/>
          <w:szCs w:val="24"/>
          <w:highlight w:val="white"/>
        </w:rPr>
        <w:t>. Publica</w:t>
      </w:r>
      <w:r w:rsidRPr="00210271">
        <w:rPr>
          <w:rStyle w:val="apple-converted-space"/>
          <w:rFonts w:cs="Times New Roman"/>
          <w:color w:val="000000"/>
          <w:szCs w:val="24"/>
          <w:highlight w:val="white"/>
        </w:rPr>
        <w:t> </w:t>
      </w:r>
      <w:r w:rsidRPr="00210271">
        <w:rPr>
          <w:rFonts w:cs="Times New Roman"/>
          <w:color w:val="000000"/>
          <w:szCs w:val="24"/>
          <w:highlight w:val="white"/>
        </w:rPr>
        <w:t>[online]. 2012, vol.18, n.1, pp. 68-87.</w:t>
      </w:r>
    </w:p>
    <w:p w14:paraId="54DBDCAF" w14:textId="77777777" w:rsidR="00022FAC" w:rsidRDefault="00022FAC" w:rsidP="00515D68">
      <w:pPr>
        <w:spacing w:line="240" w:lineRule="auto"/>
        <w:jc w:val="left"/>
        <w:rPr>
          <w:rFonts w:cs="Times New Roman"/>
          <w:color w:val="000000"/>
          <w:szCs w:val="24"/>
        </w:rPr>
      </w:pPr>
      <w:r w:rsidRPr="00685DE8">
        <w:rPr>
          <w:rFonts w:cs="Times New Roman"/>
          <w:color w:val="000000"/>
          <w:szCs w:val="24"/>
        </w:rPr>
        <w:t xml:space="preserve">PEREZ, Olívia C.; SILVAFILHO, Alberto L. A. (2017), </w:t>
      </w:r>
      <w:r w:rsidRPr="00685DE8">
        <w:rPr>
          <w:rFonts w:cs="Times New Roman"/>
          <w:b/>
          <w:bCs/>
          <w:color w:val="000000"/>
          <w:szCs w:val="24"/>
        </w:rPr>
        <w:t>Coletivos: um balanço da literatura sobre as novas formas de mobilização da sociedade civil</w:t>
      </w:r>
      <w:r w:rsidRPr="00685DE8">
        <w:rPr>
          <w:rFonts w:cs="Times New Roman"/>
          <w:color w:val="000000"/>
          <w:szCs w:val="24"/>
        </w:rPr>
        <w:t>. Latitude, v. 11, n. 1, pp. 255-94.</w:t>
      </w:r>
    </w:p>
    <w:p w14:paraId="11ADF826" w14:textId="77777777" w:rsidR="00022FAC" w:rsidRDefault="00022FAC" w:rsidP="00515D68">
      <w:pPr>
        <w:spacing w:line="240" w:lineRule="auto"/>
        <w:jc w:val="left"/>
        <w:rPr>
          <w:rFonts w:cs="Times New Roman"/>
          <w:color w:val="000000"/>
          <w:szCs w:val="24"/>
        </w:rPr>
      </w:pPr>
      <w:r w:rsidRPr="00685DE8">
        <w:rPr>
          <w:rFonts w:cs="Times New Roman"/>
          <w:color w:val="000000"/>
          <w:szCs w:val="24"/>
        </w:rPr>
        <w:t xml:space="preserve">PEREZ, Olívia C.; SOUZA, Bruno M. (2017), </w:t>
      </w:r>
      <w:r w:rsidRPr="005A4851">
        <w:rPr>
          <w:rFonts w:cs="Times New Roman"/>
          <w:b/>
          <w:bCs/>
          <w:color w:val="000000"/>
          <w:szCs w:val="24"/>
        </w:rPr>
        <w:t xml:space="preserve">Velhos, novos ou novíssimos movimentos sociais? As pautas </w:t>
      </w:r>
      <w:proofErr w:type="gramStart"/>
      <w:r w:rsidRPr="005A4851">
        <w:rPr>
          <w:rFonts w:cs="Times New Roman"/>
          <w:b/>
          <w:bCs/>
          <w:color w:val="000000"/>
          <w:szCs w:val="24"/>
        </w:rPr>
        <w:t>e  práticas</w:t>
      </w:r>
      <w:proofErr w:type="gramEnd"/>
      <w:r w:rsidRPr="005A4851">
        <w:rPr>
          <w:rFonts w:cs="Times New Roman"/>
          <w:b/>
          <w:bCs/>
          <w:color w:val="000000"/>
          <w:szCs w:val="24"/>
        </w:rPr>
        <w:t xml:space="preserve">  dos  coletivos.</w:t>
      </w:r>
      <w:r>
        <w:rPr>
          <w:rFonts w:cs="Times New Roman"/>
          <w:color w:val="000000"/>
          <w:szCs w:val="24"/>
        </w:rPr>
        <w:t xml:space="preserve"> </w:t>
      </w:r>
      <w:r w:rsidRPr="00685DE8">
        <w:rPr>
          <w:rFonts w:cs="Times New Roman"/>
          <w:color w:val="000000"/>
          <w:szCs w:val="24"/>
        </w:rPr>
        <w:t>In:41</w:t>
      </w:r>
      <w:proofErr w:type="gramStart"/>
      <w:r w:rsidRPr="00685DE8">
        <w:rPr>
          <w:rFonts w:cs="Times New Roman"/>
          <w:color w:val="000000"/>
          <w:szCs w:val="24"/>
        </w:rPr>
        <w:t>º  Encontro</w:t>
      </w:r>
      <w:proofErr w:type="gramEnd"/>
      <w:r w:rsidRPr="00685DE8">
        <w:rPr>
          <w:rFonts w:cs="Times New Roman"/>
          <w:color w:val="000000"/>
          <w:szCs w:val="24"/>
        </w:rPr>
        <w:t xml:space="preserve">  Anual  da  ANPOCS. Anais.</w:t>
      </w:r>
      <w:r>
        <w:rPr>
          <w:rFonts w:cs="Times New Roman"/>
          <w:color w:val="000000"/>
          <w:szCs w:val="24"/>
        </w:rPr>
        <w:t xml:space="preserve"> </w:t>
      </w:r>
      <w:proofErr w:type="spellStart"/>
      <w:r w:rsidRPr="00685DE8">
        <w:rPr>
          <w:rFonts w:cs="Times New Roman"/>
          <w:color w:val="000000"/>
          <w:szCs w:val="24"/>
        </w:rPr>
        <w:t>Caxambú</w:t>
      </w:r>
      <w:proofErr w:type="spellEnd"/>
      <w:r w:rsidRPr="00685DE8">
        <w:rPr>
          <w:rFonts w:cs="Times New Roman"/>
          <w:color w:val="000000"/>
          <w:szCs w:val="24"/>
        </w:rPr>
        <w:t xml:space="preserve">: ANPOCS.   Disponível   em: </w:t>
      </w:r>
      <w:r>
        <w:rPr>
          <w:rFonts w:cs="Times New Roman"/>
          <w:color w:val="000000"/>
          <w:szCs w:val="24"/>
        </w:rPr>
        <w:t>&lt;</w:t>
      </w:r>
      <w:r w:rsidRPr="00685DE8">
        <w:rPr>
          <w:rFonts w:cs="Times New Roman"/>
          <w:color w:val="000000"/>
          <w:szCs w:val="24"/>
        </w:rPr>
        <w:t>https://www.anpocs.com/index.php/papers-40-encontro-2/gt-30/gt11-15/10696-velhos-novos-ou-novissimos-movimentos-sociais-as-pautas-e-praticas-dos-coletivos/file</w:t>
      </w:r>
      <w:r>
        <w:rPr>
          <w:rFonts w:cs="Times New Roman"/>
          <w:color w:val="000000"/>
          <w:szCs w:val="24"/>
        </w:rPr>
        <w:t>&gt; Acesso em:02/08/2023</w:t>
      </w:r>
      <w:r w:rsidRPr="00685DE8">
        <w:rPr>
          <w:rFonts w:cs="Times New Roman"/>
          <w:color w:val="000000"/>
          <w:szCs w:val="24"/>
        </w:rPr>
        <w:t>.</w:t>
      </w:r>
    </w:p>
    <w:p w14:paraId="5A1583B9"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PERLATTO, Fernando. </w:t>
      </w:r>
      <w:r w:rsidRPr="00210271">
        <w:rPr>
          <w:rFonts w:cs="Times New Roman"/>
          <w:b/>
          <w:szCs w:val="24"/>
        </w:rPr>
        <w:t>As manifestações de junho e as novas agendas para as instituições, os partidos e as ciências sociais.</w:t>
      </w:r>
      <w:r w:rsidRPr="00210271">
        <w:rPr>
          <w:rFonts w:cs="Times New Roman"/>
          <w:szCs w:val="24"/>
        </w:rPr>
        <w:t xml:space="preserve"> Boletim CEDES – </w:t>
      </w:r>
      <w:proofErr w:type="gramStart"/>
      <w:r w:rsidRPr="00210271">
        <w:rPr>
          <w:rFonts w:cs="Times New Roman"/>
          <w:szCs w:val="24"/>
        </w:rPr>
        <w:t>Julho</w:t>
      </w:r>
      <w:proofErr w:type="gramEnd"/>
      <w:r w:rsidRPr="00210271">
        <w:rPr>
          <w:rFonts w:cs="Times New Roman"/>
          <w:szCs w:val="24"/>
        </w:rPr>
        <w:t>-Setembro, 2013. p. 14-17.</w:t>
      </w:r>
    </w:p>
    <w:p w14:paraId="066B39B6" w14:textId="77777777" w:rsidR="00022FAC" w:rsidRDefault="00022FAC" w:rsidP="00CA685F">
      <w:pPr>
        <w:spacing w:before="100" w:beforeAutospacing="1" w:after="100" w:afterAutospacing="1" w:line="240" w:lineRule="auto"/>
        <w:jc w:val="left"/>
      </w:pPr>
      <w:r>
        <w:t xml:space="preserve">PERUZZO, C. M. K. Movimentos sociais, redes virtuais e mídia alternativa no junho em que o “gigante </w:t>
      </w:r>
      <w:proofErr w:type="gramStart"/>
      <w:r>
        <w:t>acordou”(?)</w:t>
      </w:r>
      <w:proofErr w:type="gramEnd"/>
      <w:r>
        <w:t xml:space="preserve">. Matrizes, São Paulo. </w:t>
      </w:r>
      <w:r w:rsidRPr="00745F76">
        <w:t>Ano 7 – nº 2 jul./dez. 2013</w:t>
      </w:r>
      <w:r>
        <w:t>.</w:t>
      </w:r>
    </w:p>
    <w:p w14:paraId="5A91A500"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PICOLOTTO, Everton </w:t>
      </w:r>
      <w:proofErr w:type="spellStart"/>
      <w:r w:rsidRPr="00210271">
        <w:rPr>
          <w:rFonts w:cs="Times New Roman"/>
          <w:szCs w:val="24"/>
        </w:rPr>
        <w:t>Lazzaretti</w:t>
      </w:r>
      <w:proofErr w:type="spellEnd"/>
      <w:r w:rsidRPr="00210271">
        <w:rPr>
          <w:rFonts w:cs="Times New Roman"/>
          <w:szCs w:val="24"/>
        </w:rPr>
        <w:t xml:space="preserve">. </w:t>
      </w:r>
      <w:r w:rsidRPr="00210271">
        <w:rPr>
          <w:rFonts w:cs="Times New Roman"/>
          <w:b/>
          <w:szCs w:val="24"/>
        </w:rPr>
        <w:t>Movimentos sociais: abo</w:t>
      </w:r>
      <w:r>
        <w:rPr>
          <w:rFonts w:cs="Times New Roman"/>
          <w:b/>
          <w:szCs w:val="24"/>
        </w:rPr>
        <w:t>r</w:t>
      </w:r>
      <w:r w:rsidRPr="00210271">
        <w:rPr>
          <w:rFonts w:cs="Times New Roman"/>
          <w:b/>
          <w:szCs w:val="24"/>
        </w:rPr>
        <w:t>dagens clássicas e contemporâneas.</w:t>
      </w:r>
      <w:r w:rsidRPr="00210271">
        <w:rPr>
          <w:rFonts w:cs="Times New Roman"/>
          <w:szCs w:val="24"/>
        </w:rPr>
        <w:t xml:space="preserve"> </w:t>
      </w:r>
      <w:proofErr w:type="spellStart"/>
      <w:r w:rsidRPr="00210271">
        <w:rPr>
          <w:rFonts w:cs="Times New Roman"/>
          <w:szCs w:val="24"/>
        </w:rPr>
        <w:t>CSOnline</w:t>
      </w:r>
      <w:proofErr w:type="spellEnd"/>
      <w:r w:rsidRPr="00210271">
        <w:rPr>
          <w:rFonts w:cs="Times New Roman"/>
          <w:szCs w:val="24"/>
        </w:rPr>
        <w:t>. Juiz de Fora. Ano 1, ed. 2, nov. 2007.</w:t>
      </w:r>
    </w:p>
    <w:p w14:paraId="2073DF72" w14:textId="77777777" w:rsidR="00022FAC" w:rsidRPr="006322A5" w:rsidRDefault="00022FAC" w:rsidP="00CA685F">
      <w:pPr>
        <w:spacing w:before="100" w:beforeAutospacing="1" w:after="100" w:afterAutospacing="1" w:line="240" w:lineRule="auto"/>
        <w:jc w:val="left"/>
        <w:rPr>
          <w:rFonts w:eastAsia="Times New Roman" w:cs="Times New Roman"/>
          <w:szCs w:val="24"/>
          <w:lang w:eastAsia="pt-BR"/>
        </w:rPr>
      </w:pPr>
      <w:r w:rsidRPr="006800B9">
        <w:rPr>
          <w:rFonts w:eastAsia="Times New Roman" w:cs="Times New Roman"/>
          <w:szCs w:val="24"/>
          <w:lang w:eastAsia="pt-BR"/>
        </w:rPr>
        <w:t xml:space="preserve">PINHEIRO JR., Ari Leme. </w:t>
      </w:r>
      <w:r w:rsidRPr="006800B9">
        <w:rPr>
          <w:rFonts w:eastAsia="Times New Roman" w:cs="Times New Roman"/>
          <w:b/>
          <w:bCs/>
          <w:szCs w:val="24"/>
          <w:lang w:eastAsia="pt-BR"/>
        </w:rPr>
        <w:t xml:space="preserve">NARRATIVAS DE PROTESTO: a Copa das Black </w:t>
      </w:r>
      <w:proofErr w:type="spellStart"/>
      <w:r w:rsidRPr="006800B9">
        <w:rPr>
          <w:rFonts w:eastAsia="Times New Roman" w:cs="Times New Roman"/>
          <w:b/>
          <w:bCs/>
          <w:szCs w:val="24"/>
          <w:lang w:eastAsia="pt-BR"/>
        </w:rPr>
        <w:t>Blocs</w:t>
      </w:r>
      <w:proofErr w:type="spellEnd"/>
      <w:r w:rsidRPr="006800B9">
        <w:rPr>
          <w:rFonts w:eastAsia="Times New Roman" w:cs="Times New Roman"/>
          <w:b/>
          <w:bCs/>
          <w:szCs w:val="24"/>
          <w:lang w:eastAsia="pt-BR"/>
        </w:rPr>
        <w:t xml:space="preserve"> </w:t>
      </w:r>
      <w:r w:rsidRPr="006800B9">
        <w:rPr>
          <w:rFonts w:eastAsia="Times New Roman" w:cs="Times New Roman"/>
          <w:szCs w:val="24"/>
          <w:lang w:eastAsia="pt-BR"/>
        </w:rPr>
        <w:t>(Mestrado em Educação) Centro de Ciências Humanas e Biológicas, Universidade Federal de São Carlos, Sorocaba, 2014</w:t>
      </w:r>
    </w:p>
    <w:p w14:paraId="184FE837" w14:textId="77777777" w:rsidR="00022FAC" w:rsidRDefault="00022FAC" w:rsidP="009003DE">
      <w:pPr>
        <w:spacing w:line="240" w:lineRule="auto"/>
        <w:jc w:val="left"/>
        <w:rPr>
          <w:rFonts w:cs="Times New Roman"/>
          <w:color w:val="000000"/>
          <w:szCs w:val="24"/>
        </w:rPr>
      </w:pPr>
      <w:r>
        <w:t>POCHMANN, Marcio. Nova classe média? O trabalho na base da pirâmide social brasileira. São Paulo: Boitempo Editorial, 2012.</w:t>
      </w:r>
    </w:p>
    <w:p w14:paraId="4C8C4A9D"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POCHMANN, Marcio. </w:t>
      </w:r>
      <w:r w:rsidRPr="00210271">
        <w:rPr>
          <w:rFonts w:cs="Times New Roman"/>
          <w:b/>
          <w:bCs/>
          <w:szCs w:val="24"/>
        </w:rPr>
        <w:t>Políticas públicas e situação social na primeira década do século XXI.</w:t>
      </w:r>
      <w:r w:rsidRPr="00210271">
        <w:rPr>
          <w:rFonts w:cs="Times New Roman"/>
          <w:szCs w:val="24"/>
        </w:rPr>
        <w:t xml:space="preserve"> </w:t>
      </w:r>
      <w:proofErr w:type="spellStart"/>
      <w:r w:rsidRPr="00210271">
        <w:rPr>
          <w:rFonts w:cs="Times New Roman"/>
          <w:i/>
          <w:iCs/>
          <w:szCs w:val="24"/>
        </w:rPr>
        <w:t>In:</w:t>
      </w:r>
      <w:r w:rsidRPr="00210271">
        <w:rPr>
          <w:rFonts w:cs="Times New Roman"/>
          <w:szCs w:val="24"/>
        </w:rPr>
        <w:t>SADER</w:t>
      </w:r>
      <w:proofErr w:type="spellEnd"/>
      <w:r w:rsidRPr="00210271">
        <w:rPr>
          <w:rFonts w:cs="Times New Roman"/>
          <w:szCs w:val="24"/>
        </w:rPr>
        <w:t xml:space="preserve">, Emir (Org.). </w:t>
      </w:r>
      <w:r w:rsidRPr="00210271">
        <w:rPr>
          <w:rFonts w:cs="Times New Roman"/>
          <w:b/>
          <w:bCs/>
          <w:szCs w:val="24"/>
        </w:rPr>
        <w:t>Lula e Dilma: 10 anos de governos pós-neoliberais no Brasil.</w:t>
      </w:r>
      <w:r w:rsidRPr="00210271">
        <w:rPr>
          <w:rFonts w:cs="Times New Roman"/>
          <w:szCs w:val="24"/>
        </w:rPr>
        <w:t xml:space="preserve"> São Paulo, SP: Boitempo; Rio de Janeiro: FLACSO Brasil, 2013.</w:t>
      </w:r>
    </w:p>
    <w:p w14:paraId="3D175190" w14:textId="77777777" w:rsidR="00022FAC" w:rsidRPr="000F0EF5" w:rsidRDefault="00022FAC" w:rsidP="009003DE">
      <w:pPr>
        <w:spacing w:line="240" w:lineRule="auto"/>
        <w:jc w:val="left"/>
        <w:rPr>
          <w:rFonts w:cs="Times New Roman"/>
          <w:color w:val="000000"/>
          <w:szCs w:val="24"/>
          <w:lang w:val="en-US"/>
          <w:rPrChange w:id="729" w:author="Christiane Jalles de Paula" w:date="2024-08-09T21:07:00Z" w16du:dateUtc="2024-08-10T00:07:00Z">
            <w:rPr>
              <w:rFonts w:cs="Times New Roman"/>
              <w:color w:val="000000"/>
              <w:szCs w:val="24"/>
            </w:rPr>
          </w:rPrChange>
        </w:rPr>
      </w:pPr>
      <w:r w:rsidRPr="009003DE">
        <w:rPr>
          <w:rFonts w:cs="Times New Roman"/>
          <w:color w:val="000000"/>
          <w:szCs w:val="24"/>
        </w:rPr>
        <w:t xml:space="preserve">POCHMANN, Márcio. Políticas públicas e situação social na primeira década do século XXI. In: SADER, Emir (org.). Lula e Dilma: 10 anos de governos pós-neoliberais no Brasil. </w:t>
      </w:r>
      <w:r w:rsidRPr="000F0EF5">
        <w:rPr>
          <w:rFonts w:cs="Times New Roman"/>
          <w:color w:val="000000"/>
          <w:szCs w:val="24"/>
          <w:lang w:val="en-US"/>
          <w:rPrChange w:id="730" w:author="Christiane Jalles de Paula" w:date="2024-08-09T21:07:00Z" w16du:dateUtc="2024-08-10T00:07:00Z">
            <w:rPr>
              <w:rFonts w:cs="Times New Roman"/>
              <w:color w:val="000000"/>
              <w:szCs w:val="24"/>
            </w:rPr>
          </w:rPrChange>
        </w:rPr>
        <w:t xml:space="preserve">São Paulo: </w:t>
      </w:r>
      <w:proofErr w:type="spellStart"/>
      <w:r w:rsidRPr="000F0EF5">
        <w:rPr>
          <w:rFonts w:cs="Times New Roman"/>
          <w:color w:val="000000"/>
          <w:szCs w:val="24"/>
          <w:lang w:val="en-US"/>
          <w:rPrChange w:id="731" w:author="Christiane Jalles de Paula" w:date="2024-08-09T21:07:00Z" w16du:dateUtc="2024-08-10T00:07:00Z">
            <w:rPr>
              <w:rFonts w:cs="Times New Roman"/>
              <w:color w:val="000000"/>
              <w:szCs w:val="24"/>
            </w:rPr>
          </w:rPrChange>
        </w:rPr>
        <w:t>Boitempo</w:t>
      </w:r>
      <w:proofErr w:type="spellEnd"/>
      <w:r w:rsidRPr="000F0EF5">
        <w:rPr>
          <w:rFonts w:cs="Times New Roman"/>
          <w:color w:val="000000"/>
          <w:szCs w:val="24"/>
          <w:lang w:val="en-US"/>
          <w:rPrChange w:id="732" w:author="Christiane Jalles de Paula" w:date="2024-08-09T21:07:00Z" w16du:dateUtc="2024-08-10T00:07:00Z">
            <w:rPr>
              <w:rFonts w:cs="Times New Roman"/>
              <w:color w:val="000000"/>
              <w:szCs w:val="24"/>
            </w:rPr>
          </w:rPrChange>
        </w:rPr>
        <w:t>, 2013.</w:t>
      </w:r>
    </w:p>
    <w:p w14:paraId="42A0C3B3" w14:textId="77777777" w:rsidR="00022FAC" w:rsidRPr="000F0EF5" w:rsidRDefault="00022FAC" w:rsidP="00EF7DFF">
      <w:pPr>
        <w:spacing w:line="240" w:lineRule="auto"/>
        <w:jc w:val="left"/>
        <w:rPr>
          <w:rFonts w:cs="Times New Roman"/>
          <w:szCs w:val="24"/>
          <w:lang w:val="en-US"/>
          <w:rPrChange w:id="733" w:author="Christiane Jalles de Paula" w:date="2024-08-09T21:07:00Z" w16du:dateUtc="2024-08-10T00:07:00Z">
            <w:rPr>
              <w:rFonts w:cs="Times New Roman"/>
              <w:szCs w:val="24"/>
            </w:rPr>
          </w:rPrChange>
        </w:rPr>
      </w:pPr>
      <w:r w:rsidRPr="00210271">
        <w:rPr>
          <w:rFonts w:cs="Times New Roman"/>
          <w:szCs w:val="24"/>
          <w:lang w:val="en-US"/>
        </w:rPr>
        <w:t xml:space="preserve">POLLETA, Francesca; JASPER, James M. </w:t>
      </w:r>
      <w:r w:rsidRPr="00210271">
        <w:rPr>
          <w:rFonts w:cs="Times New Roman"/>
          <w:b/>
          <w:szCs w:val="24"/>
          <w:lang w:val="en-US"/>
        </w:rPr>
        <w:t>Collective identity and social movements.</w:t>
      </w:r>
      <w:r w:rsidRPr="00210271">
        <w:rPr>
          <w:rFonts w:cs="Times New Roman"/>
          <w:szCs w:val="24"/>
          <w:lang w:val="en-US"/>
        </w:rPr>
        <w:t xml:space="preserve"> </w:t>
      </w:r>
      <w:r w:rsidRPr="000F0EF5">
        <w:rPr>
          <w:rFonts w:cs="Times New Roman"/>
          <w:szCs w:val="24"/>
          <w:lang w:val="en-US"/>
          <w:rPrChange w:id="734" w:author="Christiane Jalles de Paula" w:date="2024-08-09T21:07:00Z" w16du:dateUtc="2024-08-10T00:07:00Z">
            <w:rPr>
              <w:rFonts w:cs="Times New Roman"/>
              <w:szCs w:val="24"/>
            </w:rPr>
          </w:rPrChange>
        </w:rPr>
        <w:t xml:space="preserve">Annu. Rev. </w:t>
      </w:r>
      <w:proofErr w:type="spellStart"/>
      <w:r w:rsidRPr="000F0EF5">
        <w:rPr>
          <w:rFonts w:cs="Times New Roman"/>
          <w:szCs w:val="24"/>
          <w:lang w:val="en-US"/>
          <w:rPrChange w:id="735" w:author="Christiane Jalles de Paula" w:date="2024-08-09T21:07:00Z" w16du:dateUtc="2024-08-10T00:07:00Z">
            <w:rPr>
              <w:rFonts w:cs="Times New Roman"/>
              <w:szCs w:val="24"/>
            </w:rPr>
          </w:rPrChange>
        </w:rPr>
        <w:t>Sociol</w:t>
      </w:r>
      <w:proofErr w:type="spellEnd"/>
      <w:r w:rsidRPr="000F0EF5">
        <w:rPr>
          <w:rFonts w:cs="Times New Roman"/>
          <w:szCs w:val="24"/>
          <w:lang w:val="en-US"/>
          <w:rPrChange w:id="736" w:author="Christiane Jalles de Paula" w:date="2024-08-09T21:07:00Z" w16du:dateUtc="2024-08-10T00:07:00Z">
            <w:rPr>
              <w:rFonts w:cs="Times New Roman"/>
              <w:szCs w:val="24"/>
            </w:rPr>
          </w:rPrChange>
        </w:rPr>
        <w:t>. 2001. 27:283–305.</w:t>
      </w:r>
    </w:p>
    <w:p w14:paraId="2C808152" w14:textId="77777777" w:rsidR="00022FAC" w:rsidRPr="000F0EF5" w:rsidRDefault="00022FAC" w:rsidP="00515D68">
      <w:pPr>
        <w:spacing w:line="240" w:lineRule="auto"/>
        <w:jc w:val="left"/>
        <w:rPr>
          <w:rFonts w:cs="Times New Roman"/>
          <w:color w:val="000000"/>
          <w:szCs w:val="24"/>
          <w:lang w:val="en-US"/>
          <w:rPrChange w:id="737" w:author="Christiane Jalles de Paula" w:date="2024-08-09T21:07:00Z" w16du:dateUtc="2024-08-10T00:07:00Z">
            <w:rPr>
              <w:rFonts w:cs="Times New Roman"/>
              <w:color w:val="000000"/>
              <w:szCs w:val="24"/>
            </w:rPr>
          </w:rPrChange>
        </w:rPr>
      </w:pPr>
      <w:r w:rsidRPr="000F0EF5">
        <w:rPr>
          <w:rFonts w:cs="Times New Roman"/>
          <w:color w:val="000000"/>
          <w:szCs w:val="24"/>
          <w:lang w:val="en-US"/>
          <w:rPrChange w:id="738" w:author="Christiane Jalles de Paula" w:date="2024-08-09T21:07:00Z" w16du:dateUtc="2024-08-10T00:07:00Z">
            <w:rPr>
              <w:rFonts w:cs="Times New Roman"/>
              <w:color w:val="000000"/>
              <w:szCs w:val="24"/>
            </w:rPr>
          </w:rPrChange>
        </w:rPr>
        <w:t xml:space="preserve">Polletta, F. (2004) </w:t>
      </w:r>
      <w:r w:rsidRPr="000F0EF5">
        <w:rPr>
          <w:rFonts w:cs="Times New Roman"/>
          <w:b/>
          <w:bCs/>
          <w:color w:val="000000"/>
          <w:szCs w:val="24"/>
          <w:lang w:val="en-US"/>
          <w:rPrChange w:id="739" w:author="Christiane Jalles de Paula" w:date="2024-08-09T21:07:00Z" w16du:dateUtc="2024-08-10T00:07:00Z">
            <w:rPr>
              <w:rFonts w:cs="Times New Roman"/>
              <w:b/>
              <w:bCs/>
              <w:color w:val="000000"/>
              <w:szCs w:val="24"/>
            </w:rPr>
          </w:rPrChange>
        </w:rPr>
        <w:t>Culture is not just in your head.</w:t>
      </w:r>
      <w:r w:rsidRPr="000F0EF5">
        <w:rPr>
          <w:rFonts w:cs="Times New Roman"/>
          <w:color w:val="000000"/>
          <w:szCs w:val="24"/>
          <w:lang w:val="en-US"/>
          <w:rPrChange w:id="740" w:author="Christiane Jalles de Paula" w:date="2024-08-09T21:07:00Z" w16du:dateUtc="2024-08-10T00:07:00Z">
            <w:rPr>
              <w:rFonts w:cs="Times New Roman"/>
              <w:color w:val="000000"/>
              <w:szCs w:val="24"/>
            </w:rPr>
          </w:rPrChange>
        </w:rPr>
        <w:t xml:space="preserve"> In: Goodwin, J., and Jasper, J.J. (eds), </w:t>
      </w:r>
      <w:r w:rsidRPr="000F0EF5">
        <w:rPr>
          <w:rFonts w:cs="Times New Roman"/>
          <w:i/>
          <w:iCs/>
          <w:color w:val="000000"/>
          <w:szCs w:val="24"/>
          <w:lang w:val="en-US"/>
          <w:rPrChange w:id="741" w:author="Christiane Jalles de Paula" w:date="2024-08-09T21:07:00Z" w16du:dateUtc="2024-08-10T00:07:00Z">
            <w:rPr>
              <w:rFonts w:cs="Times New Roman"/>
              <w:i/>
              <w:iCs/>
              <w:color w:val="000000"/>
              <w:szCs w:val="24"/>
            </w:rPr>
          </w:rPrChange>
        </w:rPr>
        <w:t>Rethinking Social Movements. Structure, Meaning and Emotions</w:t>
      </w:r>
      <w:r w:rsidRPr="000F0EF5">
        <w:rPr>
          <w:rFonts w:cs="Times New Roman"/>
          <w:color w:val="000000"/>
          <w:szCs w:val="24"/>
          <w:lang w:val="en-US"/>
          <w:rPrChange w:id="742" w:author="Christiane Jalles de Paula" w:date="2024-08-09T21:07:00Z" w16du:dateUtc="2024-08-10T00:07:00Z">
            <w:rPr>
              <w:rFonts w:cs="Times New Roman"/>
              <w:color w:val="000000"/>
              <w:szCs w:val="24"/>
            </w:rPr>
          </w:rPrChange>
        </w:rPr>
        <w:t>. Rowman &amp; Littlefield, Lanham, MD, pp. 97–110.</w:t>
      </w:r>
    </w:p>
    <w:p w14:paraId="58EDF1B7" w14:textId="77777777" w:rsidR="00022FAC" w:rsidRPr="00210271" w:rsidRDefault="00022FAC" w:rsidP="00EF7DFF">
      <w:pPr>
        <w:spacing w:line="240" w:lineRule="auto"/>
        <w:jc w:val="left"/>
        <w:rPr>
          <w:rFonts w:cs="Times New Roman"/>
          <w:szCs w:val="24"/>
        </w:rPr>
      </w:pPr>
      <w:r w:rsidRPr="008563D7">
        <w:rPr>
          <w:rFonts w:cs="Times New Roman"/>
          <w:szCs w:val="24"/>
        </w:rPr>
        <w:t xml:space="preserve">REZENDE DE CARVALHO, Maria Alice. </w:t>
      </w:r>
      <w:r w:rsidRPr="00210271">
        <w:rPr>
          <w:rFonts w:cs="Times New Roman"/>
          <w:b/>
          <w:szCs w:val="24"/>
        </w:rPr>
        <w:t xml:space="preserve">Bom para pensar. </w:t>
      </w:r>
      <w:r w:rsidRPr="00210271">
        <w:rPr>
          <w:rFonts w:cs="Times New Roman"/>
          <w:szCs w:val="24"/>
        </w:rPr>
        <w:t xml:space="preserve">Boletim CEDES – </w:t>
      </w:r>
      <w:proofErr w:type="gramStart"/>
      <w:r w:rsidRPr="00210271">
        <w:rPr>
          <w:rFonts w:cs="Times New Roman"/>
          <w:szCs w:val="24"/>
        </w:rPr>
        <w:t>Julho</w:t>
      </w:r>
      <w:proofErr w:type="gramEnd"/>
      <w:r w:rsidRPr="00210271">
        <w:rPr>
          <w:rFonts w:cs="Times New Roman"/>
          <w:szCs w:val="24"/>
        </w:rPr>
        <w:t>-Setembro, 2013. p. 1-4.</w:t>
      </w:r>
    </w:p>
    <w:p w14:paraId="3B5EEBE6" w14:textId="77777777" w:rsidR="00022FAC" w:rsidRDefault="00022FAC" w:rsidP="009003DE">
      <w:pPr>
        <w:spacing w:line="240" w:lineRule="auto"/>
        <w:jc w:val="left"/>
      </w:pPr>
      <w:r>
        <w:t>RICCI, Rudá. Lulismo: da era dos movimentos sociais à ascensão da nova classe média brasileira. 2. ed. Brasília: Fundação Astrojildo Pereira; Rio de Janeiro: Contraponto, 2013.</w:t>
      </w:r>
    </w:p>
    <w:p w14:paraId="438C980B" w14:textId="77777777" w:rsidR="00022FAC" w:rsidRPr="00210271" w:rsidRDefault="00022FAC" w:rsidP="00EF7DFF">
      <w:pPr>
        <w:spacing w:line="240" w:lineRule="auto"/>
        <w:jc w:val="left"/>
        <w:rPr>
          <w:rFonts w:cs="Times New Roman"/>
          <w:b/>
          <w:szCs w:val="24"/>
        </w:rPr>
      </w:pPr>
      <w:r w:rsidRPr="00210271">
        <w:rPr>
          <w:rFonts w:cs="Times New Roman"/>
          <w:szCs w:val="24"/>
        </w:rPr>
        <w:t xml:space="preserve">RICCI, Rudá. </w:t>
      </w:r>
      <w:r w:rsidRPr="00210271">
        <w:rPr>
          <w:rFonts w:cs="Times New Roman"/>
          <w:b/>
          <w:szCs w:val="24"/>
        </w:rPr>
        <w:t>Lulismo: da era dos movimentos sociais à ascensão da nova classe média brasileira</w:t>
      </w:r>
      <w:r w:rsidRPr="00210271">
        <w:rPr>
          <w:rFonts w:cs="Times New Roman"/>
          <w:szCs w:val="24"/>
        </w:rPr>
        <w:t>. Editora Contraponto/Fundação Astrojildo Pereira, 2010).</w:t>
      </w:r>
    </w:p>
    <w:p w14:paraId="03B1AE66" w14:textId="77777777" w:rsidR="00022FAC" w:rsidRPr="00210271" w:rsidRDefault="00022FAC" w:rsidP="00515D68">
      <w:pPr>
        <w:spacing w:line="240" w:lineRule="auto"/>
        <w:jc w:val="left"/>
        <w:rPr>
          <w:rFonts w:cs="Times New Roman"/>
          <w:szCs w:val="24"/>
        </w:rPr>
      </w:pPr>
      <w:r w:rsidRPr="00210271">
        <w:rPr>
          <w:rFonts w:cs="Times New Roman"/>
          <w:szCs w:val="24"/>
        </w:rPr>
        <w:lastRenderedPageBreak/>
        <w:t xml:space="preserve">RICCI, Rudá; ARLEY, Patrick. </w:t>
      </w:r>
      <w:r w:rsidRPr="00210271">
        <w:rPr>
          <w:rFonts w:cs="Times New Roman"/>
          <w:b/>
          <w:szCs w:val="24"/>
        </w:rPr>
        <w:t>Nas ruas: a outra política que emergiu em junho de 2013.</w:t>
      </w:r>
      <w:r w:rsidRPr="00210271">
        <w:rPr>
          <w:rFonts w:cs="Times New Roman"/>
          <w:szCs w:val="24"/>
        </w:rPr>
        <w:t xml:space="preserve"> Belo Horizonte: Editora letramento, 2014.</w:t>
      </w:r>
    </w:p>
    <w:p w14:paraId="527C2EB5" w14:textId="77777777" w:rsidR="00022FAC" w:rsidRPr="002E5A3B" w:rsidRDefault="00022FAC" w:rsidP="00CA685F">
      <w:pPr>
        <w:spacing w:before="100" w:beforeAutospacing="1" w:after="100" w:afterAutospacing="1" w:line="240" w:lineRule="auto"/>
        <w:jc w:val="left"/>
        <w:rPr>
          <w:rFonts w:eastAsia="Times New Roman" w:cs="Times New Roman"/>
          <w:szCs w:val="24"/>
          <w:lang w:eastAsia="pt-BR"/>
        </w:rPr>
      </w:pPr>
      <w:r>
        <w:rPr>
          <w:rFonts w:eastAsia="Times New Roman" w:cs="Times New Roman"/>
          <w:szCs w:val="24"/>
          <w:lang w:eastAsia="pt-BR"/>
        </w:rPr>
        <w:t xml:space="preserve">ROCHA, D. L. da. </w:t>
      </w:r>
      <w:r>
        <w:rPr>
          <w:rFonts w:eastAsia="Times New Roman" w:cs="Times New Roman"/>
          <w:b/>
          <w:bCs/>
          <w:szCs w:val="24"/>
          <w:lang w:eastAsia="pt-BR"/>
        </w:rPr>
        <w:t>Ocupação das escolas em 2015 e 2016: uma breve análise da forma e do conteúdo da ação dos estudantes.</w:t>
      </w:r>
      <w:r>
        <w:rPr>
          <w:rFonts w:eastAsia="Times New Roman" w:cs="Times New Roman"/>
          <w:szCs w:val="24"/>
          <w:lang w:eastAsia="pt-BR"/>
        </w:rPr>
        <w:t xml:space="preserve"> </w:t>
      </w:r>
      <w:r w:rsidRPr="002E5A3B">
        <w:rPr>
          <w:rFonts w:eastAsia="Times New Roman" w:cs="Times New Roman"/>
          <w:szCs w:val="24"/>
          <w:lang w:eastAsia="pt-BR"/>
        </w:rPr>
        <w:t>Rev. Sociologias Plurais, v. 6, n. 1, p. 61-86, jan. 2020</w:t>
      </w:r>
      <w:r>
        <w:rPr>
          <w:rFonts w:eastAsia="Times New Roman" w:cs="Times New Roman"/>
          <w:szCs w:val="24"/>
          <w:lang w:eastAsia="pt-BR"/>
        </w:rPr>
        <w:t>.</w:t>
      </w:r>
    </w:p>
    <w:p w14:paraId="0118C3AE" w14:textId="77777777" w:rsidR="00022FAC" w:rsidRPr="000F0EF5" w:rsidRDefault="00022FAC" w:rsidP="00CA685F">
      <w:pPr>
        <w:spacing w:before="100" w:beforeAutospacing="1" w:after="100" w:afterAutospacing="1" w:line="240" w:lineRule="auto"/>
        <w:jc w:val="left"/>
        <w:rPr>
          <w:rFonts w:eastAsia="Times New Roman" w:cs="Times New Roman"/>
          <w:szCs w:val="24"/>
          <w:lang w:val="en-US" w:eastAsia="pt-BR"/>
          <w:rPrChange w:id="743" w:author="Christiane Jalles de Paula" w:date="2024-08-09T21:07:00Z" w16du:dateUtc="2024-08-10T00:07:00Z">
            <w:rPr>
              <w:rFonts w:eastAsia="Times New Roman" w:cs="Times New Roman"/>
              <w:szCs w:val="24"/>
              <w:lang w:eastAsia="pt-BR"/>
            </w:rPr>
          </w:rPrChange>
        </w:rPr>
      </w:pPr>
      <w:r>
        <w:rPr>
          <w:rFonts w:eastAsia="Times New Roman" w:cs="Times New Roman"/>
          <w:szCs w:val="24"/>
          <w:lang w:eastAsia="pt-BR"/>
        </w:rPr>
        <w:t xml:space="preserve">ROMÃO, W. de M. </w:t>
      </w:r>
      <w:r w:rsidRPr="00AA1E88">
        <w:rPr>
          <w:rFonts w:eastAsia="Times New Roman" w:cs="Times New Roman"/>
          <w:b/>
          <w:bCs/>
          <w:szCs w:val="24"/>
          <w:lang w:eastAsia="pt-BR"/>
        </w:rPr>
        <w:t>#naovaitercopa: manifestações, Copa do Mundo e as Eleições de 2014.</w:t>
      </w:r>
      <w:r>
        <w:rPr>
          <w:rFonts w:eastAsia="Times New Roman" w:cs="Times New Roman"/>
          <w:szCs w:val="24"/>
          <w:lang w:eastAsia="pt-BR"/>
        </w:rPr>
        <w:t xml:space="preserve"> </w:t>
      </w:r>
      <w:r w:rsidRPr="00AA1E88">
        <w:rPr>
          <w:rFonts w:eastAsia="Times New Roman" w:cs="Times New Roman"/>
          <w:szCs w:val="24"/>
          <w:lang w:eastAsia="pt-BR"/>
        </w:rPr>
        <w:t>Revista de Discentes de Ciência Política da UFSCA</w:t>
      </w:r>
      <w:r>
        <w:rPr>
          <w:rFonts w:eastAsia="Times New Roman" w:cs="Times New Roman"/>
          <w:szCs w:val="24"/>
          <w:lang w:eastAsia="pt-BR"/>
        </w:rPr>
        <w:t xml:space="preserve">R. </w:t>
      </w:r>
      <w:r w:rsidRPr="00AA1E88">
        <w:rPr>
          <w:rFonts w:eastAsia="Times New Roman" w:cs="Times New Roman"/>
          <w:szCs w:val="24"/>
          <w:lang w:eastAsia="pt-BR"/>
        </w:rPr>
        <w:t>Vol. 1</w:t>
      </w:r>
      <w:r>
        <w:rPr>
          <w:rFonts w:eastAsia="Times New Roman" w:cs="Times New Roman"/>
          <w:szCs w:val="24"/>
          <w:lang w:eastAsia="pt-BR"/>
        </w:rPr>
        <w:t xml:space="preserve">. </w:t>
      </w:r>
      <w:r w:rsidRPr="00AA1E88">
        <w:rPr>
          <w:rFonts w:eastAsia="Times New Roman" w:cs="Times New Roman"/>
          <w:szCs w:val="24"/>
          <w:lang w:eastAsia="pt-BR"/>
        </w:rPr>
        <w:t>n. 2</w:t>
      </w:r>
      <w:r>
        <w:rPr>
          <w:rFonts w:eastAsia="Times New Roman" w:cs="Times New Roman"/>
          <w:szCs w:val="24"/>
          <w:lang w:eastAsia="pt-BR"/>
        </w:rPr>
        <w:t xml:space="preserve">. </w:t>
      </w:r>
      <w:r w:rsidRPr="000F0EF5">
        <w:rPr>
          <w:rFonts w:eastAsia="Times New Roman" w:cs="Times New Roman"/>
          <w:szCs w:val="24"/>
          <w:lang w:val="en-US" w:eastAsia="pt-BR"/>
          <w:rPrChange w:id="744" w:author="Christiane Jalles de Paula" w:date="2024-08-09T21:07:00Z" w16du:dateUtc="2024-08-10T00:07:00Z">
            <w:rPr>
              <w:rFonts w:eastAsia="Times New Roman" w:cs="Times New Roman"/>
              <w:szCs w:val="24"/>
              <w:lang w:eastAsia="pt-BR"/>
            </w:rPr>
          </w:rPrChange>
        </w:rPr>
        <w:t>2013.</w:t>
      </w:r>
    </w:p>
    <w:p w14:paraId="2E17893C" w14:textId="77777777" w:rsidR="00022FAC" w:rsidRPr="000F0EF5" w:rsidRDefault="00022FAC" w:rsidP="00515D68">
      <w:pPr>
        <w:spacing w:line="240" w:lineRule="auto"/>
        <w:jc w:val="left"/>
        <w:rPr>
          <w:rFonts w:cs="Times New Roman"/>
          <w:color w:val="000000"/>
          <w:szCs w:val="24"/>
          <w:lang w:val="en-US"/>
          <w:rPrChange w:id="745" w:author="Christiane Jalles de Paula" w:date="2024-08-09T21:07:00Z" w16du:dateUtc="2024-08-10T00:07:00Z">
            <w:rPr>
              <w:rFonts w:cs="Times New Roman"/>
              <w:color w:val="000000"/>
              <w:szCs w:val="24"/>
            </w:rPr>
          </w:rPrChange>
        </w:rPr>
      </w:pPr>
      <w:r w:rsidRPr="000F0EF5">
        <w:rPr>
          <w:rFonts w:cs="Times New Roman"/>
          <w:color w:val="000000"/>
          <w:szCs w:val="24"/>
          <w:lang w:val="en-US"/>
          <w:rPrChange w:id="746" w:author="Christiane Jalles de Paula" w:date="2024-08-09T21:07:00Z" w16du:dateUtc="2024-08-10T00:07:00Z">
            <w:rPr>
              <w:rFonts w:cs="Times New Roman"/>
              <w:color w:val="000000"/>
              <w:szCs w:val="24"/>
            </w:rPr>
          </w:rPrChange>
        </w:rPr>
        <w:t xml:space="preserve">Ryan, C. </w:t>
      </w:r>
      <w:r w:rsidRPr="000F0EF5">
        <w:rPr>
          <w:rFonts w:cs="Times New Roman"/>
          <w:b/>
          <w:bCs/>
          <w:color w:val="000000"/>
          <w:szCs w:val="24"/>
          <w:lang w:val="en-US"/>
          <w:rPrChange w:id="747" w:author="Christiane Jalles de Paula" w:date="2024-08-09T21:07:00Z" w16du:dateUtc="2024-08-10T00:07:00Z">
            <w:rPr>
              <w:rFonts w:cs="Times New Roman"/>
              <w:b/>
              <w:bCs/>
              <w:color w:val="000000"/>
              <w:szCs w:val="24"/>
            </w:rPr>
          </w:rPrChange>
        </w:rPr>
        <w:t>Media battlefronts: Political action and coverage in the press.</w:t>
      </w:r>
      <w:r w:rsidRPr="000F0EF5">
        <w:rPr>
          <w:rFonts w:cs="Times New Roman"/>
          <w:color w:val="000000"/>
          <w:szCs w:val="24"/>
          <w:lang w:val="en-US"/>
          <w:rPrChange w:id="748" w:author="Christiane Jalles de Paula" w:date="2024-08-09T21:07:00Z" w16du:dateUtc="2024-08-10T00:07:00Z">
            <w:rPr>
              <w:rFonts w:cs="Times New Roman"/>
              <w:color w:val="000000"/>
              <w:szCs w:val="24"/>
            </w:rPr>
          </w:rPrChange>
        </w:rPr>
        <w:t xml:space="preserve"> Social Policy 22, 8–15, 1991.</w:t>
      </w:r>
    </w:p>
    <w:p w14:paraId="57F87DEA" w14:textId="77777777" w:rsidR="00022FAC" w:rsidRPr="0099718C" w:rsidRDefault="00022FAC" w:rsidP="0099718C">
      <w:pPr>
        <w:spacing w:line="240" w:lineRule="auto"/>
        <w:jc w:val="left"/>
        <w:rPr>
          <w:rFonts w:cs="Times New Roman"/>
          <w:color w:val="242021"/>
          <w:szCs w:val="24"/>
        </w:rPr>
      </w:pPr>
      <w:proofErr w:type="spellStart"/>
      <w:r w:rsidRPr="000F0EF5">
        <w:rPr>
          <w:rFonts w:cs="Times New Roman"/>
          <w:color w:val="242021"/>
          <w:szCs w:val="24"/>
          <w:lang w:val="en-US"/>
          <w:rPrChange w:id="749" w:author="Christiane Jalles de Paula" w:date="2024-08-09T21:07:00Z" w16du:dateUtc="2024-08-10T00:07:00Z">
            <w:rPr>
              <w:rFonts w:cs="Times New Roman"/>
              <w:color w:val="242021"/>
              <w:szCs w:val="24"/>
            </w:rPr>
          </w:rPrChange>
        </w:rPr>
        <w:t>Saatcioglu</w:t>
      </w:r>
      <w:proofErr w:type="spellEnd"/>
      <w:r w:rsidRPr="000F0EF5">
        <w:rPr>
          <w:rFonts w:cs="Times New Roman"/>
          <w:color w:val="242021"/>
          <w:szCs w:val="24"/>
          <w:lang w:val="en-US"/>
          <w:rPrChange w:id="750" w:author="Christiane Jalles de Paula" w:date="2024-08-09T21:07:00Z" w16du:dateUtc="2024-08-10T00:07:00Z">
            <w:rPr>
              <w:rFonts w:cs="Times New Roman"/>
              <w:color w:val="242021"/>
              <w:szCs w:val="24"/>
            </w:rPr>
          </w:rPrChange>
        </w:rPr>
        <w:t xml:space="preserve">, A., &amp; Carl, J. (2011). The discursive turn in school desegregation. </w:t>
      </w:r>
      <w:r w:rsidRPr="0099718C">
        <w:rPr>
          <w:rFonts w:cs="Times New Roman"/>
          <w:i/>
          <w:iCs/>
          <w:color w:val="242021"/>
          <w:szCs w:val="24"/>
        </w:rPr>
        <w:t xml:space="preserve">Social Science </w:t>
      </w:r>
      <w:proofErr w:type="spellStart"/>
      <w:r w:rsidRPr="0099718C">
        <w:rPr>
          <w:rFonts w:cs="Times New Roman"/>
          <w:i/>
          <w:iCs/>
          <w:color w:val="242021"/>
          <w:szCs w:val="24"/>
        </w:rPr>
        <w:t>History</w:t>
      </w:r>
      <w:proofErr w:type="spellEnd"/>
      <w:r w:rsidRPr="0099718C">
        <w:rPr>
          <w:rFonts w:cs="Times New Roman"/>
          <w:i/>
          <w:iCs/>
          <w:color w:val="242021"/>
          <w:szCs w:val="24"/>
        </w:rPr>
        <w:t>, 35</w:t>
      </w:r>
      <w:r w:rsidRPr="0099718C">
        <w:rPr>
          <w:rFonts w:cs="Times New Roman"/>
          <w:color w:val="242021"/>
          <w:szCs w:val="24"/>
        </w:rPr>
        <w:t xml:space="preserve">(1), 59-108. </w:t>
      </w:r>
      <w:hyperlink r:id="rId24" w:tgtFrame="_new" w:history="1">
        <w:r w:rsidRPr="0099718C">
          <w:rPr>
            <w:rStyle w:val="Hyperlink"/>
            <w:rFonts w:cs="Times New Roman"/>
            <w:szCs w:val="24"/>
          </w:rPr>
          <w:t>https://doi.org/10.1017/s0145553200014188</w:t>
        </w:r>
      </w:hyperlink>
    </w:p>
    <w:p w14:paraId="73036B69" w14:textId="77777777" w:rsidR="00022FAC" w:rsidRPr="00210271" w:rsidRDefault="00022FAC" w:rsidP="00210271">
      <w:pPr>
        <w:autoSpaceDE w:val="0"/>
        <w:autoSpaceDN w:val="0"/>
        <w:adjustRightInd w:val="0"/>
        <w:spacing w:line="240" w:lineRule="auto"/>
        <w:jc w:val="left"/>
        <w:rPr>
          <w:rFonts w:eastAsia="Times New Roman" w:cs="Times New Roman"/>
          <w:szCs w:val="24"/>
        </w:rPr>
      </w:pPr>
      <w:r w:rsidRPr="00210271">
        <w:rPr>
          <w:rFonts w:eastAsia="Times New Roman" w:cs="Times New Roman"/>
          <w:szCs w:val="24"/>
        </w:rPr>
        <w:t xml:space="preserve">SADER, Eder. </w:t>
      </w:r>
      <w:r w:rsidRPr="00210271">
        <w:rPr>
          <w:rFonts w:eastAsia="Times New Roman" w:cs="Times New Roman"/>
          <w:b/>
          <w:szCs w:val="24"/>
        </w:rPr>
        <w:t xml:space="preserve">Quando novos personagens entraram em cena: </w:t>
      </w:r>
      <w:r w:rsidRPr="00282E7D">
        <w:rPr>
          <w:rFonts w:eastAsia="Times New Roman" w:cs="Times New Roman"/>
          <w:szCs w:val="24"/>
        </w:rPr>
        <w:t>experiências, falas e lutas dos trabalhadores da Grande São Paulo (1970-1980).</w:t>
      </w:r>
      <w:r w:rsidRPr="00210271">
        <w:rPr>
          <w:rFonts w:eastAsia="Times New Roman" w:cs="Times New Roman"/>
          <w:szCs w:val="24"/>
        </w:rPr>
        <w:t xml:space="preserve"> Editora Paz e Terra: São Paulo, 1988.</w:t>
      </w:r>
    </w:p>
    <w:p w14:paraId="653C84CB" w14:textId="77777777" w:rsidR="00022FAC" w:rsidRPr="009003DE" w:rsidRDefault="00022FAC" w:rsidP="009003DE">
      <w:pPr>
        <w:spacing w:line="240" w:lineRule="auto"/>
        <w:jc w:val="left"/>
        <w:rPr>
          <w:rFonts w:cs="Times New Roman"/>
          <w:color w:val="000000"/>
          <w:szCs w:val="24"/>
        </w:rPr>
      </w:pPr>
      <w:r w:rsidRPr="009003DE">
        <w:rPr>
          <w:rFonts w:cs="Times New Roman"/>
          <w:color w:val="000000"/>
          <w:szCs w:val="24"/>
        </w:rPr>
        <w:t>SADER, Emir. A construção da hegemonia pós-neoliberal. In: SADER, Emir (org.). Lula e Dilma: 10 anos de governos pós-neoliberais no Brasil. São Paulo: Boitempo, 2013.</w:t>
      </w:r>
    </w:p>
    <w:p w14:paraId="5DBF3E14"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t xml:space="preserve">SADER, Emir. </w:t>
      </w:r>
      <w:r w:rsidRPr="00210271">
        <w:rPr>
          <w:rFonts w:cs="Times New Roman"/>
          <w:b/>
          <w:color w:val="000000"/>
          <w:szCs w:val="24"/>
          <w:highlight w:val="white"/>
        </w:rPr>
        <w:t xml:space="preserve">Hegemonia e </w:t>
      </w:r>
      <w:proofErr w:type="spellStart"/>
      <w:r w:rsidRPr="00210271">
        <w:rPr>
          <w:rFonts w:cs="Times New Roman"/>
          <w:b/>
          <w:color w:val="000000"/>
          <w:szCs w:val="24"/>
          <w:highlight w:val="white"/>
        </w:rPr>
        <w:t>contra-hegemonia</w:t>
      </w:r>
      <w:proofErr w:type="spellEnd"/>
      <w:r w:rsidRPr="00210271">
        <w:rPr>
          <w:rFonts w:cs="Times New Roman"/>
          <w:b/>
          <w:color w:val="000000"/>
          <w:szCs w:val="24"/>
          <w:highlight w:val="white"/>
        </w:rPr>
        <w:t>.</w:t>
      </w:r>
      <w:r w:rsidRPr="00210271">
        <w:rPr>
          <w:rFonts w:cs="Times New Roman"/>
          <w:color w:val="000000"/>
          <w:szCs w:val="24"/>
          <w:highlight w:val="white"/>
        </w:rPr>
        <w:t xml:space="preserve"> </w:t>
      </w:r>
      <w:proofErr w:type="spellStart"/>
      <w:r w:rsidRPr="00210271">
        <w:rPr>
          <w:rFonts w:cs="Times New Roman"/>
          <w:i/>
          <w:color w:val="000000"/>
          <w:szCs w:val="24"/>
          <w:highlight w:val="white"/>
        </w:rPr>
        <w:t>En</w:t>
      </w:r>
      <w:proofErr w:type="spellEnd"/>
      <w:r w:rsidRPr="00210271">
        <w:rPr>
          <w:rFonts w:cs="Times New Roman"/>
          <w:i/>
          <w:color w:val="000000"/>
          <w:szCs w:val="24"/>
          <w:highlight w:val="white"/>
        </w:rPr>
        <w:t xml:space="preserve"> </w:t>
      </w:r>
      <w:proofErr w:type="spellStart"/>
      <w:r w:rsidRPr="00210271">
        <w:rPr>
          <w:rFonts w:cs="Times New Roman"/>
          <w:i/>
          <w:color w:val="000000"/>
          <w:szCs w:val="24"/>
          <w:highlight w:val="white"/>
        </w:rPr>
        <w:t>publicacion</w:t>
      </w:r>
      <w:proofErr w:type="spellEnd"/>
      <w:r w:rsidRPr="00210271">
        <w:rPr>
          <w:rFonts w:cs="Times New Roman"/>
          <w:i/>
          <w:color w:val="000000"/>
          <w:szCs w:val="24"/>
          <w:highlight w:val="white"/>
        </w:rPr>
        <w:t>: Hegemonias e emancipações no século XXI.</w:t>
      </w:r>
      <w:r w:rsidRPr="00210271">
        <w:rPr>
          <w:rFonts w:cs="Times New Roman"/>
          <w:color w:val="000000"/>
          <w:szCs w:val="24"/>
          <w:highlight w:val="white"/>
        </w:rPr>
        <w:t xml:space="preserve"> </w:t>
      </w:r>
      <w:proofErr w:type="spellStart"/>
      <w:r w:rsidRPr="00210271">
        <w:rPr>
          <w:rFonts w:cs="Times New Roman"/>
          <w:color w:val="000000"/>
          <w:szCs w:val="24"/>
          <w:highlight w:val="white"/>
        </w:rPr>
        <w:t>Ceceña</w:t>
      </w:r>
      <w:proofErr w:type="spellEnd"/>
      <w:r w:rsidRPr="00210271">
        <w:rPr>
          <w:rFonts w:cs="Times New Roman"/>
          <w:color w:val="000000"/>
          <w:szCs w:val="24"/>
          <w:highlight w:val="white"/>
        </w:rPr>
        <w:t xml:space="preserve">, </w:t>
      </w:r>
      <w:proofErr w:type="spellStart"/>
      <w:r w:rsidRPr="00210271">
        <w:rPr>
          <w:rFonts w:cs="Times New Roman"/>
          <w:color w:val="000000"/>
          <w:szCs w:val="24"/>
          <w:highlight w:val="white"/>
        </w:rPr>
        <w:t>AnaEsther</w:t>
      </w:r>
      <w:proofErr w:type="spellEnd"/>
      <w:r w:rsidRPr="00210271">
        <w:rPr>
          <w:rFonts w:cs="Times New Roman"/>
          <w:color w:val="000000"/>
          <w:szCs w:val="24"/>
          <w:highlight w:val="white"/>
        </w:rPr>
        <w:t xml:space="preserve">. CLACSO, </w:t>
      </w:r>
      <w:proofErr w:type="spellStart"/>
      <w:r w:rsidRPr="00210271">
        <w:rPr>
          <w:rFonts w:cs="Times New Roman"/>
          <w:color w:val="000000"/>
          <w:szCs w:val="24"/>
          <w:highlight w:val="white"/>
        </w:rPr>
        <w:t>Consejo</w:t>
      </w:r>
      <w:proofErr w:type="spellEnd"/>
      <w:r w:rsidRPr="00210271">
        <w:rPr>
          <w:rFonts w:cs="Times New Roman"/>
          <w:color w:val="000000"/>
          <w:szCs w:val="24"/>
          <w:highlight w:val="white"/>
        </w:rPr>
        <w:t xml:space="preserve"> </w:t>
      </w:r>
      <w:proofErr w:type="spellStart"/>
      <w:r w:rsidRPr="00210271">
        <w:rPr>
          <w:rFonts w:cs="Times New Roman"/>
          <w:color w:val="000000"/>
          <w:szCs w:val="24"/>
          <w:highlight w:val="white"/>
        </w:rPr>
        <w:t>Latinoamericano</w:t>
      </w:r>
      <w:proofErr w:type="spellEnd"/>
      <w:r w:rsidRPr="00210271">
        <w:rPr>
          <w:rFonts w:cs="Times New Roman"/>
          <w:color w:val="000000"/>
          <w:szCs w:val="24"/>
          <w:highlight w:val="white"/>
        </w:rPr>
        <w:t xml:space="preserve"> de </w:t>
      </w:r>
      <w:proofErr w:type="spellStart"/>
      <w:r w:rsidRPr="00210271">
        <w:rPr>
          <w:rFonts w:cs="Times New Roman"/>
          <w:color w:val="000000"/>
          <w:szCs w:val="24"/>
          <w:highlight w:val="white"/>
        </w:rPr>
        <w:t>Ciencias</w:t>
      </w:r>
      <w:proofErr w:type="spellEnd"/>
      <w:r w:rsidRPr="00210271">
        <w:rPr>
          <w:rFonts w:cs="Times New Roman"/>
          <w:color w:val="000000"/>
          <w:szCs w:val="24"/>
          <w:highlight w:val="white"/>
        </w:rPr>
        <w:t xml:space="preserve"> Sociales. </w:t>
      </w:r>
      <w:proofErr w:type="spellStart"/>
      <w:r w:rsidRPr="00210271">
        <w:rPr>
          <w:rFonts w:cs="Times New Roman"/>
          <w:color w:val="000000"/>
          <w:szCs w:val="24"/>
          <w:highlight w:val="white"/>
        </w:rPr>
        <w:t>Julio</w:t>
      </w:r>
      <w:proofErr w:type="spellEnd"/>
      <w:r w:rsidRPr="00210271">
        <w:rPr>
          <w:rFonts w:cs="Times New Roman"/>
          <w:color w:val="000000"/>
          <w:szCs w:val="24"/>
          <w:highlight w:val="white"/>
        </w:rPr>
        <w:t xml:space="preserve"> 2005.</w:t>
      </w:r>
    </w:p>
    <w:p w14:paraId="0CBD7968" w14:textId="77777777" w:rsidR="00022FAC" w:rsidRPr="00710070" w:rsidRDefault="00022FAC" w:rsidP="00710070">
      <w:pPr>
        <w:spacing w:line="240" w:lineRule="auto"/>
        <w:jc w:val="left"/>
        <w:rPr>
          <w:rFonts w:cs="Times New Roman"/>
          <w:szCs w:val="24"/>
        </w:rPr>
      </w:pPr>
      <w:r w:rsidRPr="00710070">
        <w:rPr>
          <w:rFonts w:cs="Times New Roman"/>
          <w:szCs w:val="24"/>
        </w:rPr>
        <w:t xml:space="preserve">SADER, Emir. </w:t>
      </w:r>
      <w:r w:rsidRPr="00816F57">
        <w:rPr>
          <w:rFonts w:cs="Times New Roman"/>
          <w:b/>
          <w:szCs w:val="24"/>
        </w:rPr>
        <w:t>Quando novos personagens entraram em cena: experiências, falas e lutas dos trabalhadores da Grande São Paulo (1970-1980).</w:t>
      </w:r>
      <w:r w:rsidRPr="00710070">
        <w:rPr>
          <w:rFonts w:cs="Times New Roman"/>
          <w:szCs w:val="24"/>
        </w:rPr>
        <w:t xml:space="preserve"> São Paulo: Editora Paz e Terra, 1988. </w:t>
      </w:r>
    </w:p>
    <w:p w14:paraId="5BE75316" w14:textId="77777777" w:rsidR="00022FAC" w:rsidRDefault="00022FAC" w:rsidP="009A3E46">
      <w:pPr>
        <w:spacing w:line="240" w:lineRule="auto"/>
        <w:jc w:val="left"/>
        <w:rPr>
          <w:rFonts w:cs="Times New Roman"/>
          <w:szCs w:val="24"/>
        </w:rPr>
      </w:pPr>
      <w:r w:rsidRPr="00F92067">
        <w:rPr>
          <w:rFonts w:cs="Times New Roman"/>
          <w:szCs w:val="24"/>
        </w:rPr>
        <w:t xml:space="preserve">SANTANA, Marco Aurélio. </w:t>
      </w:r>
      <w:r w:rsidRPr="00F92067">
        <w:rPr>
          <w:rFonts w:cs="Times New Roman"/>
          <w:b/>
          <w:szCs w:val="24"/>
        </w:rPr>
        <w:t>CLASSE TRABALHADORA, CONFRONTO POLÍTICO E DEMOCRACIA: O CICLO DE GREVES DO ABC PAULISTA E OS DESAFIOS DO SINDICALISMO ATUAL.</w:t>
      </w:r>
      <w:r w:rsidRPr="00F92067">
        <w:rPr>
          <w:rFonts w:cs="Times New Roman"/>
          <w:b/>
          <w:bCs/>
          <w:szCs w:val="24"/>
        </w:rPr>
        <w:t> </w:t>
      </w:r>
      <w:r w:rsidRPr="00F92067">
        <w:rPr>
          <w:rFonts w:cs="Times New Roman"/>
          <w:bCs/>
          <w:szCs w:val="24"/>
        </w:rPr>
        <w:t>Lua Nova</w:t>
      </w:r>
      <w:r w:rsidRPr="00F92067">
        <w:rPr>
          <w:rFonts w:cs="Times New Roman"/>
          <w:szCs w:val="24"/>
        </w:rPr>
        <w:t>,</w:t>
      </w:r>
      <w:r>
        <w:rPr>
          <w:rFonts w:cs="Times New Roman"/>
          <w:szCs w:val="24"/>
        </w:rPr>
        <w:t xml:space="preserve"> </w:t>
      </w:r>
      <w:r w:rsidRPr="00F92067">
        <w:rPr>
          <w:rFonts w:cs="Times New Roman"/>
          <w:szCs w:val="24"/>
        </w:rPr>
        <w:t xml:space="preserve">São </w:t>
      </w:r>
      <w:proofErr w:type="gramStart"/>
      <w:r w:rsidRPr="00F92067">
        <w:rPr>
          <w:rFonts w:cs="Times New Roman"/>
          <w:szCs w:val="24"/>
        </w:rPr>
        <w:t>Paulo ,</w:t>
      </w:r>
      <w:proofErr w:type="gramEnd"/>
      <w:r w:rsidRPr="00F92067">
        <w:rPr>
          <w:rFonts w:cs="Times New Roman"/>
          <w:szCs w:val="24"/>
        </w:rPr>
        <w:t>  n. 104, p. 19-65,  ago.  2018.</w:t>
      </w:r>
    </w:p>
    <w:p w14:paraId="546B57B2"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t xml:space="preserve">SANTOS, Boaventura de Sousa (Org.). </w:t>
      </w:r>
      <w:r w:rsidRPr="00210271">
        <w:rPr>
          <w:rFonts w:cs="Times New Roman"/>
          <w:b/>
          <w:color w:val="000000"/>
          <w:szCs w:val="24"/>
          <w:highlight w:val="white"/>
        </w:rPr>
        <w:t>Democratizar a democracia</w:t>
      </w:r>
      <w:r w:rsidRPr="00282E7D">
        <w:rPr>
          <w:rFonts w:cs="Times New Roman"/>
          <w:color w:val="000000"/>
          <w:szCs w:val="24"/>
          <w:highlight w:val="white"/>
        </w:rPr>
        <w:t>: os caminhos da democracia participativa.</w:t>
      </w:r>
      <w:r w:rsidRPr="00210271">
        <w:rPr>
          <w:rFonts w:cs="Times New Roman"/>
          <w:color w:val="000000"/>
          <w:szCs w:val="24"/>
          <w:highlight w:val="white"/>
        </w:rPr>
        <w:t xml:space="preserve"> 3 ed. Rio de Janeiro. Civilização Brasileira, 2005b.</w:t>
      </w:r>
    </w:p>
    <w:p w14:paraId="3510264D" w14:textId="77777777" w:rsidR="00022FAC" w:rsidRPr="00210271" w:rsidRDefault="00022FAC" w:rsidP="00EF7DFF">
      <w:pPr>
        <w:spacing w:line="240" w:lineRule="auto"/>
        <w:jc w:val="left"/>
        <w:rPr>
          <w:rFonts w:cs="Times New Roman"/>
          <w:color w:val="000000"/>
          <w:szCs w:val="24"/>
        </w:rPr>
      </w:pPr>
      <w:r w:rsidRPr="00210271">
        <w:rPr>
          <w:rFonts w:cs="Times New Roman"/>
          <w:color w:val="000000"/>
          <w:szCs w:val="24"/>
          <w:highlight w:val="white"/>
        </w:rPr>
        <w:t xml:space="preserve">SANTOS, Boaventura de Sousa. </w:t>
      </w:r>
      <w:r w:rsidRPr="00210271">
        <w:rPr>
          <w:rFonts w:cs="Times New Roman"/>
          <w:b/>
          <w:color w:val="000000"/>
          <w:szCs w:val="24"/>
          <w:highlight w:val="white"/>
        </w:rPr>
        <w:t xml:space="preserve">A crítica da governação neoliberal: O Fórum Social Mundial como política e legalidade cosmopolita subalterna. </w:t>
      </w:r>
      <w:r w:rsidRPr="00210271">
        <w:rPr>
          <w:rFonts w:cs="Times New Roman"/>
          <w:color w:val="000000"/>
          <w:szCs w:val="24"/>
          <w:highlight w:val="white"/>
        </w:rPr>
        <w:t xml:space="preserve">Revista Crítica de Ciências Sociais, n.72, </w:t>
      </w:r>
      <w:proofErr w:type="gramStart"/>
      <w:r w:rsidRPr="00210271">
        <w:rPr>
          <w:rFonts w:cs="Times New Roman"/>
          <w:color w:val="000000"/>
          <w:szCs w:val="24"/>
          <w:highlight w:val="white"/>
        </w:rPr>
        <w:t>Out.</w:t>
      </w:r>
      <w:proofErr w:type="gramEnd"/>
      <w:r w:rsidRPr="00210271">
        <w:rPr>
          <w:rFonts w:cs="Times New Roman"/>
          <w:color w:val="000000"/>
          <w:szCs w:val="24"/>
          <w:highlight w:val="white"/>
        </w:rPr>
        <w:t xml:space="preserve"> 2005a. p. 7-44</w:t>
      </w:r>
      <w:r w:rsidRPr="00210271">
        <w:rPr>
          <w:rFonts w:cs="Times New Roman"/>
          <w:color w:val="000000"/>
          <w:szCs w:val="24"/>
        </w:rPr>
        <w:t>.</w:t>
      </w:r>
    </w:p>
    <w:p w14:paraId="479A1B42" w14:textId="77777777" w:rsidR="00022FAC" w:rsidRDefault="00022FAC" w:rsidP="009003DE">
      <w:pPr>
        <w:spacing w:line="240" w:lineRule="auto"/>
        <w:jc w:val="left"/>
      </w:pPr>
      <w:r>
        <w:t xml:space="preserve">SANTOS, Fábio </w:t>
      </w:r>
      <w:proofErr w:type="spellStart"/>
      <w:r>
        <w:t>Luis</w:t>
      </w:r>
      <w:proofErr w:type="spellEnd"/>
      <w:r>
        <w:t xml:space="preserve"> Barbosa dos. </w:t>
      </w:r>
      <w:r w:rsidRPr="00405054">
        <w:rPr>
          <w:rStyle w:val="nfase"/>
          <w:b/>
          <w:bCs/>
        </w:rPr>
        <w:t>Uma história da onda progressista sul-americana (1998-2016)</w:t>
      </w:r>
      <w:r w:rsidRPr="00405054">
        <w:rPr>
          <w:b/>
          <w:bCs/>
          <w:i/>
          <w:iCs/>
        </w:rPr>
        <w:t>.</w:t>
      </w:r>
      <w:r>
        <w:t xml:space="preserve"> São Paulo: Editora Elefante, 2018.</w:t>
      </w:r>
    </w:p>
    <w:p w14:paraId="7E149128" w14:textId="77777777" w:rsidR="00022FAC" w:rsidRDefault="00022FAC" w:rsidP="00515D68">
      <w:pPr>
        <w:spacing w:line="240" w:lineRule="auto"/>
        <w:jc w:val="left"/>
        <w:rPr>
          <w:rFonts w:cs="Times New Roman"/>
          <w:color w:val="000000"/>
          <w:szCs w:val="24"/>
        </w:rPr>
      </w:pPr>
      <w:r w:rsidRPr="008318DC">
        <w:rPr>
          <w:rFonts w:cs="Times New Roman"/>
          <w:color w:val="000000"/>
          <w:szCs w:val="24"/>
        </w:rPr>
        <w:t xml:space="preserve">SANTOS, J. de S. </w:t>
      </w:r>
      <w:r w:rsidRPr="008318DC">
        <w:rPr>
          <w:rFonts w:cs="Times New Roman"/>
          <w:b/>
          <w:bCs/>
          <w:color w:val="000000"/>
          <w:szCs w:val="24"/>
        </w:rPr>
        <w:t>Movimento estudantil e o “Fora Collor”</w:t>
      </w:r>
      <w:r w:rsidRPr="008318DC">
        <w:rPr>
          <w:rFonts w:cs="Times New Roman"/>
          <w:color w:val="000000"/>
          <w:szCs w:val="24"/>
        </w:rPr>
        <w:t>. Juventude.br, [S. l.], n. 16, p. 6–13, 2021.</w:t>
      </w:r>
    </w:p>
    <w:p w14:paraId="7611B818" w14:textId="77777777" w:rsidR="00022FAC" w:rsidRDefault="00022FAC" w:rsidP="00515D68">
      <w:pPr>
        <w:spacing w:line="240" w:lineRule="auto"/>
        <w:jc w:val="left"/>
        <w:rPr>
          <w:rFonts w:cs="Times New Roman"/>
          <w:szCs w:val="24"/>
        </w:rPr>
      </w:pPr>
      <w:proofErr w:type="spellStart"/>
      <w:r w:rsidRPr="00C43A49">
        <w:rPr>
          <w:rFonts w:cs="Times New Roman"/>
          <w:szCs w:val="24"/>
        </w:rPr>
        <w:t>Saprieza</w:t>
      </w:r>
      <w:proofErr w:type="spellEnd"/>
      <w:r w:rsidRPr="00C43A49">
        <w:rPr>
          <w:rFonts w:cs="Times New Roman"/>
          <w:szCs w:val="24"/>
        </w:rPr>
        <w:t xml:space="preserve">, G. “‘Nos </w:t>
      </w:r>
      <w:proofErr w:type="spellStart"/>
      <w:r w:rsidRPr="00C43A49">
        <w:rPr>
          <w:rFonts w:cs="Times New Roman"/>
          <w:szCs w:val="24"/>
        </w:rPr>
        <w:t>habíamos</w:t>
      </w:r>
      <w:proofErr w:type="spellEnd"/>
      <w:r w:rsidRPr="00C43A49">
        <w:rPr>
          <w:rFonts w:cs="Times New Roman"/>
          <w:szCs w:val="24"/>
        </w:rPr>
        <w:t xml:space="preserve"> amado tanto’. </w:t>
      </w:r>
      <w:proofErr w:type="spellStart"/>
      <w:r w:rsidRPr="00C43A49">
        <w:rPr>
          <w:rFonts w:cs="Times New Roman"/>
          <w:szCs w:val="24"/>
        </w:rPr>
        <w:t>Años</w:t>
      </w:r>
      <w:proofErr w:type="spellEnd"/>
      <w:r w:rsidRPr="00C43A49">
        <w:rPr>
          <w:rFonts w:cs="Times New Roman"/>
          <w:szCs w:val="24"/>
        </w:rPr>
        <w:t xml:space="preserve"> </w:t>
      </w:r>
      <w:proofErr w:type="spellStart"/>
      <w:r w:rsidRPr="00C43A49">
        <w:rPr>
          <w:rFonts w:cs="Times New Roman"/>
          <w:szCs w:val="24"/>
        </w:rPr>
        <w:t>revueltos</w:t>
      </w:r>
      <w:proofErr w:type="spellEnd"/>
      <w:r w:rsidRPr="00C43A49">
        <w:rPr>
          <w:rFonts w:cs="Times New Roman"/>
          <w:szCs w:val="24"/>
        </w:rPr>
        <w:t xml:space="preserve">. </w:t>
      </w:r>
      <w:proofErr w:type="spellStart"/>
      <w:r w:rsidRPr="00C43A49">
        <w:rPr>
          <w:rFonts w:cs="Times New Roman"/>
          <w:szCs w:val="24"/>
        </w:rPr>
        <w:t>Mujeres</w:t>
      </w:r>
      <w:proofErr w:type="spellEnd"/>
      <w:r w:rsidRPr="00C43A49">
        <w:rPr>
          <w:rFonts w:cs="Times New Roman"/>
          <w:szCs w:val="24"/>
        </w:rPr>
        <w:t xml:space="preserve">, </w:t>
      </w:r>
      <w:proofErr w:type="spellStart"/>
      <w:r w:rsidRPr="00C43A49">
        <w:rPr>
          <w:rFonts w:cs="Times New Roman"/>
          <w:szCs w:val="24"/>
        </w:rPr>
        <w:t>colectivos</w:t>
      </w:r>
      <w:proofErr w:type="spellEnd"/>
      <w:r w:rsidRPr="00C43A49">
        <w:rPr>
          <w:rFonts w:cs="Times New Roman"/>
          <w:szCs w:val="24"/>
        </w:rPr>
        <w:t xml:space="preserve"> y </w:t>
      </w:r>
      <w:proofErr w:type="spellStart"/>
      <w:r w:rsidRPr="00C43A49">
        <w:rPr>
          <w:rFonts w:cs="Times New Roman"/>
          <w:szCs w:val="24"/>
        </w:rPr>
        <w:t>la</w:t>
      </w:r>
      <w:proofErr w:type="spellEnd"/>
      <w:r w:rsidRPr="00C43A49">
        <w:rPr>
          <w:rFonts w:cs="Times New Roman"/>
          <w:szCs w:val="24"/>
        </w:rPr>
        <w:t xml:space="preserve"> </w:t>
      </w:r>
      <w:proofErr w:type="spellStart"/>
      <w:r w:rsidRPr="00C43A49">
        <w:rPr>
          <w:rFonts w:cs="Times New Roman"/>
          <w:szCs w:val="24"/>
        </w:rPr>
        <w:t>pelea</w:t>
      </w:r>
      <w:proofErr w:type="spellEnd"/>
      <w:r w:rsidRPr="00C43A49">
        <w:rPr>
          <w:rFonts w:cs="Times New Roman"/>
          <w:szCs w:val="24"/>
        </w:rPr>
        <w:t xml:space="preserve"> por </w:t>
      </w:r>
      <w:proofErr w:type="spellStart"/>
      <w:r w:rsidRPr="00C43A49">
        <w:rPr>
          <w:rFonts w:cs="Times New Roman"/>
          <w:szCs w:val="24"/>
        </w:rPr>
        <w:t>el</w:t>
      </w:r>
      <w:proofErr w:type="spellEnd"/>
      <w:r w:rsidRPr="00C43A49">
        <w:rPr>
          <w:rFonts w:cs="Times New Roman"/>
          <w:szCs w:val="24"/>
        </w:rPr>
        <w:t xml:space="preserve"> </w:t>
      </w:r>
      <w:proofErr w:type="spellStart"/>
      <w:r w:rsidRPr="00C43A49">
        <w:rPr>
          <w:rFonts w:cs="Times New Roman"/>
          <w:szCs w:val="24"/>
        </w:rPr>
        <w:t>espacio</w:t>
      </w:r>
      <w:proofErr w:type="spellEnd"/>
      <w:r w:rsidRPr="00C43A49">
        <w:rPr>
          <w:rFonts w:cs="Times New Roman"/>
          <w:szCs w:val="24"/>
        </w:rPr>
        <w:t xml:space="preserve"> público”. Revista Estudos Feministas, Florianópolis, nº 23, p. 939-958, 2015.</w:t>
      </w:r>
    </w:p>
    <w:p w14:paraId="20D067A2" w14:textId="77777777" w:rsidR="00022FAC" w:rsidRPr="00210271" w:rsidRDefault="00022FAC" w:rsidP="00515D68">
      <w:pPr>
        <w:spacing w:line="240" w:lineRule="auto"/>
        <w:jc w:val="left"/>
        <w:rPr>
          <w:rFonts w:cs="Times New Roman"/>
          <w:szCs w:val="24"/>
        </w:rPr>
      </w:pPr>
      <w:r w:rsidRPr="00210271">
        <w:rPr>
          <w:rFonts w:cs="Times New Roman"/>
          <w:color w:val="000000"/>
          <w:szCs w:val="24"/>
        </w:rPr>
        <w:t xml:space="preserve">SCALON, Celi. </w:t>
      </w:r>
      <w:r w:rsidRPr="00210271">
        <w:rPr>
          <w:rFonts w:cs="Times New Roman"/>
          <w:b/>
          <w:color w:val="000000"/>
          <w:szCs w:val="24"/>
        </w:rPr>
        <w:t>Juventude, Igualdade e Protestos.</w:t>
      </w:r>
      <w:r w:rsidRPr="00210271">
        <w:rPr>
          <w:rFonts w:cs="Times New Roman"/>
          <w:color w:val="000000"/>
          <w:szCs w:val="24"/>
        </w:rPr>
        <w:t xml:space="preserve"> Revista Brasileira de Sociologia. </w:t>
      </w:r>
      <w:proofErr w:type="spellStart"/>
      <w:r w:rsidRPr="00210271">
        <w:rPr>
          <w:rFonts w:cs="Times New Roman"/>
          <w:color w:val="000000"/>
          <w:szCs w:val="24"/>
        </w:rPr>
        <w:t>Vol</w:t>
      </w:r>
      <w:proofErr w:type="spellEnd"/>
      <w:r w:rsidRPr="00210271">
        <w:rPr>
          <w:rFonts w:cs="Times New Roman"/>
          <w:color w:val="000000"/>
          <w:szCs w:val="24"/>
        </w:rPr>
        <w:t xml:space="preserve"> 01, nº 02. Jul/Dez/2013.</w:t>
      </w:r>
    </w:p>
    <w:p w14:paraId="76246F84" w14:textId="77777777" w:rsidR="00022FAC" w:rsidRPr="00210271" w:rsidRDefault="00022FAC" w:rsidP="00515D68">
      <w:pPr>
        <w:spacing w:line="240" w:lineRule="auto"/>
        <w:jc w:val="left"/>
        <w:rPr>
          <w:rFonts w:cs="Times New Roman"/>
          <w:szCs w:val="24"/>
        </w:rPr>
      </w:pPr>
      <w:r w:rsidRPr="00210271">
        <w:rPr>
          <w:rFonts w:cs="Times New Roman"/>
          <w:szCs w:val="24"/>
        </w:rPr>
        <w:t xml:space="preserve">SCHERER-WARREN, </w:t>
      </w:r>
      <w:proofErr w:type="spellStart"/>
      <w:r w:rsidRPr="00210271">
        <w:rPr>
          <w:rFonts w:cs="Times New Roman"/>
          <w:szCs w:val="24"/>
        </w:rPr>
        <w:t>Ilse</w:t>
      </w:r>
      <w:proofErr w:type="spellEnd"/>
      <w:r w:rsidRPr="00210271">
        <w:rPr>
          <w:rFonts w:cs="Times New Roman"/>
          <w:szCs w:val="24"/>
        </w:rPr>
        <w:t xml:space="preserve">. </w:t>
      </w:r>
      <w:r w:rsidRPr="00210271">
        <w:rPr>
          <w:rFonts w:cs="Times New Roman"/>
          <w:b/>
          <w:szCs w:val="24"/>
        </w:rPr>
        <w:t>Dos movimentos sociais às manifestações de rua: o ativismo brasileiro no século XXI.</w:t>
      </w:r>
      <w:r w:rsidRPr="00210271">
        <w:rPr>
          <w:rFonts w:cs="Times New Roman"/>
          <w:szCs w:val="24"/>
        </w:rPr>
        <w:t xml:space="preserve"> Política e Sociedade. Florianópolis. </w:t>
      </w:r>
      <w:proofErr w:type="spellStart"/>
      <w:r w:rsidRPr="00210271">
        <w:rPr>
          <w:rFonts w:cs="Times New Roman"/>
          <w:szCs w:val="24"/>
        </w:rPr>
        <w:t>Vol</w:t>
      </w:r>
      <w:proofErr w:type="spellEnd"/>
      <w:r w:rsidRPr="00210271">
        <w:rPr>
          <w:rFonts w:cs="Times New Roman"/>
          <w:szCs w:val="24"/>
        </w:rPr>
        <w:t xml:space="preserve"> 13. n. 28. </w:t>
      </w:r>
      <w:proofErr w:type="gramStart"/>
      <w:r w:rsidRPr="00210271">
        <w:rPr>
          <w:rFonts w:cs="Times New Roman"/>
          <w:szCs w:val="24"/>
        </w:rPr>
        <w:t>Set.</w:t>
      </w:r>
      <w:proofErr w:type="gramEnd"/>
      <w:r w:rsidRPr="00210271">
        <w:rPr>
          <w:rFonts w:cs="Times New Roman"/>
          <w:szCs w:val="24"/>
        </w:rPr>
        <w:t>/Dez. de 2014. pp. 13-34.</w:t>
      </w:r>
    </w:p>
    <w:p w14:paraId="6ED70799" w14:textId="77777777" w:rsidR="00022FAC" w:rsidRPr="00210271" w:rsidRDefault="00022FAC" w:rsidP="00EF7DFF">
      <w:pPr>
        <w:spacing w:line="240" w:lineRule="auto"/>
        <w:jc w:val="left"/>
        <w:rPr>
          <w:rFonts w:cs="Times New Roman"/>
          <w:szCs w:val="24"/>
        </w:rPr>
      </w:pPr>
      <w:r w:rsidRPr="00210271">
        <w:rPr>
          <w:rFonts w:cs="Times New Roman"/>
          <w:szCs w:val="24"/>
        </w:rPr>
        <w:lastRenderedPageBreak/>
        <w:t xml:space="preserve">SCHERER-WARREN, </w:t>
      </w:r>
      <w:proofErr w:type="spellStart"/>
      <w:r w:rsidRPr="00210271">
        <w:rPr>
          <w:rFonts w:cs="Times New Roman"/>
          <w:szCs w:val="24"/>
        </w:rPr>
        <w:t>Ilse</w:t>
      </w:r>
      <w:proofErr w:type="spellEnd"/>
      <w:r w:rsidRPr="00210271">
        <w:rPr>
          <w:rFonts w:cs="Times New Roman"/>
          <w:szCs w:val="24"/>
        </w:rPr>
        <w:t xml:space="preserve">. </w:t>
      </w:r>
      <w:r w:rsidRPr="00210271">
        <w:rPr>
          <w:rFonts w:cs="Times New Roman"/>
          <w:b/>
          <w:szCs w:val="24"/>
        </w:rPr>
        <w:t>Dos movimentos sociais às manifestações de rua: o ativismo brasileiro no século XXI.</w:t>
      </w:r>
      <w:r w:rsidRPr="00210271">
        <w:rPr>
          <w:rFonts w:cs="Times New Roman"/>
          <w:szCs w:val="24"/>
        </w:rPr>
        <w:t xml:space="preserve"> Política e Sociedade. Florianópolis. </w:t>
      </w:r>
      <w:proofErr w:type="spellStart"/>
      <w:r w:rsidRPr="00210271">
        <w:rPr>
          <w:rFonts w:cs="Times New Roman"/>
          <w:szCs w:val="24"/>
        </w:rPr>
        <w:t>Vol</w:t>
      </w:r>
      <w:proofErr w:type="spellEnd"/>
      <w:r w:rsidRPr="00210271">
        <w:rPr>
          <w:rFonts w:cs="Times New Roman"/>
          <w:szCs w:val="24"/>
        </w:rPr>
        <w:t xml:space="preserve"> 13. n. 28. </w:t>
      </w:r>
      <w:proofErr w:type="gramStart"/>
      <w:r w:rsidRPr="00210271">
        <w:rPr>
          <w:rFonts w:cs="Times New Roman"/>
          <w:szCs w:val="24"/>
        </w:rPr>
        <w:t>Set.</w:t>
      </w:r>
      <w:proofErr w:type="gramEnd"/>
      <w:r w:rsidRPr="00210271">
        <w:rPr>
          <w:rFonts w:cs="Times New Roman"/>
          <w:szCs w:val="24"/>
        </w:rPr>
        <w:t>/Dez. de 2014. pp. 13-34.</w:t>
      </w:r>
    </w:p>
    <w:p w14:paraId="4A4B611B" w14:textId="77777777" w:rsidR="00022FAC" w:rsidRPr="00210271" w:rsidRDefault="00022FAC" w:rsidP="00515D68">
      <w:pPr>
        <w:spacing w:line="240" w:lineRule="auto"/>
        <w:jc w:val="left"/>
        <w:rPr>
          <w:rFonts w:cs="Times New Roman"/>
          <w:szCs w:val="24"/>
          <w:lang w:val="en-US"/>
        </w:rPr>
      </w:pPr>
      <w:r w:rsidRPr="00210271">
        <w:rPr>
          <w:rFonts w:cs="Times New Roman"/>
          <w:szCs w:val="24"/>
        </w:rPr>
        <w:t xml:space="preserve">SCHERER-WARREN, </w:t>
      </w:r>
      <w:proofErr w:type="spellStart"/>
      <w:r w:rsidRPr="00210271">
        <w:rPr>
          <w:rFonts w:cs="Times New Roman"/>
          <w:szCs w:val="24"/>
        </w:rPr>
        <w:t>Ilse</w:t>
      </w:r>
      <w:proofErr w:type="spellEnd"/>
      <w:r w:rsidRPr="00210271">
        <w:rPr>
          <w:rFonts w:cs="Times New Roman"/>
          <w:szCs w:val="24"/>
        </w:rPr>
        <w:t xml:space="preserve">. </w:t>
      </w:r>
      <w:r w:rsidRPr="00210271">
        <w:rPr>
          <w:rFonts w:cs="Times New Roman"/>
          <w:b/>
          <w:szCs w:val="24"/>
        </w:rPr>
        <w:t>Redes de movimentos sociais na américa latina - caminhos para uma política emancipatória?</w:t>
      </w:r>
      <w:r w:rsidRPr="00210271">
        <w:rPr>
          <w:rFonts w:cs="Times New Roman"/>
          <w:szCs w:val="24"/>
        </w:rPr>
        <w:t xml:space="preserve"> </w:t>
      </w:r>
      <w:r w:rsidRPr="00210271">
        <w:rPr>
          <w:rFonts w:cs="Times New Roman"/>
          <w:i/>
          <w:szCs w:val="24"/>
          <w:lang w:val="en-US"/>
        </w:rPr>
        <w:t xml:space="preserve">Cad. CRH </w:t>
      </w:r>
      <w:r w:rsidRPr="00210271">
        <w:rPr>
          <w:rFonts w:cs="Times New Roman"/>
          <w:szCs w:val="24"/>
          <w:lang w:val="en-US"/>
        </w:rPr>
        <w:t xml:space="preserve">[online]. 2008, vol.21, n.54, pp. 505-517, </w:t>
      </w:r>
      <w:proofErr w:type="gramStart"/>
      <w:r w:rsidRPr="00210271">
        <w:rPr>
          <w:rFonts w:cs="Times New Roman"/>
          <w:szCs w:val="24"/>
          <w:lang w:val="en-US"/>
        </w:rPr>
        <w:t>Set./</w:t>
      </w:r>
      <w:proofErr w:type="gramEnd"/>
      <w:r w:rsidRPr="00210271">
        <w:rPr>
          <w:rFonts w:cs="Times New Roman"/>
          <w:szCs w:val="24"/>
          <w:lang w:val="en-US"/>
        </w:rPr>
        <w:t>Dez.</w:t>
      </w:r>
    </w:p>
    <w:p w14:paraId="48D931A2"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lang w:val="en-US"/>
        </w:rPr>
        <w:t xml:space="preserve">SCHERER-WARREN, Ilse. </w:t>
      </w:r>
      <w:r w:rsidRPr="000F0EF5">
        <w:rPr>
          <w:rFonts w:cs="Times New Roman"/>
          <w:b/>
          <w:color w:val="000000"/>
          <w:szCs w:val="24"/>
          <w:highlight w:val="white"/>
          <w:rPrChange w:id="751" w:author="Christiane Jalles de Paula" w:date="2024-08-09T21:07:00Z" w16du:dateUtc="2024-08-10T00:07:00Z">
            <w:rPr>
              <w:rFonts w:cs="Times New Roman"/>
              <w:b/>
              <w:color w:val="000000"/>
              <w:szCs w:val="24"/>
              <w:highlight w:val="white"/>
              <w:lang w:val="en-US"/>
            </w:rPr>
          </w:rPrChange>
        </w:rPr>
        <w:t>Uma Revolução no Cotidiano? Os movimentos sociais na América Latina.</w:t>
      </w:r>
      <w:r w:rsidRPr="000F0EF5">
        <w:rPr>
          <w:rFonts w:cs="Times New Roman"/>
          <w:color w:val="000000"/>
          <w:szCs w:val="24"/>
          <w:highlight w:val="white"/>
          <w:rPrChange w:id="752" w:author="Christiane Jalles de Paula" w:date="2024-08-09T21:07:00Z" w16du:dateUtc="2024-08-10T00:07:00Z">
            <w:rPr>
              <w:rFonts w:cs="Times New Roman"/>
              <w:color w:val="000000"/>
              <w:szCs w:val="24"/>
              <w:highlight w:val="white"/>
              <w:lang w:val="en-US"/>
            </w:rPr>
          </w:rPrChange>
        </w:rPr>
        <w:t xml:space="preserve"> Editora Brasiliense, São Paulo, 1987.</w:t>
      </w:r>
    </w:p>
    <w:p w14:paraId="4F51F21C" w14:textId="77777777" w:rsidR="00022FAC" w:rsidRPr="00710070" w:rsidRDefault="00022FAC" w:rsidP="00710070">
      <w:pPr>
        <w:spacing w:line="240" w:lineRule="auto"/>
        <w:jc w:val="left"/>
        <w:rPr>
          <w:rFonts w:cs="Times New Roman"/>
          <w:szCs w:val="24"/>
        </w:rPr>
      </w:pPr>
      <w:r w:rsidRPr="00710070">
        <w:rPr>
          <w:rFonts w:cs="Times New Roman"/>
          <w:szCs w:val="24"/>
        </w:rPr>
        <w:t xml:space="preserve">SCHERER-WARREN, </w:t>
      </w:r>
      <w:proofErr w:type="spellStart"/>
      <w:r w:rsidRPr="00710070">
        <w:rPr>
          <w:rFonts w:cs="Times New Roman"/>
          <w:szCs w:val="24"/>
        </w:rPr>
        <w:t>Ilse</w:t>
      </w:r>
      <w:proofErr w:type="spellEnd"/>
      <w:r w:rsidRPr="00710070">
        <w:rPr>
          <w:rFonts w:cs="Times New Roman"/>
          <w:szCs w:val="24"/>
        </w:rPr>
        <w:t xml:space="preserve">. </w:t>
      </w:r>
      <w:r w:rsidRPr="00816F57">
        <w:rPr>
          <w:rFonts w:cs="Times New Roman"/>
          <w:b/>
          <w:szCs w:val="24"/>
        </w:rPr>
        <w:t>Uma Revolução no Cotidiano? Os movimentos sociais na América Latina.</w:t>
      </w:r>
      <w:r w:rsidRPr="00710070">
        <w:rPr>
          <w:rFonts w:cs="Times New Roman"/>
          <w:szCs w:val="24"/>
        </w:rPr>
        <w:t xml:space="preserve"> São Paulo: Editora Brasiliense, 1987. </w:t>
      </w:r>
    </w:p>
    <w:p w14:paraId="15C20958" w14:textId="77777777" w:rsidR="00022FAC" w:rsidRPr="00210271" w:rsidRDefault="00022FAC" w:rsidP="00515D68">
      <w:pPr>
        <w:spacing w:line="240" w:lineRule="auto"/>
        <w:jc w:val="left"/>
        <w:rPr>
          <w:rFonts w:cs="Times New Roman"/>
          <w:szCs w:val="24"/>
        </w:rPr>
      </w:pPr>
      <w:r w:rsidRPr="000F0EF5">
        <w:rPr>
          <w:rFonts w:cs="Times New Roman"/>
          <w:color w:val="000000"/>
          <w:szCs w:val="24"/>
          <w:highlight w:val="white"/>
          <w:rPrChange w:id="753" w:author="Christiane Jalles de Paula" w:date="2024-08-09T21:07:00Z" w16du:dateUtc="2024-08-10T00:07:00Z">
            <w:rPr>
              <w:rFonts w:cs="Times New Roman"/>
              <w:color w:val="000000"/>
              <w:szCs w:val="24"/>
              <w:highlight w:val="white"/>
              <w:lang w:val="en-US"/>
            </w:rPr>
          </w:rPrChange>
        </w:rPr>
        <w:t xml:space="preserve">SCHERER-WARREN, </w:t>
      </w:r>
      <w:proofErr w:type="spellStart"/>
      <w:r w:rsidRPr="000F0EF5">
        <w:rPr>
          <w:rFonts w:cs="Times New Roman"/>
          <w:color w:val="000000"/>
          <w:szCs w:val="24"/>
          <w:highlight w:val="white"/>
          <w:rPrChange w:id="754" w:author="Christiane Jalles de Paula" w:date="2024-08-09T21:07:00Z" w16du:dateUtc="2024-08-10T00:07:00Z">
            <w:rPr>
              <w:rFonts w:cs="Times New Roman"/>
              <w:color w:val="000000"/>
              <w:szCs w:val="24"/>
              <w:highlight w:val="white"/>
              <w:lang w:val="en-US"/>
            </w:rPr>
          </w:rPrChange>
        </w:rPr>
        <w:t>Ilse</w:t>
      </w:r>
      <w:proofErr w:type="spellEnd"/>
      <w:r w:rsidRPr="000F0EF5">
        <w:rPr>
          <w:rFonts w:cs="Times New Roman"/>
          <w:color w:val="000000"/>
          <w:szCs w:val="24"/>
          <w:highlight w:val="white"/>
          <w:rPrChange w:id="755" w:author="Christiane Jalles de Paula" w:date="2024-08-09T21:07:00Z" w16du:dateUtc="2024-08-10T00:07:00Z">
            <w:rPr>
              <w:rFonts w:cs="Times New Roman"/>
              <w:color w:val="000000"/>
              <w:szCs w:val="24"/>
              <w:highlight w:val="white"/>
              <w:lang w:val="en-US"/>
            </w:rPr>
          </w:rPrChange>
        </w:rPr>
        <w:t>.</w:t>
      </w:r>
      <w:r w:rsidRPr="000F0EF5">
        <w:rPr>
          <w:rFonts w:cs="Times New Roman"/>
          <w:b/>
          <w:bCs/>
          <w:color w:val="000000"/>
          <w:szCs w:val="24"/>
          <w:highlight w:val="white"/>
          <w:rPrChange w:id="756" w:author="Christiane Jalles de Paula" w:date="2024-08-09T21:07:00Z" w16du:dateUtc="2024-08-10T00:07:00Z">
            <w:rPr>
              <w:rFonts w:cs="Times New Roman"/>
              <w:b/>
              <w:bCs/>
              <w:color w:val="000000"/>
              <w:szCs w:val="24"/>
              <w:highlight w:val="white"/>
              <w:lang w:val="en-US"/>
            </w:rPr>
          </w:rPrChange>
        </w:rPr>
        <w:t> </w:t>
      </w:r>
      <w:r w:rsidRPr="00210271">
        <w:rPr>
          <w:rFonts w:cs="Times New Roman"/>
          <w:b/>
          <w:bCs/>
          <w:color w:val="000000"/>
          <w:szCs w:val="24"/>
          <w:highlight w:val="white"/>
        </w:rPr>
        <w:t>Das mobilizações às redes de movimentos sociais.</w:t>
      </w:r>
      <w:r w:rsidRPr="00210271">
        <w:rPr>
          <w:rFonts w:cs="Times New Roman"/>
          <w:i/>
          <w:iCs/>
          <w:color w:val="000000"/>
          <w:szCs w:val="24"/>
          <w:highlight w:val="white"/>
        </w:rPr>
        <w:t> Soc. estado.</w:t>
      </w:r>
      <w:r w:rsidRPr="00210271">
        <w:rPr>
          <w:rFonts w:cs="Times New Roman"/>
          <w:color w:val="000000"/>
          <w:szCs w:val="24"/>
          <w:highlight w:val="white"/>
        </w:rPr>
        <w:t> [online]. 2006, vol.21, n.1, pp. 109-130.</w:t>
      </w:r>
    </w:p>
    <w:p w14:paraId="4FED4165" w14:textId="77777777" w:rsidR="00022FAC" w:rsidRPr="00710070" w:rsidRDefault="00022FAC" w:rsidP="00710070">
      <w:pPr>
        <w:spacing w:line="240" w:lineRule="auto"/>
        <w:jc w:val="left"/>
        <w:rPr>
          <w:rFonts w:cs="Times New Roman"/>
          <w:szCs w:val="24"/>
        </w:rPr>
      </w:pPr>
      <w:r w:rsidRPr="00710070">
        <w:rPr>
          <w:rFonts w:cs="Times New Roman"/>
          <w:szCs w:val="24"/>
        </w:rPr>
        <w:t xml:space="preserve">SEVILLANO, Daniel </w:t>
      </w:r>
      <w:proofErr w:type="spellStart"/>
      <w:r w:rsidRPr="00710070">
        <w:rPr>
          <w:rFonts w:cs="Times New Roman"/>
          <w:szCs w:val="24"/>
        </w:rPr>
        <w:t>Cantinelli</w:t>
      </w:r>
      <w:proofErr w:type="spellEnd"/>
      <w:r w:rsidRPr="00710070">
        <w:rPr>
          <w:rFonts w:cs="Times New Roman"/>
          <w:szCs w:val="24"/>
        </w:rPr>
        <w:t xml:space="preserve">. </w:t>
      </w:r>
      <w:r w:rsidRPr="00816F57">
        <w:rPr>
          <w:rFonts w:cs="Times New Roman"/>
          <w:b/>
          <w:szCs w:val="24"/>
        </w:rPr>
        <w:t>Somos os filhos da revolução: estudantes, movimentos sociais, juventude e o fim do regime militar (1977-1985).</w:t>
      </w:r>
      <w:r>
        <w:rPr>
          <w:rFonts w:cs="Times New Roman"/>
          <w:szCs w:val="24"/>
        </w:rPr>
        <w:t xml:space="preserve"> (Dissertação de Mestrado). Programa de pós-graduação em História Social. Departamento de História. Faculdade de Filosofia, Letras e Ciências Humanas. </w:t>
      </w:r>
      <w:r w:rsidRPr="00710070">
        <w:rPr>
          <w:rFonts w:cs="Times New Roman"/>
          <w:szCs w:val="24"/>
        </w:rPr>
        <w:t xml:space="preserve">Universidade de São Paulo, 2010. </w:t>
      </w:r>
    </w:p>
    <w:p w14:paraId="5BF2A405" w14:textId="77777777" w:rsidR="00022FAC" w:rsidRDefault="00022FAC" w:rsidP="00EF7DFF">
      <w:pPr>
        <w:spacing w:line="240" w:lineRule="auto"/>
        <w:jc w:val="left"/>
        <w:rPr>
          <w:rFonts w:cs="Times New Roman"/>
          <w:szCs w:val="24"/>
        </w:rPr>
      </w:pPr>
      <w:r>
        <w:rPr>
          <w:rFonts w:cs="Times New Roman"/>
          <w:szCs w:val="24"/>
        </w:rPr>
        <w:t xml:space="preserve">SILVA, Matheus. </w:t>
      </w:r>
      <w:r>
        <w:rPr>
          <w:rFonts w:cs="Times New Roman"/>
          <w:b/>
          <w:szCs w:val="24"/>
        </w:rPr>
        <w:t>O motim de 1983 contra a fome e o desemprego em São Paulo.</w:t>
      </w:r>
      <w:r>
        <w:rPr>
          <w:rFonts w:cs="Times New Roman"/>
          <w:szCs w:val="24"/>
        </w:rPr>
        <w:t xml:space="preserve"> Projeto História, São Paulo, v. 58, jan.-mar, 2017. pp. 344-362</w:t>
      </w:r>
    </w:p>
    <w:p w14:paraId="068B35FA"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SINGER, André. </w:t>
      </w:r>
      <w:r w:rsidRPr="00210271">
        <w:rPr>
          <w:rFonts w:cs="Times New Roman"/>
          <w:b/>
          <w:szCs w:val="24"/>
        </w:rPr>
        <w:t>Brasil, junho de 2013: Classes e ideologias cruzadas.</w:t>
      </w:r>
      <w:r w:rsidRPr="00210271">
        <w:rPr>
          <w:rFonts w:cs="Times New Roman"/>
          <w:szCs w:val="24"/>
        </w:rPr>
        <w:t xml:space="preserve"> Novos Estudos: CEBRAP. 97, novembro 2013. pp. 23-40.</w:t>
      </w:r>
    </w:p>
    <w:p w14:paraId="25A2695A" w14:textId="77777777" w:rsidR="00022FAC" w:rsidRPr="00210271" w:rsidRDefault="00022FAC" w:rsidP="00EF7DFF">
      <w:pPr>
        <w:rPr>
          <w:rFonts w:cs="Times New Roman"/>
          <w:szCs w:val="24"/>
        </w:rPr>
      </w:pPr>
      <w:r w:rsidRPr="00210271">
        <w:rPr>
          <w:rFonts w:cs="Times New Roman"/>
          <w:szCs w:val="24"/>
        </w:rPr>
        <w:t xml:space="preserve">SINGER, André. </w:t>
      </w:r>
      <w:r w:rsidRPr="00210271">
        <w:rPr>
          <w:rFonts w:cs="Times New Roman"/>
          <w:b/>
          <w:szCs w:val="24"/>
        </w:rPr>
        <w:t>Os sentidos do lulismo: reforma gradual e pacto conservador.</w:t>
      </w:r>
      <w:r w:rsidRPr="00210271">
        <w:rPr>
          <w:rFonts w:cs="Times New Roman"/>
          <w:szCs w:val="24"/>
        </w:rPr>
        <w:t xml:space="preserve"> 1. ed. São Paulo: Companhia das letras, 2012.</w:t>
      </w:r>
    </w:p>
    <w:p w14:paraId="62B057A4" w14:textId="77777777" w:rsidR="00022FAC" w:rsidRDefault="00022FAC" w:rsidP="00515D68">
      <w:pPr>
        <w:spacing w:line="240" w:lineRule="auto"/>
        <w:jc w:val="left"/>
        <w:rPr>
          <w:rFonts w:cs="Times New Roman"/>
          <w:szCs w:val="24"/>
        </w:rPr>
      </w:pPr>
      <w:r w:rsidRPr="00FD7242">
        <w:rPr>
          <w:rFonts w:cs="Times New Roman"/>
          <w:szCs w:val="24"/>
        </w:rPr>
        <w:t>Siqueira, J. L.; Lago, A. V. “Coletivo da música: um estudo sobre relações entre arte e saúde mental”. Estudos Interdisciplinares de Psicologia, Londrina, vol. 3, nº 1, p. 93-111, 2012.</w:t>
      </w:r>
    </w:p>
    <w:p w14:paraId="221F2664" w14:textId="77777777" w:rsidR="00022FAC" w:rsidRPr="000F0EF5" w:rsidRDefault="00022FAC" w:rsidP="00515D68">
      <w:pPr>
        <w:spacing w:line="240" w:lineRule="auto"/>
        <w:jc w:val="left"/>
        <w:rPr>
          <w:lang w:val="en-US"/>
          <w:rPrChange w:id="757" w:author="Christiane Jalles de Paula" w:date="2024-08-09T21:07:00Z" w16du:dateUtc="2024-08-10T00:07:00Z">
            <w:rPr/>
          </w:rPrChange>
        </w:rPr>
      </w:pPr>
      <w:proofErr w:type="spellStart"/>
      <w:r w:rsidRPr="008F059B">
        <w:t>Smelser</w:t>
      </w:r>
      <w:proofErr w:type="spellEnd"/>
      <w:r w:rsidRPr="008F059B">
        <w:t xml:space="preserve">, N.J. </w:t>
      </w:r>
      <w:proofErr w:type="spellStart"/>
      <w:r w:rsidRPr="008F059B">
        <w:rPr>
          <w:b/>
          <w:bCs/>
        </w:rPr>
        <w:t>Theory</w:t>
      </w:r>
      <w:proofErr w:type="spellEnd"/>
      <w:r w:rsidRPr="008F059B">
        <w:rPr>
          <w:b/>
          <w:bCs/>
        </w:rPr>
        <w:t xml:space="preserve"> </w:t>
      </w:r>
      <w:proofErr w:type="spellStart"/>
      <w:r w:rsidRPr="008F059B">
        <w:rPr>
          <w:b/>
          <w:bCs/>
        </w:rPr>
        <w:t>of</w:t>
      </w:r>
      <w:proofErr w:type="spellEnd"/>
      <w:r w:rsidRPr="008F059B">
        <w:rPr>
          <w:b/>
          <w:bCs/>
        </w:rPr>
        <w:t xml:space="preserve"> </w:t>
      </w:r>
      <w:proofErr w:type="spellStart"/>
      <w:r w:rsidRPr="008F059B">
        <w:rPr>
          <w:b/>
          <w:bCs/>
        </w:rPr>
        <w:t>Collective</w:t>
      </w:r>
      <w:proofErr w:type="spellEnd"/>
      <w:r w:rsidRPr="008F059B">
        <w:rPr>
          <w:b/>
          <w:bCs/>
        </w:rPr>
        <w:t xml:space="preserve"> </w:t>
      </w:r>
      <w:proofErr w:type="spellStart"/>
      <w:r w:rsidRPr="008F059B">
        <w:rPr>
          <w:b/>
          <w:bCs/>
        </w:rPr>
        <w:t>Behavior</w:t>
      </w:r>
      <w:proofErr w:type="spellEnd"/>
      <w:r w:rsidRPr="008F059B">
        <w:rPr>
          <w:b/>
          <w:bCs/>
        </w:rPr>
        <w:t>.</w:t>
      </w:r>
      <w:r w:rsidRPr="008F059B">
        <w:t xml:space="preserve"> </w:t>
      </w:r>
      <w:r w:rsidRPr="000F0EF5">
        <w:rPr>
          <w:lang w:val="en-US"/>
          <w:rPrChange w:id="758" w:author="Christiane Jalles de Paula" w:date="2024-08-09T21:07:00Z" w16du:dateUtc="2024-08-10T00:07:00Z">
            <w:rPr/>
          </w:rPrChange>
        </w:rPr>
        <w:t>Free Press of Glencoe, New York, 1963.</w:t>
      </w:r>
    </w:p>
    <w:p w14:paraId="20108ED1" w14:textId="77777777" w:rsidR="00022FAC" w:rsidRDefault="00022FAC" w:rsidP="00515D68">
      <w:pPr>
        <w:spacing w:line="240" w:lineRule="auto"/>
        <w:jc w:val="left"/>
        <w:rPr>
          <w:rFonts w:cs="Times New Roman"/>
          <w:color w:val="000000"/>
          <w:szCs w:val="24"/>
        </w:rPr>
      </w:pPr>
      <w:r>
        <w:rPr>
          <w:rFonts w:cs="Times New Roman"/>
          <w:color w:val="000000"/>
          <w:szCs w:val="24"/>
        </w:rPr>
        <w:t xml:space="preserve">SOARES, C. B. </w:t>
      </w:r>
      <w:r w:rsidRPr="00EF1077">
        <w:rPr>
          <w:rFonts w:cs="Times New Roman"/>
          <w:b/>
          <w:bCs/>
          <w:color w:val="000000"/>
          <w:szCs w:val="24"/>
        </w:rPr>
        <w:t>Mobilização social, acontecimentos e opinião pública: o posicionamento estratégico do Comitê Popular dos Atingidos pela Copa em Belo Horizonte (</w:t>
      </w:r>
      <w:proofErr w:type="spellStart"/>
      <w:r w:rsidRPr="00EF1077">
        <w:rPr>
          <w:rFonts w:cs="Times New Roman"/>
          <w:b/>
          <w:bCs/>
          <w:color w:val="000000"/>
          <w:szCs w:val="24"/>
        </w:rPr>
        <w:t>Copac</w:t>
      </w:r>
      <w:proofErr w:type="spellEnd"/>
      <w:r w:rsidRPr="00EF1077">
        <w:rPr>
          <w:rFonts w:cs="Times New Roman"/>
          <w:b/>
          <w:bCs/>
          <w:color w:val="000000"/>
          <w:szCs w:val="24"/>
        </w:rPr>
        <w:t>-BH)</w:t>
      </w:r>
      <w:r>
        <w:rPr>
          <w:rFonts w:cs="Times New Roman"/>
          <w:b/>
          <w:bCs/>
          <w:color w:val="000000"/>
          <w:szCs w:val="24"/>
        </w:rPr>
        <w:t>.</w:t>
      </w:r>
      <w:r>
        <w:rPr>
          <w:rFonts w:cs="Times New Roman"/>
          <w:color w:val="000000"/>
          <w:szCs w:val="24"/>
        </w:rPr>
        <w:t xml:space="preserve"> (Dissertação de Mestrado). Programa de Pós-graduação em Comunicação Social da Universidade Federal de Minas Gerais. 2015</w:t>
      </w:r>
    </w:p>
    <w:p w14:paraId="36439C27"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SOUSA, Diogo </w:t>
      </w:r>
      <w:proofErr w:type="spellStart"/>
      <w:r w:rsidRPr="00210271">
        <w:rPr>
          <w:rFonts w:cs="Times New Roman"/>
          <w:szCs w:val="24"/>
        </w:rPr>
        <w:t>Tourino</w:t>
      </w:r>
      <w:proofErr w:type="spellEnd"/>
      <w:r w:rsidRPr="00210271">
        <w:rPr>
          <w:rFonts w:cs="Times New Roman"/>
          <w:szCs w:val="24"/>
        </w:rPr>
        <w:t xml:space="preserve">. </w:t>
      </w:r>
      <w:r w:rsidRPr="00210271">
        <w:rPr>
          <w:rFonts w:cs="Times New Roman"/>
          <w:b/>
          <w:szCs w:val="24"/>
        </w:rPr>
        <w:t>Sobre o valor da representação.</w:t>
      </w:r>
      <w:r w:rsidRPr="00210271">
        <w:rPr>
          <w:rFonts w:cs="Times New Roman"/>
          <w:szCs w:val="24"/>
        </w:rPr>
        <w:t xml:space="preserve"> Boletim CEDES – </w:t>
      </w:r>
      <w:proofErr w:type="gramStart"/>
      <w:r w:rsidRPr="00210271">
        <w:rPr>
          <w:rFonts w:cs="Times New Roman"/>
          <w:szCs w:val="24"/>
        </w:rPr>
        <w:t>Julho</w:t>
      </w:r>
      <w:proofErr w:type="gramEnd"/>
      <w:r w:rsidRPr="00210271">
        <w:rPr>
          <w:rFonts w:cs="Times New Roman"/>
          <w:szCs w:val="24"/>
        </w:rPr>
        <w:t>-Setembro, 2013. p. 27-31.</w:t>
      </w:r>
    </w:p>
    <w:p w14:paraId="5ACA4ECC" w14:textId="77777777" w:rsidR="00022FAC" w:rsidRDefault="00022FAC" w:rsidP="00CA685F">
      <w:pPr>
        <w:spacing w:before="100" w:beforeAutospacing="1" w:after="100" w:afterAutospacing="1" w:line="240" w:lineRule="auto"/>
        <w:jc w:val="left"/>
        <w:rPr>
          <w:rFonts w:eastAsia="Times New Roman" w:cs="Times New Roman"/>
          <w:szCs w:val="24"/>
          <w:lang w:eastAsia="pt-BR"/>
        </w:rPr>
      </w:pPr>
      <w:r w:rsidRPr="00F62FF6">
        <w:rPr>
          <w:rFonts w:eastAsia="Times New Roman" w:cs="Times New Roman"/>
          <w:szCs w:val="24"/>
          <w:lang w:eastAsia="pt-BR"/>
        </w:rPr>
        <w:t>SOUZA, C. A</w:t>
      </w:r>
      <w:r>
        <w:rPr>
          <w:rFonts w:eastAsia="Times New Roman" w:cs="Times New Roman"/>
          <w:szCs w:val="24"/>
          <w:lang w:eastAsia="pt-BR"/>
        </w:rPr>
        <w:t>. de</w:t>
      </w:r>
      <w:r w:rsidRPr="00F62FF6">
        <w:rPr>
          <w:rFonts w:eastAsia="Times New Roman" w:cs="Times New Roman"/>
          <w:szCs w:val="24"/>
          <w:lang w:eastAsia="pt-BR"/>
        </w:rPr>
        <w:t>. (2018). O LULISMO CONFRONTADO NAS RUAS: PROJETO POLÍTICO E CICLO DE PROTESTO NO BRASIL (2013-2017). </w:t>
      </w:r>
      <w:r w:rsidRPr="00F62FF6">
        <w:rPr>
          <w:rFonts w:eastAsia="Times New Roman" w:cs="Times New Roman"/>
          <w:i/>
          <w:iCs/>
          <w:szCs w:val="24"/>
          <w:lang w:eastAsia="pt-BR"/>
        </w:rPr>
        <w:t>Cadernos Do CEAS: Revista crítica De Humanidades</w:t>
      </w:r>
      <w:r w:rsidRPr="00F62FF6">
        <w:rPr>
          <w:rFonts w:eastAsia="Times New Roman" w:cs="Times New Roman"/>
          <w:szCs w:val="24"/>
          <w:lang w:eastAsia="pt-BR"/>
        </w:rPr>
        <w:t>, (242), 688–710.</w:t>
      </w:r>
    </w:p>
    <w:p w14:paraId="1E3DBEA7" w14:textId="77777777" w:rsidR="00022FAC" w:rsidRPr="000F0EF5" w:rsidRDefault="00022FAC" w:rsidP="009003DE">
      <w:pPr>
        <w:spacing w:line="240" w:lineRule="auto"/>
        <w:jc w:val="left"/>
        <w:rPr>
          <w:rFonts w:cs="Times New Roman"/>
          <w:color w:val="000000"/>
          <w:szCs w:val="24"/>
          <w:lang w:val="en-US"/>
          <w:rPrChange w:id="759" w:author="Christiane Jalles de Paula" w:date="2024-08-09T21:07:00Z" w16du:dateUtc="2024-08-10T00:07:00Z">
            <w:rPr>
              <w:rFonts w:cs="Times New Roman"/>
              <w:color w:val="000000"/>
              <w:szCs w:val="24"/>
            </w:rPr>
          </w:rPrChange>
        </w:rPr>
      </w:pPr>
      <w:r w:rsidRPr="00EA51F0">
        <w:rPr>
          <w:rFonts w:cs="Times New Roman"/>
          <w:color w:val="000000"/>
          <w:szCs w:val="24"/>
        </w:rPr>
        <w:t>SOUZA, Jessé (org</w:t>
      </w:r>
      <w:r w:rsidRPr="00D950E2">
        <w:rPr>
          <w:rFonts w:cs="Times New Roman"/>
          <w:b/>
          <w:bCs/>
          <w:color w:val="000000"/>
          <w:szCs w:val="24"/>
        </w:rPr>
        <w:t>.). Os batalhadores brasileiros: nova classe média ou nova classe trabalhadora?</w:t>
      </w:r>
      <w:r w:rsidRPr="00EA51F0">
        <w:rPr>
          <w:rFonts w:cs="Times New Roman"/>
          <w:color w:val="000000"/>
          <w:szCs w:val="24"/>
        </w:rPr>
        <w:t xml:space="preserve"> </w:t>
      </w:r>
      <w:r w:rsidRPr="000F0EF5">
        <w:rPr>
          <w:rFonts w:cs="Times New Roman"/>
          <w:color w:val="000000"/>
          <w:szCs w:val="24"/>
          <w:lang w:val="en-US"/>
          <w:rPrChange w:id="760" w:author="Christiane Jalles de Paula" w:date="2024-08-09T21:07:00Z" w16du:dateUtc="2024-08-10T00:07:00Z">
            <w:rPr>
              <w:rFonts w:cs="Times New Roman"/>
              <w:color w:val="000000"/>
              <w:szCs w:val="24"/>
            </w:rPr>
          </w:rPrChange>
        </w:rPr>
        <w:t xml:space="preserve">Belo Horizonte: </w:t>
      </w:r>
      <w:proofErr w:type="spellStart"/>
      <w:r w:rsidRPr="000F0EF5">
        <w:rPr>
          <w:rFonts w:cs="Times New Roman"/>
          <w:color w:val="000000"/>
          <w:szCs w:val="24"/>
          <w:lang w:val="en-US"/>
          <w:rPrChange w:id="761" w:author="Christiane Jalles de Paula" w:date="2024-08-09T21:07:00Z" w16du:dateUtc="2024-08-10T00:07:00Z">
            <w:rPr>
              <w:rFonts w:cs="Times New Roman"/>
              <w:color w:val="000000"/>
              <w:szCs w:val="24"/>
            </w:rPr>
          </w:rPrChange>
        </w:rPr>
        <w:t>Editora</w:t>
      </w:r>
      <w:proofErr w:type="spellEnd"/>
      <w:r w:rsidRPr="000F0EF5">
        <w:rPr>
          <w:rFonts w:cs="Times New Roman"/>
          <w:color w:val="000000"/>
          <w:szCs w:val="24"/>
          <w:lang w:val="en-US"/>
          <w:rPrChange w:id="762" w:author="Christiane Jalles de Paula" w:date="2024-08-09T21:07:00Z" w16du:dateUtc="2024-08-10T00:07:00Z">
            <w:rPr>
              <w:rFonts w:cs="Times New Roman"/>
              <w:color w:val="000000"/>
              <w:szCs w:val="24"/>
            </w:rPr>
          </w:rPrChange>
        </w:rPr>
        <w:t xml:space="preserve"> UFMG, 2012.</w:t>
      </w:r>
    </w:p>
    <w:p w14:paraId="41C7DEA4" w14:textId="77777777" w:rsidR="00022FAC" w:rsidRPr="00972858" w:rsidRDefault="00022FAC" w:rsidP="00515D68">
      <w:pPr>
        <w:spacing w:line="240" w:lineRule="auto"/>
        <w:jc w:val="left"/>
        <w:rPr>
          <w:b/>
          <w:bCs/>
          <w:i/>
          <w:iCs/>
        </w:rPr>
      </w:pPr>
      <w:r w:rsidRPr="000F0EF5">
        <w:rPr>
          <w:lang w:val="en-US"/>
          <w:rPrChange w:id="763" w:author="Christiane Jalles de Paula" w:date="2024-08-09T21:07:00Z" w16du:dateUtc="2024-08-10T00:07:00Z">
            <w:rPr/>
          </w:rPrChange>
        </w:rPr>
        <w:t>Tarrow, Sidney</w:t>
      </w:r>
      <w:r w:rsidRPr="000F0EF5">
        <w:rPr>
          <w:b/>
          <w:bCs/>
          <w:lang w:val="en-US"/>
          <w:rPrChange w:id="764" w:author="Christiane Jalles de Paula" w:date="2024-08-09T21:07:00Z" w16du:dateUtc="2024-08-10T00:07:00Z">
            <w:rPr>
              <w:b/>
              <w:bCs/>
            </w:rPr>
          </w:rPrChange>
        </w:rPr>
        <w:t>. Cycles of Collective Action: Between Moments of Madness and Repertoire of Contention.</w:t>
      </w:r>
      <w:r w:rsidRPr="000F0EF5">
        <w:rPr>
          <w:lang w:val="en-US"/>
          <w:rPrChange w:id="765" w:author="Christiane Jalles de Paula" w:date="2024-08-09T21:07:00Z" w16du:dateUtc="2024-08-10T00:07:00Z">
            <w:rPr/>
          </w:rPrChange>
        </w:rPr>
        <w:t xml:space="preserve"> </w:t>
      </w:r>
      <w:r w:rsidRPr="000F0EF5">
        <w:rPr>
          <w:i/>
          <w:iCs/>
          <w:lang w:val="en-US"/>
          <w:rPrChange w:id="766" w:author="Christiane Jalles de Paula" w:date="2024-08-09T21:07:00Z" w16du:dateUtc="2024-08-10T00:07:00Z">
            <w:rPr>
              <w:i/>
              <w:iCs/>
            </w:rPr>
          </w:rPrChange>
        </w:rPr>
        <w:t>In:</w:t>
      </w:r>
      <w:r w:rsidRPr="000F0EF5">
        <w:rPr>
          <w:lang w:val="en-US"/>
          <w:rPrChange w:id="767" w:author="Christiane Jalles de Paula" w:date="2024-08-09T21:07:00Z" w16du:dateUtc="2024-08-10T00:07:00Z">
            <w:rPr/>
          </w:rPrChange>
        </w:rPr>
        <w:t xml:space="preserve"> </w:t>
      </w:r>
      <w:proofErr w:type="spellStart"/>
      <w:r w:rsidRPr="000F0EF5">
        <w:rPr>
          <w:i/>
          <w:iCs/>
          <w:lang w:val="en-US"/>
          <w:rPrChange w:id="768" w:author="Christiane Jalles de Paula" w:date="2024-08-09T21:07:00Z" w16du:dateUtc="2024-08-10T00:07:00Z">
            <w:rPr>
              <w:i/>
              <w:iCs/>
            </w:rPr>
          </w:rPrChange>
        </w:rPr>
        <w:t>Traougott</w:t>
      </w:r>
      <w:proofErr w:type="spellEnd"/>
      <w:r w:rsidRPr="000F0EF5">
        <w:rPr>
          <w:i/>
          <w:iCs/>
          <w:lang w:val="en-US"/>
          <w:rPrChange w:id="769" w:author="Christiane Jalles de Paula" w:date="2024-08-09T21:07:00Z" w16du:dateUtc="2024-08-10T00:07:00Z">
            <w:rPr>
              <w:i/>
              <w:iCs/>
            </w:rPr>
          </w:rPrChange>
        </w:rPr>
        <w:t xml:space="preserve">, Mark. Repertoires of collective action. Duke University Press. </w:t>
      </w:r>
      <w:r>
        <w:rPr>
          <w:i/>
          <w:iCs/>
        </w:rPr>
        <w:t xml:space="preserve">Durham </w:t>
      </w:r>
      <w:proofErr w:type="spellStart"/>
      <w:r>
        <w:rPr>
          <w:i/>
          <w:iCs/>
        </w:rPr>
        <w:t>and</w:t>
      </w:r>
      <w:proofErr w:type="spellEnd"/>
      <w:r>
        <w:rPr>
          <w:i/>
          <w:iCs/>
        </w:rPr>
        <w:t xml:space="preserve"> London, 1995.</w:t>
      </w:r>
    </w:p>
    <w:p w14:paraId="2BB5087B" w14:textId="77777777" w:rsidR="00022FAC" w:rsidRPr="00210271" w:rsidRDefault="00022FAC" w:rsidP="00515D68">
      <w:pPr>
        <w:spacing w:line="240" w:lineRule="auto"/>
        <w:jc w:val="left"/>
        <w:rPr>
          <w:rFonts w:cs="Times New Roman"/>
          <w:szCs w:val="24"/>
        </w:rPr>
      </w:pPr>
      <w:r w:rsidRPr="00210271">
        <w:rPr>
          <w:rFonts w:cs="Times New Roman"/>
          <w:szCs w:val="24"/>
        </w:rPr>
        <w:lastRenderedPageBreak/>
        <w:t xml:space="preserve">TARROW, Sidney. </w:t>
      </w:r>
      <w:r w:rsidRPr="00210271">
        <w:rPr>
          <w:rFonts w:cs="Times New Roman"/>
          <w:b/>
          <w:szCs w:val="24"/>
        </w:rPr>
        <w:t>O poder em movimento: movimentos sociais e confronto político.</w:t>
      </w:r>
      <w:r w:rsidRPr="00210271">
        <w:rPr>
          <w:rFonts w:cs="Times New Roman"/>
          <w:szCs w:val="24"/>
        </w:rPr>
        <w:t xml:space="preserve"> Petrópolis, RJ: Vozes, 2009.</w:t>
      </w:r>
    </w:p>
    <w:p w14:paraId="5B13146C"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t>TARROW, Sidney.</w:t>
      </w:r>
      <w:r w:rsidRPr="00210271">
        <w:rPr>
          <w:rStyle w:val="apple-converted-space"/>
          <w:rFonts w:cs="Times New Roman"/>
          <w:color w:val="000000"/>
          <w:szCs w:val="24"/>
          <w:highlight w:val="white"/>
        </w:rPr>
        <w:t> </w:t>
      </w:r>
      <w:r w:rsidRPr="00210271">
        <w:rPr>
          <w:rFonts w:cs="Times New Roman"/>
          <w:b/>
          <w:bCs/>
          <w:i/>
          <w:iCs/>
          <w:color w:val="000000"/>
          <w:szCs w:val="24"/>
          <w:highlight w:val="white"/>
        </w:rPr>
        <w:t xml:space="preserve">Outsiders </w:t>
      </w:r>
      <w:proofErr w:type="spellStart"/>
      <w:r w:rsidRPr="00210271">
        <w:rPr>
          <w:rFonts w:cs="Times New Roman"/>
          <w:b/>
          <w:bCs/>
          <w:i/>
          <w:iCs/>
          <w:color w:val="000000"/>
          <w:szCs w:val="24"/>
          <w:highlight w:val="white"/>
        </w:rPr>
        <w:t>inside</w:t>
      </w:r>
      <w:proofErr w:type="spellEnd"/>
      <w:r w:rsidRPr="00210271">
        <w:rPr>
          <w:rStyle w:val="apple-converted-space"/>
          <w:rFonts w:cs="Times New Roman"/>
          <w:b/>
          <w:bCs/>
          <w:color w:val="000000"/>
          <w:szCs w:val="24"/>
          <w:highlight w:val="white"/>
        </w:rPr>
        <w:t> </w:t>
      </w:r>
      <w:r w:rsidRPr="00210271">
        <w:rPr>
          <w:rFonts w:cs="Times New Roman"/>
          <w:b/>
          <w:bCs/>
          <w:color w:val="000000"/>
          <w:szCs w:val="24"/>
          <w:highlight w:val="white"/>
        </w:rPr>
        <w:t>e</w:t>
      </w:r>
      <w:r w:rsidRPr="00210271">
        <w:rPr>
          <w:rStyle w:val="apple-converted-space"/>
          <w:rFonts w:cs="Times New Roman"/>
          <w:b/>
          <w:bCs/>
          <w:color w:val="000000"/>
          <w:szCs w:val="24"/>
          <w:highlight w:val="white"/>
        </w:rPr>
        <w:t> </w:t>
      </w:r>
      <w:proofErr w:type="spellStart"/>
      <w:r w:rsidRPr="00210271">
        <w:rPr>
          <w:rFonts w:cs="Times New Roman"/>
          <w:b/>
          <w:bCs/>
          <w:i/>
          <w:iCs/>
          <w:color w:val="000000"/>
          <w:szCs w:val="24"/>
          <w:highlight w:val="white"/>
        </w:rPr>
        <w:t>insiders</w:t>
      </w:r>
      <w:proofErr w:type="spellEnd"/>
      <w:r w:rsidRPr="00210271">
        <w:rPr>
          <w:rFonts w:cs="Times New Roman"/>
          <w:b/>
          <w:bCs/>
          <w:i/>
          <w:iCs/>
          <w:color w:val="000000"/>
          <w:szCs w:val="24"/>
          <w:highlight w:val="white"/>
        </w:rPr>
        <w:t xml:space="preserve"> </w:t>
      </w:r>
      <w:proofErr w:type="spellStart"/>
      <w:r w:rsidRPr="00210271">
        <w:rPr>
          <w:rFonts w:cs="Times New Roman"/>
          <w:b/>
          <w:bCs/>
          <w:i/>
          <w:iCs/>
          <w:color w:val="000000"/>
          <w:szCs w:val="24"/>
          <w:highlight w:val="white"/>
        </w:rPr>
        <w:t>outside</w:t>
      </w:r>
      <w:proofErr w:type="spellEnd"/>
      <w:r w:rsidRPr="00210271">
        <w:rPr>
          <w:rFonts w:cs="Times New Roman"/>
          <w:color w:val="000000"/>
          <w:szCs w:val="24"/>
          <w:highlight w:val="white"/>
        </w:rPr>
        <w:t>:</w:t>
      </w:r>
      <w:r w:rsidRPr="00210271">
        <w:rPr>
          <w:rStyle w:val="apple-converted-space"/>
          <w:rFonts w:cs="Times New Roman"/>
          <w:color w:val="000000"/>
          <w:szCs w:val="24"/>
          <w:highlight w:val="white"/>
        </w:rPr>
        <w:t> </w:t>
      </w:r>
      <w:r w:rsidRPr="00210271">
        <w:rPr>
          <w:rFonts w:cs="Times New Roman"/>
          <w:b/>
          <w:bCs/>
          <w:color w:val="000000"/>
          <w:szCs w:val="24"/>
          <w:highlight w:val="white"/>
        </w:rPr>
        <w:t>entre a ação pública nacional e transnacional em prol dos direitos humanos</w:t>
      </w:r>
      <w:r w:rsidRPr="00210271">
        <w:rPr>
          <w:rFonts w:cs="Times New Roman"/>
          <w:color w:val="000000"/>
          <w:szCs w:val="24"/>
          <w:highlight w:val="white"/>
        </w:rPr>
        <w:t>.</w:t>
      </w:r>
      <w:r w:rsidRPr="00210271">
        <w:rPr>
          <w:rStyle w:val="apple-converted-space"/>
          <w:rFonts w:cs="Times New Roman"/>
          <w:i/>
          <w:iCs/>
          <w:color w:val="000000"/>
          <w:szCs w:val="24"/>
          <w:highlight w:val="white"/>
        </w:rPr>
        <w:t> </w:t>
      </w:r>
      <w:r w:rsidRPr="00210271">
        <w:rPr>
          <w:rFonts w:cs="Times New Roman"/>
          <w:i/>
          <w:iCs/>
          <w:color w:val="000000"/>
          <w:szCs w:val="24"/>
          <w:highlight w:val="white"/>
        </w:rPr>
        <w:t>Cad. CRH</w:t>
      </w:r>
      <w:r w:rsidRPr="00210271">
        <w:rPr>
          <w:rStyle w:val="apple-converted-space"/>
          <w:rFonts w:cs="Times New Roman"/>
          <w:color w:val="000000"/>
          <w:szCs w:val="24"/>
          <w:highlight w:val="white"/>
        </w:rPr>
        <w:t> </w:t>
      </w:r>
      <w:r w:rsidRPr="00210271">
        <w:rPr>
          <w:rFonts w:cs="Times New Roman"/>
          <w:color w:val="000000"/>
          <w:szCs w:val="24"/>
          <w:highlight w:val="white"/>
        </w:rPr>
        <w:t>[online]. 2009, vol.22, n.55, pp. 151-161.</w:t>
      </w:r>
    </w:p>
    <w:p w14:paraId="060366DA" w14:textId="77777777" w:rsidR="00022FAC" w:rsidRDefault="00022FAC" w:rsidP="00515D68">
      <w:pPr>
        <w:spacing w:line="240" w:lineRule="auto"/>
        <w:jc w:val="left"/>
        <w:rPr>
          <w:rFonts w:cs="Times New Roman"/>
          <w:szCs w:val="24"/>
        </w:rPr>
      </w:pPr>
      <w:r w:rsidRPr="0065049D">
        <w:rPr>
          <w:rFonts w:cs="Times New Roman"/>
          <w:szCs w:val="24"/>
        </w:rPr>
        <w:t xml:space="preserve">Tatagiba, L.; Galvão, A. </w:t>
      </w:r>
      <w:r w:rsidRPr="0065049D">
        <w:rPr>
          <w:rFonts w:cs="Times New Roman"/>
          <w:b/>
          <w:bCs/>
          <w:szCs w:val="24"/>
        </w:rPr>
        <w:t>Os protestos no Brasil em tempos de crise (2011-2016).</w:t>
      </w:r>
      <w:r w:rsidRPr="0065049D">
        <w:rPr>
          <w:rFonts w:cs="Times New Roman"/>
          <w:szCs w:val="24"/>
        </w:rPr>
        <w:t xml:space="preserve"> Opinião Pública, Campinas, vol. 25, nº 1, p. 63-96, 2019.</w:t>
      </w:r>
    </w:p>
    <w:p w14:paraId="4B8D7716" w14:textId="77777777" w:rsidR="00022FAC" w:rsidRPr="00210271" w:rsidRDefault="00022FAC" w:rsidP="00515D68">
      <w:pPr>
        <w:spacing w:line="240" w:lineRule="auto"/>
        <w:jc w:val="left"/>
        <w:rPr>
          <w:rFonts w:cs="Times New Roman"/>
          <w:szCs w:val="24"/>
        </w:rPr>
      </w:pPr>
      <w:r w:rsidRPr="00210271">
        <w:rPr>
          <w:rFonts w:cs="Times New Roman"/>
          <w:szCs w:val="24"/>
        </w:rPr>
        <w:t xml:space="preserve">TATAGIBA, Luciana. </w:t>
      </w:r>
      <w:r w:rsidRPr="00210271">
        <w:rPr>
          <w:rFonts w:cs="Times New Roman"/>
          <w:b/>
          <w:szCs w:val="24"/>
        </w:rPr>
        <w:t>1984, 1992 e 2013. Sobre os ciclos de protestos e democracia no Brasil.</w:t>
      </w:r>
      <w:r w:rsidRPr="00210271">
        <w:rPr>
          <w:rFonts w:cs="Times New Roman"/>
          <w:szCs w:val="24"/>
        </w:rPr>
        <w:t xml:space="preserve"> Política &amp; Sociedade. Florianópolis. Vol. 13. nº 28. Set/</w:t>
      </w:r>
      <w:proofErr w:type="gramStart"/>
      <w:r w:rsidRPr="00210271">
        <w:rPr>
          <w:rFonts w:cs="Times New Roman"/>
          <w:szCs w:val="24"/>
        </w:rPr>
        <w:t>Dez.</w:t>
      </w:r>
      <w:proofErr w:type="gramEnd"/>
      <w:r w:rsidRPr="00210271">
        <w:rPr>
          <w:rFonts w:cs="Times New Roman"/>
          <w:szCs w:val="24"/>
        </w:rPr>
        <w:t xml:space="preserve"> de 2014. pp. 35-62.</w:t>
      </w:r>
    </w:p>
    <w:p w14:paraId="0D1E622F" w14:textId="77777777" w:rsidR="00022FAC" w:rsidRPr="00210271" w:rsidRDefault="00022FAC" w:rsidP="00515D68">
      <w:pPr>
        <w:spacing w:line="240" w:lineRule="auto"/>
        <w:jc w:val="left"/>
        <w:rPr>
          <w:rFonts w:cs="Times New Roman"/>
          <w:color w:val="000000" w:themeColor="text1"/>
          <w:szCs w:val="24"/>
        </w:rPr>
      </w:pPr>
      <w:r w:rsidRPr="00210271">
        <w:rPr>
          <w:rFonts w:cs="Times New Roman"/>
          <w:color w:val="000000" w:themeColor="text1"/>
          <w:szCs w:val="24"/>
        </w:rPr>
        <w:t xml:space="preserve">TATAGIBA, Luciana. </w:t>
      </w:r>
      <w:r w:rsidRPr="00210271">
        <w:rPr>
          <w:rFonts w:cs="Times New Roman"/>
          <w:b/>
          <w:color w:val="000000" w:themeColor="text1"/>
          <w:szCs w:val="24"/>
        </w:rPr>
        <w:t xml:space="preserve">O impeachment do presidente Collor. </w:t>
      </w:r>
      <w:r w:rsidRPr="00210271">
        <w:rPr>
          <w:rFonts w:cs="Times New Roman"/>
          <w:color w:val="000000" w:themeColor="text1"/>
          <w:szCs w:val="24"/>
        </w:rPr>
        <w:t>Monografia (conclusão de Curso de Graduação em Ciências Sociais) – Universidade Federal do Espírito Santo, 1994.</w:t>
      </w:r>
    </w:p>
    <w:p w14:paraId="61A95AB9" w14:textId="77777777" w:rsidR="00022FAC" w:rsidRDefault="00022FAC" w:rsidP="00CA685F">
      <w:pPr>
        <w:spacing w:before="100" w:beforeAutospacing="1" w:after="100" w:afterAutospacing="1" w:line="240" w:lineRule="auto"/>
        <w:jc w:val="left"/>
        <w:rPr>
          <w:rFonts w:eastAsia="Times New Roman" w:cs="Times New Roman"/>
          <w:szCs w:val="24"/>
          <w:lang w:eastAsia="pt-BR"/>
        </w:rPr>
      </w:pPr>
      <w:r w:rsidRPr="00981984">
        <w:rPr>
          <w:rFonts w:eastAsia="Times New Roman" w:cs="Times New Roman"/>
          <w:szCs w:val="24"/>
          <w:lang w:eastAsia="pt-BR"/>
        </w:rPr>
        <w:t xml:space="preserve">TEIXEIRA DE BARROS, A.; COELHO BARBOSA, S. </w:t>
      </w:r>
      <w:proofErr w:type="gramStart"/>
      <w:r w:rsidRPr="00981984">
        <w:rPr>
          <w:rFonts w:eastAsia="Times New Roman" w:cs="Times New Roman"/>
          <w:szCs w:val="24"/>
          <w:lang w:eastAsia="pt-BR"/>
        </w:rPr>
        <w:t>B. .</w:t>
      </w:r>
      <w:proofErr w:type="gramEnd"/>
      <w:r w:rsidRPr="00981984">
        <w:rPr>
          <w:rFonts w:eastAsia="Times New Roman" w:cs="Times New Roman"/>
          <w:szCs w:val="24"/>
          <w:lang w:eastAsia="pt-BR"/>
        </w:rPr>
        <w:t xml:space="preserve"> Respostas dos representantes políticos aos protestos de 2013: análise do discurso dos presidentes da República, do Senado e da Câmara dos Deputados. </w:t>
      </w:r>
      <w:r w:rsidRPr="00981984">
        <w:rPr>
          <w:rFonts w:eastAsia="Times New Roman" w:cs="Times New Roman"/>
          <w:b/>
          <w:bCs/>
          <w:szCs w:val="24"/>
          <w:lang w:eastAsia="pt-BR"/>
        </w:rPr>
        <w:t>Sociedade e Cultura</w:t>
      </w:r>
      <w:r w:rsidRPr="00981984">
        <w:rPr>
          <w:rFonts w:eastAsia="Times New Roman" w:cs="Times New Roman"/>
          <w:szCs w:val="24"/>
          <w:lang w:eastAsia="pt-BR"/>
        </w:rPr>
        <w:t>, Goiânia, v. 23, 2020.</w:t>
      </w:r>
    </w:p>
    <w:p w14:paraId="390A4725"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TEIXEIRA, Ana Claúdia; SOUZA, Clóvis Henrique Leite; LIMA, Paula Pompeu Fiuza. </w:t>
      </w:r>
      <w:r w:rsidRPr="00210271">
        <w:rPr>
          <w:rFonts w:cs="Times New Roman"/>
          <w:b/>
          <w:szCs w:val="24"/>
        </w:rPr>
        <w:t>Arquitetura da participação no Brasil: uma leitura das representações políticas em espaços participativos nacionais.</w:t>
      </w:r>
      <w:r w:rsidRPr="00210271">
        <w:rPr>
          <w:rFonts w:cs="Times New Roman"/>
          <w:szCs w:val="24"/>
        </w:rPr>
        <w:t xml:space="preserve"> Texto para Discussão 1735, Rio de Janeiro: IPEA, 2012.</w:t>
      </w:r>
    </w:p>
    <w:p w14:paraId="5A582B69" w14:textId="77777777" w:rsidR="00022FAC" w:rsidRPr="0099718C" w:rsidRDefault="00022FAC" w:rsidP="0099718C">
      <w:pPr>
        <w:spacing w:line="240" w:lineRule="auto"/>
        <w:jc w:val="left"/>
        <w:rPr>
          <w:rFonts w:cs="Times New Roman"/>
          <w:color w:val="242021"/>
          <w:szCs w:val="24"/>
        </w:rPr>
      </w:pPr>
      <w:proofErr w:type="spellStart"/>
      <w:r w:rsidRPr="0099718C">
        <w:rPr>
          <w:rFonts w:cs="Times New Roman"/>
          <w:color w:val="242021"/>
          <w:szCs w:val="24"/>
        </w:rPr>
        <w:t>Teräväinen</w:t>
      </w:r>
      <w:proofErr w:type="spellEnd"/>
      <w:r w:rsidRPr="0099718C">
        <w:rPr>
          <w:rFonts w:cs="Times New Roman"/>
          <w:color w:val="242021"/>
          <w:szCs w:val="24"/>
        </w:rPr>
        <w:t xml:space="preserve">, T. (2010). </w:t>
      </w:r>
      <w:proofErr w:type="spellStart"/>
      <w:r w:rsidRPr="0099718C">
        <w:rPr>
          <w:rFonts w:cs="Times New Roman"/>
          <w:color w:val="242021"/>
          <w:szCs w:val="24"/>
        </w:rPr>
        <w:t>Political</w:t>
      </w:r>
      <w:proofErr w:type="spellEnd"/>
      <w:r w:rsidRPr="0099718C">
        <w:rPr>
          <w:rFonts w:cs="Times New Roman"/>
          <w:color w:val="242021"/>
          <w:szCs w:val="24"/>
        </w:rPr>
        <w:t xml:space="preserve"> </w:t>
      </w:r>
      <w:proofErr w:type="spellStart"/>
      <w:r w:rsidRPr="0099718C">
        <w:rPr>
          <w:rFonts w:cs="Times New Roman"/>
          <w:color w:val="242021"/>
          <w:szCs w:val="24"/>
        </w:rPr>
        <w:t>opportunities</w:t>
      </w:r>
      <w:proofErr w:type="spellEnd"/>
      <w:r w:rsidRPr="0099718C">
        <w:rPr>
          <w:rFonts w:cs="Times New Roman"/>
          <w:color w:val="242021"/>
          <w:szCs w:val="24"/>
        </w:rPr>
        <w:t xml:space="preserve"> </w:t>
      </w:r>
      <w:proofErr w:type="spellStart"/>
      <w:r w:rsidRPr="0099718C">
        <w:rPr>
          <w:rFonts w:cs="Times New Roman"/>
          <w:color w:val="242021"/>
          <w:szCs w:val="24"/>
        </w:rPr>
        <w:t>and</w:t>
      </w:r>
      <w:proofErr w:type="spellEnd"/>
      <w:r w:rsidRPr="0099718C">
        <w:rPr>
          <w:rFonts w:cs="Times New Roman"/>
          <w:color w:val="242021"/>
          <w:szCs w:val="24"/>
        </w:rPr>
        <w:t xml:space="preserve"> </w:t>
      </w:r>
      <w:proofErr w:type="spellStart"/>
      <w:r w:rsidRPr="0099718C">
        <w:rPr>
          <w:rFonts w:cs="Times New Roman"/>
          <w:color w:val="242021"/>
          <w:szCs w:val="24"/>
        </w:rPr>
        <w:t>storylines</w:t>
      </w:r>
      <w:proofErr w:type="spellEnd"/>
      <w:r w:rsidRPr="0099718C">
        <w:rPr>
          <w:rFonts w:cs="Times New Roman"/>
          <w:color w:val="242021"/>
          <w:szCs w:val="24"/>
        </w:rPr>
        <w:t xml:space="preserve"> in </w:t>
      </w:r>
      <w:proofErr w:type="spellStart"/>
      <w:r w:rsidRPr="0099718C">
        <w:rPr>
          <w:rFonts w:cs="Times New Roman"/>
          <w:color w:val="242021"/>
          <w:szCs w:val="24"/>
        </w:rPr>
        <w:t>Finnish</w:t>
      </w:r>
      <w:proofErr w:type="spellEnd"/>
      <w:r w:rsidRPr="0099718C">
        <w:rPr>
          <w:rFonts w:cs="Times New Roman"/>
          <w:color w:val="242021"/>
          <w:szCs w:val="24"/>
        </w:rPr>
        <w:t xml:space="preserve"> </w:t>
      </w:r>
      <w:proofErr w:type="spellStart"/>
      <w:r w:rsidRPr="0099718C">
        <w:rPr>
          <w:rFonts w:cs="Times New Roman"/>
          <w:color w:val="242021"/>
          <w:szCs w:val="24"/>
        </w:rPr>
        <w:t>climate</w:t>
      </w:r>
      <w:proofErr w:type="spellEnd"/>
      <w:r w:rsidRPr="0099718C">
        <w:rPr>
          <w:rFonts w:cs="Times New Roman"/>
          <w:color w:val="242021"/>
          <w:szCs w:val="24"/>
        </w:rPr>
        <w:t xml:space="preserve"> </w:t>
      </w:r>
      <w:proofErr w:type="spellStart"/>
      <w:r w:rsidRPr="0099718C">
        <w:rPr>
          <w:rFonts w:cs="Times New Roman"/>
          <w:color w:val="242021"/>
          <w:szCs w:val="24"/>
        </w:rPr>
        <w:t>policy</w:t>
      </w:r>
      <w:proofErr w:type="spellEnd"/>
      <w:r w:rsidRPr="0099718C">
        <w:rPr>
          <w:rFonts w:cs="Times New Roman"/>
          <w:color w:val="242021"/>
          <w:szCs w:val="24"/>
        </w:rPr>
        <w:t xml:space="preserve"> </w:t>
      </w:r>
      <w:proofErr w:type="spellStart"/>
      <w:r w:rsidRPr="0099718C">
        <w:rPr>
          <w:rFonts w:cs="Times New Roman"/>
          <w:color w:val="242021"/>
          <w:szCs w:val="24"/>
        </w:rPr>
        <w:t>negotiations</w:t>
      </w:r>
      <w:proofErr w:type="spellEnd"/>
      <w:r w:rsidRPr="0099718C">
        <w:rPr>
          <w:rFonts w:cs="Times New Roman"/>
          <w:color w:val="242021"/>
          <w:szCs w:val="24"/>
        </w:rPr>
        <w:t xml:space="preserve">. </w:t>
      </w:r>
      <w:r w:rsidRPr="0099718C">
        <w:rPr>
          <w:rFonts w:cs="Times New Roman"/>
          <w:i/>
          <w:iCs/>
          <w:color w:val="242021"/>
          <w:szCs w:val="24"/>
        </w:rPr>
        <w:t xml:space="preserve">Environmental </w:t>
      </w:r>
      <w:proofErr w:type="spellStart"/>
      <w:r w:rsidRPr="0099718C">
        <w:rPr>
          <w:rFonts w:cs="Times New Roman"/>
          <w:i/>
          <w:iCs/>
          <w:color w:val="242021"/>
          <w:szCs w:val="24"/>
        </w:rPr>
        <w:t>Politics</w:t>
      </w:r>
      <w:proofErr w:type="spellEnd"/>
      <w:r w:rsidRPr="0099718C">
        <w:rPr>
          <w:rFonts w:cs="Times New Roman"/>
          <w:i/>
          <w:iCs/>
          <w:color w:val="242021"/>
          <w:szCs w:val="24"/>
        </w:rPr>
        <w:t>, 19</w:t>
      </w:r>
      <w:r w:rsidRPr="0099718C">
        <w:rPr>
          <w:rFonts w:cs="Times New Roman"/>
          <w:color w:val="242021"/>
          <w:szCs w:val="24"/>
        </w:rPr>
        <w:t xml:space="preserve">(2), 196-216. </w:t>
      </w:r>
      <w:hyperlink r:id="rId25" w:tgtFrame="_new" w:history="1">
        <w:r w:rsidRPr="0099718C">
          <w:rPr>
            <w:rStyle w:val="Hyperlink"/>
            <w:rFonts w:cs="Times New Roman"/>
            <w:szCs w:val="24"/>
          </w:rPr>
          <w:t>https://doi.org/10.1080/09644010903574475</w:t>
        </w:r>
      </w:hyperlink>
    </w:p>
    <w:p w14:paraId="0386343D" w14:textId="77777777" w:rsidR="00022FAC" w:rsidRDefault="00022FAC" w:rsidP="00560F53">
      <w:pPr>
        <w:spacing w:line="240" w:lineRule="auto"/>
        <w:jc w:val="left"/>
        <w:rPr>
          <w:rFonts w:cs="Times New Roman"/>
          <w:bCs/>
          <w:szCs w:val="24"/>
        </w:rPr>
      </w:pPr>
      <w:r w:rsidRPr="002365BD">
        <w:rPr>
          <w:rFonts w:cs="Times New Roman"/>
          <w:bCs/>
          <w:szCs w:val="24"/>
        </w:rPr>
        <w:t xml:space="preserve">THIBES, M. Z.; PEREIRA, N. B.; SEGURADO, R.; CHICARINO, T. S. </w:t>
      </w:r>
      <w:r w:rsidRPr="002365BD">
        <w:rPr>
          <w:rFonts w:cs="Times New Roman"/>
          <w:b/>
          <w:szCs w:val="24"/>
        </w:rPr>
        <w:t>Movimentos sociais e coletivos no Brasil contemporâneo: horizontalidade, redes sociais e novas formas de representação política.</w:t>
      </w:r>
      <w:r w:rsidRPr="002365BD">
        <w:rPr>
          <w:rFonts w:cs="Times New Roman"/>
          <w:bCs/>
          <w:szCs w:val="24"/>
        </w:rPr>
        <w:t xml:space="preserve"> Simbiótica. Revista Eletrônica, [S. l.], v. 7, n. 3, jul.-dez., p. 49–73, 2020.</w:t>
      </w:r>
    </w:p>
    <w:p w14:paraId="4E8EBA83"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TILLY, Charles. </w:t>
      </w:r>
      <w:r w:rsidRPr="00210271">
        <w:rPr>
          <w:rFonts w:cs="Times New Roman"/>
          <w:b/>
          <w:szCs w:val="24"/>
        </w:rPr>
        <w:t>Democracia.</w:t>
      </w:r>
      <w:r w:rsidRPr="00210271">
        <w:rPr>
          <w:rFonts w:cs="Times New Roman"/>
          <w:szCs w:val="24"/>
        </w:rPr>
        <w:t xml:space="preserve"> Petrópolis, RJ: Vozes, 2013.</w:t>
      </w:r>
    </w:p>
    <w:p w14:paraId="54960FD3" w14:textId="77777777" w:rsidR="00022FAC" w:rsidRPr="00210271" w:rsidRDefault="00022FAC" w:rsidP="00EF7DFF">
      <w:pPr>
        <w:spacing w:line="240" w:lineRule="auto"/>
        <w:jc w:val="left"/>
        <w:rPr>
          <w:rFonts w:cs="Times New Roman"/>
          <w:szCs w:val="24"/>
          <w:lang w:val="en-US"/>
        </w:rPr>
      </w:pPr>
      <w:r w:rsidRPr="00210271">
        <w:rPr>
          <w:rFonts w:cs="Times New Roman"/>
          <w:szCs w:val="24"/>
          <w:lang w:val="en-US"/>
        </w:rPr>
        <w:t xml:space="preserve">TILLY, Charles. </w:t>
      </w:r>
      <w:r w:rsidRPr="00210271">
        <w:rPr>
          <w:rFonts w:cs="Times New Roman"/>
          <w:b/>
          <w:szCs w:val="24"/>
          <w:lang w:val="en-US"/>
        </w:rPr>
        <w:t>From Mobilization to Revolution.</w:t>
      </w:r>
      <w:r w:rsidRPr="00210271">
        <w:rPr>
          <w:rFonts w:cs="Times New Roman"/>
          <w:szCs w:val="24"/>
          <w:lang w:val="en-US"/>
        </w:rPr>
        <w:t xml:space="preserve"> </w:t>
      </w:r>
      <w:proofErr w:type="spellStart"/>
      <w:r w:rsidRPr="00210271">
        <w:rPr>
          <w:rFonts w:cs="Times New Roman"/>
          <w:szCs w:val="24"/>
          <w:lang w:val="en-US"/>
        </w:rPr>
        <w:t>Londres</w:t>
      </w:r>
      <w:proofErr w:type="spellEnd"/>
      <w:r w:rsidRPr="00210271">
        <w:rPr>
          <w:rFonts w:cs="Times New Roman"/>
          <w:szCs w:val="24"/>
          <w:lang w:val="en-US"/>
        </w:rPr>
        <w:t xml:space="preserve">, </w:t>
      </w:r>
      <w:proofErr w:type="spellStart"/>
      <w:r w:rsidRPr="00210271">
        <w:rPr>
          <w:rFonts w:cs="Times New Roman"/>
          <w:szCs w:val="24"/>
          <w:lang w:val="en-US"/>
        </w:rPr>
        <w:t>Addinson</w:t>
      </w:r>
      <w:proofErr w:type="spellEnd"/>
      <w:r w:rsidRPr="00210271">
        <w:rPr>
          <w:rFonts w:cs="Times New Roman"/>
          <w:szCs w:val="24"/>
          <w:lang w:val="en-US"/>
        </w:rPr>
        <w:t>-Wesley Publishing Company, 1978.</w:t>
      </w:r>
    </w:p>
    <w:p w14:paraId="1BEA027F"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TOCQUEVILLE, Alexis. </w:t>
      </w:r>
      <w:r w:rsidRPr="00210271">
        <w:rPr>
          <w:rFonts w:cs="Times New Roman"/>
          <w:b/>
          <w:szCs w:val="24"/>
        </w:rPr>
        <w:t>A Democracia na América.</w:t>
      </w:r>
      <w:r w:rsidRPr="00210271">
        <w:rPr>
          <w:rFonts w:cs="Times New Roman"/>
          <w:szCs w:val="24"/>
        </w:rPr>
        <w:t xml:space="preserve"> 1 ed. São Paulo: Folha de São Paulo, 2010.</w:t>
      </w:r>
    </w:p>
    <w:p w14:paraId="7B6E8ABD" w14:textId="77777777" w:rsidR="00022FAC" w:rsidRPr="00210271" w:rsidRDefault="00022FAC" w:rsidP="00EF7DFF">
      <w:pPr>
        <w:spacing w:line="240" w:lineRule="auto"/>
        <w:rPr>
          <w:rFonts w:cs="Times New Roman"/>
          <w:szCs w:val="24"/>
        </w:rPr>
      </w:pPr>
      <w:r w:rsidRPr="00210271">
        <w:rPr>
          <w:rFonts w:cs="Times New Roman"/>
          <w:szCs w:val="24"/>
        </w:rPr>
        <w:t xml:space="preserve">TOCQUEVILLE, Alexis. </w:t>
      </w:r>
      <w:r w:rsidRPr="00210271">
        <w:rPr>
          <w:rFonts w:cs="Times New Roman"/>
          <w:b/>
          <w:szCs w:val="24"/>
        </w:rPr>
        <w:t>Lembranças de 1848: as jornadas revolucionárias em Paris.</w:t>
      </w:r>
      <w:r w:rsidRPr="00210271">
        <w:rPr>
          <w:rFonts w:cs="Times New Roman"/>
          <w:szCs w:val="24"/>
        </w:rPr>
        <w:t xml:space="preserve"> São Paulo: Companhia das Letras, 2011.</w:t>
      </w:r>
    </w:p>
    <w:p w14:paraId="5ACD753C"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TOCQUEVILLE, Alexis. </w:t>
      </w:r>
      <w:r w:rsidRPr="00210271">
        <w:rPr>
          <w:rFonts w:cs="Times New Roman"/>
          <w:b/>
          <w:szCs w:val="24"/>
        </w:rPr>
        <w:t>O antigo regime e a revolução.</w:t>
      </w:r>
      <w:r w:rsidRPr="00210271">
        <w:rPr>
          <w:rFonts w:cs="Times New Roman"/>
          <w:szCs w:val="24"/>
        </w:rPr>
        <w:t xml:space="preserve"> [1856]. São Paulo: WMF Martins Fontes, 2009.</w:t>
      </w:r>
    </w:p>
    <w:p w14:paraId="17177350" w14:textId="77777777" w:rsidR="00022FAC" w:rsidRDefault="00022FAC" w:rsidP="00560F53">
      <w:pPr>
        <w:spacing w:line="240" w:lineRule="auto"/>
        <w:jc w:val="left"/>
        <w:rPr>
          <w:rFonts w:cs="Times New Roman"/>
          <w:bCs/>
          <w:szCs w:val="24"/>
        </w:rPr>
      </w:pPr>
      <w:r w:rsidRPr="004C5E40">
        <w:rPr>
          <w:rFonts w:cs="Times New Roman"/>
          <w:bCs/>
          <w:szCs w:val="24"/>
        </w:rPr>
        <w:t xml:space="preserve">TORI, L. A.; HOMMA, L. H. G.; FIACADORI, G. </w:t>
      </w:r>
      <w:r w:rsidRPr="004C5E40">
        <w:rPr>
          <w:rFonts w:cs="Times New Roman"/>
          <w:b/>
          <w:szCs w:val="24"/>
        </w:rPr>
        <w:t>Coletivos e o uso das redes: o caso das ocupações das escolas de São Paulo em 2015.</w:t>
      </w:r>
      <w:r w:rsidRPr="004C5E40">
        <w:rPr>
          <w:rFonts w:cs="Times New Roman"/>
          <w:bCs/>
          <w:szCs w:val="24"/>
        </w:rPr>
        <w:t xml:space="preserve"> Simbiótica. Revista Eletrônica, [S. l.], v. 7, n. 3, jul.-dez., p. 98–134, 2020.</w:t>
      </w:r>
    </w:p>
    <w:p w14:paraId="79AF88D8" w14:textId="77777777" w:rsidR="00022FAC" w:rsidRPr="00D915CB" w:rsidRDefault="00022FAC" w:rsidP="00515D68">
      <w:pPr>
        <w:spacing w:line="240" w:lineRule="auto"/>
        <w:jc w:val="left"/>
        <w:rPr>
          <w:rFonts w:cs="Times New Roman"/>
          <w:color w:val="000000"/>
          <w:szCs w:val="24"/>
        </w:rPr>
      </w:pPr>
      <w:r>
        <w:t xml:space="preserve">TORINELLI, M. C; SALLAS, A. L. F. </w:t>
      </w:r>
      <w:proofErr w:type="spellStart"/>
      <w:r>
        <w:rPr>
          <w:b/>
          <w:bCs/>
        </w:rPr>
        <w:t>Anonymous</w:t>
      </w:r>
      <w:proofErr w:type="spellEnd"/>
      <w:r>
        <w:rPr>
          <w:b/>
          <w:bCs/>
        </w:rPr>
        <w:t xml:space="preserve"> nas manifestações de junho de 2013:</w:t>
      </w:r>
      <w:r>
        <w:t xml:space="preserve"> uma proposta teórica. Sociologias Plurais. número especial 2 – V Seminário Nacional de Sociologia e Política. GT 17 – Sociologia da Cultura. v.2. Curitiba, 2014.</w:t>
      </w:r>
    </w:p>
    <w:p w14:paraId="5E21BCEE" w14:textId="77777777" w:rsidR="00022FAC" w:rsidRDefault="00022FAC" w:rsidP="00515D68">
      <w:pPr>
        <w:spacing w:line="240" w:lineRule="auto"/>
        <w:jc w:val="left"/>
        <w:rPr>
          <w:rFonts w:cs="Times New Roman"/>
          <w:color w:val="000000" w:themeColor="text1"/>
          <w:szCs w:val="24"/>
        </w:rPr>
      </w:pPr>
      <w:r>
        <w:rPr>
          <w:rFonts w:cs="Times New Roman"/>
          <w:color w:val="000000" w:themeColor="text1"/>
          <w:szCs w:val="24"/>
        </w:rPr>
        <w:lastRenderedPageBreak/>
        <w:t xml:space="preserve">TOSI </w:t>
      </w:r>
      <w:r w:rsidRPr="00210271">
        <w:rPr>
          <w:rFonts w:cs="Times New Roman"/>
          <w:color w:val="000000" w:themeColor="text1"/>
          <w:szCs w:val="24"/>
        </w:rPr>
        <w:t xml:space="preserve">RODRIGUES, Alberto Tosi. </w:t>
      </w:r>
      <w:r w:rsidRPr="00210271">
        <w:rPr>
          <w:rFonts w:cs="Times New Roman"/>
          <w:b/>
          <w:color w:val="000000" w:themeColor="text1"/>
          <w:szCs w:val="24"/>
        </w:rPr>
        <w:t>Diretas Já:</w:t>
      </w:r>
      <w:r w:rsidRPr="00210271">
        <w:rPr>
          <w:rFonts w:cs="Times New Roman"/>
          <w:color w:val="000000" w:themeColor="text1"/>
          <w:szCs w:val="24"/>
        </w:rPr>
        <w:t xml:space="preserve"> o grito preso na garganta. São Paulo: Ed. Fundação Perseu Abramo, 2003.</w:t>
      </w:r>
    </w:p>
    <w:p w14:paraId="4F59D70B" w14:textId="77777777" w:rsidR="00022FAC" w:rsidRPr="00210271" w:rsidRDefault="00022FAC" w:rsidP="00515D68">
      <w:pPr>
        <w:spacing w:line="240" w:lineRule="auto"/>
        <w:jc w:val="left"/>
        <w:rPr>
          <w:rFonts w:cs="Times New Roman"/>
          <w:color w:val="000000" w:themeColor="text1"/>
          <w:szCs w:val="24"/>
        </w:rPr>
      </w:pPr>
      <w:r>
        <w:rPr>
          <w:rFonts w:cs="Times New Roman"/>
          <w:color w:val="000000" w:themeColor="text1"/>
          <w:szCs w:val="24"/>
        </w:rPr>
        <w:t xml:space="preserve">TOSI </w:t>
      </w:r>
      <w:r w:rsidRPr="00210271">
        <w:rPr>
          <w:rFonts w:cs="Times New Roman"/>
          <w:color w:val="000000" w:themeColor="text1"/>
          <w:szCs w:val="24"/>
        </w:rPr>
        <w:t xml:space="preserve">RODRIGUES, Alberto. </w:t>
      </w:r>
      <w:r w:rsidRPr="00210271">
        <w:rPr>
          <w:rFonts w:cs="Times New Roman"/>
          <w:b/>
          <w:color w:val="000000" w:themeColor="text1"/>
          <w:szCs w:val="24"/>
        </w:rPr>
        <w:t>Brasil de Fernando a Fernando:</w:t>
      </w:r>
      <w:r w:rsidRPr="00210271">
        <w:rPr>
          <w:rFonts w:cs="Times New Roman"/>
          <w:color w:val="000000" w:themeColor="text1"/>
          <w:szCs w:val="24"/>
        </w:rPr>
        <w:t xml:space="preserve"> neoliberalismo, corrupção e protesto na política brasileira de 1989 a 1994. Ijuí: Editora </w:t>
      </w:r>
      <w:proofErr w:type="spellStart"/>
      <w:r w:rsidRPr="00210271">
        <w:rPr>
          <w:rFonts w:cs="Times New Roman"/>
          <w:color w:val="000000" w:themeColor="text1"/>
          <w:szCs w:val="24"/>
        </w:rPr>
        <w:t>Unijuí</w:t>
      </w:r>
      <w:proofErr w:type="spellEnd"/>
      <w:r w:rsidRPr="00210271">
        <w:rPr>
          <w:rFonts w:cs="Times New Roman"/>
          <w:color w:val="000000" w:themeColor="text1"/>
          <w:szCs w:val="24"/>
        </w:rPr>
        <w:t>, 2000.</w:t>
      </w:r>
    </w:p>
    <w:p w14:paraId="449BA001" w14:textId="77777777" w:rsidR="00022FAC" w:rsidRDefault="00022FAC" w:rsidP="00515D68">
      <w:pPr>
        <w:spacing w:line="240" w:lineRule="auto"/>
        <w:jc w:val="left"/>
        <w:rPr>
          <w:rFonts w:cs="Times New Roman"/>
          <w:color w:val="000000" w:themeColor="text1"/>
          <w:szCs w:val="24"/>
        </w:rPr>
      </w:pPr>
      <w:r w:rsidRPr="003457BA">
        <w:rPr>
          <w:rFonts w:cs="Times New Roman"/>
          <w:color w:val="000000" w:themeColor="text1"/>
          <w:szCs w:val="24"/>
        </w:rPr>
        <w:t xml:space="preserve">TOSI RODRIGUES, Alberto. </w:t>
      </w:r>
      <w:r w:rsidRPr="003457BA">
        <w:rPr>
          <w:rFonts w:cs="Times New Roman"/>
          <w:b/>
          <w:bCs/>
          <w:color w:val="000000" w:themeColor="text1"/>
          <w:szCs w:val="24"/>
        </w:rPr>
        <w:t>Estudantes na política em tempos de mobilização e crise.</w:t>
      </w:r>
      <w:r w:rsidRPr="003457BA">
        <w:rPr>
          <w:rFonts w:cs="Times New Roman"/>
          <w:color w:val="000000" w:themeColor="text1"/>
          <w:szCs w:val="24"/>
        </w:rPr>
        <w:t xml:space="preserve"> Lua Nova: Revista de Cultura e Política, n. 93, p. 63-86, 2014.</w:t>
      </w:r>
    </w:p>
    <w:p w14:paraId="21562C7E"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TOURAINE, Alain. </w:t>
      </w:r>
      <w:r w:rsidRPr="00210271">
        <w:rPr>
          <w:rFonts w:cs="Times New Roman"/>
          <w:b/>
          <w:szCs w:val="24"/>
        </w:rPr>
        <w:t>Crítica da Modernidade.</w:t>
      </w:r>
      <w:r w:rsidRPr="00210271">
        <w:rPr>
          <w:rFonts w:cs="Times New Roman"/>
          <w:szCs w:val="24"/>
        </w:rPr>
        <w:t xml:space="preserve"> Editora Vozes. Petrópolis, Rio de Janeiro, 1994.</w:t>
      </w:r>
    </w:p>
    <w:p w14:paraId="01F5A75B" w14:textId="77777777" w:rsidR="00022FAC" w:rsidRPr="00210271" w:rsidRDefault="00022FAC" w:rsidP="00EF7DFF">
      <w:pPr>
        <w:spacing w:line="240" w:lineRule="auto"/>
        <w:jc w:val="left"/>
        <w:rPr>
          <w:rFonts w:cs="Times New Roman"/>
          <w:szCs w:val="24"/>
        </w:rPr>
      </w:pPr>
      <w:r w:rsidRPr="00210271">
        <w:rPr>
          <w:rFonts w:cs="Times New Roman"/>
          <w:szCs w:val="24"/>
        </w:rPr>
        <w:t xml:space="preserve">TOURAINE, Alain. </w:t>
      </w:r>
      <w:r w:rsidRPr="00210271">
        <w:rPr>
          <w:rFonts w:cs="Times New Roman"/>
          <w:b/>
          <w:szCs w:val="24"/>
        </w:rPr>
        <w:t xml:space="preserve">O retorno do </w:t>
      </w:r>
      <w:proofErr w:type="spellStart"/>
      <w:r w:rsidRPr="00210271">
        <w:rPr>
          <w:rFonts w:cs="Times New Roman"/>
          <w:b/>
          <w:szCs w:val="24"/>
        </w:rPr>
        <w:t>actor</w:t>
      </w:r>
      <w:proofErr w:type="spellEnd"/>
      <w:r w:rsidRPr="00210271">
        <w:rPr>
          <w:rFonts w:cs="Times New Roman"/>
          <w:b/>
          <w:szCs w:val="24"/>
        </w:rPr>
        <w:t xml:space="preserve">: ensaio sobre sociologia. </w:t>
      </w:r>
      <w:r w:rsidRPr="00210271">
        <w:rPr>
          <w:rFonts w:cs="Times New Roman"/>
          <w:szCs w:val="24"/>
        </w:rPr>
        <w:t>Lisboa. Instituto Piaget, 1996.</w:t>
      </w:r>
    </w:p>
    <w:p w14:paraId="48220FC5"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t>TOURAINE, Alain.</w:t>
      </w:r>
      <w:r w:rsidRPr="00210271">
        <w:rPr>
          <w:rStyle w:val="apple-converted-space"/>
          <w:rFonts w:cs="Times New Roman"/>
          <w:color w:val="000000"/>
          <w:szCs w:val="24"/>
          <w:highlight w:val="white"/>
        </w:rPr>
        <w:t> </w:t>
      </w:r>
      <w:r w:rsidRPr="00210271">
        <w:rPr>
          <w:rFonts w:cs="Times New Roman"/>
          <w:b/>
          <w:bCs/>
          <w:color w:val="000000"/>
          <w:szCs w:val="24"/>
          <w:highlight w:val="white"/>
        </w:rPr>
        <w:t>A sociologia pública e o fim da sociedade</w:t>
      </w:r>
      <w:r w:rsidRPr="00210271">
        <w:rPr>
          <w:rFonts w:cs="Times New Roman"/>
          <w:color w:val="000000"/>
          <w:szCs w:val="24"/>
          <w:highlight w:val="white"/>
        </w:rPr>
        <w:t>.</w:t>
      </w:r>
      <w:r w:rsidRPr="00210271">
        <w:rPr>
          <w:rStyle w:val="apple-converted-space"/>
          <w:rFonts w:cs="Times New Roman"/>
          <w:i/>
          <w:iCs/>
          <w:color w:val="000000"/>
          <w:szCs w:val="24"/>
          <w:highlight w:val="white"/>
        </w:rPr>
        <w:t> </w:t>
      </w:r>
      <w:r w:rsidRPr="00210271">
        <w:rPr>
          <w:rFonts w:cs="Times New Roman"/>
          <w:i/>
          <w:iCs/>
          <w:color w:val="000000"/>
          <w:szCs w:val="24"/>
          <w:highlight w:val="white"/>
          <w:lang w:val="en-US"/>
        </w:rPr>
        <w:t>Cad. CRH</w:t>
      </w:r>
      <w:r w:rsidRPr="00210271">
        <w:rPr>
          <w:rStyle w:val="apple-converted-space"/>
          <w:rFonts w:cs="Times New Roman"/>
          <w:color w:val="000000"/>
          <w:szCs w:val="24"/>
          <w:highlight w:val="white"/>
          <w:lang w:val="en-US"/>
        </w:rPr>
        <w:t> </w:t>
      </w:r>
      <w:r w:rsidRPr="00210271">
        <w:rPr>
          <w:rFonts w:cs="Times New Roman"/>
          <w:color w:val="000000"/>
          <w:szCs w:val="24"/>
          <w:highlight w:val="white"/>
          <w:lang w:val="en-US"/>
        </w:rPr>
        <w:t xml:space="preserve">[online]. 2009, vol.22, n.56, pp. 245-254. </w:t>
      </w:r>
      <w:r w:rsidRPr="00210271">
        <w:rPr>
          <w:rFonts w:cs="Times New Roman"/>
          <w:color w:val="000000"/>
          <w:szCs w:val="24"/>
          <w:highlight w:val="white"/>
        </w:rPr>
        <w:t>ISSN 0103-4979.</w:t>
      </w:r>
    </w:p>
    <w:p w14:paraId="5DC3DDDF" w14:textId="77777777" w:rsidR="00022FAC" w:rsidRPr="00210271" w:rsidRDefault="00022FAC" w:rsidP="00EF7DFF">
      <w:pPr>
        <w:spacing w:line="240" w:lineRule="auto"/>
        <w:jc w:val="left"/>
        <w:rPr>
          <w:rFonts w:cs="Times New Roman"/>
          <w:szCs w:val="24"/>
        </w:rPr>
      </w:pPr>
      <w:r w:rsidRPr="00210271">
        <w:rPr>
          <w:rFonts w:cs="Times New Roman"/>
          <w:color w:val="000000"/>
          <w:szCs w:val="24"/>
          <w:highlight w:val="white"/>
        </w:rPr>
        <w:t>TOURAINE, Alain.</w:t>
      </w:r>
      <w:r w:rsidRPr="00210271">
        <w:rPr>
          <w:rStyle w:val="apple-converted-space"/>
          <w:rFonts w:cs="Times New Roman"/>
          <w:color w:val="000000"/>
          <w:szCs w:val="24"/>
          <w:highlight w:val="white"/>
        </w:rPr>
        <w:t> </w:t>
      </w:r>
      <w:r w:rsidRPr="00210271">
        <w:rPr>
          <w:rFonts w:cs="Times New Roman"/>
          <w:b/>
          <w:bCs/>
          <w:color w:val="000000"/>
          <w:szCs w:val="24"/>
          <w:highlight w:val="white"/>
        </w:rPr>
        <w:t xml:space="preserve">Na fronteira dos movimentos </w:t>
      </w:r>
      <w:proofErr w:type="spellStart"/>
      <w:proofErr w:type="gramStart"/>
      <w:r w:rsidRPr="00210271">
        <w:rPr>
          <w:rFonts w:cs="Times New Roman"/>
          <w:b/>
          <w:bCs/>
          <w:color w:val="000000"/>
          <w:szCs w:val="24"/>
          <w:highlight w:val="white"/>
        </w:rPr>
        <w:t>sociais</w:t>
      </w:r>
      <w:r w:rsidRPr="00210271">
        <w:rPr>
          <w:rFonts w:cs="Times New Roman"/>
          <w:color w:val="000000"/>
          <w:szCs w:val="24"/>
          <w:highlight w:val="white"/>
        </w:rPr>
        <w:t>.Translated</w:t>
      </w:r>
      <w:proofErr w:type="spellEnd"/>
      <w:proofErr w:type="gramEnd"/>
      <w:r w:rsidRPr="00210271">
        <w:rPr>
          <w:rFonts w:cs="Times New Roman"/>
          <w:color w:val="000000"/>
          <w:szCs w:val="24"/>
          <w:highlight w:val="white"/>
        </w:rPr>
        <w:t xml:space="preserve"> </w:t>
      </w:r>
      <w:proofErr w:type="spellStart"/>
      <w:r w:rsidRPr="00210271">
        <w:rPr>
          <w:rFonts w:cs="Times New Roman"/>
          <w:color w:val="000000"/>
          <w:szCs w:val="24"/>
          <w:highlight w:val="white"/>
        </w:rPr>
        <w:t>byAna</w:t>
      </w:r>
      <w:proofErr w:type="spellEnd"/>
      <w:r w:rsidRPr="00210271">
        <w:rPr>
          <w:rFonts w:cs="Times New Roman"/>
          <w:color w:val="000000"/>
          <w:szCs w:val="24"/>
          <w:highlight w:val="white"/>
        </w:rPr>
        <w:t xml:space="preserve"> </w:t>
      </w:r>
      <w:proofErr w:type="spellStart"/>
      <w:r w:rsidRPr="00210271">
        <w:rPr>
          <w:rFonts w:cs="Times New Roman"/>
          <w:color w:val="000000"/>
          <w:szCs w:val="24"/>
          <w:highlight w:val="white"/>
        </w:rPr>
        <w:t>Liési</w:t>
      </w:r>
      <w:proofErr w:type="spellEnd"/>
      <w:r w:rsidRPr="00210271">
        <w:rPr>
          <w:rFonts w:cs="Times New Roman"/>
          <w:color w:val="000000"/>
          <w:szCs w:val="24"/>
          <w:highlight w:val="white"/>
        </w:rPr>
        <w:t> </w:t>
      </w:r>
      <w:proofErr w:type="spellStart"/>
      <w:r w:rsidRPr="00210271">
        <w:rPr>
          <w:rFonts w:cs="Times New Roman"/>
          <w:color w:val="000000"/>
          <w:szCs w:val="24"/>
          <w:highlight w:val="white"/>
        </w:rPr>
        <w:t>Thurler</w:t>
      </w:r>
      <w:proofErr w:type="spellEnd"/>
      <w:r w:rsidRPr="00210271">
        <w:rPr>
          <w:rFonts w:cs="Times New Roman"/>
          <w:color w:val="000000"/>
          <w:szCs w:val="24"/>
          <w:highlight w:val="white"/>
        </w:rPr>
        <w:t>.</w:t>
      </w:r>
      <w:r w:rsidRPr="00210271">
        <w:rPr>
          <w:rStyle w:val="apple-converted-space"/>
          <w:rFonts w:cs="Times New Roman"/>
          <w:color w:val="000000"/>
          <w:szCs w:val="24"/>
          <w:highlight w:val="white"/>
        </w:rPr>
        <w:t> </w:t>
      </w:r>
      <w:r w:rsidRPr="00210271">
        <w:rPr>
          <w:rFonts w:cs="Times New Roman"/>
          <w:i/>
          <w:iCs/>
          <w:color w:val="000000"/>
          <w:szCs w:val="24"/>
          <w:highlight w:val="white"/>
        </w:rPr>
        <w:t>Soc. estado.</w:t>
      </w:r>
      <w:r w:rsidRPr="00210271">
        <w:rPr>
          <w:rStyle w:val="apple-converted-space"/>
          <w:rFonts w:cs="Times New Roman"/>
          <w:color w:val="000000"/>
          <w:szCs w:val="24"/>
          <w:highlight w:val="white"/>
        </w:rPr>
        <w:t> </w:t>
      </w:r>
      <w:r w:rsidRPr="00210271">
        <w:rPr>
          <w:rFonts w:cs="Times New Roman"/>
          <w:color w:val="000000"/>
          <w:szCs w:val="24"/>
          <w:highlight w:val="white"/>
        </w:rPr>
        <w:t>[online]. 2006, vol.21, n.1, pp. 17-28.</w:t>
      </w:r>
    </w:p>
    <w:p w14:paraId="3E2394AB" w14:textId="77777777" w:rsidR="00022FAC" w:rsidRPr="00210271" w:rsidRDefault="00022FAC" w:rsidP="00515D68">
      <w:pPr>
        <w:spacing w:line="240" w:lineRule="auto"/>
        <w:jc w:val="left"/>
        <w:rPr>
          <w:rFonts w:cs="Times New Roman"/>
          <w:color w:val="000000"/>
          <w:szCs w:val="24"/>
        </w:rPr>
      </w:pPr>
      <w:r w:rsidRPr="00210271">
        <w:rPr>
          <w:rFonts w:cs="Times New Roman"/>
          <w:color w:val="000000"/>
          <w:szCs w:val="24"/>
          <w:highlight w:val="white"/>
        </w:rPr>
        <w:t>TOURAINE, Alain.</w:t>
      </w:r>
      <w:r w:rsidRPr="00210271">
        <w:rPr>
          <w:rStyle w:val="apple-converted-space"/>
          <w:rFonts w:cs="Times New Roman"/>
          <w:color w:val="000000"/>
          <w:szCs w:val="24"/>
          <w:highlight w:val="white"/>
        </w:rPr>
        <w:t> </w:t>
      </w:r>
      <w:r w:rsidRPr="00210271">
        <w:rPr>
          <w:rFonts w:cs="Times New Roman"/>
          <w:b/>
          <w:bCs/>
          <w:color w:val="000000"/>
          <w:szCs w:val="24"/>
          <w:highlight w:val="white"/>
        </w:rPr>
        <w:t>Os novos conflitos sociais para evitar mal-entendidos</w:t>
      </w:r>
      <w:r w:rsidRPr="00210271">
        <w:rPr>
          <w:rFonts w:cs="Times New Roman"/>
          <w:color w:val="000000"/>
          <w:szCs w:val="24"/>
          <w:highlight w:val="white"/>
        </w:rPr>
        <w:t>.</w:t>
      </w:r>
      <w:r w:rsidRPr="00210271">
        <w:rPr>
          <w:rStyle w:val="apple-converted-space"/>
          <w:rFonts w:cs="Times New Roman"/>
          <w:i/>
          <w:iCs/>
          <w:color w:val="000000"/>
          <w:szCs w:val="24"/>
          <w:highlight w:val="white"/>
        </w:rPr>
        <w:t> </w:t>
      </w:r>
      <w:r w:rsidRPr="00210271">
        <w:rPr>
          <w:rFonts w:cs="Times New Roman"/>
          <w:i/>
          <w:iCs/>
          <w:color w:val="000000"/>
          <w:szCs w:val="24"/>
          <w:highlight w:val="white"/>
        </w:rPr>
        <w:t>Lua Nova</w:t>
      </w:r>
      <w:r w:rsidRPr="00210271">
        <w:rPr>
          <w:rStyle w:val="apple-converted-space"/>
          <w:rFonts w:cs="Times New Roman"/>
          <w:color w:val="000000"/>
          <w:szCs w:val="24"/>
          <w:highlight w:val="white"/>
        </w:rPr>
        <w:t> </w:t>
      </w:r>
      <w:r w:rsidRPr="00210271">
        <w:rPr>
          <w:rFonts w:cs="Times New Roman"/>
          <w:color w:val="000000"/>
          <w:szCs w:val="24"/>
          <w:highlight w:val="white"/>
        </w:rPr>
        <w:t>[online]. 1989, n.17, pp. 05-18.</w:t>
      </w:r>
    </w:p>
    <w:p w14:paraId="760B4A18" w14:textId="77777777" w:rsidR="00022FAC" w:rsidRDefault="00022FAC" w:rsidP="009003DE">
      <w:pPr>
        <w:spacing w:line="240" w:lineRule="auto"/>
        <w:jc w:val="left"/>
      </w:pPr>
      <w:r>
        <w:t>VACARI, G. S.; PEREZ, R. T. O conflito distributivo e os paradoxos da intervenção: A FIESP diante do governo Dilma Rousseff (2011-2016). Revista da Sociedade Brasileira de Economia Política, n. 60, p. 43-72, 2021.</w:t>
      </w:r>
    </w:p>
    <w:p w14:paraId="2A268317" w14:textId="77777777" w:rsidR="00022FAC" w:rsidRDefault="00022FAC" w:rsidP="00560F53">
      <w:pPr>
        <w:spacing w:line="240" w:lineRule="auto"/>
        <w:jc w:val="left"/>
        <w:rPr>
          <w:rFonts w:cs="Times New Roman"/>
          <w:bCs/>
          <w:szCs w:val="24"/>
        </w:rPr>
      </w:pPr>
      <w:r w:rsidRPr="00714922">
        <w:rPr>
          <w:rFonts w:cs="Times New Roman"/>
          <w:bCs/>
          <w:szCs w:val="24"/>
        </w:rPr>
        <w:t xml:space="preserve">VALIENGO, C. B.; OLIVEIRA, M. J. de. </w:t>
      </w:r>
      <w:r w:rsidRPr="00714922">
        <w:rPr>
          <w:rFonts w:cs="Times New Roman"/>
          <w:b/>
          <w:szCs w:val="24"/>
        </w:rPr>
        <w:t>Coletivos e o ciclo de protestos dos anos 2010: reflexões sobre horizontalidade e as tecnologias digitais da informação e comunicação.</w:t>
      </w:r>
      <w:r w:rsidRPr="00714922">
        <w:rPr>
          <w:rFonts w:cs="Times New Roman"/>
          <w:bCs/>
          <w:szCs w:val="24"/>
        </w:rPr>
        <w:t xml:space="preserve"> Simbiótica. Revista Eletrônica, [S. l.], v. 7, n. 3, jul.-dez., p. 74–97, 2020.</w:t>
      </w:r>
    </w:p>
    <w:p w14:paraId="227FD350" w14:textId="77777777" w:rsidR="00022FAC" w:rsidRPr="000F0EF5" w:rsidRDefault="00022FAC" w:rsidP="00515D68">
      <w:pPr>
        <w:spacing w:line="240" w:lineRule="auto"/>
        <w:jc w:val="left"/>
        <w:rPr>
          <w:rFonts w:cs="Times New Roman"/>
          <w:szCs w:val="24"/>
          <w:lang w:val="en-US"/>
          <w:rPrChange w:id="770" w:author="Christiane Jalles de Paula" w:date="2024-08-09T21:07:00Z" w16du:dateUtc="2024-08-10T00:07:00Z">
            <w:rPr>
              <w:rFonts w:cs="Times New Roman"/>
              <w:szCs w:val="24"/>
            </w:rPr>
          </w:rPrChange>
        </w:rPr>
      </w:pPr>
      <w:r w:rsidRPr="000F0EF5">
        <w:rPr>
          <w:rFonts w:cs="Times New Roman"/>
          <w:szCs w:val="24"/>
          <w:lang w:val="en-US"/>
          <w:rPrChange w:id="771" w:author="Christiane Jalles de Paula" w:date="2024-08-09T21:07:00Z" w16du:dateUtc="2024-08-10T00:07:00Z">
            <w:rPr>
              <w:rFonts w:cs="Times New Roman"/>
              <w:szCs w:val="24"/>
            </w:rPr>
          </w:rPrChange>
        </w:rPr>
        <w:t>Valk, A. M. “Living a feminist lifestyle: the intersection of theory and action in a lesbian feminist collective”. Feminist Studies, vol. 28, nº 2, p. 303-332, 2002.</w:t>
      </w:r>
    </w:p>
    <w:p w14:paraId="1CDA6241" w14:textId="77777777" w:rsidR="00022FAC" w:rsidRDefault="00022FAC" w:rsidP="00CA685F">
      <w:pPr>
        <w:spacing w:before="100" w:beforeAutospacing="1" w:after="100" w:afterAutospacing="1" w:line="240" w:lineRule="auto"/>
        <w:jc w:val="left"/>
        <w:rPr>
          <w:rFonts w:eastAsia="Times New Roman" w:cs="Times New Roman"/>
          <w:szCs w:val="24"/>
          <w:lang w:eastAsia="pt-BR"/>
        </w:rPr>
      </w:pPr>
      <w:r w:rsidRPr="000F0EF5">
        <w:rPr>
          <w:rFonts w:eastAsia="Times New Roman" w:cs="Times New Roman"/>
          <w:szCs w:val="24"/>
          <w:lang w:val="en-US" w:eastAsia="pt-BR"/>
          <w:rPrChange w:id="772" w:author="Christiane Jalles de Paula" w:date="2024-08-09T21:07:00Z" w16du:dateUtc="2024-08-10T00:07:00Z">
            <w:rPr>
              <w:rFonts w:eastAsia="Times New Roman" w:cs="Times New Roman"/>
              <w:szCs w:val="24"/>
              <w:lang w:eastAsia="pt-BR"/>
            </w:rPr>
          </w:rPrChange>
        </w:rPr>
        <w:t xml:space="preserve">Vargas, J. H. C. Black Disidentification: The 2013 Protests, </w:t>
      </w:r>
      <w:proofErr w:type="spellStart"/>
      <w:r w:rsidRPr="000F0EF5">
        <w:rPr>
          <w:rFonts w:eastAsia="Times New Roman" w:cs="Times New Roman"/>
          <w:szCs w:val="24"/>
          <w:lang w:val="en-US" w:eastAsia="pt-BR"/>
          <w:rPrChange w:id="773" w:author="Christiane Jalles de Paula" w:date="2024-08-09T21:07:00Z" w16du:dateUtc="2024-08-10T00:07:00Z">
            <w:rPr>
              <w:rFonts w:eastAsia="Times New Roman" w:cs="Times New Roman"/>
              <w:szCs w:val="24"/>
              <w:lang w:eastAsia="pt-BR"/>
            </w:rPr>
          </w:rPrChange>
        </w:rPr>
        <w:t>Rolezinhos</w:t>
      </w:r>
      <w:proofErr w:type="spellEnd"/>
      <w:r w:rsidRPr="000F0EF5">
        <w:rPr>
          <w:rFonts w:eastAsia="Times New Roman" w:cs="Times New Roman"/>
          <w:szCs w:val="24"/>
          <w:lang w:val="en-US" w:eastAsia="pt-BR"/>
          <w:rPrChange w:id="774" w:author="Christiane Jalles de Paula" w:date="2024-08-09T21:07:00Z" w16du:dateUtc="2024-08-10T00:07:00Z">
            <w:rPr>
              <w:rFonts w:eastAsia="Times New Roman" w:cs="Times New Roman"/>
              <w:szCs w:val="24"/>
              <w:lang w:eastAsia="pt-BR"/>
            </w:rPr>
          </w:rPrChange>
        </w:rPr>
        <w:t xml:space="preserve">, and Racial Antagonism in Post-Lula Brazil. </w:t>
      </w:r>
      <w:proofErr w:type="spellStart"/>
      <w:r w:rsidRPr="00985951">
        <w:rPr>
          <w:rFonts w:eastAsia="Times New Roman" w:cs="Times New Roman"/>
          <w:szCs w:val="24"/>
          <w:lang w:eastAsia="pt-BR"/>
        </w:rPr>
        <w:t>Critical</w:t>
      </w:r>
      <w:proofErr w:type="spellEnd"/>
      <w:r w:rsidRPr="00985951">
        <w:rPr>
          <w:rFonts w:eastAsia="Times New Roman" w:cs="Times New Roman"/>
          <w:szCs w:val="24"/>
          <w:lang w:eastAsia="pt-BR"/>
        </w:rPr>
        <w:t xml:space="preserve"> </w:t>
      </w:r>
      <w:proofErr w:type="spellStart"/>
      <w:r w:rsidRPr="00985951">
        <w:rPr>
          <w:rFonts w:eastAsia="Times New Roman" w:cs="Times New Roman"/>
          <w:szCs w:val="24"/>
          <w:lang w:eastAsia="pt-BR"/>
        </w:rPr>
        <w:t>Sociology</w:t>
      </w:r>
      <w:proofErr w:type="spellEnd"/>
      <w:r w:rsidRPr="00985951">
        <w:rPr>
          <w:rFonts w:eastAsia="Times New Roman" w:cs="Times New Roman"/>
          <w:szCs w:val="24"/>
          <w:lang w:eastAsia="pt-BR"/>
        </w:rPr>
        <w:t>, 42(4-5),</w:t>
      </w:r>
      <w:r>
        <w:rPr>
          <w:rFonts w:eastAsia="Times New Roman" w:cs="Times New Roman"/>
          <w:szCs w:val="24"/>
          <w:lang w:eastAsia="pt-BR"/>
        </w:rPr>
        <w:t xml:space="preserve"> 2016. Pp.</w:t>
      </w:r>
      <w:r w:rsidRPr="00985951">
        <w:rPr>
          <w:rFonts w:eastAsia="Times New Roman" w:cs="Times New Roman"/>
          <w:szCs w:val="24"/>
          <w:lang w:eastAsia="pt-BR"/>
        </w:rPr>
        <w:t xml:space="preserve"> 551-565.</w:t>
      </w:r>
    </w:p>
    <w:p w14:paraId="00F82851" w14:textId="77777777" w:rsidR="00022FAC" w:rsidRDefault="00022FAC" w:rsidP="00EF7DFF">
      <w:pPr>
        <w:spacing w:line="240" w:lineRule="auto"/>
        <w:jc w:val="left"/>
        <w:rPr>
          <w:rFonts w:cs="Times New Roman"/>
          <w:color w:val="000000"/>
          <w:szCs w:val="24"/>
        </w:rPr>
      </w:pPr>
      <w:r w:rsidRPr="00210271">
        <w:rPr>
          <w:rFonts w:cs="Times New Roman"/>
          <w:szCs w:val="24"/>
        </w:rPr>
        <w:t xml:space="preserve">VIANNA, Luiz Werneck. </w:t>
      </w:r>
      <w:r w:rsidRPr="00210271">
        <w:rPr>
          <w:rFonts w:cs="Times New Roman"/>
          <w:b/>
          <w:szCs w:val="24"/>
        </w:rPr>
        <w:t xml:space="preserve">O Estado novo do PT. </w:t>
      </w:r>
      <w:r w:rsidRPr="000F0EF5">
        <w:rPr>
          <w:rFonts w:cs="Times New Roman"/>
          <w:i/>
          <w:szCs w:val="24"/>
          <w:rPrChange w:id="775" w:author="Christiane Jalles de Paula" w:date="2024-08-09T21:07:00Z" w16du:dateUtc="2024-08-10T00:07:00Z">
            <w:rPr>
              <w:rFonts w:cs="Times New Roman"/>
              <w:i/>
              <w:szCs w:val="24"/>
              <w:lang w:val="en-US"/>
            </w:rPr>
          </w:rPrChange>
        </w:rPr>
        <w:t xml:space="preserve">In: </w:t>
      </w:r>
      <w:r w:rsidRPr="000F0EF5">
        <w:rPr>
          <w:rFonts w:cs="Times New Roman"/>
          <w:szCs w:val="24"/>
          <w:rPrChange w:id="776" w:author="Christiane Jalles de Paula" w:date="2024-08-09T21:07:00Z" w16du:dateUtc="2024-08-10T00:07:00Z">
            <w:rPr>
              <w:rFonts w:cs="Times New Roman"/>
              <w:szCs w:val="24"/>
              <w:lang w:val="en-US"/>
            </w:rPr>
          </w:rPrChange>
        </w:rPr>
        <w:t xml:space="preserve">BRINGEL, Breno. </w:t>
      </w:r>
      <w:r w:rsidRPr="000F0EF5">
        <w:rPr>
          <w:rFonts w:cs="Times New Roman"/>
          <w:i/>
          <w:szCs w:val="24"/>
          <w:rPrChange w:id="777" w:author="Christiane Jalles de Paula" w:date="2024-08-09T21:07:00Z" w16du:dateUtc="2024-08-10T00:07:00Z">
            <w:rPr>
              <w:rFonts w:cs="Times New Roman"/>
              <w:i/>
              <w:szCs w:val="24"/>
              <w:lang w:val="en-US"/>
            </w:rPr>
          </w:rPrChange>
        </w:rPr>
        <w:t xml:space="preserve">et al. </w:t>
      </w:r>
      <w:r w:rsidRPr="00210271">
        <w:rPr>
          <w:rFonts w:cs="Times New Roman"/>
          <w:szCs w:val="24"/>
        </w:rPr>
        <w:t xml:space="preserve">(Coord.) Conjuntura Política Brasileira: do país do futuro ao futuro do país. NETSAL-IESP/UERJ. </w:t>
      </w:r>
      <w:r w:rsidRPr="00210271">
        <w:rPr>
          <w:rFonts w:cs="Times New Roman"/>
          <w:color w:val="000000"/>
          <w:szCs w:val="24"/>
        </w:rPr>
        <w:t xml:space="preserve">Dossiê Temático n.2. </w:t>
      </w:r>
      <w:proofErr w:type="spellStart"/>
      <w:r w:rsidRPr="00210271">
        <w:rPr>
          <w:rFonts w:cs="Times New Roman"/>
          <w:color w:val="000000"/>
          <w:szCs w:val="24"/>
        </w:rPr>
        <w:t>Jun</w:t>
      </w:r>
      <w:proofErr w:type="spellEnd"/>
      <w:r w:rsidRPr="00210271">
        <w:rPr>
          <w:rFonts w:cs="Times New Roman"/>
          <w:color w:val="000000"/>
          <w:szCs w:val="24"/>
        </w:rPr>
        <w:t>/2013.</w:t>
      </w:r>
    </w:p>
    <w:p w14:paraId="4B2F5097" w14:textId="77777777" w:rsidR="00022FAC" w:rsidRPr="008563D7" w:rsidRDefault="00022FAC" w:rsidP="00515D68">
      <w:pPr>
        <w:spacing w:line="240" w:lineRule="auto"/>
        <w:jc w:val="left"/>
        <w:rPr>
          <w:rFonts w:cs="Times New Roman"/>
          <w:szCs w:val="24"/>
          <w:lang w:val="en-US"/>
          <w:rPrChange w:id="778" w:author="Christiane Jalles de Paula" w:date="2024-08-10T15:05:00Z" w16du:dateUtc="2024-08-10T18:05:00Z">
            <w:rPr>
              <w:rFonts w:cs="Times New Roman"/>
              <w:szCs w:val="24"/>
            </w:rPr>
          </w:rPrChange>
        </w:rPr>
      </w:pPr>
      <w:proofErr w:type="spellStart"/>
      <w:r w:rsidRPr="0089344D">
        <w:rPr>
          <w:rFonts w:cs="Times New Roman"/>
          <w:szCs w:val="24"/>
        </w:rPr>
        <w:t>Vommaro</w:t>
      </w:r>
      <w:proofErr w:type="spellEnd"/>
      <w:r w:rsidRPr="0089344D">
        <w:rPr>
          <w:rFonts w:cs="Times New Roman"/>
          <w:szCs w:val="24"/>
        </w:rPr>
        <w:t xml:space="preserve">, P. Juventudes y políticas </w:t>
      </w:r>
      <w:proofErr w:type="spellStart"/>
      <w:r w:rsidRPr="0089344D">
        <w:rPr>
          <w:rFonts w:cs="Times New Roman"/>
          <w:szCs w:val="24"/>
        </w:rPr>
        <w:t>en</w:t>
      </w:r>
      <w:proofErr w:type="spellEnd"/>
      <w:r w:rsidRPr="0089344D">
        <w:rPr>
          <w:rFonts w:cs="Times New Roman"/>
          <w:szCs w:val="24"/>
        </w:rPr>
        <w:t xml:space="preserve"> </w:t>
      </w:r>
      <w:proofErr w:type="spellStart"/>
      <w:r w:rsidRPr="0089344D">
        <w:rPr>
          <w:rFonts w:cs="Times New Roman"/>
          <w:szCs w:val="24"/>
        </w:rPr>
        <w:t>la</w:t>
      </w:r>
      <w:proofErr w:type="spellEnd"/>
      <w:r w:rsidRPr="0089344D">
        <w:rPr>
          <w:rFonts w:cs="Times New Roman"/>
          <w:szCs w:val="24"/>
        </w:rPr>
        <w:t xml:space="preserve"> Argentina y </w:t>
      </w:r>
      <w:proofErr w:type="spellStart"/>
      <w:r w:rsidRPr="0089344D">
        <w:rPr>
          <w:rFonts w:cs="Times New Roman"/>
          <w:szCs w:val="24"/>
        </w:rPr>
        <w:t>en</w:t>
      </w:r>
      <w:proofErr w:type="spellEnd"/>
      <w:r w:rsidRPr="0089344D">
        <w:rPr>
          <w:rFonts w:cs="Times New Roman"/>
          <w:szCs w:val="24"/>
        </w:rPr>
        <w:t xml:space="preserve"> América Latina: tendencias, </w:t>
      </w:r>
      <w:proofErr w:type="spellStart"/>
      <w:r w:rsidRPr="0089344D">
        <w:rPr>
          <w:rFonts w:cs="Times New Roman"/>
          <w:szCs w:val="24"/>
        </w:rPr>
        <w:t>conflictos</w:t>
      </w:r>
      <w:proofErr w:type="spellEnd"/>
      <w:r w:rsidRPr="0089344D">
        <w:rPr>
          <w:rFonts w:cs="Times New Roman"/>
          <w:szCs w:val="24"/>
        </w:rPr>
        <w:t xml:space="preserve"> y desafios. </w:t>
      </w:r>
      <w:r w:rsidRPr="008563D7">
        <w:rPr>
          <w:rFonts w:cs="Times New Roman"/>
          <w:szCs w:val="24"/>
          <w:lang w:val="en-US"/>
          <w:rPrChange w:id="779" w:author="Christiane Jalles de Paula" w:date="2024-08-10T15:05:00Z" w16du:dateUtc="2024-08-10T18:05:00Z">
            <w:rPr>
              <w:rFonts w:cs="Times New Roman"/>
              <w:szCs w:val="24"/>
            </w:rPr>
          </w:rPrChange>
        </w:rPr>
        <w:t xml:space="preserve">Argentina: Grupo Editor </w:t>
      </w:r>
      <w:proofErr w:type="spellStart"/>
      <w:r w:rsidRPr="008563D7">
        <w:rPr>
          <w:rFonts w:cs="Times New Roman"/>
          <w:szCs w:val="24"/>
          <w:lang w:val="en-US"/>
          <w:rPrChange w:id="780" w:author="Christiane Jalles de Paula" w:date="2024-08-10T15:05:00Z" w16du:dateUtc="2024-08-10T18:05:00Z">
            <w:rPr>
              <w:rFonts w:cs="Times New Roman"/>
              <w:szCs w:val="24"/>
            </w:rPr>
          </w:rPrChange>
        </w:rPr>
        <w:t>Universitário</w:t>
      </w:r>
      <w:proofErr w:type="spellEnd"/>
      <w:r w:rsidRPr="008563D7">
        <w:rPr>
          <w:rFonts w:cs="Times New Roman"/>
          <w:szCs w:val="24"/>
          <w:lang w:val="en-US"/>
          <w:rPrChange w:id="781" w:author="Christiane Jalles de Paula" w:date="2024-08-10T15:05:00Z" w16du:dateUtc="2024-08-10T18:05:00Z">
            <w:rPr>
              <w:rFonts w:cs="Times New Roman"/>
              <w:szCs w:val="24"/>
            </w:rPr>
          </w:rPrChange>
        </w:rPr>
        <w:t>, 2015.</w:t>
      </w:r>
    </w:p>
    <w:p w14:paraId="71338E4A" w14:textId="77777777" w:rsidR="00022FAC" w:rsidRPr="0099718C" w:rsidRDefault="00022FAC" w:rsidP="0099718C">
      <w:pPr>
        <w:spacing w:line="240" w:lineRule="auto"/>
        <w:jc w:val="left"/>
        <w:rPr>
          <w:rFonts w:cs="Times New Roman"/>
          <w:color w:val="242021"/>
          <w:szCs w:val="24"/>
        </w:rPr>
      </w:pPr>
      <w:proofErr w:type="spellStart"/>
      <w:r w:rsidRPr="000F0EF5">
        <w:rPr>
          <w:rFonts w:cs="Times New Roman"/>
          <w:color w:val="242021"/>
          <w:szCs w:val="24"/>
          <w:lang w:val="en-US"/>
          <w:rPrChange w:id="782" w:author="Christiane Jalles de Paula" w:date="2024-08-09T21:07:00Z" w16du:dateUtc="2024-08-10T00:07:00Z">
            <w:rPr>
              <w:rFonts w:cs="Times New Roman"/>
              <w:color w:val="242021"/>
              <w:szCs w:val="24"/>
            </w:rPr>
          </w:rPrChange>
        </w:rPr>
        <w:t>Wahlström</w:t>
      </w:r>
      <w:proofErr w:type="spellEnd"/>
      <w:r w:rsidRPr="000F0EF5">
        <w:rPr>
          <w:rFonts w:cs="Times New Roman"/>
          <w:color w:val="242021"/>
          <w:szCs w:val="24"/>
          <w:lang w:val="en-US"/>
          <w:rPrChange w:id="783" w:author="Christiane Jalles de Paula" w:date="2024-08-09T21:07:00Z" w16du:dateUtc="2024-08-10T00:07:00Z">
            <w:rPr>
              <w:rFonts w:cs="Times New Roman"/>
              <w:color w:val="242021"/>
              <w:szCs w:val="24"/>
            </w:rPr>
          </w:rPrChange>
        </w:rPr>
        <w:t xml:space="preserve">, M., &amp; </w:t>
      </w:r>
      <w:proofErr w:type="spellStart"/>
      <w:r w:rsidRPr="000F0EF5">
        <w:rPr>
          <w:rFonts w:cs="Times New Roman"/>
          <w:color w:val="242021"/>
          <w:szCs w:val="24"/>
          <w:lang w:val="en-US"/>
          <w:rPrChange w:id="784" w:author="Christiane Jalles de Paula" w:date="2024-08-09T21:07:00Z" w16du:dateUtc="2024-08-10T00:07:00Z">
            <w:rPr>
              <w:rFonts w:cs="Times New Roman"/>
              <w:color w:val="242021"/>
              <w:szCs w:val="24"/>
            </w:rPr>
          </w:rPrChange>
        </w:rPr>
        <w:t>Törnberg</w:t>
      </w:r>
      <w:proofErr w:type="spellEnd"/>
      <w:r w:rsidRPr="000F0EF5">
        <w:rPr>
          <w:rFonts w:cs="Times New Roman"/>
          <w:color w:val="242021"/>
          <w:szCs w:val="24"/>
          <w:lang w:val="en-US"/>
          <w:rPrChange w:id="785" w:author="Christiane Jalles de Paula" w:date="2024-08-09T21:07:00Z" w16du:dateUtc="2024-08-10T00:07:00Z">
            <w:rPr>
              <w:rFonts w:cs="Times New Roman"/>
              <w:color w:val="242021"/>
              <w:szCs w:val="24"/>
            </w:rPr>
          </w:rPrChange>
        </w:rPr>
        <w:t xml:space="preserve">, A. (2019). Social media mechanisms for right-wing political violence in the 21st century: discursive opportunities, group dynamics, and co-ordination. </w:t>
      </w:r>
      <w:proofErr w:type="spellStart"/>
      <w:r w:rsidRPr="0099718C">
        <w:rPr>
          <w:rFonts w:cs="Times New Roman"/>
          <w:i/>
          <w:iCs/>
          <w:color w:val="242021"/>
          <w:szCs w:val="24"/>
        </w:rPr>
        <w:t>Terrorism</w:t>
      </w:r>
      <w:proofErr w:type="spellEnd"/>
      <w:r w:rsidRPr="0099718C">
        <w:rPr>
          <w:rFonts w:cs="Times New Roman"/>
          <w:i/>
          <w:iCs/>
          <w:color w:val="242021"/>
          <w:szCs w:val="24"/>
        </w:rPr>
        <w:t xml:space="preserve"> </w:t>
      </w:r>
      <w:proofErr w:type="spellStart"/>
      <w:r w:rsidRPr="0099718C">
        <w:rPr>
          <w:rFonts w:cs="Times New Roman"/>
          <w:i/>
          <w:iCs/>
          <w:color w:val="242021"/>
          <w:szCs w:val="24"/>
        </w:rPr>
        <w:t>and</w:t>
      </w:r>
      <w:proofErr w:type="spellEnd"/>
      <w:r w:rsidRPr="0099718C">
        <w:rPr>
          <w:rFonts w:cs="Times New Roman"/>
          <w:i/>
          <w:iCs/>
          <w:color w:val="242021"/>
          <w:szCs w:val="24"/>
        </w:rPr>
        <w:t xml:space="preserve"> </w:t>
      </w:r>
      <w:proofErr w:type="spellStart"/>
      <w:r w:rsidRPr="0099718C">
        <w:rPr>
          <w:rFonts w:cs="Times New Roman"/>
          <w:i/>
          <w:iCs/>
          <w:color w:val="242021"/>
          <w:szCs w:val="24"/>
        </w:rPr>
        <w:t>Political</w:t>
      </w:r>
      <w:proofErr w:type="spellEnd"/>
      <w:r w:rsidRPr="0099718C">
        <w:rPr>
          <w:rFonts w:cs="Times New Roman"/>
          <w:i/>
          <w:iCs/>
          <w:color w:val="242021"/>
          <w:szCs w:val="24"/>
        </w:rPr>
        <w:t xml:space="preserve"> </w:t>
      </w:r>
      <w:proofErr w:type="spellStart"/>
      <w:r w:rsidRPr="0099718C">
        <w:rPr>
          <w:rFonts w:cs="Times New Roman"/>
          <w:i/>
          <w:iCs/>
          <w:color w:val="242021"/>
          <w:szCs w:val="24"/>
        </w:rPr>
        <w:t>Violence</w:t>
      </w:r>
      <w:proofErr w:type="spellEnd"/>
      <w:r w:rsidRPr="0099718C">
        <w:rPr>
          <w:rFonts w:cs="Times New Roman"/>
          <w:i/>
          <w:iCs/>
          <w:color w:val="242021"/>
          <w:szCs w:val="24"/>
        </w:rPr>
        <w:t>, 33</w:t>
      </w:r>
      <w:r w:rsidRPr="0099718C">
        <w:rPr>
          <w:rFonts w:cs="Times New Roman"/>
          <w:color w:val="242021"/>
          <w:szCs w:val="24"/>
        </w:rPr>
        <w:t xml:space="preserve">(4), 766-787. </w:t>
      </w:r>
      <w:hyperlink r:id="rId26" w:tgtFrame="_new" w:history="1">
        <w:r w:rsidRPr="0099718C">
          <w:rPr>
            <w:rStyle w:val="Hyperlink"/>
            <w:rFonts w:cs="Times New Roman"/>
            <w:szCs w:val="24"/>
          </w:rPr>
          <w:t>https://doi.org/10.1080/09546553.2019.1586676</w:t>
        </w:r>
      </w:hyperlink>
    </w:p>
    <w:p w14:paraId="61E6A597" w14:textId="77777777" w:rsidR="00022FAC" w:rsidRDefault="00022FAC" w:rsidP="00CA685F">
      <w:pPr>
        <w:spacing w:before="100" w:beforeAutospacing="1" w:after="100" w:afterAutospacing="1" w:line="240" w:lineRule="auto"/>
        <w:jc w:val="left"/>
      </w:pPr>
      <w:r>
        <w:t>ZAGO</w:t>
      </w:r>
      <w:r w:rsidRPr="00DD140A">
        <w:t>, G.</w:t>
      </w:r>
      <w:r>
        <w:t xml:space="preserve"> </w:t>
      </w:r>
      <w:proofErr w:type="spellStart"/>
      <w:r>
        <w:t>da</w:t>
      </w:r>
      <w:proofErr w:type="spellEnd"/>
      <w:r>
        <w:t xml:space="preserve"> S; </w:t>
      </w:r>
      <w:r w:rsidRPr="00DD140A">
        <w:t>RECUERO, R.</w:t>
      </w:r>
      <w:r>
        <w:t xml:space="preserve"> </w:t>
      </w:r>
      <w:proofErr w:type="spellStart"/>
      <w:r>
        <w:t>da</w:t>
      </w:r>
      <w:proofErr w:type="spellEnd"/>
      <w:r>
        <w:t xml:space="preserve"> C.</w:t>
      </w:r>
      <w:r w:rsidRPr="00DD140A">
        <w:t xml:space="preserve"> BASTOS, M. T.</w:t>
      </w:r>
      <w:r>
        <w:t xml:space="preserve"> </w:t>
      </w:r>
      <w:r w:rsidRPr="00DD140A">
        <w:rPr>
          <w:b/>
          <w:bCs/>
        </w:rPr>
        <w:t>Quem Retuita Quem? Papéis de ativistas, celebridades e imprensa durante os #protestosbr no Twitter.</w:t>
      </w:r>
      <w:r w:rsidRPr="00DD140A">
        <w:t xml:space="preserve"> Observatório, 9(3),</w:t>
      </w:r>
      <w:r>
        <w:t xml:space="preserve"> 2015.</w:t>
      </w:r>
      <w:r w:rsidRPr="00DD140A">
        <w:t xml:space="preserve"> pp. 67-83</w:t>
      </w:r>
      <w:r>
        <w:t>.</w:t>
      </w:r>
    </w:p>
    <w:p w14:paraId="686B83AB" w14:textId="77777777" w:rsidR="00022FAC" w:rsidRPr="00CA685F" w:rsidRDefault="00022FAC" w:rsidP="00CA685F">
      <w:pPr>
        <w:spacing w:before="100" w:beforeAutospacing="1" w:after="100" w:afterAutospacing="1" w:line="240" w:lineRule="auto"/>
        <w:jc w:val="left"/>
        <w:rPr>
          <w:rFonts w:eastAsia="Times New Roman" w:cs="Times New Roman"/>
          <w:szCs w:val="24"/>
          <w:lang w:eastAsia="pt-BR"/>
        </w:rPr>
      </w:pPr>
      <w:r w:rsidRPr="00E14997">
        <w:lastRenderedPageBreak/>
        <w:t xml:space="preserve">ZANOTTI, Carlos Alberto. </w:t>
      </w:r>
      <w:r w:rsidRPr="00E14997">
        <w:rPr>
          <w:b/>
          <w:bCs/>
        </w:rPr>
        <w:t>Entre baderneiros e cidadãos: a cobertura da imprensa nas manifestações de junho de 2013.</w:t>
      </w:r>
      <w:r w:rsidRPr="00E14997">
        <w:t xml:space="preserve"> C&amp;S – São Bernardo do Campo, v. 35, n. 2, p. 93-116, jan./jun. 2014.</w:t>
      </w:r>
    </w:p>
    <w:p w14:paraId="7FA733F3" w14:textId="77777777" w:rsidR="00022FAC" w:rsidRPr="000F0EF5" w:rsidRDefault="00022FAC" w:rsidP="00515D68">
      <w:pPr>
        <w:spacing w:line="240" w:lineRule="auto"/>
        <w:jc w:val="left"/>
        <w:rPr>
          <w:lang w:val="en-US"/>
          <w:rPrChange w:id="786" w:author="Christiane Jalles de Paula" w:date="2024-08-09T21:07:00Z" w16du:dateUtc="2024-08-10T00:07:00Z">
            <w:rPr/>
          </w:rPrChange>
        </w:rPr>
      </w:pPr>
      <w:proofErr w:type="spellStart"/>
      <w:r w:rsidRPr="000F0EF5">
        <w:rPr>
          <w:lang w:val="en-US"/>
          <w:rPrChange w:id="787" w:author="Christiane Jalles de Paula" w:date="2024-08-09T21:07:00Z" w16du:dateUtc="2024-08-10T00:07:00Z">
            <w:rPr/>
          </w:rPrChange>
        </w:rPr>
        <w:t>Zolberg</w:t>
      </w:r>
      <w:proofErr w:type="spellEnd"/>
      <w:r w:rsidRPr="000F0EF5">
        <w:rPr>
          <w:lang w:val="en-US"/>
          <w:rPrChange w:id="788" w:author="Christiane Jalles de Paula" w:date="2024-08-09T21:07:00Z" w16du:dateUtc="2024-08-10T00:07:00Z">
            <w:rPr/>
          </w:rPrChange>
        </w:rPr>
        <w:t xml:space="preserve">, Aristide R. </w:t>
      </w:r>
      <w:r w:rsidRPr="000F0EF5">
        <w:rPr>
          <w:b/>
          <w:bCs/>
          <w:lang w:val="en-US"/>
          <w:rPrChange w:id="789" w:author="Christiane Jalles de Paula" w:date="2024-08-09T21:07:00Z" w16du:dateUtc="2024-08-10T00:07:00Z">
            <w:rPr>
              <w:b/>
              <w:bCs/>
            </w:rPr>
          </w:rPrChange>
        </w:rPr>
        <w:t>"Moments of madness."</w:t>
      </w:r>
      <w:r w:rsidRPr="000F0EF5">
        <w:rPr>
          <w:lang w:val="en-US"/>
          <w:rPrChange w:id="790" w:author="Christiane Jalles de Paula" w:date="2024-08-09T21:07:00Z" w16du:dateUtc="2024-08-10T00:07:00Z">
            <w:rPr/>
          </w:rPrChange>
        </w:rPr>
        <w:t xml:space="preserve"> Politics and Society 2 (Winter): i83-207, 1972.</w:t>
      </w:r>
    </w:p>
    <w:p w14:paraId="7B2A5022" w14:textId="77777777" w:rsidR="00BF0CD9" w:rsidRPr="000F0EF5" w:rsidRDefault="00BF0CD9" w:rsidP="00BB30DB">
      <w:pPr>
        <w:shd w:val="clear" w:color="auto" w:fill="FFFFFF"/>
        <w:spacing w:line="262" w:lineRule="atLeast"/>
        <w:jc w:val="left"/>
        <w:rPr>
          <w:rFonts w:ascii="Arial" w:eastAsia="Times New Roman" w:hAnsi="Arial" w:cs="Arial"/>
          <w:color w:val="403D39"/>
          <w:sz w:val="23"/>
          <w:szCs w:val="23"/>
          <w:lang w:val="en-US" w:eastAsia="pt-BR"/>
          <w:rPrChange w:id="791" w:author="Christiane Jalles de Paula" w:date="2024-08-09T21:07:00Z" w16du:dateUtc="2024-08-10T00:07:00Z">
            <w:rPr>
              <w:rFonts w:ascii="Arial" w:eastAsia="Times New Roman" w:hAnsi="Arial" w:cs="Arial"/>
              <w:color w:val="403D39"/>
              <w:sz w:val="23"/>
              <w:szCs w:val="23"/>
              <w:lang w:eastAsia="pt-BR"/>
            </w:rPr>
          </w:rPrChange>
        </w:rPr>
      </w:pPr>
    </w:p>
    <w:p w14:paraId="206921AC" w14:textId="36479484" w:rsidR="00091480" w:rsidRDefault="009F2B0E" w:rsidP="00A95893">
      <w:pPr>
        <w:pStyle w:val="Ttulo1"/>
      </w:pPr>
      <w:bookmarkStart w:id="792" w:name="_Toc173959632"/>
      <w:r>
        <w:t>ANEXO</w:t>
      </w:r>
      <w:r w:rsidR="007F7228">
        <w:t>S</w:t>
      </w:r>
      <w:bookmarkEnd w:id="792"/>
    </w:p>
    <w:p w14:paraId="130D32EB" w14:textId="77777777" w:rsidR="00491635" w:rsidRDefault="00491635" w:rsidP="009F2B0E">
      <w:pPr>
        <w:widowControl w:val="0"/>
        <w:autoSpaceDE w:val="0"/>
        <w:autoSpaceDN w:val="0"/>
        <w:adjustRightInd w:val="0"/>
        <w:spacing w:line="240" w:lineRule="auto"/>
        <w:jc w:val="center"/>
        <w:rPr>
          <w:rFonts w:cs="Times New Roman"/>
          <w:szCs w:val="24"/>
        </w:rPr>
      </w:pPr>
    </w:p>
    <w:tbl>
      <w:tblPr>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2"/>
        <w:gridCol w:w="1812"/>
        <w:gridCol w:w="1812"/>
        <w:gridCol w:w="1812"/>
        <w:gridCol w:w="1813"/>
      </w:tblGrid>
      <w:tr w:rsidR="00491635" w:rsidRPr="00987E0C" w14:paraId="129FB8B2" w14:textId="77777777" w:rsidTr="00587DB2">
        <w:trPr>
          <w:trHeight w:val="416"/>
        </w:trPr>
        <w:tc>
          <w:tcPr>
            <w:tcW w:w="1812" w:type="dxa"/>
          </w:tcPr>
          <w:p w14:paraId="220BE85B" w14:textId="77777777" w:rsidR="00491635" w:rsidRPr="00987E0C" w:rsidRDefault="00491635" w:rsidP="00587DB2">
            <w:pPr>
              <w:jc w:val="center"/>
              <w:rPr>
                <w:rFonts w:cs="Times New Roman"/>
                <w:b/>
                <w:szCs w:val="24"/>
              </w:rPr>
            </w:pPr>
          </w:p>
        </w:tc>
        <w:tc>
          <w:tcPr>
            <w:tcW w:w="1812" w:type="dxa"/>
          </w:tcPr>
          <w:p w14:paraId="3DDDB0E4" w14:textId="77777777" w:rsidR="00491635" w:rsidRPr="00987E0C" w:rsidRDefault="00491635" w:rsidP="00587DB2">
            <w:pPr>
              <w:jc w:val="center"/>
              <w:rPr>
                <w:rFonts w:cs="Times New Roman"/>
                <w:b/>
                <w:szCs w:val="24"/>
              </w:rPr>
            </w:pPr>
            <w:r w:rsidRPr="00987E0C">
              <w:rPr>
                <w:rFonts w:cs="Times New Roman"/>
                <w:b/>
                <w:szCs w:val="24"/>
              </w:rPr>
              <w:t>Diretas já</w:t>
            </w:r>
          </w:p>
        </w:tc>
        <w:tc>
          <w:tcPr>
            <w:tcW w:w="1812" w:type="dxa"/>
          </w:tcPr>
          <w:p w14:paraId="7CD7FFC1" w14:textId="77777777" w:rsidR="00491635" w:rsidRPr="00987E0C" w:rsidRDefault="00491635" w:rsidP="00587DB2">
            <w:pPr>
              <w:jc w:val="center"/>
              <w:rPr>
                <w:rFonts w:cs="Times New Roman"/>
                <w:b/>
                <w:szCs w:val="24"/>
              </w:rPr>
            </w:pPr>
            <w:r w:rsidRPr="00987E0C">
              <w:rPr>
                <w:rFonts w:cs="Times New Roman"/>
                <w:b/>
                <w:szCs w:val="24"/>
              </w:rPr>
              <w:t>Fora Collor</w:t>
            </w:r>
          </w:p>
        </w:tc>
        <w:tc>
          <w:tcPr>
            <w:tcW w:w="1812" w:type="dxa"/>
          </w:tcPr>
          <w:p w14:paraId="057B82A8" w14:textId="77777777" w:rsidR="00491635" w:rsidRPr="00987E0C" w:rsidRDefault="00491635" w:rsidP="00587DB2">
            <w:pPr>
              <w:jc w:val="center"/>
              <w:rPr>
                <w:rFonts w:cs="Times New Roman"/>
                <w:b/>
                <w:szCs w:val="24"/>
              </w:rPr>
            </w:pPr>
            <w:r w:rsidRPr="00987E0C">
              <w:rPr>
                <w:rFonts w:cs="Times New Roman"/>
                <w:b/>
                <w:szCs w:val="24"/>
              </w:rPr>
              <w:t>Junho de 2013</w:t>
            </w:r>
          </w:p>
        </w:tc>
        <w:tc>
          <w:tcPr>
            <w:tcW w:w="1813" w:type="dxa"/>
          </w:tcPr>
          <w:p w14:paraId="6E501E1A" w14:textId="77777777" w:rsidR="00491635" w:rsidRPr="00987E0C" w:rsidRDefault="00491635" w:rsidP="00587DB2">
            <w:pPr>
              <w:jc w:val="center"/>
              <w:rPr>
                <w:rFonts w:cs="Times New Roman"/>
                <w:b/>
                <w:szCs w:val="24"/>
              </w:rPr>
            </w:pPr>
            <w:r w:rsidRPr="00987E0C">
              <w:rPr>
                <w:rFonts w:cs="Times New Roman"/>
                <w:b/>
                <w:szCs w:val="24"/>
              </w:rPr>
              <w:t>Fora Dilma</w:t>
            </w:r>
          </w:p>
        </w:tc>
      </w:tr>
      <w:tr w:rsidR="00491635" w:rsidRPr="00987E0C" w14:paraId="0E7DC5E3" w14:textId="77777777" w:rsidTr="00587DB2">
        <w:trPr>
          <w:cantSplit/>
          <w:trHeight w:val="4140"/>
        </w:trPr>
        <w:tc>
          <w:tcPr>
            <w:tcW w:w="1812" w:type="dxa"/>
            <w:textDirection w:val="btLr"/>
          </w:tcPr>
          <w:p w14:paraId="147D31D9" w14:textId="77777777" w:rsidR="00491635" w:rsidRPr="00987E0C" w:rsidRDefault="00491635" w:rsidP="00587DB2">
            <w:pPr>
              <w:ind w:left="113" w:right="113"/>
              <w:jc w:val="center"/>
              <w:rPr>
                <w:rFonts w:cs="Times New Roman"/>
                <w:b/>
                <w:szCs w:val="24"/>
              </w:rPr>
            </w:pPr>
            <w:r w:rsidRPr="00987E0C">
              <w:rPr>
                <w:rFonts w:cs="Times New Roman"/>
                <w:b/>
                <w:szCs w:val="24"/>
              </w:rPr>
              <w:t>Elementos estruturais</w:t>
            </w:r>
          </w:p>
        </w:tc>
        <w:tc>
          <w:tcPr>
            <w:tcW w:w="1812" w:type="dxa"/>
          </w:tcPr>
          <w:p w14:paraId="21EE199E" w14:textId="77777777" w:rsidR="00491635" w:rsidRPr="00987E0C" w:rsidRDefault="00491635" w:rsidP="00587DB2">
            <w:pPr>
              <w:rPr>
                <w:rFonts w:cs="Times New Roman"/>
                <w:szCs w:val="24"/>
              </w:rPr>
            </w:pPr>
            <w:r w:rsidRPr="00987E0C">
              <w:rPr>
                <w:rFonts w:cs="Times New Roman"/>
                <w:szCs w:val="24"/>
              </w:rPr>
              <w:t>Processo de modernização;</w:t>
            </w:r>
          </w:p>
          <w:p w14:paraId="46597653" w14:textId="77777777" w:rsidR="00491635" w:rsidRPr="00987E0C" w:rsidRDefault="00491635" w:rsidP="00587DB2">
            <w:pPr>
              <w:rPr>
                <w:rFonts w:cs="Times New Roman"/>
                <w:szCs w:val="24"/>
              </w:rPr>
            </w:pPr>
            <w:r w:rsidRPr="00987E0C">
              <w:rPr>
                <w:rFonts w:cs="Times New Roman"/>
                <w:szCs w:val="24"/>
              </w:rPr>
              <w:t>Crise do regime militar (econômica/política);</w:t>
            </w:r>
          </w:p>
          <w:p w14:paraId="711D2345" w14:textId="77777777" w:rsidR="00491635" w:rsidRPr="00987E0C" w:rsidRDefault="00491635" w:rsidP="00587DB2">
            <w:pPr>
              <w:rPr>
                <w:rFonts w:cs="Times New Roman"/>
                <w:szCs w:val="24"/>
              </w:rPr>
            </w:pPr>
            <w:r w:rsidRPr="00987E0C">
              <w:rPr>
                <w:rFonts w:cs="Times New Roman"/>
                <w:szCs w:val="24"/>
              </w:rPr>
              <w:t>“transição democrática”;</w:t>
            </w:r>
          </w:p>
          <w:p w14:paraId="05DEF519" w14:textId="77777777" w:rsidR="00491635" w:rsidRPr="00987E0C" w:rsidRDefault="00491635" w:rsidP="00587DB2">
            <w:pPr>
              <w:rPr>
                <w:rFonts w:cs="Times New Roman"/>
                <w:szCs w:val="24"/>
              </w:rPr>
            </w:pPr>
            <w:r w:rsidRPr="00987E0C">
              <w:rPr>
                <w:rFonts w:cs="Times New Roman"/>
                <w:szCs w:val="24"/>
              </w:rPr>
              <w:t>Mudança política (vitória eleitoral do PMDB);</w:t>
            </w:r>
          </w:p>
          <w:p w14:paraId="556D6A44" w14:textId="77777777" w:rsidR="00491635" w:rsidRPr="00987E0C" w:rsidRDefault="00491635" w:rsidP="00587DB2">
            <w:pPr>
              <w:rPr>
                <w:rFonts w:cs="Times New Roman"/>
                <w:szCs w:val="24"/>
              </w:rPr>
            </w:pPr>
            <w:r w:rsidRPr="00987E0C">
              <w:rPr>
                <w:rFonts w:cs="Times New Roman"/>
                <w:szCs w:val="24"/>
              </w:rPr>
              <w:t>O associativismo civil e a forma de organização da ação coletiva;</w:t>
            </w:r>
          </w:p>
          <w:p w14:paraId="619296A8" w14:textId="77777777" w:rsidR="00491635" w:rsidRPr="00987E0C" w:rsidRDefault="00491635" w:rsidP="00587DB2">
            <w:pPr>
              <w:rPr>
                <w:rFonts w:cs="Times New Roman"/>
                <w:szCs w:val="24"/>
              </w:rPr>
            </w:pPr>
            <w:r w:rsidRPr="00987E0C">
              <w:rPr>
                <w:rFonts w:cs="Times New Roman"/>
                <w:szCs w:val="24"/>
              </w:rPr>
              <w:t>Disputa sucessória</w:t>
            </w:r>
          </w:p>
        </w:tc>
        <w:tc>
          <w:tcPr>
            <w:tcW w:w="1812" w:type="dxa"/>
          </w:tcPr>
          <w:p w14:paraId="4FAA90B5" w14:textId="77777777" w:rsidR="00491635" w:rsidRPr="00987E0C" w:rsidRDefault="00491635" w:rsidP="00587DB2">
            <w:pPr>
              <w:rPr>
                <w:rFonts w:cs="Times New Roman"/>
                <w:szCs w:val="24"/>
              </w:rPr>
            </w:pPr>
            <w:r w:rsidRPr="00987E0C">
              <w:rPr>
                <w:rFonts w:cs="Times New Roman"/>
                <w:szCs w:val="24"/>
              </w:rPr>
              <w:t>Constituinte de 1988 e a ampliação das franquias democráticas;</w:t>
            </w:r>
          </w:p>
          <w:p w14:paraId="5D7E5C40" w14:textId="77777777" w:rsidR="00491635" w:rsidRPr="00987E0C" w:rsidRDefault="00491635" w:rsidP="00587DB2">
            <w:pPr>
              <w:rPr>
                <w:rFonts w:cs="Times New Roman"/>
                <w:szCs w:val="24"/>
              </w:rPr>
            </w:pPr>
            <w:r w:rsidRPr="00987E0C">
              <w:rPr>
                <w:rFonts w:cs="Times New Roman"/>
                <w:szCs w:val="24"/>
              </w:rPr>
              <w:t xml:space="preserve">Presidencialismo plebiscitário de Collor (ver Sallum </w:t>
            </w:r>
            <w:proofErr w:type="spellStart"/>
            <w:r w:rsidRPr="00987E0C">
              <w:rPr>
                <w:rFonts w:cs="Times New Roman"/>
                <w:szCs w:val="24"/>
              </w:rPr>
              <w:t>jr.</w:t>
            </w:r>
            <w:proofErr w:type="spellEnd"/>
            <w:r w:rsidRPr="00987E0C">
              <w:rPr>
                <w:rFonts w:cs="Times New Roman"/>
                <w:szCs w:val="24"/>
              </w:rPr>
              <w:t>);</w:t>
            </w:r>
          </w:p>
          <w:p w14:paraId="53A5DDB0" w14:textId="77777777" w:rsidR="00491635" w:rsidRPr="00987E0C" w:rsidRDefault="00491635" w:rsidP="00587DB2">
            <w:pPr>
              <w:rPr>
                <w:rFonts w:cs="Times New Roman"/>
                <w:szCs w:val="24"/>
              </w:rPr>
            </w:pPr>
            <w:r w:rsidRPr="00987E0C">
              <w:rPr>
                <w:rFonts w:cs="Times New Roman"/>
                <w:szCs w:val="24"/>
              </w:rPr>
              <w:t>Relação Executivo-Legislativo;</w:t>
            </w:r>
          </w:p>
          <w:p w14:paraId="1D368BFF" w14:textId="77777777" w:rsidR="00491635" w:rsidRPr="00987E0C" w:rsidRDefault="00491635" w:rsidP="00587DB2">
            <w:pPr>
              <w:rPr>
                <w:rFonts w:cs="Times New Roman"/>
                <w:szCs w:val="24"/>
              </w:rPr>
            </w:pPr>
            <w:r w:rsidRPr="00987E0C">
              <w:rPr>
                <w:rFonts w:cs="Times New Roman"/>
                <w:szCs w:val="24"/>
              </w:rPr>
              <w:t>A crise política do governo Sarney;</w:t>
            </w:r>
          </w:p>
          <w:p w14:paraId="50A56E0F" w14:textId="77777777" w:rsidR="00491635" w:rsidRPr="00987E0C" w:rsidRDefault="00491635" w:rsidP="00587DB2">
            <w:pPr>
              <w:rPr>
                <w:rFonts w:cs="Times New Roman"/>
                <w:szCs w:val="24"/>
              </w:rPr>
            </w:pPr>
            <w:r w:rsidRPr="00987E0C">
              <w:rPr>
                <w:rFonts w:cs="Times New Roman"/>
                <w:szCs w:val="24"/>
              </w:rPr>
              <w:t>Agenda neoliberal;</w:t>
            </w:r>
          </w:p>
          <w:p w14:paraId="757C06AB" w14:textId="77777777" w:rsidR="00491635" w:rsidRPr="00987E0C" w:rsidRDefault="00491635" w:rsidP="00587DB2">
            <w:pPr>
              <w:rPr>
                <w:rFonts w:cs="Times New Roman"/>
                <w:szCs w:val="24"/>
              </w:rPr>
            </w:pPr>
            <w:r w:rsidRPr="00987E0C">
              <w:rPr>
                <w:rFonts w:cs="Times New Roman"/>
                <w:szCs w:val="24"/>
              </w:rPr>
              <w:t>A questão da ética na política;</w:t>
            </w:r>
          </w:p>
          <w:p w14:paraId="3218CA6E" w14:textId="77777777" w:rsidR="00491635" w:rsidRPr="00987E0C" w:rsidRDefault="00491635" w:rsidP="00587DB2">
            <w:pPr>
              <w:rPr>
                <w:rFonts w:cs="Times New Roman"/>
                <w:szCs w:val="24"/>
              </w:rPr>
            </w:pPr>
            <w:r w:rsidRPr="00987E0C">
              <w:rPr>
                <w:rFonts w:cs="Times New Roman"/>
                <w:szCs w:val="24"/>
              </w:rPr>
              <w:t>As eleições de 1989;</w:t>
            </w:r>
          </w:p>
        </w:tc>
        <w:tc>
          <w:tcPr>
            <w:tcW w:w="1812" w:type="dxa"/>
          </w:tcPr>
          <w:p w14:paraId="7C1A9E9F" w14:textId="77777777" w:rsidR="00491635" w:rsidRPr="00987E0C" w:rsidRDefault="00491635" w:rsidP="00587DB2">
            <w:pPr>
              <w:rPr>
                <w:rFonts w:cs="Times New Roman"/>
                <w:szCs w:val="24"/>
              </w:rPr>
            </w:pPr>
            <w:r w:rsidRPr="00987E0C">
              <w:rPr>
                <w:rFonts w:cs="Times New Roman"/>
                <w:szCs w:val="24"/>
              </w:rPr>
              <w:t>Os novíssimos movimentos sociais;</w:t>
            </w:r>
          </w:p>
          <w:p w14:paraId="2444309A" w14:textId="77777777" w:rsidR="00491635" w:rsidRPr="00987E0C" w:rsidRDefault="00491635" w:rsidP="00587DB2">
            <w:pPr>
              <w:rPr>
                <w:rFonts w:cs="Times New Roman"/>
                <w:szCs w:val="24"/>
              </w:rPr>
            </w:pPr>
            <w:r w:rsidRPr="00987E0C">
              <w:rPr>
                <w:rFonts w:cs="Times New Roman"/>
                <w:szCs w:val="24"/>
              </w:rPr>
              <w:t>Os coletivos sociais;</w:t>
            </w:r>
          </w:p>
          <w:p w14:paraId="67093AB7" w14:textId="77777777" w:rsidR="00491635" w:rsidRPr="00987E0C" w:rsidRDefault="00491635" w:rsidP="00587DB2">
            <w:pPr>
              <w:rPr>
                <w:rFonts w:cs="Times New Roman"/>
                <w:szCs w:val="24"/>
              </w:rPr>
            </w:pPr>
            <w:r w:rsidRPr="00987E0C">
              <w:rPr>
                <w:rFonts w:cs="Times New Roman"/>
                <w:szCs w:val="24"/>
              </w:rPr>
              <w:t>Crise de representação;</w:t>
            </w:r>
          </w:p>
          <w:p w14:paraId="681E7637" w14:textId="77777777" w:rsidR="00491635" w:rsidRPr="00987E0C" w:rsidRDefault="00491635" w:rsidP="00587DB2">
            <w:pPr>
              <w:rPr>
                <w:rFonts w:cs="Times New Roman"/>
                <w:szCs w:val="24"/>
              </w:rPr>
            </w:pPr>
            <w:r w:rsidRPr="00987E0C">
              <w:rPr>
                <w:rFonts w:cs="Times New Roman"/>
                <w:szCs w:val="24"/>
              </w:rPr>
              <w:t>Crise político-institucional;</w:t>
            </w:r>
          </w:p>
          <w:p w14:paraId="73A9FFDB" w14:textId="77777777" w:rsidR="00491635" w:rsidRPr="00987E0C" w:rsidRDefault="00491635" w:rsidP="00587DB2">
            <w:pPr>
              <w:rPr>
                <w:rFonts w:cs="Times New Roman"/>
                <w:szCs w:val="24"/>
              </w:rPr>
            </w:pPr>
            <w:r w:rsidRPr="00987E0C">
              <w:rPr>
                <w:rFonts w:cs="Times New Roman"/>
                <w:szCs w:val="24"/>
              </w:rPr>
              <w:t>Crise na participação democrático-institucional;</w:t>
            </w:r>
          </w:p>
          <w:p w14:paraId="5BC979A1" w14:textId="77777777" w:rsidR="00491635" w:rsidRPr="00987E0C" w:rsidRDefault="00491635" w:rsidP="00587DB2">
            <w:pPr>
              <w:rPr>
                <w:rFonts w:cs="Times New Roman"/>
                <w:szCs w:val="24"/>
              </w:rPr>
            </w:pPr>
            <w:r w:rsidRPr="00987E0C">
              <w:rPr>
                <w:rFonts w:cs="Times New Roman"/>
                <w:szCs w:val="24"/>
              </w:rPr>
              <w:t>A modernização da sociedade nos anos 2000 e a expansão da classe média</w:t>
            </w:r>
          </w:p>
          <w:p w14:paraId="5B4C061B" w14:textId="77777777" w:rsidR="00491635" w:rsidRPr="00987E0C" w:rsidRDefault="00491635" w:rsidP="00587DB2">
            <w:pPr>
              <w:rPr>
                <w:rFonts w:cs="Times New Roman"/>
                <w:szCs w:val="24"/>
              </w:rPr>
            </w:pPr>
            <w:r w:rsidRPr="00987E0C">
              <w:rPr>
                <w:rFonts w:cs="Times New Roman"/>
                <w:szCs w:val="24"/>
              </w:rPr>
              <w:t xml:space="preserve">Demanda básica: luta pelos bens de </w:t>
            </w:r>
            <w:r w:rsidRPr="00987E0C">
              <w:rPr>
                <w:rFonts w:cs="Times New Roman"/>
                <w:szCs w:val="24"/>
              </w:rPr>
              <w:lastRenderedPageBreak/>
              <w:t>consumo coletivo;</w:t>
            </w:r>
          </w:p>
          <w:p w14:paraId="0E9313E0" w14:textId="77777777" w:rsidR="00491635" w:rsidRPr="00987E0C" w:rsidRDefault="00491635" w:rsidP="00587DB2">
            <w:pPr>
              <w:rPr>
                <w:rFonts w:cs="Times New Roman"/>
                <w:szCs w:val="24"/>
              </w:rPr>
            </w:pPr>
          </w:p>
        </w:tc>
        <w:tc>
          <w:tcPr>
            <w:tcW w:w="1813" w:type="dxa"/>
          </w:tcPr>
          <w:p w14:paraId="3B6E3897" w14:textId="77777777" w:rsidR="00491635" w:rsidRPr="00987E0C" w:rsidRDefault="00491635" w:rsidP="00587DB2">
            <w:pPr>
              <w:rPr>
                <w:rFonts w:cs="Times New Roman"/>
                <w:szCs w:val="24"/>
              </w:rPr>
            </w:pPr>
            <w:r w:rsidRPr="00987E0C">
              <w:rPr>
                <w:rFonts w:cs="Times New Roman"/>
                <w:szCs w:val="24"/>
              </w:rPr>
              <w:lastRenderedPageBreak/>
              <w:t xml:space="preserve">Crise relação Executivo-Legislativo; Crise econômica; Crise de popularidade; </w:t>
            </w:r>
          </w:p>
        </w:tc>
      </w:tr>
      <w:tr w:rsidR="00491635" w:rsidRPr="00987E0C" w14:paraId="3FA22060" w14:textId="77777777" w:rsidTr="00587DB2">
        <w:trPr>
          <w:cantSplit/>
          <w:trHeight w:val="4140"/>
        </w:trPr>
        <w:tc>
          <w:tcPr>
            <w:tcW w:w="1812" w:type="dxa"/>
            <w:textDirection w:val="btLr"/>
          </w:tcPr>
          <w:p w14:paraId="0A1D3E74" w14:textId="77777777" w:rsidR="00491635" w:rsidRPr="00987E0C" w:rsidRDefault="00491635" w:rsidP="00587DB2">
            <w:pPr>
              <w:ind w:left="113" w:right="113"/>
              <w:jc w:val="center"/>
              <w:rPr>
                <w:rFonts w:cs="Times New Roman"/>
                <w:b/>
                <w:szCs w:val="24"/>
              </w:rPr>
            </w:pPr>
            <w:r w:rsidRPr="00987E0C">
              <w:rPr>
                <w:rFonts w:cs="Times New Roman"/>
                <w:b/>
                <w:szCs w:val="24"/>
              </w:rPr>
              <w:t>Mobilização e estruturas de mobilização (quem e como convoca)</w:t>
            </w:r>
          </w:p>
        </w:tc>
        <w:tc>
          <w:tcPr>
            <w:tcW w:w="1812" w:type="dxa"/>
          </w:tcPr>
          <w:p w14:paraId="1EF1A955" w14:textId="77777777" w:rsidR="00491635" w:rsidRPr="00987E0C" w:rsidRDefault="00491635" w:rsidP="00587DB2">
            <w:pPr>
              <w:rPr>
                <w:rFonts w:cs="Times New Roman"/>
                <w:szCs w:val="24"/>
              </w:rPr>
            </w:pPr>
            <w:r w:rsidRPr="00987E0C">
              <w:rPr>
                <w:rFonts w:cs="Times New Roman"/>
                <w:szCs w:val="24"/>
              </w:rPr>
              <w:t>Institucionalidade articulando;</w:t>
            </w:r>
          </w:p>
          <w:p w14:paraId="37F9D668" w14:textId="77777777" w:rsidR="00491635" w:rsidRPr="00987E0C" w:rsidRDefault="00491635" w:rsidP="00587DB2">
            <w:pPr>
              <w:rPr>
                <w:rFonts w:cs="Times New Roman"/>
                <w:szCs w:val="24"/>
              </w:rPr>
            </w:pPr>
            <w:r w:rsidRPr="00987E0C">
              <w:rPr>
                <w:rFonts w:cs="Times New Roman"/>
                <w:szCs w:val="24"/>
              </w:rPr>
              <w:t>Forte presença de políticos;</w:t>
            </w:r>
          </w:p>
          <w:p w14:paraId="06A313EC" w14:textId="77777777" w:rsidR="00491635" w:rsidRPr="00987E0C" w:rsidRDefault="00491635" w:rsidP="00587DB2">
            <w:pPr>
              <w:rPr>
                <w:rFonts w:cs="Times New Roman"/>
                <w:szCs w:val="24"/>
              </w:rPr>
            </w:pPr>
            <w:r w:rsidRPr="00987E0C">
              <w:rPr>
                <w:rFonts w:cs="Times New Roman"/>
                <w:szCs w:val="24"/>
              </w:rPr>
              <w:t>Comissões suprapartidárias;</w:t>
            </w:r>
          </w:p>
          <w:p w14:paraId="39400ACB" w14:textId="77777777" w:rsidR="00491635" w:rsidRPr="00987E0C" w:rsidRDefault="00491635" w:rsidP="00587DB2">
            <w:pPr>
              <w:rPr>
                <w:rFonts w:cs="Times New Roman"/>
                <w:szCs w:val="24"/>
              </w:rPr>
            </w:pPr>
            <w:r w:rsidRPr="00987E0C">
              <w:rPr>
                <w:rFonts w:cs="Times New Roman"/>
                <w:szCs w:val="24"/>
              </w:rPr>
              <w:t>Emenda Dante de Oliveira;</w:t>
            </w:r>
          </w:p>
          <w:p w14:paraId="68EAE137" w14:textId="77777777" w:rsidR="00491635" w:rsidRPr="00987E0C" w:rsidRDefault="00491635" w:rsidP="00587DB2">
            <w:pPr>
              <w:rPr>
                <w:rFonts w:cs="Times New Roman"/>
                <w:szCs w:val="24"/>
              </w:rPr>
            </w:pPr>
            <w:r w:rsidRPr="00987E0C">
              <w:rPr>
                <w:rFonts w:cs="Times New Roman"/>
                <w:szCs w:val="24"/>
              </w:rPr>
              <w:t>Papel das lideranças (Domingos Leonelli; Ulysses Guimaraes; Lula etc.);</w:t>
            </w:r>
          </w:p>
          <w:p w14:paraId="15CEE229" w14:textId="77777777" w:rsidR="00491635" w:rsidRPr="00987E0C" w:rsidRDefault="00491635" w:rsidP="00587DB2">
            <w:pPr>
              <w:rPr>
                <w:rFonts w:cs="Times New Roman"/>
                <w:szCs w:val="24"/>
              </w:rPr>
            </w:pPr>
            <w:r w:rsidRPr="00987E0C">
              <w:rPr>
                <w:rFonts w:cs="Times New Roman"/>
                <w:szCs w:val="24"/>
              </w:rPr>
              <w:t>Imprensa impressa;</w:t>
            </w:r>
          </w:p>
          <w:p w14:paraId="3CC6F6F1" w14:textId="77777777" w:rsidR="00491635" w:rsidRPr="00987E0C" w:rsidRDefault="00491635" w:rsidP="00587DB2">
            <w:pPr>
              <w:rPr>
                <w:rFonts w:cs="Times New Roman"/>
                <w:szCs w:val="24"/>
              </w:rPr>
            </w:pPr>
            <w:r w:rsidRPr="00987E0C">
              <w:rPr>
                <w:rFonts w:cs="Times New Roman"/>
                <w:szCs w:val="24"/>
              </w:rPr>
              <w:t xml:space="preserve">Forte apoio dos governadores: recursos </w:t>
            </w:r>
            <w:r w:rsidRPr="00987E0C">
              <w:rPr>
                <w:rFonts w:cs="Times New Roman"/>
                <w:szCs w:val="24"/>
              </w:rPr>
              <w:lastRenderedPageBreak/>
              <w:t>mobilizados e a viabilização material da campanha;</w:t>
            </w:r>
          </w:p>
        </w:tc>
        <w:tc>
          <w:tcPr>
            <w:tcW w:w="1812" w:type="dxa"/>
          </w:tcPr>
          <w:p w14:paraId="37FC504C" w14:textId="77777777" w:rsidR="00491635" w:rsidRPr="00987E0C" w:rsidRDefault="00491635" w:rsidP="00587DB2">
            <w:pPr>
              <w:rPr>
                <w:rFonts w:cs="Times New Roman"/>
                <w:szCs w:val="24"/>
              </w:rPr>
            </w:pPr>
            <w:r w:rsidRPr="00987E0C">
              <w:rPr>
                <w:rFonts w:cs="Times New Roman"/>
                <w:szCs w:val="24"/>
              </w:rPr>
              <w:lastRenderedPageBreak/>
              <w:t>Setores da sociedade civil;</w:t>
            </w:r>
          </w:p>
          <w:p w14:paraId="65A137CB" w14:textId="77777777" w:rsidR="00491635" w:rsidRPr="00987E0C" w:rsidRDefault="00491635" w:rsidP="00587DB2">
            <w:pPr>
              <w:rPr>
                <w:rFonts w:cs="Times New Roman"/>
                <w:szCs w:val="24"/>
              </w:rPr>
            </w:pPr>
            <w:r w:rsidRPr="00987E0C">
              <w:rPr>
                <w:rFonts w:cs="Times New Roman"/>
                <w:szCs w:val="24"/>
              </w:rPr>
              <w:t xml:space="preserve">OAB, CNBB, </w:t>
            </w:r>
            <w:proofErr w:type="gramStart"/>
            <w:r w:rsidRPr="00987E0C">
              <w:rPr>
                <w:rFonts w:cs="Times New Roman"/>
                <w:szCs w:val="24"/>
              </w:rPr>
              <w:t>UNE, etc.</w:t>
            </w:r>
            <w:proofErr w:type="gramEnd"/>
          </w:p>
          <w:p w14:paraId="74E64BD2" w14:textId="77777777" w:rsidR="00491635" w:rsidRPr="00987E0C" w:rsidRDefault="00491635" w:rsidP="00587DB2">
            <w:pPr>
              <w:rPr>
                <w:rFonts w:cs="Times New Roman"/>
                <w:szCs w:val="24"/>
              </w:rPr>
            </w:pPr>
            <w:r w:rsidRPr="00987E0C">
              <w:rPr>
                <w:rFonts w:cs="Times New Roman"/>
                <w:szCs w:val="24"/>
              </w:rPr>
              <w:t>Formação de uma coalizão Centro-esquerda;</w:t>
            </w:r>
          </w:p>
          <w:p w14:paraId="41F7B8C4" w14:textId="77777777" w:rsidR="00491635" w:rsidRPr="00987E0C" w:rsidRDefault="00491635" w:rsidP="00587DB2">
            <w:pPr>
              <w:rPr>
                <w:rFonts w:cs="Times New Roman"/>
                <w:szCs w:val="24"/>
              </w:rPr>
            </w:pPr>
            <w:r w:rsidRPr="00987E0C">
              <w:rPr>
                <w:rFonts w:cs="Times New Roman"/>
                <w:szCs w:val="24"/>
              </w:rPr>
              <w:t>Presença de apoio político;</w:t>
            </w:r>
          </w:p>
          <w:p w14:paraId="57780C3F" w14:textId="77777777" w:rsidR="00491635" w:rsidRPr="00987E0C" w:rsidRDefault="00491635" w:rsidP="00587DB2">
            <w:pPr>
              <w:rPr>
                <w:rFonts w:cs="Times New Roman"/>
                <w:szCs w:val="24"/>
              </w:rPr>
            </w:pPr>
            <w:r w:rsidRPr="00987E0C">
              <w:rPr>
                <w:rFonts w:cs="Times New Roman"/>
                <w:szCs w:val="24"/>
              </w:rPr>
              <w:t>Impacto da Televisão;</w:t>
            </w:r>
          </w:p>
          <w:p w14:paraId="337AACF2" w14:textId="77777777" w:rsidR="00491635" w:rsidRPr="00987E0C" w:rsidRDefault="00491635" w:rsidP="00587DB2">
            <w:pPr>
              <w:rPr>
                <w:rFonts w:cs="Times New Roman"/>
                <w:szCs w:val="24"/>
              </w:rPr>
            </w:pPr>
          </w:p>
        </w:tc>
        <w:tc>
          <w:tcPr>
            <w:tcW w:w="1812" w:type="dxa"/>
          </w:tcPr>
          <w:p w14:paraId="04499483" w14:textId="77777777" w:rsidR="00491635" w:rsidRPr="00987E0C" w:rsidRDefault="00491635" w:rsidP="00587DB2">
            <w:pPr>
              <w:rPr>
                <w:rFonts w:cs="Times New Roman"/>
                <w:szCs w:val="24"/>
              </w:rPr>
            </w:pPr>
            <w:r w:rsidRPr="00987E0C">
              <w:rPr>
                <w:rFonts w:cs="Times New Roman"/>
                <w:szCs w:val="24"/>
              </w:rPr>
              <w:t>Movimento Passe-Livre;</w:t>
            </w:r>
          </w:p>
          <w:p w14:paraId="15D31BD7" w14:textId="77777777" w:rsidR="00491635" w:rsidRPr="00987E0C" w:rsidRDefault="00491635" w:rsidP="00587DB2">
            <w:pPr>
              <w:rPr>
                <w:rFonts w:cs="Times New Roman"/>
                <w:szCs w:val="24"/>
              </w:rPr>
            </w:pPr>
            <w:r w:rsidRPr="00987E0C">
              <w:rPr>
                <w:rFonts w:cs="Times New Roman"/>
                <w:szCs w:val="24"/>
              </w:rPr>
              <w:t>Redes sociais;</w:t>
            </w:r>
          </w:p>
          <w:p w14:paraId="5EDFCE10" w14:textId="77777777" w:rsidR="00491635" w:rsidRPr="00987E0C" w:rsidRDefault="00491635" w:rsidP="00587DB2">
            <w:pPr>
              <w:rPr>
                <w:rFonts w:cs="Times New Roman"/>
                <w:szCs w:val="24"/>
              </w:rPr>
            </w:pPr>
            <w:r w:rsidRPr="00987E0C">
              <w:rPr>
                <w:rFonts w:cs="Times New Roman"/>
                <w:szCs w:val="24"/>
              </w:rPr>
              <w:t>Coletivos Sociais;</w:t>
            </w:r>
          </w:p>
          <w:p w14:paraId="4AF1162D" w14:textId="77777777" w:rsidR="00491635" w:rsidRPr="00987E0C" w:rsidRDefault="00491635" w:rsidP="00587DB2">
            <w:pPr>
              <w:rPr>
                <w:rFonts w:cs="Times New Roman"/>
                <w:szCs w:val="24"/>
              </w:rPr>
            </w:pPr>
            <w:r w:rsidRPr="00987E0C">
              <w:rPr>
                <w:rFonts w:cs="Times New Roman"/>
                <w:szCs w:val="24"/>
              </w:rPr>
              <w:t>Impacto da Televisão: luta pela direção/sentido da ação coletiva;</w:t>
            </w:r>
          </w:p>
          <w:p w14:paraId="1DEC9870" w14:textId="77777777" w:rsidR="00491635" w:rsidRPr="00987E0C" w:rsidRDefault="00491635" w:rsidP="00587DB2">
            <w:pPr>
              <w:rPr>
                <w:rFonts w:cs="Times New Roman"/>
                <w:szCs w:val="24"/>
              </w:rPr>
            </w:pPr>
            <w:r w:rsidRPr="00987E0C">
              <w:rPr>
                <w:rFonts w:cs="Times New Roman"/>
                <w:szCs w:val="24"/>
              </w:rPr>
              <w:t xml:space="preserve">As plataformas de </w:t>
            </w:r>
            <w:r w:rsidRPr="00987E0C">
              <w:rPr>
                <w:rFonts w:cs="Times New Roman"/>
                <w:i/>
                <w:szCs w:val="24"/>
              </w:rPr>
              <w:t>streaming</w:t>
            </w:r>
            <w:r w:rsidRPr="00987E0C">
              <w:rPr>
                <w:rFonts w:cs="Times New Roman"/>
                <w:szCs w:val="24"/>
              </w:rPr>
              <w:t>;</w:t>
            </w:r>
          </w:p>
          <w:p w14:paraId="18A0BD3B" w14:textId="77777777" w:rsidR="00491635" w:rsidRPr="00987E0C" w:rsidRDefault="00491635" w:rsidP="00587DB2">
            <w:pPr>
              <w:rPr>
                <w:rFonts w:cs="Times New Roman"/>
                <w:szCs w:val="24"/>
              </w:rPr>
            </w:pPr>
          </w:p>
          <w:p w14:paraId="69885147" w14:textId="77777777" w:rsidR="00491635" w:rsidRPr="00987E0C" w:rsidRDefault="00491635" w:rsidP="00587DB2">
            <w:pPr>
              <w:rPr>
                <w:rFonts w:cs="Times New Roman"/>
                <w:szCs w:val="24"/>
              </w:rPr>
            </w:pPr>
          </w:p>
        </w:tc>
        <w:tc>
          <w:tcPr>
            <w:tcW w:w="1813" w:type="dxa"/>
          </w:tcPr>
          <w:p w14:paraId="2DA3109F" w14:textId="77777777" w:rsidR="00491635" w:rsidRDefault="00491635" w:rsidP="00587DB2">
            <w:pPr>
              <w:rPr>
                <w:rFonts w:cs="Times New Roman"/>
                <w:szCs w:val="24"/>
              </w:rPr>
            </w:pPr>
            <w:r w:rsidRPr="00987E0C">
              <w:rPr>
                <w:rFonts w:cs="Times New Roman"/>
                <w:szCs w:val="24"/>
              </w:rPr>
              <w:t xml:space="preserve">Movimento Brasil Livre (MBL); </w:t>
            </w:r>
            <w:proofErr w:type="gramStart"/>
            <w:r>
              <w:rPr>
                <w:rFonts w:cs="Times New Roman"/>
                <w:szCs w:val="24"/>
              </w:rPr>
              <w:t>Vem</w:t>
            </w:r>
            <w:proofErr w:type="gramEnd"/>
            <w:r>
              <w:rPr>
                <w:rFonts w:cs="Times New Roman"/>
                <w:szCs w:val="24"/>
              </w:rPr>
              <w:t xml:space="preserve"> pra Rua;</w:t>
            </w:r>
          </w:p>
          <w:p w14:paraId="63C178F4" w14:textId="77777777" w:rsidR="00491635" w:rsidRDefault="00491635" w:rsidP="00587DB2">
            <w:pPr>
              <w:rPr>
                <w:rFonts w:cs="Times New Roman"/>
                <w:szCs w:val="24"/>
              </w:rPr>
            </w:pPr>
            <w:r>
              <w:rPr>
                <w:rFonts w:cs="Times New Roman"/>
                <w:szCs w:val="24"/>
              </w:rPr>
              <w:t>Revoltados online;</w:t>
            </w:r>
          </w:p>
          <w:p w14:paraId="104A16A3" w14:textId="77777777" w:rsidR="00491635" w:rsidRDefault="00491635" w:rsidP="00587DB2">
            <w:pPr>
              <w:rPr>
                <w:rFonts w:cs="Times New Roman"/>
                <w:szCs w:val="24"/>
              </w:rPr>
            </w:pPr>
            <w:r w:rsidRPr="00987E0C">
              <w:rPr>
                <w:rFonts w:cs="Times New Roman"/>
                <w:szCs w:val="24"/>
              </w:rPr>
              <w:t>Empresariado (FIESP);</w:t>
            </w:r>
          </w:p>
          <w:p w14:paraId="05533792" w14:textId="77777777" w:rsidR="00491635" w:rsidRDefault="00491635" w:rsidP="00587DB2">
            <w:pPr>
              <w:rPr>
                <w:rFonts w:cs="Times New Roman"/>
                <w:szCs w:val="24"/>
              </w:rPr>
            </w:pPr>
            <w:r w:rsidRPr="00987E0C">
              <w:rPr>
                <w:rFonts w:cs="Times New Roman"/>
                <w:szCs w:val="24"/>
              </w:rPr>
              <w:t xml:space="preserve">Redes Sociais; </w:t>
            </w:r>
            <w:proofErr w:type="spellStart"/>
            <w:r w:rsidRPr="00987E0C">
              <w:rPr>
                <w:rFonts w:cs="Times New Roman"/>
                <w:szCs w:val="24"/>
              </w:rPr>
              <w:t>Bots</w:t>
            </w:r>
            <w:proofErr w:type="spellEnd"/>
            <w:r w:rsidRPr="00987E0C">
              <w:rPr>
                <w:rFonts w:cs="Times New Roman"/>
                <w:szCs w:val="24"/>
              </w:rPr>
              <w:t>;</w:t>
            </w:r>
          </w:p>
          <w:p w14:paraId="64879309" w14:textId="77777777" w:rsidR="00491635" w:rsidRDefault="00491635" w:rsidP="00587DB2">
            <w:pPr>
              <w:rPr>
                <w:rFonts w:cs="Times New Roman"/>
                <w:szCs w:val="24"/>
              </w:rPr>
            </w:pPr>
            <w:r>
              <w:rPr>
                <w:rFonts w:cs="Times New Roman"/>
                <w:szCs w:val="24"/>
              </w:rPr>
              <w:t>As transmissões ao vivo (</w:t>
            </w:r>
            <w:r>
              <w:rPr>
                <w:rFonts w:cs="Times New Roman"/>
                <w:i/>
                <w:szCs w:val="24"/>
              </w:rPr>
              <w:t>lives)</w:t>
            </w:r>
            <w:r>
              <w:rPr>
                <w:rFonts w:cs="Times New Roman"/>
                <w:szCs w:val="24"/>
              </w:rPr>
              <w:t>;</w:t>
            </w:r>
          </w:p>
          <w:p w14:paraId="4020A68C" w14:textId="77777777" w:rsidR="00491635" w:rsidRPr="00156BD0" w:rsidRDefault="00491635" w:rsidP="00587DB2">
            <w:pPr>
              <w:rPr>
                <w:rFonts w:cs="Times New Roman"/>
                <w:szCs w:val="24"/>
              </w:rPr>
            </w:pPr>
            <w:r>
              <w:rPr>
                <w:rFonts w:cs="Times New Roman"/>
                <w:szCs w:val="24"/>
              </w:rPr>
              <w:t>Anúncios/boletins televisivos;</w:t>
            </w:r>
          </w:p>
        </w:tc>
      </w:tr>
      <w:tr w:rsidR="00491635" w:rsidRPr="00987E0C" w14:paraId="0D29A3F6" w14:textId="77777777" w:rsidTr="00587DB2">
        <w:trPr>
          <w:cantSplit/>
          <w:trHeight w:val="4140"/>
        </w:trPr>
        <w:tc>
          <w:tcPr>
            <w:tcW w:w="1812" w:type="dxa"/>
            <w:textDirection w:val="btLr"/>
          </w:tcPr>
          <w:p w14:paraId="49C0E2B5" w14:textId="77777777" w:rsidR="00491635" w:rsidRPr="00987E0C" w:rsidRDefault="00491635" w:rsidP="00587DB2">
            <w:pPr>
              <w:ind w:left="113" w:right="113"/>
              <w:jc w:val="center"/>
              <w:rPr>
                <w:rFonts w:cs="Times New Roman"/>
                <w:b/>
                <w:szCs w:val="24"/>
              </w:rPr>
            </w:pPr>
            <w:r w:rsidRPr="00987E0C">
              <w:rPr>
                <w:rFonts w:cs="Times New Roman"/>
                <w:b/>
                <w:szCs w:val="24"/>
              </w:rPr>
              <w:t>Desenrolar da ação coletiva</w:t>
            </w:r>
          </w:p>
        </w:tc>
        <w:tc>
          <w:tcPr>
            <w:tcW w:w="1812" w:type="dxa"/>
          </w:tcPr>
          <w:p w14:paraId="07C61FCF" w14:textId="77777777" w:rsidR="00491635" w:rsidRPr="00987E0C" w:rsidRDefault="00491635" w:rsidP="00587DB2">
            <w:pPr>
              <w:rPr>
                <w:rFonts w:cs="Times New Roman"/>
                <w:szCs w:val="24"/>
              </w:rPr>
            </w:pPr>
            <w:r w:rsidRPr="00987E0C">
              <w:rPr>
                <w:rFonts w:cs="Times New Roman"/>
                <w:szCs w:val="24"/>
              </w:rPr>
              <w:t>Comícios; Passeatas; Caravanas; Carnaval das Diretas; Vigília Cívica;</w:t>
            </w:r>
          </w:p>
        </w:tc>
        <w:tc>
          <w:tcPr>
            <w:tcW w:w="1812" w:type="dxa"/>
          </w:tcPr>
          <w:p w14:paraId="56BF0ACF" w14:textId="77777777" w:rsidR="00491635" w:rsidRPr="00987E0C" w:rsidRDefault="00491635" w:rsidP="00587DB2">
            <w:pPr>
              <w:rPr>
                <w:rFonts w:cs="Times New Roman"/>
                <w:szCs w:val="24"/>
              </w:rPr>
            </w:pPr>
            <w:r w:rsidRPr="00987E0C">
              <w:rPr>
                <w:rFonts w:cs="Times New Roman"/>
                <w:szCs w:val="24"/>
              </w:rPr>
              <w:t>Organização de passeatas;</w:t>
            </w:r>
          </w:p>
          <w:p w14:paraId="7A0E9364" w14:textId="77777777" w:rsidR="00491635" w:rsidRPr="00987E0C" w:rsidRDefault="00491635" w:rsidP="00587DB2">
            <w:pPr>
              <w:rPr>
                <w:rFonts w:cs="Times New Roman"/>
                <w:szCs w:val="24"/>
              </w:rPr>
            </w:pPr>
            <w:r w:rsidRPr="00987E0C">
              <w:rPr>
                <w:rFonts w:cs="Times New Roman"/>
                <w:szCs w:val="24"/>
              </w:rPr>
              <w:t>Marchas;</w:t>
            </w:r>
          </w:p>
          <w:p w14:paraId="1C396E9F" w14:textId="77777777" w:rsidR="00491635" w:rsidRPr="00987E0C" w:rsidRDefault="00491635" w:rsidP="00587DB2">
            <w:pPr>
              <w:rPr>
                <w:rFonts w:cs="Times New Roman"/>
                <w:szCs w:val="24"/>
              </w:rPr>
            </w:pPr>
          </w:p>
        </w:tc>
        <w:tc>
          <w:tcPr>
            <w:tcW w:w="1812" w:type="dxa"/>
          </w:tcPr>
          <w:p w14:paraId="62559703" w14:textId="77777777" w:rsidR="00491635" w:rsidRPr="00987E0C" w:rsidRDefault="00491635" w:rsidP="00587DB2">
            <w:pPr>
              <w:rPr>
                <w:rFonts w:cs="Times New Roman"/>
                <w:szCs w:val="24"/>
              </w:rPr>
            </w:pPr>
            <w:r w:rsidRPr="00987E0C">
              <w:rPr>
                <w:rFonts w:cs="Times New Roman"/>
                <w:szCs w:val="24"/>
              </w:rPr>
              <w:t>Passeatas;</w:t>
            </w:r>
          </w:p>
          <w:p w14:paraId="088F3259" w14:textId="77777777" w:rsidR="00491635" w:rsidRPr="00987E0C" w:rsidRDefault="00491635" w:rsidP="00587DB2">
            <w:pPr>
              <w:rPr>
                <w:rFonts w:cs="Times New Roman"/>
                <w:szCs w:val="24"/>
              </w:rPr>
            </w:pPr>
            <w:r w:rsidRPr="00987E0C">
              <w:rPr>
                <w:rFonts w:cs="Times New Roman"/>
                <w:szCs w:val="24"/>
              </w:rPr>
              <w:t>Marchas;</w:t>
            </w:r>
          </w:p>
          <w:p w14:paraId="788B3527" w14:textId="77777777" w:rsidR="00491635" w:rsidRPr="00987E0C" w:rsidRDefault="00491635" w:rsidP="00587DB2">
            <w:pPr>
              <w:rPr>
                <w:rFonts w:cs="Times New Roman"/>
                <w:szCs w:val="24"/>
              </w:rPr>
            </w:pPr>
            <w:r w:rsidRPr="00987E0C">
              <w:rPr>
                <w:rFonts w:cs="Times New Roman"/>
                <w:szCs w:val="24"/>
              </w:rPr>
              <w:t xml:space="preserve">Ação contenciosa (violência); </w:t>
            </w:r>
          </w:p>
        </w:tc>
        <w:tc>
          <w:tcPr>
            <w:tcW w:w="1813" w:type="dxa"/>
          </w:tcPr>
          <w:p w14:paraId="0F831B8C" w14:textId="77777777" w:rsidR="00491635" w:rsidRPr="00987E0C" w:rsidRDefault="00491635" w:rsidP="00587DB2">
            <w:pPr>
              <w:rPr>
                <w:rFonts w:cs="Times New Roman"/>
                <w:szCs w:val="24"/>
              </w:rPr>
            </w:pPr>
            <w:r w:rsidRPr="00987E0C">
              <w:rPr>
                <w:rFonts w:cs="Times New Roman"/>
                <w:szCs w:val="24"/>
              </w:rPr>
              <w:t>Passeatas;</w:t>
            </w:r>
          </w:p>
          <w:p w14:paraId="33C47F6F" w14:textId="77777777" w:rsidR="00491635" w:rsidRPr="00987E0C" w:rsidRDefault="00491635" w:rsidP="00587DB2">
            <w:pPr>
              <w:rPr>
                <w:rFonts w:cs="Times New Roman"/>
                <w:szCs w:val="24"/>
              </w:rPr>
            </w:pPr>
            <w:r w:rsidRPr="00987E0C">
              <w:rPr>
                <w:rFonts w:cs="Times New Roman"/>
                <w:szCs w:val="24"/>
              </w:rPr>
              <w:t>Marchas;</w:t>
            </w:r>
          </w:p>
          <w:p w14:paraId="14599A4C" w14:textId="77777777" w:rsidR="00491635" w:rsidRPr="00987E0C" w:rsidRDefault="00491635" w:rsidP="00587DB2">
            <w:pPr>
              <w:rPr>
                <w:rFonts w:cs="Times New Roman"/>
                <w:szCs w:val="24"/>
              </w:rPr>
            </w:pPr>
            <w:r w:rsidRPr="00987E0C">
              <w:rPr>
                <w:rFonts w:cs="Times New Roman"/>
                <w:szCs w:val="24"/>
              </w:rPr>
              <w:t>Comícios;</w:t>
            </w:r>
          </w:p>
          <w:p w14:paraId="4C810856" w14:textId="77777777" w:rsidR="00491635" w:rsidRPr="00987E0C" w:rsidRDefault="00491635" w:rsidP="00587DB2">
            <w:pPr>
              <w:rPr>
                <w:rFonts w:cs="Times New Roman"/>
                <w:szCs w:val="24"/>
              </w:rPr>
            </w:pPr>
            <w:r w:rsidRPr="00987E0C">
              <w:rPr>
                <w:rFonts w:cs="Times New Roman"/>
                <w:szCs w:val="24"/>
              </w:rPr>
              <w:t>Dança</w:t>
            </w:r>
            <w:r>
              <w:rPr>
                <w:rFonts w:cs="Times New Roman"/>
                <w:szCs w:val="24"/>
              </w:rPr>
              <w:t>;</w:t>
            </w:r>
          </w:p>
        </w:tc>
      </w:tr>
      <w:tr w:rsidR="00491635" w:rsidRPr="00987E0C" w14:paraId="2CCB4095" w14:textId="77777777" w:rsidTr="00587DB2">
        <w:trPr>
          <w:cantSplit/>
          <w:trHeight w:val="4140"/>
        </w:trPr>
        <w:tc>
          <w:tcPr>
            <w:tcW w:w="1812" w:type="dxa"/>
            <w:textDirection w:val="btLr"/>
          </w:tcPr>
          <w:p w14:paraId="1183CA3E" w14:textId="77777777" w:rsidR="00491635" w:rsidRPr="00987E0C" w:rsidRDefault="00491635" w:rsidP="00587DB2">
            <w:pPr>
              <w:ind w:left="113" w:right="113"/>
              <w:jc w:val="center"/>
              <w:rPr>
                <w:rFonts w:cs="Times New Roman"/>
                <w:b/>
                <w:szCs w:val="24"/>
              </w:rPr>
            </w:pPr>
            <w:r w:rsidRPr="00987E0C">
              <w:rPr>
                <w:rFonts w:cs="Times New Roman"/>
                <w:b/>
                <w:szCs w:val="24"/>
              </w:rPr>
              <w:t>Construção das manifestações (o quadro interpretativo)</w:t>
            </w:r>
          </w:p>
        </w:tc>
        <w:tc>
          <w:tcPr>
            <w:tcW w:w="1812" w:type="dxa"/>
          </w:tcPr>
          <w:p w14:paraId="07F27702" w14:textId="77777777" w:rsidR="00491635" w:rsidRPr="00987E0C" w:rsidRDefault="00491635" w:rsidP="00587DB2">
            <w:pPr>
              <w:rPr>
                <w:rFonts w:cs="Times New Roman"/>
                <w:szCs w:val="24"/>
              </w:rPr>
            </w:pPr>
            <w:r w:rsidRPr="00987E0C">
              <w:rPr>
                <w:rFonts w:cs="Times New Roman"/>
                <w:szCs w:val="24"/>
              </w:rPr>
              <w:t xml:space="preserve">O sentimento difuso na sociedade e a possibilidade de reconstruir a cidadania e a democracia no Brasil por intermédio do voto; </w:t>
            </w:r>
          </w:p>
        </w:tc>
        <w:tc>
          <w:tcPr>
            <w:tcW w:w="1812" w:type="dxa"/>
          </w:tcPr>
          <w:p w14:paraId="7BCC29F7" w14:textId="77777777" w:rsidR="00491635" w:rsidRPr="00987E0C" w:rsidRDefault="00491635" w:rsidP="00587DB2">
            <w:pPr>
              <w:rPr>
                <w:rFonts w:cs="Times New Roman"/>
                <w:szCs w:val="24"/>
              </w:rPr>
            </w:pPr>
            <w:r>
              <w:rPr>
                <w:rFonts w:cs="Times New Roman"/>
                <w:szCs w:val="24"/>
              </w:rPr>
              <w:t>a</w:t>
            </w:r>
            <w:r w:rsidRPr="00987E0C">
              <w:rPr>
                <w:rFonts w:cs="Times New Roman"/>
                <w:szCs w:val="24"/>
              </w:rPr>
              <w:t xml:space="preserve"> questão da moral na política e a insatisfação com as elites políticas;</w:t>
            </w:r>
          </w:p>
        </w:tc>
        <w:tc>
          <w:tcPr>
            <w:tcW w:w="1812" w:type="dxa"/>
          </w:tcPr>
          <w:p w14:paraId="6272E94E" w14:textId="77777777" w:rsidR="00491635" w:rsidRDefault="00491635" w:rsidP="00587DB2">
            <w:pPr>
              <w:rPr>
                <w:rFonts w:cs="Times New Roman"/>
                <w:szCs w:val="24"/>
              </w:rPr>
            </w:pPr>
            <w:r>
              <w:rPr>
                <w:rFonts w:cs="Times New Roman"/>
                <w:szCs w:val="24"/>
              </w:rPr>
              <w:t>A crise da representação democrática;</w:t>
            </w:r>
          </w:p>
          <w:p w14:paraId="6D6D49D9" w14:textId="77777777" w:rsidR="00491635" w:rsidRDefault="00491635" w:rsidP="00587DB2">
            <w:pPr>
              <w:rPr>
                <w:rFonts w:cs="Times New Roman"/>
                <w:szCs w:val="24"/>
              </w:rPr>
            </w:pPr>
            <w:r>
              <w:rPr>
                <w:rFonts w:cs="Times New Roman"/>
                <w:szCs w:val="24"/>
              </w:rPr>
              <w:t>Desempenho institucional em relação às políticas de desenvolvimento</w:t>
            </w:r>
          </w:p>
          <w:p w14:paraId="14B6F4FC" w14:textId="77777777" w:rsidR="00491635" w:rsidRPr="00987E0C" w:rsidRDefault="00491635" w:rsidP="00587DB2">
            <w:pPr>
              <w:rPr>
                <w:rFonts w:cs="Times New Roman"/>
                <w:szCs w:val="24"/>
              </w:rPr>
            </w:pPr>
            <w:r>
              <w:rPr>
                <w:rFonts w:cs="Times New Roman"/>
                <w:szCs w:val="24"/>
              </w:rPr>
              <w:t>Indignação difusa;</w:t>
            </w:r>
          </w:p>
        </w:tc>
        <w:tc>
          <w:tcPr>
            <w:tcW w:w="1813" w:type="dxa"/>
          </w:tcPr>
          <w:p w14:paraId="49E1116E" w14:textId="77777777" w:rsidR="00491635" w:rsidRDefault="00491635" w:rsidP="00587DB2">
            <w:pPr>
              <w:rPr>
                <w:rFonts w:cs="Times New Roman"/>
                <w:szCs w:val="24"/>
              </w:rPr>
            </w:pPr>
            <w:r>
              <w:rPr>
                <w:rFonts w:cs="Times New Roman"/>
                <w:szCs w:val="24"/>
              </w:rPr>
              <w:t>O ódio à política;</w:t>
            </w:r>
          </w:p>
          <w:p w14:paraId="5A669767" w14:textId="77777777" w:rsidR="00491635" w:rsidRPr="00987E0C" w:rsidRDefault="00491635" w:rsidP="00587DB2">
            <w:pPr>
              <w:rPr>
                <w:rFonts w:cs="Times New Roman"/>
                <w:szCs w:val="24"/>
              </w:rPr>
            </w:pPr>
            <w:r>
              <w:rPr>
                <w:rFonts w:cs="Times New Roman"/>
                <w:szCs w:val="24"/>
              </w:rPr>
              <w:t>Direcionamento contra o partido político no poder;</w:t>
            </w:r>
          </w:p>
        </w:tc>
      </w:tr>
    </w:tbl>
    <w:p w14:paraId="3BC224D6" w14:textId="77777777" w:rsidR="00491635" w:rsidRDefault="00491635" w:rsidP="009F2B0E">
      <w:pPr>
        <w:widowControl w:val="0"/>
        <w:autoSpaceDE w:val="0"/>
        <w:autoSpaceDN w:val="0"/>
        <w:adjustRightInd w:val="0"/>
        <w:spacing w:line="240" w:lineRule="auto"/>
        <w:jc w:val="center"/>
        <w:rPr>
          <w:rFonts w:cs="Times New Roman"/>
          <w:szCs w:val="24"/>
        </w:rPr>
      </w:pPr>
    </w:p>
    <w:p w14:paraId="1C7876E4" w14:textId="70EE2B62" w:rsidR="00B17AC6" w:rsidRDefault="00B17AC6" w:rsidP="00B17AC6">
      <w:pPr>
        <w:spacing w:line="240" w:lineRule="auto"/>
        <w:rPr>
          <w:b/>
          <w:szCs w:val="24"/>
        </w:rPr>
      </w:pPr>
      <w:r>
        <w:rPr>
          <w:b/>
          <w:szCs w:val="24"/>
        </w:rPr>
        <w:lastRenderedPageBreak/>
        <w:t>Anexo 3 – Relação entre Autoridade e Hub na evolução dos eventos</w:t>
      </w:r>
    </w:p>
    <w:p w14:paraId="5475CB70" w14:textId="77777777" w:rsidR="00B17AC6" w:rsidRDefault="00B17AC6" w:rsidP="00B17AC6">
      <w:pPr>
        <w:pStyle w:val="Legenda"/>
        <w:keepNext/>
        <w:jc w:val="center"/>
        <w:rPr>
          <w:b/>
          <w:i w:val="0"/>
        </w:rPr>
      </w:pPr>
      <w:r>
        <w:rPr>
          <w:b/>
          <w:i w:val="0"/>
        </w:rPr>
        <w:t>1º ATO 06-06-2013</w:t>
      </w:r>
    </w:p>
    <w:tbl>
      <w:tblPr>
        <w:tblW w:w="8828" w:type="dxa"/>
        <w:tblCellMar>
          <w:left w:w="70" w:type="dxa"/>
          <w:right w:w="70" w:type="dxa"/>
        </w:tblCellMar>
        <w:tblLook w:val="04A0" w:firstRow="1" w:lastRow="0" w:firstColumn="1" w:lastColumn="0" w:noHBand="0" w:noVBand="1"/>
      </w:tblPr>
      <w:tblGrid>
        <w:gridCol w:w="1271"/>
        <w:gridCol w:w="4741"/>
        <w:gridCol w:w="2816"/>
      </w:tblGrid>
      <w:tr w:rsidR="00B17AC6" w14:paraId="2EE05CEA" w14:textId="77777777" w:rsidTr="00B17AC6">
        <w:trPr>
          <w:trHeight w:val="315"/>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460A73E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w:t>
            </w:r>
          </w:p>
        </w:tc>
        <w:tc>
          <w:tcPr>
            <w:tcW w:w="4741" w:type="dxa"/>
            <w:tcBorders>
              <w:top w:val="single" w:sz="4" w:space="0" w:color="auto"/>
              <w:left w:val="nil"/>
              <w:bottom w:val="single" w:sz="4" w:space="0" w:color="auto"/>
              <w:right w:val="single" w:sz="4" w:space="0" w:color="auto"/>
            </w:tcBorders>
            <w:noWrap/>
            <w:vAlign w:val="center"/>
            <w:hideMark/>
          </w:tcPr>
          <w:p w14:paraId="1A0C8A08" w14:textId="77777777" w:rsidR="00B17AC6" w:rsidRDefault="00B17AC6">
            <w:pPr>
              <w:spacing w:after="0" w:line="240" w:lineRule="auto"/>
              <w:jc w:val="center"/>
              <w:rPr>
                <w:rFonts w:eastAsia="Times New Roman"/>
                <w:b/>
                <w:bCs/>
                <w:color w:val="000000"/>
                <w:szCs w:val="24"/>
                <w:lang w:eastAsia="pt-BR"/>
              </w:rPr>
            </w:pPr>
            <w:r>
              <w:rPr>
                <w:rFonts w:eastAsia="Times New Roman"/>
                <w:b/>
                <w:bCs/>
                <w:color w:val="000000"/>
                <w:szCs w:val="24"/>
                <w:lang w:eastAsia="pt-BR"/>
              </w:rPr>
              <w:t>Autoridade</w:t>
            </w:r>
          </w:p>
        </w:tc>
        <w:tc>
          <w:tcPr>
            <w:tcW w:w="2816" w:type="dxa"/>
            <w:tcBorders>
              <w:top w:val="single" w:sz="4" w:space="0" w:color="auto"/>
              <w:left w:val="nil"/>
              <w:bottom w:val="single" w:sz="4" w:space="0" w:color="auto"/>
              <w:right w:val="single" w:sz="4" w:space="0" w:color="auto"/>
            </w:tcBorders>
            <w:noWrap/>
            <w:vAlign w:val="center"/>
            <w:hideMark/>
          </w:tcPr>
          <w:p w14:paraId="6E182214" w14:textId="77777777" w:rsidR="00B17AC6" w:rsidRDefault="00B17AC6">
            <w:pPr>
              <w:spacing w:after="0" w:line="240" w:lineRule="auto"/>
              <w:jc w:val="center"/>
              <w:rPr>
                <w:rFonts w:eastAsia="Times New Roman"/>
                <w:b/>
                <w:bCs/>
                <w:color w:val="000000"/>
                <w:szCs w:val="24"/>
                <w:lang w:eastAsia="pt-BR"/>
              </w:rPr>
            </w:pPr>
            <w:r>
              <w:rPr>
                <w:rFonts w:eastAsia="Times New Roman"/>
                <w:b/>
                <w:bCs/>
                <w:color w:val="000000"/>
                <w:szCs w:val="24"/>
                <w:lang w:eastAsia="pt-BR"/>
              </w:rPr>
              <w:t>HUB</w:t>
            </w:r>
          </w:p>
        </w:tc>
      </w:tr>
      <w:tr w:rsidR="00B17AC6" w14:paraId="08AFA4D9"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70595C6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w:t>
            </w:r>
          </w:p>
        </w:tc>
        <w:tc>
          <w:tcPr>
            <w:tcW w:w="4741" w:type="dxa"/>
            <w:tcBorders>
              <w:top w:val="nil"/>
              <w:left w:val="nil"/>
              <w:bottom w:val="single" w:sz="4" w:space="0" w:color="auto"/>
              <w:right w:val="single" w:sz="4" w:space="0" w:color="auto"/>
            </w:tcBorders>
            <w:noWrap/>
            <w:vAlign w:val="center"/>
            <w:hideMark/>
          </w:tcPr>
          <w:p w14:paraId="2F3A4AEF"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estadao</w:t>
            </w:r>
            <w:proofErr w:type="spellEnd"/>
          </w:p>
        </w:tc>
        <w:tc>
          <w:tcPr>
            <w:tcW w:w="2816" w:type="dxa"/>
            <w:tcBorders>
              <w:top w:val="nil"/>
              <w:left w:val="nil"/>
              <w:bottom w:val="single" w:sz="4" w:space="0" w:color="auto"/>
              <w:right w:val="single" w:sz="4" w:space="0" w:color="auto"/>
            </w:tcBorders>
            <w:noWrap/>
            <w:vAlign w:val="center"/>
            <w:hideMark/>
          </w:tcPr>
          <w:p w14:paraId="6A598E2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Izaias Santana</w:t>
            </w:r>
          </w:p>
        </w:tc>
      </w:tr>
      <w:tr w:rsidR="00B17AC6" w14:paraId="03194085"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5553C62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w:t>
            </w:r>
          </w:p>
        </w:tc>
        <w:tc>
          <w:tcPr>
            <w:tcW w:w="4741" w:type="dxa"/>
            <w:tcBorders>
              <w:top w:val="nil"/>
              <w:left w:val="nil"/>
              <w:bottom w:val="single" w:sz="4" w:space="0" w:color="auto"/>
              <w:right w:val="single" w:sz="4" w:space="0" w:color="auto"/>
            </w:tcBorders>
            <w:noWrap/>
            <w:vAlign w:val="center"/>
            <w:hideMark/>
          </w:tcPr>
          <w:p w14:paraId="09E60EF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Passe Livre São Paulo</w:t>
            </w:r>
          </w:p>
        </w:tc>
        <w:tc>
          <w:tcPr>
            <w:tcW w:w="2816" w:type="dxa"/>
            <w:tcBorders>
              <w:top w:val="nil"/>
              <w:left w:val="nil"/>
              <w:bottom w:val="single" w:sz="4" w:space="0" w:color="auto"/>
              <w:right w:val="single" w:sz="4" w:space="0" w:color="auto"/>
            </w:tcBorders>
            <w:noWrap/>
            <w:vAlign w:val="center"/>
            <w:hideMark/>
          </w:tcPr>
          <w:p w14:paraId="59D95ED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Manifesto Libertário</w:t>
            </w:r>
          </w:p>
        </w:tc>
      </w:tr>
      <w:tr w:rsidR="00B17AC6" w14:paraId="7CCC455B"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7ACCE7E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3</w:t>
            </w:r>
          </w:p>
        </w:tc>
        <w:tc>
          <w:tcPr>
            <w:tcW w:w="4741" w:type="dxa"/>
            <w:tcBorders>
              <w:top w:val="nil"/>
              <w:left w:val="nil"/>
              <w:bottom w:val="single" w:sz="4" w:space="0" w:color="auto"/>
              <w:right w:val="single" w:sz="4" w:space="0" w:color="auto"/>
            </w:tcBorders>
            <w:noWrap/>
            <w:vAlign w:val="center"/>
            <w:hideMark/>
          </w:tcPr>
          <w:p w14:paraId="21EAAFD1"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AnonymousBrasil</w:t>
            </w:r>
            <w:proofErr w:type="spellEnd"/>
          </w:p>
        </w:tc>
        <w:tc>
          <w:tcPr>
            <w:tcW w:w="2816" w:type="dxa"/>
            <w:tcBorders>
              <w:top w:val="nil"/>
              <w:left w:val="nil"/>
              <w:bottom w:val="single" w:sz="4" w:space="0" w:color="auto"/>
              <w:right w:val="single" w:sz="4" w:space="0" w:color="auto"/>
            </w:tcBorders>
            <w:noWrap/>
            <w:vAlign w:val="center"/>
            <w:hideMark/>
          </w:tcPr>
          <w:p w14:paraId="4367B65F"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w:t>
            </w:r>
            <w:proofErr w:type="spellEnd"/>
            <w:r>
              <w:rPr>
                <w:rFonts w:eastAsia="Times New Roman"/>
                <w:color w:val="000000"/>
                <w:szCs w:val="24"/>
                <w:lang w:eastAsia="pt-BR"/>
              </w:rPr>
              <w:t xml:space="preserve"> Brasil</w:t>
            </w:r>
          </w:p>
        </w:tc>
      </w:tr>
      <w:tr w:rsidR="00B17AC6" w14:paraId="2340A4D4"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438DB50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4</w:t>
            </w:r>
          </w:p>
        </w:tc>
        <w:tc>
          <w:tcPr>
            <w:tcW w:w="4741" w:type="dxa"/>
            <w:tcBorders>
              <w:top w:val="nil"/>
              <w:left w:val="nil"/>
              <w:bottom w:val="single" w:sz="4" w:space="0" w:color="auto"/>
              <w:right w:val="single" w:sz="4" w:space="0" w:color="auto"/>
            </w:tcBorders>
            <w:noWrap/>
            <w:vAlign w:val="center"/>
            <w:hideMark/>
          </w:tcPr>
          <w:p w14:paraId="2E65FEC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NINJA</w:t>
            </w:r>
          </w:p>
        </w:tc>
        <w:tc>
          <w:tcPr>
            <w:tcW w:w="2816" w:type="dxa"/>
            <w:tcBorders>
              <w:top w:val="nil"/>
              <w:left w:val="nil"/>
              <w:bottom w:val="single" w:sz="4" w:space="0" w:color="auto"/>
              <w:right w:val="single" w:sz="4" w:space="0" w:color="auto"/>
            </w:tcBorders>
            <w:noWrap/>
            <w:vAlign w:val="center"/>
            <w:hideMark/>
          </w:tcPr>
          <w:p w14:paraId="19EC8F4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Cesar </w:t>
            </w:r>
            <w:proofErr w:type="spellStart"/>
            <w:r>
              <w:rPr>
                <w:rFonts w:eastAsia="Times New Roman"/>
                <w:color w:val="000000"/>
                <w:szCs w:val="24"/>
                <w:lang w:eastAsia="pt-BR"/>
              </w:rPr>
              <w:t>Stefanes</w:t>
            </w:r>
            <w:proofErr w:type="spellEnd"/>
          </w:p>
        </w:tc>
      </w:tr>
      <w:tr w:rsidR="00B17AC6" w14:paraId="65623C4A"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0200284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5</w:t>
            </w:r>
          </w:p>
        </w:tc>
        <w:tc>
          <w:tcPr>
            <w:tcW w:w="4741" w:type="dxa"/>
            <w:tcBorders>
              <w:top w:val="nil"/>
              <w:left w:val="nil"/>
              <w:bottom w:val="single" w:sz="4" w:space="0" w:color="auto"/>
              <w:right w:val="single" w:sz="4" w:space="0" w:color="auto"/>
            </w:tcBorders>
            <w:noWrap/>
            <w:vAlign w:val="center"/>
            <w:hideMark/>
          </w:tcPr>
          <w:p w14:paraId="5B167F7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CartaCapital</w:t>
            </w:r>
          </w:p>
        </w:tc>
        <w:tc>
          <w:tcPr>
            <w:tcW w:w="2816" w:type="dxa"/>
            <w:tcBorders>
              <w:top w:val="nil"/>
              <w:left w:val="nil"/>
              <w:bottom w:val="single" w:sz="4" w:space="0" w:color="auto"/>
              <w:right w:val="single" w:sz="4" w:space="0" w:color="auto"/>
            </w:tcBorders>
            <w:noWrap/>
            <w:vAlign w:val="center"/>
            <w:hideMark/>
          </w:tcPr>
          <w:p w14:paraId="0924D73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Janira Rocha</w:t>
            </w:r>
          </w:p>
        </w:tc>
      </w:tr>
      <w:tr w:rsidR="00B17AC6" w14:paraId="2F65F67F"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04AFC9C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6</w:t>
            </w:r>
          </w:p>
        </w:tc>
        <w:tc>
          <w:tcPr>
            <w:tcW w:w="4741" w:type="dxa"/>
            <w:tcBorders>
              <w:top w:val="nil"/>
              <w:left w:val="nil"/>
              <w:bottom w:val="single" w:sz="4" w:space="0" w:color="auto"/>
              <w:right w:val="single" w:sz="4" w:space="0" w:color="auto"/>
            </w:tcBorders>
            <w:noWrap/>
            <w:vAlign w:val="center"/>
            <w:hideMark/>
          </w:tcPr>
          <w:p w14:paraId="66DC006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O Globo</w:t>
            </w:r>
          </w:p>
        </w:tc>
        <w:tc>
          <w:tcPr>
            <w:tcW w:w="2816" w:type="dxa"/>
            <w:tcBorders>
              <w:top w:val="nil"/>
              <w:left w:val="nil"/>
              <w:bottom w:val="single" w:sz="4" w:space="0" w:color="auto"/>
              <w:right w:val="single" w:sz="4" w:space="0" w:color="auto"/>
            </w:tcBorders>
            <w:noWrap/>
            <w:vAlign w:val="center"/>
            <w:hideMark/>
          </w:tcPr>
          <w:p w14:paraId="2107481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Natália Pedroso</w:t>
            </w:r>
          </w:p>
        </w:tc>
      </w:tr>
      <w:tr w:rsidR="00B17AC6" w14:paraId="79BF4833"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75AE32E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7</w:t>
            </w:r>
          </w:p>
        </w:tc>
        <w:tc>
          <w:tcPr>
            <w:tcW w:w="4741" w:type="dxa"/>
            <w:tcBorders>
              <w:top w:val="nil"/>
              <w:left w:val="nil"/>
              <w:bottom w:val="single" w:sz="4" w:space="0" w:color="auto"/>
              <w:right w:val="single" w:sz="4" w:space="0" w:color="auto"/>
            </w:tcBorders>
            <w:noWrap/>
            <w:vAlign w:val="center"/>
            <w:hideMark/>
          </w:tcPr>
          <w:p w14:paraId="36E501F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Recep Tayyip </w:t>
            </w:r>
            <w:proofErr w:type="spellStart"/>
            <w:r>
              <w:rPr>
                <w:rFonts w:eastAsia="Times New Roman"/>
                <w:color w:val="000000"/>
                <w:szCs w:val="24"/>
                <w:lang w:eastAsia="pt-BR"/>
              </w:rPr>
              <w:t>Erdoğan</w:t>
            </w:r>
            <w:proofErr w:type="spellEnd"/>
            <w:r>
              <w:rPr>
                <w:rFonts w:eastAsia="Times New Roman"/>
                <w:color w:val="000000"/>
                <w:szCs w:val="24"/>
                <w:lang w:eastAsia="pt-BR"/>
              </w:rPr>
              <w:t xml:space="preserve"> - </w:t>
            </w:r>
            <w:proofErr w:type="spellStart"/>
            <w:r>
              <w:rPr>
                <w:rFonts w:eastAsia="Times New Roman"/>
                <w:color w:val="000000"/>
                <w:szCs w:val="24"/>
                <w:lang w:eastAsia="pt-BR"/>
              </w:rPr>
              <w:t>Türkiye'nin</w:t>
            </w:r>
            <w:proofErr w:type="spellEnd"/>
            <w:r>
              <w:rPr>
                <w:rFonts w:eastAsia="Times New Roman"/>
                <w:color w:val="000000"/>
                <w:szCs w:val="24"/>
                <w:lang w:eastAsia="pt-BR"/>
              </w:rPr>
              <w:t xml:space="preserve"> </w:t>
            </w:r>
            <w:proofErr w:type="spellStart"/>
            <w:r>
              <w:rPr>
                <w:rFonts w:eastAsia="Times New Roman"/>
                <w:color w:val="000000"/>
                <w:szCs w:val="24"/>
                <w:lang w:eastAsia="pt-BR"/>
              </w:rPr>
              <w:t>Gururu</w:t>
            </w:r>
            <w:proofErr w:type="spellEnd"/>
          </w:p>
        </w:tc>
        <w:tc>
          <w:tcPr>
            <w:tcW w:w="2816" w:type="dxa"/>
            <w:tcBorders>
              <w:top w:val="nil"/>
              <w:left w:val="nil"/>
              <w:bottom w:val="single" w:sz="4" w:space="0" w:color="auto"/>
              <w:right w:val="single" w:sz="4" w:space="0" w:color="auto"/>
            </w:tcBorders>
            <w:noWrap/>
            <w:vAlign w:val="center"/>
            <w:hideMark/>
          </w:tcPr>
          <w:p w14:paraId="0A8A613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Wilbert Santos Will</w:t>
            </w:r>
          </w:p>
        </w:tc>
      </w:tr>
      <w:tr w:rsidR="00B17AC6" w14:paraId="3798742F"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3A41BD9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8</w:t>
            </w:r>
          </w:p>
        </w:tc>
        <w:tc>
          <w:tcPr>
            <w:tcW w:w="4741" w:type="dxa"/>
            <w:tcBorders>
              <w:top w:val="nil"/>
              <w:left w:val="nil"/>
              <w:bottom w:val="single" w:sz="4" w:space="0" w:color="auto"/>
              <w:right w:val="single" w:sz="4" w:space="0" w:color="auto"/>
            </w:tcBorders>
            <w:noWrap/>
            <w:vAlign w:val="center"/>
            <w:hideMark/>
          </w:tcPr>
          <w:p w14:paraId="07134DCF"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Diren</w:t>
            </w:r>
            <w:proofErr w:type="spellEnd"/>
            <w:r>
              <w:rPr>
                <w:rFonts w:eastAsia="Times New Roman"/>
                <w:color w:val="000000"/>
                <w:szCs w:val="24"/>
                <w:lang w:eastAsia="pt-BR"/>
              </w:rPr>
              <w:t xml:space="preserve"> </w:t>
            </w:r>
            <w:proofErr w:type="spellStart"/>
            <w:r>
              <w:rPr>
                <w:rFonts w:eastAsia="Times New Roman"/>
                <w:color w:val="000000"/>
                <w:szCs w:val="24"/>
                <w:lang w:eastAsia="pt-BR"/>
              </w:rPr>
              <w:t>Gezi</w:t>
            </w:r>
            <w:proofErr w:type="spellEnd"/>
            <w:r>
              <w:rPr>
                <w:rFonts w:eastAsia="Times New Roman"/>
                <w:color w:val="000000"/>
                <w:szCs w:val="24"/>
                <w:lang w:eastAsia="pt-BR"/>
              </w:rPr>
              <w:t xml:space="preserve"> </w:t>
            </w:r>
            <w:proofErr w:type="spellStart"/>
            <w:r>
              <w:rPr>
                <w:rFonts w:eastAsia="Times New Roman"/>
                <w:color w:val="000000"/>
                <w:szCs w:val="24"/>
                <w:lang w:eastAsia="pt-BR"/>
              </w:rPr>
              <w:t>Parkı</w:t>
            </w:r>
            <w:proofErr w:type="spellEnd"/>
          </w:p>
        </w:tc>
        <w:tc>
          <w:tcPr>
            <w:tcW w:w="2816" w:type="dxa"/>
            <w:tcBorders>
              <w:top w:val="nil"/>
              <w:left w:val="nil"/>
              <w:bottom w:val="single" w:sz="4" w:space="0" w:color="auto"/>
              <w:right w:val="single" w:sz="4" w:space="0" w:color="auto"/>
            </w:tcBorders>
            <w:noWrap/>
            <w:vAlign w:val="center"/>
            <w:hideMark/>
          </w:tcPr>
          <w:p w14:paraId="0A9CACA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Verdade Nua &amp; Crua</w:t>
            </w:r>
          </w:p>
        </w:tc>
      </w:tr>
      <w:tr w:rsidR="00B17AC6" w14:paraId="00BCDB4F"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6EAE100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9</w:t>
            </w:r>
          </w:p>
        </w:tc>
        <w:tc>
          <w:tcPr>
            <w:tcW w:w="4741" w:type="dxa"/>
            <w:tcBorders>
              <w:top w:val="nil"/>
              <w:left w:val="nil"/>
              <w:bottom w:val="single" w:sz="4" w:space="0" w:color="auto"/>
              <w:right w:val="single" w:sz="4" w:space="0" w:color="auto"/>
            </w:tcBorders>
            <w:noWrap/>
            <w:vAlign w:val="center"/>
            <w:hideMark/>
          </w:tcPr>
          <w:p w14:paraId="26A9DE6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Folha de </w:t>
            </w:r>
            <w:proofErr w:type="spellStart"/>
            <w:proofErr w:type="gramStart"/>
            <w:r>
              <w:rPr>
                <w:rFonts w:eastAsia="Times New Roman"/>
                <w:color w:val="000000"/>
                <w:szCs w:val="24"/>
                <w:lang w:eastAsia="pt-BR"/>
              </w:rPr>
              <w:t>S.Paulo</w:t>
            </w:r>
            <w:proofErr w:type="spellEnd"/>
            <w:proofErr w:type="gramEnd"/>
          </w:p>
        </w:tc>
        <w:tc>
          <w:tcPr>
            <w:tcW w:w="2816" w:type="dxa"/>
            <w:tcBorders>
              <w:top w:val="nil"/>
              <w:left w:val="nil"/>
              <w:bottom w:val="single" w:sz="4" w:space="0" w:color="auto"/>
              <w:right w:val="single" w:sz="4" w:space="0" w:color="auto"/>
            </w:tcBorders>
            <w:noWrap/>
            <w:vAlign w:val="center"/>
            <w:hideMark/>
          </w:tcPr>
          <w:p w14:paraId="5DC59A4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Sharon </w:t>
            </w:r>
            <w:proofErr w:type="spellStart"/>
            <w:r>
              <w:rPr>
                <w:rFonts w:eastAsia="Times New Roman"/>
                <w:color w:val="000000"/>
                <w:szCs w:val="24"/>
                <w:lang w:eastAsia="pt-BR"/>
              </w:rPr>
              <w:t>Mehlmann</w:t>
            </w:r>
            <w:proofErr w:type="spellEnd"/>
          </w:p>
        </w:tc>
      </w:tr>
      <w:tr w:rsidR="00B17AC6" w14:paraId="36E65991"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683611A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10</w:t>
            </w:r>
          </w:p>
        </w:tc>
        <w:tc>
          <w:tcPr>
            <w:tcW w:w="4741" w:type="dxa"/>
            <w:tcBorders>
              <w:top w:val="nil"/>
              <w:left w:val="nil"/>
              <w:bottom w:val="single" w:sz="4" w:space="0" w:color="auto"/>
              <w:right w:val="single" w:sz="4" w:space="0" w:color="auto"/>
            </w:tcBorders>
            <w:noWrap/>
            <w:vAlign w:val="center"/>
            <w:hideMark/>
          </w:tcPr>
          <w:p w14:paraId="7D5131F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Plínio comenta</w:t>
            </w:r>
          </w:p>
        </w:tc>
        <w:tc>
          <w:tcPr>
            <w:tcW w:w="2816" w:type="dxa"/>
            <w:tcBorders>
              <w:top w:val="nil"/>
              <w:left w:val="nil"/>
              <w:bottom w:val="single" w:sz="4" w:space="0" w:color="auto"/>
              <w:right w:val="single" w:sz="4" w:space="0" w:color="auto"/>
            </w:tcBorders>
            <w:noWrap/>
            <w:vAlign w:val="center"/>
            <w:hideMark/>
          </w:tcPr>
          <w:p w14:paraId="2EF6389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Sidinei Donisete</w:t>
            </w:r>
          </w:p>
        </w:tc>
      </w:tr>
      <w:tr w:rsidR="00B17AC6" w14:paraId="63E54035"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3E06DF8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11</w:t>
            </w:r>
          </w:p>
        </w:tc>
        <w:tc>
          <w:tcPr>
            <w:tcW w:w="4741" w:type="dxa"/>
            <w:tcBorders>
              <w:top w:val="nil"/>
              <w:left w:val="nil"/>
              <w:bottom w:val="single" w:sz="4" w:space="0" w:color="auto"/>
              <w:right w:val="single" w:sz="4" w:space="0" w:color="auto"/>
            </w:tcBorders>
            <w:noWrap/>
            <w:vAlign w:val="center"/>
            <w:hideMark/>
          </w:tcPr>
          <w:p w14:paraId="28BAEFD4"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w:t>
            </w:r>
            <w:proofErr w:type="spellEnd"/>
            <w:r>
              <w:rPr>
                <w:rFonts w:eastAsia="Times New Roman"/>
                <w:color w:val="000000"/>
                <w:szCs w:val="24"/>
                <w:lang w:eastAsia="pt-BR"/>
              </w:rPr>
              <w:t xml:space="preserve"> Rio</w:t>
            </w:r>
          </w:p>
        </w:tc>
        <w:tc>
          <w:tcPr>
            <w:tcW w:w="2816" w:type="dxa"/>
            <w:tcBorders>
              <w:top w:val="nil"/>
              <w:left w:val="nil"/>
              <w:bottom w:val="single" w:sz="4" w:space="0" w:color="auto"/>
              <w:right w:val="single" w:sz="4" w:space="0" w:color="auto"/>
            </w:tcBorders>
            <w:noWrap/>
            <w:vAlign w:val="center"/>
            <w:hideMark/>
          </w:tcPr>
          <w:p w14:paraId="268F560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Wu Ming</w:t>
            </w:r>
          </w:p>
        </w:tc>
      </w:tr>
      <w:tr w:rsidR="00B17AC6" w14:paraId="796F1A67"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6CDD2B6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12</w:t>
            </w:r>
          </w:p>
        </w:tc>
        <w:tc>
          <w:tcPr>
            <w:tcW w:w="4741" w:type="dxa"/>
            <w:tcBorders>
              <w:top w:val="nil"/>
              <w:left w:val="nil"/>
              <w:bottom w:val="single" w:sz="4" w:space="0" w:color="auto"/>
              <w:right w:val="single" w:sz="4" w:space="0" w:color="auto"/>
            </w:tcBorders>
            <w:noWrap/>
            <w:vAlign w:val="center"/>
            <w:hideMark/>
          </w:tcPr>
          <w:p w14:paraId="7BD651A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Yahoo </w:t>
            </w:r>
            <w:proofErr w:type="gramStart"/>
            <w:r>
              <w:rPr>
                <w:rFonts w:eastAsia="Times New Roman"/>
                <w:color w:val="000000"/>
                <w:szCs w:val="24"/>
                <w:lang w:eastAsia="pt-BR"/>
              </w:rPr>
              <w:t>Noticias</w:t>
            </w:r>
            <w:proofErr w:type="gramEnd"/>
          </w:p>
        </w:tc>
        <w:tc>
          <w:tcPr>
            <w:tcW w:w="2816" w:type="dxa"/>
            <w:tcBorders>
              <w:top w:val="nil"/>
              <w:left w:val="nil"/>
              <w:bottom w:val="single" w:sz="4" w:space="0" w:color="auto"/>
              <w:right w:val="single" w:sz="4" w:space="0" w:color="auto"/>
            </w:tcBorders>
            <w:noWrap/>
            <w:vAlign w:val="center"/>
            <w:hideMark/>
          </w:tcPr>
          <w:p w14:paraId="680741A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Fabrício Silva</w:t>
            </w:r>
          </w:p>
        </w:tc>
      </w:tr>
      <w:tr w:rsidR="00B17AC6" w14:paraId="10E9BAA9"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3654E71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13</w:t>
            </w:r>
          </w:p>
        </w:tc>
        <w:tc>
          <w:tcPr>
            <w:tcW w:w="4741" w:type="dxa"/>
            <w:tcBorders>
              <w:top w:val="nil"/>
              <w:left w:val="nil"/>
              <w:bottom w:val="single" w:sz="4" w:space="0" w:color="auto"/>
              <w:right w:val="single" w:sz="4" w:space="0" w:color="auto"/>
            </w:tcBorders>
            <w:noWrap/>
            <w:vAlign w:val="center"/>
            <w:hideMark/>
          </w:tcPr>
          <w:p w14:paraId="723238F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ANON H4</w:t>
            </w:r>
          </w:p>
        </w:tc>
        <w:tc>
          <w:tcPr>
            <w:tcW w:w="2816" w:type="dxa"/>
            <w:tcBorders>
              <w:top w:val="nil"/>
              <w:left w:val="nil"/>
              <w:bottom w:val="single" w:sz="4" w:space="0" w:color="auto"/>
              <w:right w:val="single" w:sz="4" w:space="0" w:color="auto"/>
            </w:tcBorders>
            <w:noWrap/>
            <w:vAlign w:val="center"/>
            <w:hideMark/>
          </w:tcPr>
          <w:p w14:paraId="0BC147BC"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Valdci</w:t>
            </w:r>
            <w:proofErr w:type="spellEnd"/>
            <w:r>
              <w:rPr>
                <w:rFonts w:eastAsia="Times New Roman"/>
                <w:color w:val="000000"/>
                <w:szCs w:val="24"/>
                <w:lang w:eastAsia="pt-BR"/>
              </w:rPr>
              <w:t xml:space="preserve"> Teixeira</w:t>
            </w:r>
          </w:p>
        </w:tc>
      </w:tr>
      <w:tr w:rsidR="00B17AC6" w14:paraId="3BC39E72"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71AAA42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14</w:t>
            </w:r>
          </w:p>
        </w:tc>
        <w:tc>
          <w:tcPr>
            <w:tcW w:w="4741" w:type="dxa"/>
            <w:tcBorders>
              <w:top w:val="nil"/>
              <w:left w:val="nil"/>
              <w:bottom w:val="single" w:sz="4" w:space="0" w:color="auto"/>
              <w:right w:val="single" w:sz="4" w:space="0" w:color="auto"/>
            </w:tcBorders>
            <w:noWrap/>
            <w:vAlign w:val="center"/>
            <w:hideMark/>
          </w:tcPr>
          <w:p w14:paraId="3A69812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Portal R7</w:t>
            </w:r>
          </w:p>
        </w:tc>
        <w:tc>
          <w:tcPr>
            <w:tcW w:w="2816" w:type="dxa"/>
            <w:tcBorders>
              <w:top w:val="nil"/>
              <w:left w:val="nil"/>
              <w:bottom w:val="single" w:sz="4" w:space="0" w:color="auto"/>
              <w:right w:val="single" w:sz="4" w:space="0" w:color="auto"/>
            </w:tcBorders>
            <w:noWrap/>
            <w:vAlign w:val="center"/>
            <w:hideMark/>
          </w:tcPr>
          <w:p w14:paraId="7C8CAC8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Matheus Marques</w:t>
            </w:r>
          </w:p>
        </w:tc>
      </w:tr>
      <w:tr w:rsidR="00B17AC6" w14:paraId="0740CAFF"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5AA2485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15</w:t>
            </w:r>
          </w:p>
        </w:tc>
        <w:tc>
          <w:tcPr>
            <w:tcW w:w="4741" w:type="dxa"/>
            <w:tcBorders>
              <w:top w:val="nil"/>
              <w:left w:val="nil"/>
              <w:bottom w:val="single" w:sz="4" w:space="0" w:color="auto"/>
              <w:right w:val="single" w:sz="4" w:space="0" w:color="auto"/>
            </w:tcBorders>
            <w:noWrap/>
            <w:vAlign w:val="center"/>
            <w:hideMark/>
          </w:tcPr>
          <w:p w14:paraId="1EBF068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Verdade Nua &amp; Crua</w:t>
            </w:r>
          </w:p>
        </w:tc>
        <w:tc>
          <w:tcPr>
            <w:tcW w:w="2816" w:type="dxa"/>
            <w:tcBorders>
              <w:top w:val="nil"/>
              <w:left w:val="nil"/>
              <w:bottom w:val="single" w:sz="4" w:space="0" w:color="auto"/>
              <w:right w:val="single" w:sz="4" w:space="0" w:color="auto"/>
            </w:tcBorders>
            <w:noWrap/>
            <w:vAlign w:val="center"/>
            <w:hideMark/>
          </w:tcPr>
          <w:p w14:paraId="216A54B8"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Julis</w:t>
            </w:r>
            <w:proofErr w:type="spellEnd"/>
            <w:r>
              <w:rPr>
                <w:rFonts w:eastAsia="Times New Roman"/>
                <w:color w:val="000000"/>
                <w:szCs w:val="24"/>
                <w:lang w:eastAsia="pt-BR"/>
              </w:rPr>
              <w:t xml:space="preserve"> Do Bandolim</w:t>
            </w:r>
          </w:p>
        </w:tc>
      </w:tr>
      <w:tr w:rsidR="00B17AC6" w14:paraId="7C880BF6"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5BB85C4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16</w:t>
            </w:r>
          </w:p>
        </w:tc>
        <w:tc>
          <w:tcPr>
            <w:tcW w:w="4741" w:type="dxa"/>
            <w:tcBorders>
              <w:top w:val="nil"/>
              <w:left w:val="nil"/>
              <w:bottom w:val="single" w:sz="4" w:space="0" w:color="auto"/>
              <w:right w:val="single" w:sz="4" w:space="0" w:color="auto"/>
            </w:tcBorders>
            <w:noWrap/>
            <w:vAlign w:val="center"/>
            <w:hideMark/>
          </w:tcPr>
          <w:p w14:paraId="4AB9AA4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Pedro </w:t>
            </w:r>
            <w:proofErr w:type="spellStart"/>
            <w:r>
              <w:rPr>
                <w:rFonts w:eastAsia="Times New Roman"/>
                <w:color w:val="000000"/>
                <w:szCs w:val="24"/>
                <w:lang w:eastAsia="pt-BR"/>
              </w:rPr>
              <w:t>Chavedar</w:t>
            </w:r>
            <w:proofErr w:type="spellEnd"/>
          </w:p>
        </w:tc>
        <w:tc>
          <w:tcPr>
            <w:tcW w:w="2816" w:type="dxa"/>
            <w:tcBorders>
              <w:top w:val="nil"/>
              <w:left w:val="nil"/>
              <w:bottom w:val="single" w:sz="4" w:space="0" w:color="auto"/>
              <w:right w:val="single" w:sz="4" w:space="0" w:color="auto"/>
            </w:tcBorders>
            <w:noWrap/>
            <w:vAlign w:val="center"/>
            <w:hideMark/>
          </w:tcPr>
          <w:p w14:paraId="4FC6110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Gilda Miranda</w:t>
            </w:r>
          </w:p>
        </w:tc>
      </w:tr>
      <w:tr w:rsidR="00B17AC6" w14:paraId="368BB011"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0A3FD51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17</w:t>
            </w:r>
          </w:p>
        </w:tc>
        <w:tc>
          <w:tcPr>
            <w:tcW w:w="4741" w:type="dxa"/>
            <w:tcBorders>
              <w:top w:val="nil"/>
              <w:left w:val="nil"/>
              <w:bottom w:val="single" w:sz="4" w:space="0" w:color="auto"/>
              <w:right w:val="single" w:sz="4" w:space="0" w:color="auto"/>
            </w:tcBorders>
            <w:noWrap/>
            <w:vAlign w:val="center"/>
            <w:hideMark/>
          </w:tcPr>
          <w:p w14:paraId="4DDE2BB8"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AnonOpsBrazil</w:t>
            </w:r>
            <w:proofErr w:type="spellEnd"/>
          </w:p>
        </w:tc>
        <w:tc>
          <w:tcPr>
            <w:tcW w:w="2816" w:type="dxa"/>
            <w:tcBorders>
              <w:top w:val="nil"/>
              <w:left w:val="nil"/>
              <w:bottom w:val="single" w:sz="4" w:space="0" w:color="auto"/>
              <w:right w:val="single" w:sz="4" w:space="0" w:color="auto"/>
            </w:tcBorders>
            <w:noWrap/>
            <w:vAlign w:val="center"/>
            <w:hideMark/>
          </w:tcPr>
          <w:p w14:paraId="5F40084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Moacir Souza</w:t>
            </w:r>
          </w:p>
        </w:tc>
      </w:tr>
      <w:tr w:rsidR="00B17AC6" w14:paraId="3A338761"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27EE4F3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18</w:t>
            </w:r>
          </w:p>
        </w:tc>
        <w:tc>
          <w:tcPr>
            <w:tcW w:w="4741" w:type="dxa"/>
            <w:tcBorders>
              <w:top w:val="nil"/>
              <w:left w:val="nil"/>
              <w:bottom w:val="single" w:sz="4" w:space="0" w:color="auto"/>
              <w:right w:val="single" w:sz="4" w:space="0" w:color="auto"/>
            </w:tcBorders>
            <w:noWrap/>
            <w:vAlign w:val="center"/>
            <w:hideMark/>
          </w:tcPr>
          <w:p w14:paraId="7C6114E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Ditadura Digital</w:t>
            </w:r>
          </w:p>
        </w:tc>
        <w:tc>
          <w:tcPr>
            <w:tcW w:w="2816" w:type="dxa"/>
            <w:tcBorders>
              <w:top w:val="nil"/>
              <w:left w:val="nil"/>
              <w:bottom w:val="single" w:sz="4" w:space="0" w:color="auto"/>
              <w:right w:val="single" w:sz="4" w:space="0" w:color="auto"/>
            </w:tcBorders>
            <w:noWrap/>
            <w:vAlign w:val="center"/>
            <w:hideMark/>
          </w:tcPr>
          <w:p w14:paraId="336B65F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Isaac Vieira</w:t>
            </w:r>
          </w:p>
        </w:tc>
      </w:tr>
      <w:tr w:rsidR="00B17AC6" w14:paraId="31B7AE79"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65DD552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19</w:t>
            </w:r>
          </w:p>
        </w:tc>
        <w:tc>
          <w:tcPr>
            <w:tcW w:w="4741" w:type="dxa"/>
            <w:tcBorders>
              <w:top w:val="nil"/>
              <w:left w:val="nil"/>
              <w:bottom w:val="single" w:sz="4" w:space="0" w:color="auto"/>
              <w:right w:val="single" w:sz="4" w:space="0" w:color="auto"/>
            </w:tcBorders>
            <w:noWrap/>
            <w:vAlign w:val="center"/>
            <w:hideMark/>
          </w:tcPr>
          <w:p w14:paraId="7717920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P.U.T.A.</w:t>
            </w:r>
          </w:p>
        </w:tc>
        <w:tc>
          <w:tcPr>
            <w:tcW w:w="2816" w:type="dxa"/>
            <w:tcBorders>
              <w:top w:val="nil"/>
              <w:left w:val="nil"/>
              <w:bottom w:val="single" w:sz="4" w:space="0" w:color="auto"/>
              <w:right w:val="single" w:sz="4" w:space="0" w:color="auto"/>
            </w:tcBorders>
            <w:noWrap/>
            <w:vAlign w:val="center"/>
            <w:hideMark/>
          </w:tcPr>
          <w:p w14:paraId="5E4900F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São Sebastião da Depressão</w:t>
            </w:r>
          </w:p>
        </w:tc>
      </w:tr>
      <w:tr w:rsidR="00B17AC6" w14:paraId="24B15187"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6EAD132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20</w:t>
            </w:r>
          </w:p>
        </w:tc>
        <w:tc>
          <w:tcPr>
            <w:tcW w:w="4741" w:type="dxa"/>
            <w:tcBorders>
              <w:top w:val="nil"/>
              <w:left w:val="nil"/>
              <w:bottom w:val="single" w:sz="4" w:space="0" w:color="auto"/>
              <w:right w:val="single" w:sz="4" w:space="0" w:color="auto"/>
            </w:tcBorders>
            <w:noWrap/>
            <w:vAlign w:val="center"/>
            <w:hideMark/>
          </w:tcPr>
          <w:p w14:paraId="00C485AE"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jo</w:t>
            </w:r>
            <w:proofErr w:type="spellEnd"/>
            <w:r>
              <w:rPr>
                <w:rFonts w:eastAsia="Times New Roman"/>
                <w:color w:val="000000"/>
                <w:szCs w:val="24"/>
                <w:lang w:eastAsia="pt-BR"/>
              </w:rPr>
              <w:t xml:space="preserve"> soares</w:t>
            </w:r>
          </w:p>
        </w:tc>
        <w:tc>
          <w:tcPr>
            <w:tcW w:w="2816" w:type="dxa"/>
            <w:tcBorders>
              <w:top w:val="nil"/>
              <w:left w:val="nil"/>
              <w:bottom w:val="single" w:sz="4" w:space="0" w:color="auto"/>
              <w:right w:val="single" w:sz="4" w:space="0" w:color="auto"/>
            </w:tcBorders>
            <w:noWrap/>
            <w:vAlign w:val="center"/>
            <w:hideMark/>
          </w:tcPr>
          <w:p w14:paraId="0E4914D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Luís Felipe Sá</w:t>
            </w:r>
          </w:p>
        </w:tc>
      </w:tr>
      <w:tr w:rsidR="00B17AC6" w14:paraId="091EDBB1"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419169B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21</w:t>
            </w:r>
          </w:p>
        </w:tc>
        <w:tc>
          <w:tcPr>
            <w:tcW w:w="4741" w:type="dxa"/>
            <w:tcBorders>
              <w:top w:val="nil"/>
              <w:left w:val="nil"/>
              <w:bottom w:val="single" w:sz="4" w:space="0" w:color="auto"/>
              <w:right w:val="single" w:sz="4" w:space="0" w:color="auto"/>
            </w:tcBorders>
            <w:noWrap/>
            <w:vAlign w:val="center"/>
            <w:hideMark/>
          </w:tcPr>
          <w:p w14:paraId="0291867C"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TodoNatalense</w:t>
            </w:r>
            <w:proofErr w:type="spellEnd"/>
          </w:p>
        </w:tc>
        <w:tc>
          <w:tcPr>
            <w:tcW w:w="2816" w:type="dxa"/>
            <w:tcBorders>
              <w:top w:val="nil"/>
              <w:left w:val="nil"/>
              <w:bottom w:val="single" w:sz="4" w:space="0" w:color="auto"/>
              <w:right w:val="single" w:sz="4" w:space="0" w:color="auto"/>
            </w:tcBorders>
            <w:noWrap/>
            <w:vAlign w:val="center"/>
            <w:hideMark/>
          </w:tcPr>
          <w:p w14:paraId="23E0FB8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Elvis Mello</w:t>
            </w:r>
          </w:p>
        </w:tc>
      </w:tr>
      <w:tr w:rsidR="00B17AC6" w14:paraId="460C07C8"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7FDED7C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22</w:t>
            </w:r>
          </w:p>
        </w:tc>
        <w:tc>
          <w:tcPr>
            <w:tcW w:w="4741" w:type="dxa"/>
            <w:tcBorders>
              <w:top w:val="nil"/>
              <w:left w:val="nil"/>
              <w:bottom w:val="single" w:sz="4" w:space="0" w:color="auto"/>
              <w:right w:val="single" w:sz="4" w:space="0" w:color="auto"/>
            </w:tcBorders>
            <w:noWrap/>
            <w:vAlign w:val="center"/>
            <w:hideMark/>
          </w:tcPr>
          <w:p w14:paraId="2308321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Admiradores Rota</w:t>
            </w:r>
          </w:p>
        </w:tc>
        <w:tc>
          <w:tcPr>
            <w:tcW w:w="2816" w:type="dxa"/>
            <w:tcBorders>
              <w:top w:val="nil"/>
              <w:left w:val="nil"/>
              <w:bottom w:val="single" w:sz="4" w:space="0" w:color="auto"/>
              <w:right w:val="single" w:sz="4" w:space="0" w:color="auto"/>
            </w:tcBorders>
            <w:noWrap/>
            <w:vAlign w:val="center"/>
            <w:hideMark/>
          </w:tcPr>
          <w:p w14:paraId="0C76D66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Victor Lago</w:t>
            </w:r>
          </w:p>
        </w:tc>
      </w:tr>
    </w:tbl>
    <w:p w14:paraId="56935FBE" w14:textId="77777777" w:rsidR="00B17AC6" w:rsidRDefault="00B17AC6" w:rsidP="00B17AC6">
      <w:pPr>
        <w:spacing w:line="240" w:lineRule="auto"/>
        <w:rPr>
          <w:rFonts w:eastAsia="Calibri"/>
          <w:b/>
          <w:szCs w:val="24"/>
          <w:lang w:eastAsia="zh-CN"/>
        </w:rPr>
      </w:pPr>
    </w:p>
    <w:p w14:paraId="6ECCDEED" w14:textId="77777777" w:rsidR="00B17AC6" w:rsidRDefault="00B17AC6" w:rsidP="00B17AC6">
      <w:pPr>
        <w:spacing w:after="0" w:line="240" w:lineRule="auto"/>
        <w:jc w:val="left"/>
        <w:rPr>
          <w:b/>
          <w:szCs w:val="24"/>
        </w:rPr>
      </w:pPr>
      <w:r>
        <w:rPr>
          <w:b/>
          <w:szCs w:val="24"/>
        </w:rPr>
        <w:br w:type="page"/>
      </w:r>
    </w:p>
    <w:p w14:paraId="4491214F" w14:textId="77777777" w:rsidR="00B17AC6" w:rsidRDefault="00B17AC6" w:rsidP="00B17AC6">
      <w:pPr>
        <w:spacing w:line="240" w:lineRule="auto"/>
        <w:rPr>
          <w:b/>
          <w:szCs w:val="24"/>
        </w:rPr>
      </w:pPr>
    </w:p>
    <w:p w14:paraId="0EB7AD3E" w14:textId="77777777" w:rsidR="00B17AC6" w:rsidRDefault="00B17AC6" w:rsidP="00B17AC6">
      <w:pPr>
        <w:pStyle w:val="Legenda"/>
        <w:keepNext/>
        <w:jc w:val="center"/>
        <w:rPr>
          <w:b/>
          <w:i w:val="0"/>
        </w:rPr>
      </w:pPr>
      <w:r>
        <w:rPr>
          <w:b/>
          <w:i w:val="0"/>
        </w:rPr>
        <w:t>2º ATO 07-06-2013</w:t>
      </w:r>
    </w:p>
    <w:tbl>
      <w:tblPr>
        <w:tblW w:w="8820" w:type="dxa"/>
        <w:tblLayout w:type="fixed"/>
        <w:tblCellMar>
          <w:left w:w="70" w:type="dxa"/>
          <w:right w:w="70" w:type="dxa"/>
        </w:tblCellMar>
        <w:tblLook w:val="04A0" w:firstRow="1" w:lastRow="0" w:firstColumn="1" w:lastColumn="0" w:noHBand="0" w:noVBand="1"/>
      </w:tblPr>
      <w:tblGrid>
        <w:gridCol w:w="1271"/>
        <w:gridCol w:w="4608"/>
        <w:gridCol w:w="2941"/>
      </w:tblGrid>
      <w:tr w:rsidR="00B17AC6" w14:paraId="56D824E3" w14:textId="77777777" w:rsidTr="00B17AC6">
        <w:trPr>
          <w:trHeight w:val="311"/>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377DD95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w:t>
            </w:r>
          </w:p>
        </w:tc>
        <w:tc>
          <w:tcPr>
            <w:tcW w:w="4611" w:type="dxa"/>
            <w:tcBorders>
              <w:top w:val="single" w:sz="4" w:space="0" w:color="auto"/>
              <w:left w:val="nil"/>
              <w:bottom w:val="single" w:sz="4" w:space="0" w:color="auto"/>
              <w:right w:val="single" w:sz="4" w:space="0" w:color="auto"/>
            </w:tcBorders>
            <w:noWrap/>
            <w:vAlign w:val="center"/>
            <w:hideMark/>
          </w:tcPr>
          <w:p w14:paraId="720708A9" w14:textId="77777777" w:rsidR="00B17AC6" w:rsidRDefault="00B17AC6">
            <w:pPr>
              <w:spacing w:after="0" w:line="240" w:lineRule="auto"/>
              <w:jc w:val="center"/>
              <w:rPr>
                <w:rFonts w:eastAsia="Times New Roman"/>
                <w:b/>
                <w:bCs/>
                <w:color w:val="000000"/>
                <w:szCs w:val="24"/>
                <w:lang w:eastAsia="pt-BR"/>
              </w:rPr>
            </w:pPr>
            <w:r>
              <w:rPr>
                <w:rFonts w:eastAsia="Times New Roman"/>
                <w:b/>
                <w:bCs/>
                <w:color w:val="000000"/>
                <w:szCs w:val="24"/>
                <w:lang w:eastAsia="pt-BR"/>
              </w:rPr>
              <w:t>Autoridade</w:t>
            </w:r>
          </w:p>
        </w:tc>
        <w:tc>
          <w:tcPr>
            <w:tcW w:w="2943" w:type="dxa"/>
            <w:tcBorders>
              <w:top w:val="single" w:sz="4" w:space="0" w:color="auto"/>
              <w:left w:val="nil"/>
              <w:bottom w:val="single" w:sz="4" w:space="0" w:color="auto"/>
              <w:right w:val="single" w:sz="4" w:space="0" w:color="auto"/>
            </w:tcBorders>
            <w:noWrap/>
            <w:vAlign w:val="center"/>
            <w:hideMark/>
          </w:tcPr>
          <w:p w14:paraId="12E42E7D" w14:textId="77777777" w:rsidR="00B17AC6" w:rsidRDefault="00B17AC6">
            <w:pPr>
              <w:spacing w:after="0" w:line="240" w:lineRule="auto"/>
              <w:jc w:val="center"/>
              <w:rPr>
                <w:rFonts w:eastAsia="Times New Roman"/>
                <w:b/>
                <w:bCs/>
                <w:color w:val="000000"/>
                <w:szCs w:val="24"/>
                <w:lang w:eastAsia="pt-BR"/>
              </w:rPr>
            </w:pPr>
            <w:r>
              <w:rPr>
                <w:rFonts w:eastAsia="Times New Roman"/>
                <w:b/>
                <w:bCs/>
                <w:color w:val="000000"/>
                <w:szCs w:val="24"/>
                <w:lang w:eastAsia="pt-BR"/>
              </w:rPr>
              <w:t>HUB</w:t>
            </w:r>
          </w:p>
        </w:tc>
      </w:tr>
      <w:tr w:rsidR="00B17AC6" w14:paraId="5381C105"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3D0BEA2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w:t>
            </w:r>
          </w:p>
        </w:tc>
        <w:tc>
          <w:tcPr>
            <w:tcW w:w="4611" w:type="dxa"/>
            <w:tcBorders>
              <w:top w:val="nil"/>
              <w:left w:val="nil"/>
              <w:bottom w:val="single" w:sz="4" w:space="0" w:color="auto"/>
              <w:right w:val="single" w:sz="4" w:space="0" w:color="auto"/>
            </w:tcBorders>
            <w:noWrap/>
            <w:vAlign w:val="center"/>
            <w:hideMark/>
          </w:tcPr>
          <w:p w14:paraId="0D221A1C"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estadao</w:t>
            </w:r>
            <w:proofErr w:type="spellEnd"/>
          </w:p>
        </w:tc>
        <w:tc>
          <w:tcPr>
            <w:tcW w:w="2943" w:type="dxa"/>
            <w:tcBorders>
              <w:top w:val="nil"/>
              <w:left w:val="nil"/>
              <w:bottom w:val="single" w:sz="4" w:space="0" w:color="auto"/>
              <w:right w:val="single" w:sz="4" w:space="0" w:color="auto"/>
            </w:tcBorders>
            <w:noWrap/>
            <w:vAlign w:val="center"/>
            <w:hideMark/>
          </w:tcPr>
          <w:p w14:paraId="70504C08"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AnonymousBrasil</w:t>
            </w:r>
            <w:proofErr w:type="spellEnd"/>
          </w:p>
        </w:tc>
      </w:tr>
      <w:tr w:rsidR="00B17AC6" w14:paraId="3E50CF64"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33D6CF3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w:t>
            </w:r>
          </w:p>
        </w:tc>
        <w:tc>
          <w:tcPr>
            <w:tcW w:w="4611" w:type="dxa"/>
            <w:tcBorders>
              <w:top w:val="nil"/>
              <w:left w:val="nil"/>
              <w:bottom w:val="single" w:sz="4" w:space="0" w:color="auto"/>
              <w:right w:val="single" w:sz="4" w:space="0" w:color="auto"/>
            </w:tcBorders>
            <w:noWrap/>
            <w:vAlign w:val="center"/>
            <w:hideMark/>
          </w:tcPr>
          <w:p w14:paraId="52D8F24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CartaCapital</w:t>
            </w:r>
          </w:p>
        </w:tc>
        <w:tc>
          <w:tcPr>
            <w:tcW w:w="2943" w:type="dxa"/>
            <w:tcBorders>
              <w:top w:val="nil"/>
              <w:left w:val="nil"/>
              <w:bottom w:val="single" w:sz="4" w:space="0" w:color="auto"/>
              <w:right w:val="single" w:sz="4" w:space="0" w:color="auto"/>
            </w:tcBorders>
            <w:noWrap/>
            <w:vAlign w:val="center"/>
            <w:hideMark/>
          </w:tcPr>
          <w:p w14:paraId="67D3AAE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Verdade Nua &amp; Crua</w:t>
            </w:r>
          </w:p>
        </w:tc>
      </w:tr>
      <w:tr w:rsidR="00B17AC6" w14:paraId="45008FF7"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3D30F6E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3</w:t>
            </w:r>
          </w:p>
        </w:tc>
        <w:tc>
          <w:tcPr>
            <w:tcW w:w="4611" w:type="dxa"/>
            <w:tcBorders>
              <w:top w:val="nil"/>
              <w:left w:val="nil"/>
              <w:bottom w:val="single" w:sz="4" w:space="0" w:color="auto"/>
              <w:right w:val="single" w:sz="4" w:space="0" w:color="auto"/>
            </w:tcBorders>
            <w:noWrap/>
            <w:vAlign w:val="center"/>
            <w:hideMark/>
          </w:tcPr>
          <w:p w14:paraId="1A7C27D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Folha de </w:t>
            </w:r>
            <w:proofErr w:type="spellStart"/>
            <w:proofErr w:type="gramStart"/>
            <w:r>
              <w:rPr>
                <w:rFonts w:eastAsia="Times New Roman"/>
                <w:color w:val="000000"/>
                <w:szCs w:val="24"/>
                <w:lang w:eastAsia="pt-BR"/>
              </w:rPr>
              <w:t>S.Paulo</w:t>
            </w:r>
            <w:proofErr w:type="spellEnd"/>
            <w:proofErr w:type="gramEnd"/>
          </w:p>
        </w:tc>
        <w:tc>
          <w:tcPr>
            <w:tcW w:w="2943" w:type="dxa"/>
            <w:tcBorders>
              <w:top w:val="nil"/>
              <w:left w:val="nil"/>
              <w:bottom w:val="single" w:sz="4" w:space="0" w:color="auto"/>
              <w:right w:val="single" w:sz="4" w:space="0" w:color="auto"/>
            </w:tcBorders>
            <w:noWrap/>
            <w:vAlign w:val="center"/>
            <w:hideMark/>
          </w:tcPr>
          <w:p w14:paraId="2811915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Luiza Erundina</w:t>
            </w:r>
          </w:p>
        </w:tc>
      </w:tr>
      <w:tr w:rsidR="00B17AC6" w14:paraId="6E5961B2"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419FD1C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4</w:t>
            </w:r>
          </w:p>
        </w:tc>
        <w:tc>
          <w:tcPr>
            <w:tcW w:w="4611" w:type="dxa"/>
            <w:tcBorders>
              <w:top w:val="nil"/>
              <w:left w:val="nil"/>
              <w:bottom w:val="single" w:sz="4" w:space="0" w:color="auto"/>
              <w:right w:val="single" w:sz="4" w:space="0" w:color="auto"/>
            </w:tcBorders>
            <w:noWrap/>
            <w:vAlign w:val="center"/>
            <w:hideMark/>
          </w:tcPr>
          <w:p w14:paraId="2B3F40A5"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AnonymousBrasil</w:t>
            </w:r>
            <w:proofErr w:type="spellEnd"/>
          </w:p>
        </w:tc>
        <w:tc>
          <w:tcPr>
            <w:tcW w:w="2943" w:type="dxa"/>
            <w:tcBorders>
              <w:top w:val="nil"/>
              <w:left w:val="nil"/>
              <w:bottom w:val="single" w:sz="4" w:space="0" w:color="auto"/>
              <w:right w:val="single" w:sz="4" w:space="0" w:color="auto"/>
            </w:tcBorders>
            <w:noWrap/>
            <w:vAlign w:val="center"/>
            <w:hideMark/>
          </w:tcPr>
          <w:p w14:paraId="349FB7C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#NãoMeCalarei</w:t>
            </w:r>
          </w:p>
        </w:tc>
      </w:tr>
      <w:tr w:rsidR="00B17AC6" w14:paraId="57AD6FEA"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7605C9C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5</w:t>
            </w:r>
          </w:p>
        </w:tc>
        <w:tc>
          <w:tcPr>
            <w:tcW w:w="4611" w:type="dxa"/>
            <w:tcBorders>
              <w:top w:val="nil"/>
              <w:left w:val="nil"/>
              <w:bottom w:val="single" w:sz="4" w:space="0" w:color="auto"/>
              <w:right w:val="single" w:sz="4" w:space="0" w:color="auto"/>
            </w:tcBorders>
            <w:noWrap/>
            <w:vAlign w:val="center"/>
            <w:hideMark/>
          </w:tcPr>
          <w:p w14:paraId="571B72B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Verdade Nua &amp; Crua</w:t>
            </w:r>
          </w:p>
        </w:tc>
        <w:tc>
          <w:tcPr>
            <w:tcW w:w="2943" w:type="dxa"/>
            <w:tcBorders>
              <w:top w:val="nil"/>
              <w:left w:val="nil"/>
              <w:bottom w:val="single" w:sz="4" w:space="0" w:color="auto"/>
              <w:right w:val="single" w:sz="4" w:space="0" w:color="auto"/>
            </w:tcBorders>
            <w:noWrap/>
            <w:vAlign w:val="center"/>
            <w:hideMark/>
          </w:tcPr>
          <w:p w14:paraId="530DE8E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Jordan Breton</w:t>
            </w:r>
          </w:p>
        </w:tc>
      </w:tr>
      <w:tr w:rsidR="00B17AC6" w14:paraId="1DDDC698"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33AB371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6</w:t>
            </w:r>
          </w:p>
        </w:tc>
        <w:tc>
          <w:tcPr>
            <w:tcW w:w="4611" w:type="dxa"/>
            <w:tcBorders>
              <w:top w:val="nil"/>
              <w:left w:val="nil"/>
              <w:bottom w:val="single" w:sz="4" w:space="0" w:color="auto"/>
              <w:right w:val="single" w:sz="4" w:space="0" w:color="auto"/>
            </w:tcBorders>
            <w:noWrap/>
            <w:vAlign w:val="center"/>
            <w:hideMark/>
          </w:tcPr>
          <w:p w14:paraId="4A6DCB2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Plínio comenta</w:t>
            </w:r>
          </w:p>
        </w:tc>
        <w:tc>
          <w:tcPr>
            <w:tcW w:w="2943" w:type="dxa"/>
            <w:tcBorders>
              <w:top w:val="nil"/>
              <w:left w:val="nil"/>
              <w:bottom w:val="single" w:sz="4" w:space="0" w:color="auto"/>
              <w:right w:val="single" w:sz="4" w:space="0" w:color="auto"/>
            </w:tcBorders>
            <w:noWrap/>
            <w:vAlign w:val="center"/>
            <w:hideMark/>
          </w:tcPr>
          <w:p w14:paraId="7117171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Alexandre Brito</w:t>
            </w:r>
          </w:p>
        </w:tc>
      </w:tr>
      <w:tr w:rsidR="00B17AC6" w14:paraId="3FA80C88"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601864C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7</w:t>
            </w:r>
          </w:p>
        </w:tc>
        <w:tc>
          <w:tcPr>
            <w:tcW w:w="4611" w:type="dxa"/>
            <w:tcBorders>
              <w:top w:val="nil"/>
              <w:left w:val="nil"/>
              <w:bottom w:val="single" w:sz="4" w:space="0" w:color="auto"/>
              <w:right w:val="single" w:sz="4" w:space="0" w:color="auto"/>
            </w:tcBorders>
            <w:noWrap/>
            <w:vAlign w:val="center"/>
            <w:hideMark/>
          </w:tcPr>
          <w:p w14:paraId="22DFCD1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Passe Livre São Paulo</w:t>
            </w:r>
          </w:p>
        </w:tc>
        <w:tc>
          <w:tcPr>
            <w:tcW w:w="2943" w:type="dxa"/>
            <w:tcBorders>
              <w:top w:val="nil"/>
              <w:left w:val="nil"/>
              <w:bottom w:val="single" w:sz="4" w:space="0" w:color="auto"/>
              <w:right w:val="single" w:sz="4" w:space="0" w:color="auto"/>
            </w:tcBorders>
            <w:noWrap/>
            <w:vAlign w:val="center"/>
            <w:hideMark/>
          </w:tcPr>
          <w:p w14:paraId="7ECAA85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Luccas </w:t>
            </w:r>
            <w:proofErr w:type="spellStart"/>
            <w:r>
              <w:rPr>
                <w:rFonts w:eastAsia="Times New Roman"/>
                <w:color w:val="000000"/>
                <w:szCs w:val="24"/>
                <w:lang w:eastAsia="pt-BR"/>
              </w:rPr>
              <w:t>Valdisserra</w:t>
            </w:r>
            <w:proofErr w:type="spellEnd"/>
          </w:p>
        </w:tc>
      </w:tr>
      <w:tr w:rsidR="00B17AC6" w14:paraId="60109201"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2CF5A6D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8</w:t>
            </w:r>
          </w:p>
        </w:tc>
        <w:tc>
          <w:tcPr>
            <w:tcW w:w="4611" w:type="dxa"/>
            <w:tcBorders>
              <w:top w:val="nil"/>
              <w:left w:val="nil"/>
              <w:bottom w:val="single" w:sz="4" w:space="0" w:color="auto"/>
              <w:right w:val="single" w:sz="4" w:space="0" w:color="auto"/>
            </w:tcBorders>
            <w:noWrap/>
            <w:vAlign w:val="center"/>
            <w:hideMark/>
          </w:tcPr>
          <w:p w14:paraId="670E02A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Bananal</w:t>
            </w:r>
          </w:p>
        </w:tc>
        <w:tc>
          <w:tcPr>
            <w:tcW w:w="2943" w:type="dxa"/>
            <w:tcBorders>
              <w:top w:val="nil"/>
              <w:left w:val="nil"/>
              <w:bottom w:val="single" w:sz="4" w:space="0" w:color="auto"/>
              <w:right w:val="single" w:sz="4" w:space="0" w:color="auto"/>
            </w:tcBorders>
            <w:noWrap/>
            <w:vAlign w:val="center"/>
            <w:hideMark/>
          </w:tcPr>
          <w:p w14:paraId="1F88D99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Décio A. Alves</w:t>
            </w:r>
          </w:p>
        </w:tc>
      </w:tr>
      <w:tr w:rsidR="00B17AC6" w14:paraId="07044666"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76BE1EE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9</w:t>
            </w:r>
          </w:p>
        </w:tc>
        <w:tc>
          <w:tcPr>
            <w:tcW w:w="4611" w:type="dxa"/>
            <w:tcBorders>
              <w:top w:val="nil"/>
              <w:left w:val="nil"/>
              <w:bottom w:val="single" w:sz="4" w:space="0" w:color="auto"/>
              <w:right w:val="single" w:sz="4" w:space="0" w:color="auto"/>
            </w:tcBorders>
            <w:noWrap/>
            <w:vAlign w:val="center"/>
            <w:hideMark/>
          </w:tcPr>
          <w:p w14:paraId="76B39AD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NINJA</w:t>
            </w:r>
          </w:p>
        </w:tc>
        <w:tc>
          <w:tcPr>
            <w:tcW w:w="2943" w:type="dxa"/>
            <w:tcBorders>
              <w:top w:val="nil"/>
              <w:left w:val="nil"/>
              <w:bottom w:val="single" w:sz="4" w:space="0" w:color="auto"/>
              <w:right w:val="single" w:sz="4" w:space="0" w:color="auto"/>
            </w:tcBorders>
            <w:noWrap/>
            <w:vAlign w:val="center"/>
            <w:hideMark/>
          </w:tcPr>
          <w:p w14:paraId="63491DA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Erick Morais</w:t>
            </w:r>
          </w:p>
        </w:tc>
      </w:tr>
      <w:tr w:rsidR="00B17AC6" w14:paraId="2F00DBA2"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4A0D74A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10</w:t>
            </w:r>
          </w:p>
        </w:tc>
        <w:tc>
          <w:tcPr>
            <w:tcW w:w="4611" w:type="dxa"/>
            <w:tcBorders>
              <w:top w:val="nil"/>
              <w:left w:val="nil"/>
              <w:bottom w:val="single" w:sz="4" w:space="0" w:color="auto"/>
              <w:right w:val="single" w:sz="4" w:space="0" w:color="auto"/>
            </w:tcBorders>
            <w:noWrap/>
            <w:vAlign w:val="center"/>
            <w:hideMark/>
          </w:tcPr>
          <w:p w14:paraId="0140C3A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Imagens Históricas</w:t>
            </w:r>
          </w:p>
        </w:tc>
        <w:tc>
          <w:tcPr>
            <w:tcW w:w="2943" w:type="dxa"/>
            <w:tcBorders>
              <w:top w:val="nil"/>
              <w:left w:val="nil"/>
              <w:bottom w:val="single" w:sz="4" w:space="0" w:color="auto"/>
              <w:right w:val="single" w:sz="4" w:space="0" w:color="auto"/>
            </w:tcBorders>
            <w:noWrap/>
            <w:vAlign w:val="center"/>
            <w:hideMark/>
          </w:tcPr>
          <w:p w14:paraId="2C9D70E5"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Catelia</w:t>
            </w:r>
            <w:proofErr w:type="spellEnd"/>
            <w:r>
              <w:rPr>
                <w:rFonts w:eastAsia="Times New Roman"/>
                <w:color w:val="000000"/>
                <w:szCs w:val="24"/>
                <w:lang w:eastAsia="pt-BR"/>
              </w:rPr>
              <w:t xml:space="preserve"> </w:t>
            </w:r>
            <w:proofErr w:type="spellStart"/>
            <w:r>
              <w:rPr>
                <w:rFonts w:eastAsia="Times New Roman"/>
                <w:color w:val="000000"/>
                <w:szCs w:val="24"/>
                <w:lang w:eastAsia="pt-BR"/>
              </w:rPr>
              <w:t>Hostelería</w:t>
            </w:r>
            <w:proofErr w:type="spellEnd"/>
            <w:r>
              <w:rPr>
                <w:rFonts w:eastAsia="Times New Roman"/>
                <w:color w:val="000000"/>
                <w:szCs w:val="24"/>
                <w:lang w:eastAsia="pt-BR"/>
              </w:rPr>
              <w:t xml:space="preserve"> 2.0</w:t>
            </w:r>
          </w:p>
        </w:tc>
      </w:tr>
      <w:tr w:rsidR="00B17AC6" w14:paraId="6C719A3D"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4EF69E0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11</w:t>
            </w:r>
          </w:p>
        </w:tc>
        <w:tc>
          <w:tcPr>
            <w:tcW w:w="4611" w:type="dxa"/>
            <w:tcBorders>
              <w:top w:val="nil"/>
              <w:left w:val="nil"/>
              <w:bottom w:val="single" w:sz="4" w:space="0" w:color="auto"/>
              <w:right w:val="single" w:sz="4" w:space="0" w:color="auto"/>
            </w:tcBorders>
            <w:noWrap/>
            <w:vAlign w:val="center"/>
            <w:hideMark/>
          </w:tcPr>
          <w:p w14:paraId="6619F96D"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w:t>
            </w:r>
            <w:proofErr w:type="spellEnd"/>
            <w:r>
              <w:rPr>
                <w:rFonts w:eastAsia="Times New Roman"/>
                <w:color w:val="000000"/>
                <w:szCs w:val="24"/>
                <w:lang w:eastAsia="pt-BR"/>
              </w:rPr>
              <w:t xml:space="preserve"> Brasil</w:t>
            </w:r>
          </w:p>
        </w:tc>
        <w:tc>
          <w:tcPr>
            <w:tcW w:w="2943" w:type="dxa"/>
            <w:tcBorders>
              <w:top w:val="nil"/>
              <w:left w:val="nil"/>
              <w:bottom w:val="single" w:sz="4" w:space="0" w:color="auto"/>
              <w:right w:val="single" w:sz="4" w:space="0" w:color="auto"/>
            </w:tcBorders>
            <w:noWrap/>
            <w:vAlign w:val="center"/>
            <w:hideMark/>
          </w:tcPr>
          <w:p w14:paraId="0D82C2A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Gabriela Lacerda</w:t>
            </w:r>
          </w:p>
        </w:tc>
      </w:tr>
      <w:tr w:rsidR="00B17AC6" w14:paraId="7D2BC3FC"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5D370AB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12</w:t>
            </w:r>
          </w:p>
        </w:tc>
        <w:tc>
          <w:tcPr>
            <w:tcW w:w="4611" w:type="dxa"/>
            <w:tcBorders>
              <w:top w:val="nil"/>
              <w:left w:val="nil"/>
              <w:bottom w:val="single" w:sz="4" w:space="0" w:color="auto"/>
              <w:right w:val="single" w:sz="4" w:space="0" w:color="auto"/>
            </w:tcBorders>
            <w:noWrap/>
            <w:vAlign w:val="center"/>
            <w:hideMark/>
          </w:tcPr>
          <w:p w14:paraId="23A4338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UOL Notícias</w:t>
            </w:r>
          </w:p>
        </w:tc>
        <w:tc>
          <w:tcPr>
            <w:tcW w:w="2943" w:type="dxa"/>
            <w:tcBorders>
              <w:top w:val="nil"/>
              <w:left w:val="nil"/>
              <w:bottom w:val="single" w:sz="4" w:space="0" w:color="auto"/>
              <w:right w:val="single" w:sz="4" w:space="0" w:color="auto"/>
            </w:tcBorders>
            <w:noWrap/>
            <w:vAlign w:val="center"/>
            <w:hideMark/>
          </w:tcPr>
          <w:p w14:paraId="6D58A7D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Luiz Augusto Z</w:t>
            </w:r>
          </w:p>
        </w:tc>
      </w:tr>
      <w:tr w:rsidR="00B17AC6" w14:paraId="11F0BD0D"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130A958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13</w:t>
            </w:r>
          </w:p>
        </w:tc>
        <w:tc>
          <w:tcPr>
            <w:tcW w:w="4611" w:type="dxa"/>
            <w:tcBorders>
              <w:top w:val="nil"/>
              <w:left w:val="nil"/>
              <w:bottom w:val="single" w:sz="4" w:space="0" w:color="auto"/>
              <w:right w:val="single" w:sz="4" w:space="0" w:color="auto"/>
            </w:tcBorders>
            <w:noWrap/>
            <w:vAlign w:val="center"/>
            <w:hideMark/>
          </w:tcPr>
          <w:p w14:paraId="1816528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Rede Esgoto de televisão</w:t>
            </w:r>
          </w:p>
        </w:tc>
        <w:tc>
          <w:tcPr>
            <w:tcW w:w="2943" w:type="dxa"/>
            <w:tcBorders>
              <w:top w:val="nil"/>
              <w:left w:val="nil"/>
              <w:bottom w:val="single" w:sz="4" w:space="0" w:color="auto"/>
              <w:right w:val="single" w:sz="4" w:space="0" w:color="auto"/>
            </w:tcBorders>
            <w:noWrap/>
            <w:vAlign w:val="center"/>
            <w:hideMark/>
          </w:tcPr>
          <w:p w14:paraId="2B69B92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João Paulo Teixeira Pires</w:t>
            </w:r>
          </w:p>
        </w:tc>
      </w:tr>
      <w:tr w:rsidR="00B17AC6" w14:paraId="445B96B1"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5B9151D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14</w:t>
            </w:r>
          </w:p>
        </w:tc>
        <w:tc>
          <w:tcPr>
            <w:tcW w:w="4611" w:type="dxa"/>
            <w:tcBorders>
              <w:top w:val="nil"/>
              <w:left w:val="nil"/>
              <w:bottom w:val="single" w:sz="4" w:space="0" w:color="auto"/>
              <w:right w:val="single" w:sz="4" w:space="0" w:color="auto"/>
            </w:tcBorders>
            <w:noWrap/>
            <w:vAlign w:val="center"/>
            <w:hideMark/>
          </w:tcPr>
          <w:p w14:paraId="70FCC4A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#NãoMeCalarei</w:t>
            </w:r>
          </w:p>
        </w:tc>
        <w:tc>
          <w:tcPr>
            <w:tcW w:w="2943" w:type="dxa"/>
            <w:tcBorders>
              <w:top w:val="nil"/>
              <w:left w:val="nil"/>
              <w:bottom w:val="single" w:sz="4" w:space="0" w:color="auto"/>
              <w:right w:val="single" w:sz="4" w:space="0" w:color="auto"/>
            </w:tcBorders>
            <w:noWrap/>
            <w:vAlign w:val="center"/>
            <w:hideMark/>
          </w:tcPr>
          <w:p w14:paraId="2C11DD1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André Dias </w:t>
            </w:r>
            <w:proofErr w:type="spellStart"/>
            <w:r>
              <w:rPr>
                <w:rFonts w:eastAsia="Times New Roman"/>
                <w:color w:val="000000"/>
                <w:szCs w:val="24"/>
                <w:lang w:eastAsia="pt-BR"/>
              </w:rPr>
              <w:t>Mannrich</w:t>
            </w:r>
            <w:proofErr w:type="spellEnd"/>
          </w:p>
        </w:tc>
      </w:tr>
      <w:tr w:rsidR="00B17AC6" w14:paraId="3BF10DE6"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08B0EE4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15</w:t>
            </w:r>
          </w:p>
        </w:tc>
        <w:tc>
          <w:tcPr>
            <w:tcW w:w="4611" w:type="dxa"/>
            <w:tcBorders>
              <w:top w:val="nil"/>
              <w:left w:val="nil"/>
              <w:bottom w:val="single" w:sz="4" w:space="0" w:color="auto"/>
              <w:right w:val="single" w:sz="4" w:space="0" w:color="auto"/>
            </w:tcBorders>
            <w:noWrap/>
            <w:vAlign w:val="center"/>
            <w:hideMark/>
          </w:tcPr>
          <w:p w14:paraId="06B0E0F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Movimento Contra Corrupção</w:t>
            </w:r>
          </w:p>
        </w:tc>
        <w:tc>
          <w:tcPr>
            <w:tcW w:w="2943" w:type="dxa"/>
            <w:tcBorders>
              <w:top w:val="nil"/>
              <w:left w:val="nil"/>
              <w:bottom w:val="single" w:sz="4" w:space="0" w:color="auto"/>
              <w:right w:val="single" w:sz="4" w:space="0" w:color="auto"/>
            </w:tcBorders>
            <w:noWrap/>
            <w:vAlign w:val="center"/>
            <w:hideMark/>
          </w:tcPr>
          <w:p w14:paraId="4AB279A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Juliano </w:t>
            </w:r>
            <w:proofErr w:type="spellStart"/>
            <w:r>
              <w:rPr>
                <w:rFonts w:eastAsia="Times New Roman"/>
                <w:color w:val="000000"/>
                <w:szCs w:val="24"/>
                <w:lang w:eastAsia="pt-BR"/>
              </w:rPr>
              <w:t>Fuda</w:t>
            </w:r>
            <w:proofErr w:type="spellEnd"/>
            <w:r>
              <w:rPr>
                <w:rFonts w:eastAsia="Times New Roman"/>
                <w:color w:val="000000"/>
                <w:szCs w:val="24"/>
                <w:lang w:eastAsia="pt-BR"/>
              </w:rPr>
              <w:t xml:space="preserve"> Padilla</w:t>
            </w:r>
          </w:p>
        </w:tc>
      </w:tr>
      <w:tr w:rsidR="00B17AC6" w14:paraId="0529BCD5"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29AF066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16</w:t>
            </w:r>
          </w:p>
        </w:tc>
        <w:tc>
          <w:tcPr>
            <w:tcW w:w="4611" w:type="dxa"/>
            <w:tcBorders>
              <w:top w:val="nil"/>
              <w:left w:val="nil"/>
              <w:bottom w:val="single" w:sz="4" w:space="0" w:color="auto"/>
              <w:right w:val="single" w:sz="4" w:space="0" w:color="auto"/>
            </w:tcBorders>
            <w:noWrap/>
            <w:vAlign w:val="center"/>
            <w:hideMark/>
          </w:tcPr>
          <w:p w14:paraId="3A963D3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Uma outra Opinião</w:t>
            </w:r>
          </w:p>
        </w:tc>
        <w:tc>
          <w:tcPr>
            <w:tcW w:w="2943" w:type="dxa"/>
            <w:tcBorders>
              <w:top w:val="nil"/>
              <w:left w:val="nil"/>
              <w:bottom w:val="single" w:sz="4" w:space="0" w:color="auto"/>
              <w:right w:val="single" w:sz="4" w:space="0" w:color="auto"/>
            </w:tcBorders>
            <w:noWrap/>
            <w:vAlign w:val="center"/>
            <w:hideMark/>
          </w:tcPr>
          <w:p w14:paraId="30B75AF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Anderson E. S. </w:t>
            </w:r>
            <w:proofErr w:type="spellStart"/>
            <w:r>
              <w:rPr>
                <w:rFonts w:eastAsia="Times New Roman"/>
                <w:color w:val="000000"/>
                <w:szCs w:val="24"/>
                <w:lang w:eastAsia="pt-BR"/>
              </w:rPr>
              <w:t>Güebra</w:t>
            </w:r>
            <w:proofErr w:type="spellEnd"/>
          </w:p>
        </w:tc>
      </w:tr>
      <w:tr w:rsidR="00B17AC6" w14:paraId="1EC265C5"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2D3DD79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17</w:t>
            </w:r>
          </w:p>
        </w:tc>
        <w:tc>
          <w:tcPr>
            <w:tcW w:w="4611" w:type="dxa"/>
            <w:tcBorders>
              <w:top w:val="nil"/>
              <w:left w:val="nil"/>
              <w:bottom w:val="single" w:sz="4" w:space="0" w:color="auto"/>
              <w:right w:val="single" w:sz="4" w:space="0" w:color="auto"/>
            </w:tcBorders>
            <w:noWrap/>
            <w:vAlign w:val="center"/>
            <w:hideMark/>
          </w:tcPr>
          <w:p w14:paraId="3884E678"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Mtst</w:t>
            </w:r>
            <w:proofErr w:type="spellEnd"/>
            <w:r>
              <w:rPr>
                <w:rFonts w:eastAsia="Times New Roman"/>
                <w:color w:val="000000"/>
                <w:szCs w:val="24"/>
                <w:lang w:eastAsia="pt-BR"/>
              </w:rPr>
              <w:t xml:space="preserve"> Trabalhadores Sem Teto</w:t>
            </w:r>
          </w:p>
        </w:tc>
        <w:tc>
          <w:tcPr>
            <w:tcW w:w="2943" w:type="dxa"/>
            <w:tcBorders>
              <w:top w:val="nil"/>
              <w:left w:val="nil"/>
              <w:bottom w:val="single" w:sz="4" w:space="0" w:color="auto"/>
              <w:right w:val="single" w:sz="4" w:space="0" w:color="auto"/>
            </w:tcBorders>
            <w:noWrap/>
            <w:vAlign w:val="center"/>
            <w:hideMark/>
          </w:tcPr>
          <w:p w14:paraId="5D8A53E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Edson Salomé</w:t>
            </w:r>
          </w:p>
        </w:tc>
      </w:tr>
      <w:tr w:rsidR="00B17AC6" w14:paraId="51416D22"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22C6F2A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18</w:t>
            </w:r>
          </w:p>
        </w:tc>
        <w:tc>
          <w:tcPr>
            <w:tcW w:w="4611" w:type="dxa"/>
            <w:tcBorders>
              <w:top w:val="nil"/>
              <w:left w:val="nil"/>
              <w:bottom w:val="single" w:sz="4" w:space="0" w:color="auto"/>
              <w:right w:val="single" w:sz="4" w:space="0" w:color="auto"/>
            </w:tcBorders>
            <w:noWrap/>
            <w:vAlign w:val="center"/>
            <w:hideMark/>
          </w:tcPr>
          <w:p w14:paraId="45580AC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Manifesto POA</w:t>
            </w:r>
          </w:p>
        </w:tc>
        <w:tc>
          <w:tcPr>
            <w:tcW w:w="2943" w:type="dxa"/>
            <w:tcBorders>
              <w:top w:val="nil"/>
              <w:left w:val="nil"/>
              <w:bottom w:val="single" w:sz="4" w:space="0" w:color="auto"/>
              <w:right w:val="single" w:sz="4" w:space="0" w:color="auto"/>
            </w:tcBorders>
            <w:noWrap/>
            <w:vAlign w:val="center"/>
            <w:hideMark/>
          </w:tcPr>
          <w:p w14:paraId="5DA2FFE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Liliana Tarifa</w:t>
            </w:r>
          </w:p>
        </w:tc>
      </w:tr>
      <w:tr w:rsidR="00B17AC6" w14:paraId="17057378"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56048E1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19</w:t>
            </w:r>
          </w:p>
        </w:tc>
        <w:tc>
          <w:tcPr>
            <w:tcW w:w="4611" w:type="dxa"/>
            <w:tcBorders>
              <w:top w:val="nil"/>
              <w:left w:val="nil"/>
              <w:bottom w:val="single" w:sz="4" w:space="0" w:color="auto"/>
              <w:right w:val="single" w:sz="4" w:space="0" w:color="auto"/>
            </w:tcBorders>
            <w:noWrap/>
            <w:vAlign w:val="center"/>
            <w:hideMark/>
          </w:tcPr>
          <w:p w14:paraId="07CCC36F"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Liderlerin</w:t>
            </w:r>
            <w:proofErr w:type="spellEnd"/>
            <w:r>
              <w:rPr>
                <w:rFonts w:eastAsia="Times New Roman"/>
                <w:color w:val="000000"/>
                <w:szCs w:val="24"/>
                <w:lang w:eastAsia="pt-BR"/>
              </w:rPr>
              <w:t xml:space="preserve"> </w:t>
            </w:r>
            <w:proofErr w:type="spellStart"/>
            <w:r>
              <w:rPr>
                <w:rFonts w:eastAsia="Times New Roman"/>
                <w:color w:val="000000"/>
                <w:szCs w:val="24"/>
                <w:lang w:eastAsia="pt-BR"/>
              </w:rPr>
              <w:t>Lideri</w:t>
            </w:r>
            <w:proofErr w:type="spellEnd"/>
            <w:r>
              <w:rPr>
                <w:rFonts w:eastAsia="Times New Roman"/>
                <w:color w:val="000000"/>
                <w:szCs w:val="24"/>
                <w:lang w:eastAsia="pt-BR"/>
              </w:rPr>
              <w:t xml:space="preserve"> </w:t>
            </w:r>
            <w:proofErr w:type="spellStart"/>
            <w:r>
              <w:rPr>
                <w:rFonts w:eastAsia="Times New Roman"/>
                <w:color w:val="000000"/>
                <w:szCs w:val="24"/>
                <w:lang w:eastAsia="pt-BR"/>
              </w:rPr>
              <w:t>Erdoğan</w:t>
            </w:r>
            <w:proofErr w:type="spellEnd"/>
          </w:p>
        </w:tc>
        <w:tc>
          <w:tcPr>
            <w:tcW w:w="2943" w:type="dxa"/>
            <w:tcBorders>
              <w:top w:val="nil"/>
              <w:left w:val="nil"/>
              <w:bottom w:val="single" w:sz="4" w:space="0" w:color="auto"/>
              <w:right w:val="single" w:sz="4" w:space="0" w:color="auto"/>
            </w:tcBorders>
            <w:noWrap/>
            <w:vAlign w:val="center"/>
            <w:hideMark/>
          </w:tcPr>
          <w:p w14:paraId="5572251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Eduardo Caim</w:t>
            </w:r>
          </w:p>
        </w:tc>
      </w:tr>
      <w:tr w:rsidR="00B17AC6" w14:paraId="30270F6D"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472B781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20</w:t>
            </w:r>
          </w:p>
        </w:tc>
        <w:tc>
          <w:tcPr>
            <w:tcW w:w="4611" w:type="dxa"/>
            <w:tcBorders>
              <w:top w:val="nil"/>
              <w:left w:val="nil"/>
              <w:bottom w:val="single" w:sz="4" w:space="0" w:color="auto"/>
              <w:right w:val="single" w:sz="4" w:space="0" w:color="auto"/>
            </w:tcBorders>
            <w:noWrap/>
            <w:vAlign w:val="center"/>
            <w:hideMark/>
          </w:tcPr>
          <w:p w14:paraId="69AAFEB8"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Ossostortos</w:t>
            </w:r>
            <w:proofErr w:type="spellEnd"/>
            <w:r>
              <w:rPr>
                <w:rFonts w:eastAsia="Times New Roman"/>
                <w:color w:val="000000"/>
                <w:szCs w:val="24"/>
                <w:lang w:eastAsia="pt-BR"/>
              </w:rPr>
              <w:t xml:space="preserve"> - por Thiago Cruz</w:t>
            </w:r>
          </w:p>
        </w:tc>
        <w:tc>
          <w:tcPr>
            <w:tcW w:w="2943" w:type="dxa"/>
            <w:tcBorders>
              <w:top w:val="nil"/>
              <w:left w:val="nil"/>
              <w:bottom w:val="single" w:sz="4" w:space="0" w:color="auto"/>
              <w:right w:val="single" w:sz="4" w:space="0" w:color="auto"/>
            </w:tcBorders>
            <w:noWrap/>
            <w:vAlign w:val="center"/>
            <w:hideMark/>
          </w:tcPr>
          <w:p w14:paraId="5FFAB60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Henrique Dantas</w:t>
            </w:r>
          </w:p>
        </w:tc>
      </w:tr>
      <w:tr w:rsidR="00B17AC6" w14:paraId="6F97A7CE"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6587A85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21</w:t>
            </w:r>
          </w:p>
        </w:tc>
        <w:tc>
          <w:tcPr>
            <w:tcW w:w="4611" w:type="dxa"/>
            <w:tcBorders>
              <w:top w:val="nil"/>
              <w:left w:val="nil"/>
              <w:bottom w:val="single" w:sz="4" w:space="0" w:color="auto"/>
              <w:right w:val="single" w:sz="4" w:space="0" w:color="auto"/>
            </w:tcBorders>
            <w:noWrap/>
            <w:vAlign w:val="center"/>
            <w:hideMark/>
          </w:tcPr>
          <w:p w14:paraId="20528A2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Rede Brasil Atual</w:t>
            </w:r>
          </w:p>
        </w:tc>
        <w:tc>
          <w:tcPr>
            <w:tcW w:w="2943" w:type="dxa"/>
            <w:tcBorders>
              <w:top w:val="nil"/>
              <w:left w:val="nil"/>
              <w:bottom w:val="single" w:sz="4" w:space="0" w:color="auto"/>
              <w:right w:val="single" w:sz="4" w:space="0" w:color="auto"/>
            </w:tcBorders>
            <w:noWrap/>
            <w:vAlign w:val="center"/>
            <w:hideMark/>
          </w:tcPr>
          <w:p w14:paraId="198A742D"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Andre</w:t>
            </w:r>
            <w:proofErr w:type="spellEnd"/>
            <w:r>
              <w:rPr>
                <w:rFonts w:eastAsia="Times New Roman"/>
                <w:color w:val="000000"/>
                <w:szCs w:val="24"/>
                <w:lang w:eastAsia="pt-BR"/>
              </w:rPr>
              <w:t xml:space="preserve"> Alexandria</w:t>
            </w:r>
          </w:p>
        </w:tc>
      </w:tr>
      <w:tr w:rsidR="00B17AC6" w14:paraId="3794414D" w14:textId="77777777" w:rsidTr="00B17AC6">
        <w:trPr>
          <w:trHeight w:val="311"/>
        </w:trPr>
        <w:tc>
          <w:tcPr>
            <w:tcW w:w="1271" w:type="dxa"/>
            <w:tcBorders>
              <w:top w:val="nil"/>
              <w:left w:val="single" w:sz="4" w:space="0" w:color="auto"/>
              <w:bottom w:val="single" w:sz="4" w:space="0" w:color="auto"/>
              <w:right w:val="single" w:sz="4" w:space="0" w:color="auto"/>
            </w:tcBorders>
            <w:noWrap/>
            <w:vAlign w:val="center"/>
            <w:hideMark/>
          </w:tcPr>
          <w:p w14:paraId="280D724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22</w:t>
            </w:r>
          </w:p>
        </w:tc>
        <w:tc>
          <w:tcPr>
            <w:tcW w:w="4611" w:type="dxa"/>
            <w:tcBorders>
              <w:top w:val="nil"/>
              <w:left w:val="nil"/>
              <w:bottom w:val="single" w:sz="4" w:space="0" w:color="auto"/>
              <w:right w:val="single" w:sz="4" w:space="0" w:color="auto"/>
            </w:tcBorders>
            <w:noWrap/>
            <w:vAlign w:val="center"/>
            <w:hideMark/>
          </w:tcPr>
          <w:p w14:paraId="26E63C7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MSN Brasil</w:t>
            </w:r>
          </w:p>
        </w:tc>
        <w:tc>
          <w:tcPr>
            <w:tcW w:w="2943" w:type="dxa"/>
            <w:tcBorders>
              <w:top w:val="nil"/>
              <w:left w:val="nil"/>
              <w:bottom w:val="single" w:sz="4" w:space="0" w:color="auto"/>
              <w:right w:val="single" w:sz="4" w:space="0" w:color="auto"/>
            </w:tcBorders>
            <w:noWrap/>
            <w:vAlign w:val="center"/>
            <w:hideMark/>
          </w:tcPr>
          <w:p w14:paraId="69A9F12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Karine Sena</w:t>
            </w:r>
          </w:p>
        </w:tc>
      </w:tr>
    </w:tbl>
    <w:p w14:paraId="4D99F74C" w14:textId="77777777" w:rsidR="00B17AC6" w:rsidRDefault="00B17AC6" w:rsidP="00B17AC6">
      <w:pPr>
        <w:spacing w:line="240" w:lineRule="auto"/>
        <w:rPr>
          <w:rFonts w:eastAsia="Calibri"/>
          <w:b/>
          <w:szCs w:val="24"/>
          <w:lang w:eastAsia="zh-CN"/>
        </w:rPr>
      </w:pPr>
    </w:p>
    <w:p w14:paraId="26B0EDA9" w14:textId="77777777" w:rsidR="00B17AC6" w:rsidRDefault="00B17AC6" w:rsidP="00B17AC6">
      <w:pPr>
        <w:spacing w:after="0" w:line="240" w:lineRule="auto"/>
        <w:jc w:val="left"/>
        <w:rPr>
          <w:b/>
          <w:szCs w:val="24"/>
        </w:rPr>
      </w:pPr>
      <w:r>
        <w:rPr>
          <w:b/>
          <w:szCs w:val="24"/>
        </w:rPr>
        <w:br w:type="page"/>
      </w:r>
    </w:p>
    <w:p w14:paraId="6C9A3812" w14:textId="77777777" w:rsidR="00B17AC6" w:rsidRDefault="00B17AC6" w:rsidP="00B17AC6">
      <w:pPr>
        <w:spacing w:line="240" w:lineRule="auto"/>
        <w:rPr>
          <w:b/>
          <w:szCs w:val="24"/>
        </w:rPr>
      </w:pPr>
    </w:p>
    <w:p w14:paraId="7365F5E9" w14:textId="77777777" w:rsidR="00B17AC6" w:rsidRDefault="00B17AC6" w:rsidP="00B17AC6">
      <w:pPr>
        <w:pStyle w:val="Legenda"/>
        <w:keepNext/>
        <w:jc w:val="center"/>
        <w:rPr>
          <w:b/>
          <w:i w:val="0"/>
        </w:rPr>
      </w:pPr>
      <w:r>
        <w:rPr>
          <w:b/>
          <w:i w:val="0"/>
        </w:rPr>
        <w:t>3º ATO 11-06-2013</w:t>
      </w:r>
    </w:p>
    <w:tbl>
      <w:tblPr>
        <w:tblW w:w="8926" w:type="dxa"/>
        <w:tblCellMar>
          <w:left w:w="70" w:type="dxa"/>
          <w:right w:w="70" w:type="dxa"/>
        </w:tblCellMar>
        <w:tblLook w:val="04A0" w:firstRow="1" w:lastRow="0" w:firstColumn="1" w:lastColumn="0" w:noHBand="0" w:noVBand="1"/>
      </w:tblPr>
      <w:tblGrid>
        <w:gridCol w:w="1271"/>
        <w:gridCol w:w="3827"/>
        <w:gridCol w:w="3828"/>
      </w:tblGrid>
      <w:tr w:rsidR="00B17AC6" w14:paraId="2A9E5F54" w14:textId="77777777" w:rsidTr="00B17AC6">
        <w:trPr>
          <w:trHeight w:val="315"/>
        </w:trPr>
        <w:tc>
          <w:tcPr>
            <w:tcW w:w="1271" w:type="dxa"/>
            <w:tcBorders>
              <w:top w:val="single" w:sz="4" w:space="0" w:color="auto"/>
              <w:left w:val="single" w:sz="4" w:space="0" w:color="auto"/>
              <w:bottom w:val="single" w:sz="4" w:space="0" w:color="auto"/>
              <w:right w:val="single" w:sz="4" w:space="0" w:color="auto"/>
            </w:tcBorders>
            <w:noWrap/>
            <w:vAlign w:val="bottom"/>
            <w:hideMark/>
          </w:tcPr>
          <w:p w14:paraId="2997D0B9" w14:textId="77777777" w:rsidR="00B17AC6" w:rsidRDefault="00B17AC6">
            <w:pPr>
              <w:spacing w:after="0" w:line="240" w:lineRule="auto"/>
              <w:jc w:val="left"/>
              <w:rPr>
                <w:rFonts w:eastAsia="Times New Roman"/>
                <w:color w:val="000000"/>
                <w:szCs w:val="24"/>
                <w:lang w:eastAsia="pt-BR"/>
              </w:rPr>
            </w:pPr>
            <w:r>
              <w:rPr>
                <w:rFonts w:eastAsia="Times New Roman"/>
                <w:color w:val="000000"/>
                <w:szCs w:val="24"/>
                <w:lang w:eastAsia="pt-BR"/>
              </w:rPr>
              <w:t> </w:t>
            </w:r>
          </w:p>
        </w:tc>
        <w:tc>
          <w:tcPr>
            <w:tcW w:w="3827" w:type="dxa"/>
            <w:tcBorders>
              <w:top w:val="single" w:sz="4" w:space="0" w:color="auto"/>
              <w:left w:val="nil"/>
              <w:bottom w:val="single" w:sz="4" w:space="0" w:color="auto"/>
              <w:right w:val="single" w:sz="4" w:space="0" w:color="auto"/>
            </w:tcBorders>
            <w:noWrap/>
            <w:vAlign w:val="center"/>
            <w:hideMark/>
          </w:tcPr>
          <w:p w14:paraId="402F2465" w14:textId="77777777" w:rsidR="00B17AC6" w:rsidRDefault="00B17AC6">
            <w:pPr>
              <w:spacing w:after="0" w:line="240" w:lineRule="auto"/>
              <w:jc w:val="center"/>
              <w:rPr>
                <w:rFonts w:eastAsia="Times New Roman"/>
                <w:b/>
                <w:bCs/>
                <w:color w:val="000000"/>
                <w:szCs w:val="24"/>
                <w:lang w:eastAsia="pt-BR"/>
              </w:rPr>
            </w:pPr>
            <w:r>
              <w:rPr>
                <w:rFonts w:eastAsia="Times New Roman"/>
                <w:b/>
                <w:bCs/>
                <w:color w:val="000000"/>
                <w:szCs w:val="24"/>
                <w:lang w:eastAsia="pt-BR"/>
              </w:rPr>
              <w:t>Autoridade</w:t>
            </w:r>
          </w:p>
        </w:tc>
        <w:tc>
          <w:tcPr>
            <w:tcW w:w="3828" w:type="dxa"/>
            <w:tcBorders>
              <w:top w:val="single" w:sz="4" w:space="0" w:color="auto"/>
              <w:left w:val="nil"/>
              <w:bottom w:val="single" w:sz="4" w:space="0" w:color="auto"/>
              <w:right w:val="single" w:sz="4" w:space="0" w:color="auto"/>
            </w:tcBorders>
            <w:noWrap/>
            <w:vAlign w:val="center"/>
            <w:hideMark/>
          </w:tcPr>
          <w:p w14:paraId="6B9412B3" w14:textId="77777777" w:rsidR="00B17AC6" w:rsidRDefault="00B17AC6">
            <w:pPr>
              <w:spacing w:after="0" w:line="240" w:lineRule="auto"/>
              <w:jc w:val="center"/>
              <w:rPr>
                <w:rFonts w:eastAsia="Times New Roman"/>
                <w:b/>
                <w:bCs/>
                <w:color w:val="000000"/>
                <w:szCs w:val="24"/>
                <w:lang w:eastAsia="pt-BR"/>
              </w:rPr>
            </w:pPr>
            <w:r>
              <w:rPr>
                <w:rFonts w:eastAsia="Times New Roman"/>
                <w:b/>
                <w:bCs/>
                <w:color w:val="000000"/>
                <w:szCs w:val="24"/>
                <w:lang w:eastAsia="pt-BR"/>
              </w:rPr>
              <w:t>HUB</w:t>
            </w:r>
          </w:p>
        </w:tc>
      </w:tr>
      <w:tr w:rsidR="00B17AC6" w14:paraId="2CE5077A"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18BBEE9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w:t>
            </w:r>
          </w:p>
        </w:tc>
        <w:tc>
          <w:tcPr>
            <w:tcW w:w="3827" w:type="dxa"/>
            <w:tcBorders>
              <w:top w:val="nil"/>
              <w:left w:val="nil"/>
              <w:bottom w:val="single" w:sz="4" w:space="0" w:color="auto"/>
              <w:right w:val="single" w:sz="4" w:space="0" w:color="auto"/>
            </w:tcBorders>
            <w:noWrap/>
            <w:vAlign w:val="center"/>
            <w:hideMark/>
          </w:tcPr>
          <w:p w14:paraId="7CBBC401"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estadao</w:t>
            </w:r>
            <w:proofErr w:type="spellEnd"/>
          </w:p>
        </w:tc>
        <w:tc>
          <w:tcPr>
            <w:tcW w:w="3828" w:type="dxa"/>
            <w:tcBorders>
              <w:top w:val="nil"/>
              <w:left w:val="nil"/>
              <w:bottom w:val="single" w:sz="4" w:space="0" w:color="auto"/>
              <w:right w:val="single" w:sz="4" w:space="0" w:color="auto"/>
            </w:tcBorders>
            <w:noWrap/>
            <w:vAlign w:val="center"/>
            <w:hideMark/>
          </w:tcPr>
          <w:p w14:paraId="4A5B555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Verdade Nua &amp; Crua</w:t>
            </w:r>
          </w:p>
        </w:tc>
      </w:tr>
      <w:tr w:rsidR="00B17AC6" w14:paraId="64A9D529"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695CA13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w:t>
            </w:r>
          </w:p>
        </w:tc>
        <w:tc>
          <w:tcPr>
            <w:tcW w:w="3827" w:type="dxa"/>
            <w:tcBorders>
              <w:top w:val="nil"/>
              <w:left w:val="nil"/>
              <w:bottom w:val="single" w:sz="4" w:space="0" w:color="auto"/>
              <w:right w:val="single" w:sz="4" w:space="0" w:color="auto"/>
            </w:tcBorders>
            <w:noWrap/>
            <w:vAlign w:val="center"/>
            <w:hideMark/>
          </w:tcPr>
          <w:p w14:paraId="21A2C42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Verdade Nua &amp; Crua</w:t>
            </w:r>
          </w:p>
        </w:tc>
        <w:tc>
          <w:tcPr>
            <w:tcW w:w="3828" w:type="dxa"/>
            <w:tcBorders>
              <w:top w:val="nil"/>
              <w:left w:val="nil"/>
              <w:bottom w:val="single" w:sz="4" w:space="0" w:color="auto"/>
              <w:right w:val="single" w:sz="4" w:space="0" w:color="auto"/>
            </w:tcBorders>
            <w:noWrap/>
            <w:vAlign w:val="center"/>
            <w:hideMark/>
          </w:tcPr>
          <w:p w14:paraId="7C4B027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Movimento Contra Corrupção</w:t>
            </w:r>
          </w:p>
        </w:tc>
      </w:tr>
      <w:tr w:rsidR="00B17AC6" w14:paraId="2209F233"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6263689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3</w:t>
            </w:r>
          </w:p>
        </w:tc>
        <w:tc>
          <w:tcPr>
            <w:tcW w:w="3827" w:type="dxa"/>
            <w:tcBorders>
              <w:top w:val="nil"/>
              <w:left w:val="nil"/>
              <w:bottom w:val="single" w:sz="4" w:space="0" w:color="auto"/>
              <w:right w:val="single" w:sz="4" w:space="0" w:color="auto"/>
            </w:tcBorders>
            <w:noWrap/>
            <w:vAlign w:val="center"/>
            <w:hideMark/>
          </w:tcPr>
          <w:p w14:paraId="1AAFB1B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Passe Livre São Paulo</w:t>
            </w:r>
          </w:p>
        </w:tc>
        <w:tc>
          <w:tcPr>
            <w:tcW w:w="3828" w:type="dxa"/>
            <w:tcBorders>
              <w:top w:val="nil"/>
              <w:left w:val="nil"/>
              <w:bottom w:val="single" w:sz="4" w:space="0" w:color="auto"/>
              <w:right w:val="single" w:sz="4" w:space="0" w:color="auto"/>
            </w:tcBorders>
            <w:noWrap/>
            <w:vAlign w:val="center"/>
            <w:hideMark/>
          </w:tcPr>
          <w:p w14:paraId="6141529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Passe Livre São Paulo</w:t>
            </w:r>
          </w:p>
        </w:tc>
      </w:tr>
      <w:tr w:rsidR="00B17AC6" w14:paraId="29DBC0C1"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729D60B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4</w:t>
            </w:r>
          </w:p>
        </w:tc>
        <w:tc>
          <w:tcPr>
            <w:tcW w:w="3827" w:type="dxa"/>
            <w:tcBorders>
              <w:top w:val="nil"/>
              <w:left w:val="nil"/>
              <w:bottom w:val="single" w:sz="4" w:space="0" w:color="auto"/>
              <w:right w:val="single" w:sz="4" w:space="0" w:color="auto"/>
            </w:tcBorders>
            <w:noWrap/>
            <w:vAlign w:val="center"/>
            <w:hideMark/>
          </w:tcPr>
          <w:p w14:paraId="1A947D0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NINJA</w:t>
            </w:r>
          </w:p>
        </w:tc>
        <w:tc>
          <w:tcPr>
            <w:tcW w:w="3828" w:type="dxa"/>
            <w:tcBorders>
              <w:top w:val="nil"/>
              <w:left w:val="nil"/>
              <w:bottom w:val="single" w:sz="4" w:space="0" w:color="auto"/>
              <w:right w:val="single" w:sz="4" w:space="0" w:color="auto"/>
            </w:tcBorders>
            <w:noWrap/>
            <w:vAlign w:val="center"/>
            <w:hideMark/>
          </w:tcPr>
          <w:p w14:paraId="4D8CB3D5"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AnonymousBrasil</w:t>
            </w:r>
            <w:proofErr w:type="spellEnd"/>
          </w:p>
        </w:tc>
      </w:tr>
      <w:tr w:rsidR="00B17AC6" w14:paraId="28CFD8F6"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6E7E85C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5</w:t>
            </w:r>
          </w:p>
        </w:tc>
        <w:tc>
          <w:tcPr>
            <w:tcW w:w="3827" w:type="dxa"/>
            <w:tcBorders>
              <w:top w:val="nil"/>
              <w:left w:val="nil"/>
              <w:bottom w:val="single" w:sz="4" w:space="0" w:color="auto"/>
              <w:right w:val="single" w:sz="4" w:space="0" w:color="auto"/>
            </w:tcBorders>
            <w:noWrap/>
            <w:vAlign w:val="center"/>
            <w:hideMark/>
          </w:tcPr>
          <w:p w14:paraId="06DFF39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Folha de </w:t>
            </w:r>
            <w:proofErr w:type="spellStart"/>
            <w:proofErr w:type="gramStart"/>
            <w:r>
              <w:rPr>
                <w:rFonts w:eastAsia="Times New Roman"/>
                <w:color w:val="000000"/>
                <w:szCs w:val="24"/>
                <w:lang w:eastAsia="pt-BR"/>
              </w:rPr>
              <w:t>S.Paulo</w:t>
            </w:r>
            <w:proofErr w:type="spellEnd"/>
            <w:proofErr w:type="gramEnd"/>
          </w:p>
        </w:tc>
        <w:tc>
          <w:tcPr>
            <w:tcW w:w="3828" w:type="dxa"/>
            <w:tcBorders>
              <w:top w:val="nil"/>
              <w:left w:val="nil"/>
              <w:bottom w:val="single" w:sz="4" w:space="0" w:color="auto"/>
              <w:right w:val="single" w:sz="4" w:space="0" w:color="auto"/>
            </w:tcBorders>
            <w:noWrap/>
            <w:vAlign w:val="center"/>
            <w:hideMark/>
          </w:tcPr>
          <w:p w14:paraId="589009A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Bueiro Aberto</w:t>
            </w:r>
          </w:p>
        </w:tc>
      </w:tr>
      <w:tr w:rsidR="00B17AC6" w14:paraId="6D881C93"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48C3282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6</w:t>
            </w:r>
          </w:p>
        </w:tc>
        <w:tc>
          <w:tcPr>
            <w:tcW w:w="3827" w:type="dxa"/>
            <w:tcBorders>
              <w:top w:val="nil"/>
              <w:left w:val="nil"/>
              <w:bottom w:val="single" w:sz="4" w:space="0" w:color="auto"/>
              <w:right w:val="single" w:sz="4" w:space="0" w:color="auto"/>
            </w:tcBorders>
            <w:noWrap/>
            <w:vAlign w:val="center"/>
            <w:hideMark/>
          </w:tcPr>
          <w:p w14:paraId="01E8A216"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AnonymousBrasil</w:t>
            </w:r>
            <w:proofErr w:type="spellEnd"/>
          </w:p>
        </w:tc>
        <w:tc>
          <w:tcPr>
            <w:tcW w:w="3828" w:type="dxa"/>
            <w:tcBorders>
              <w:top w:val="nil"/>
              <w:left w:val="nil"/>
              <w:bottom w:val="single" w:sz="4" w:space="0" w:color="auto"/>
              <w:right w:val="single" w:sz="4" w:space="0" w:color="auto"/>
            </w:tcBorders>
            <w:noWrap/>
            <w:vAlign w:val="center"/>
            <w:hideMark/>
          </w:tcPr>
          <w:p w14:paraId="549EDCC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Maquiavélico é a mãe</w:t>
            </w:r>
          </w:p>
        </w:tc>
      </w:tr>
      <w:tr w:rsidR="00B17AC6" w14:paraId="09C7173C"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19BD2E4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7</w:t>
            </w:r>
          </w:p>
        </w:tc>
        <w:tc>
          <w:tcPr>
            <w:tcW w:w="3827" w:type="dxa"/>
            <w:tcBorders>
              <w:top w:val="nil"/>
              <w:left w:val="nil"/>
              <w:bottom w:val="single" w:sz="4" w:space="0" w:color="auto"/>
              <w:right w:val="single" w:sz="4" w:space="0" w:color="auto"/>
            </w:tcBorders>
            <w:noWrap/>
            <w:vAlign w:val="center"/>
            <w:hideMark/>
          </w:tcPr>
          <w:p w14:paraId="09A57C2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Acorda meu povo</w:t>
            </w:r>
          </w:p>
        </w:tc>
        <w:tc>
          <w:tcPr>
            <w:tcW w:w="3828" w:type="dxa"/>
            <w:tcBorders>
              <w:top w:val="nil"/>
              <w:left w:val="nil"/>
              <w:bottom w:val="single" w:sz="4" w:space="0" w:color="auto"/>
              <w:right w:val="single" w:sz="4" w:space="0" w:color="auto"/>
            </w:tcBorders>
            <w:noWrap/>
            <w:vAlign w:val="center"/>
            <w:hideMark/>
          </w:tcPr>
          <w:p w14:paraId="2C992256"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Macedex</w:t>
            </w:r>
            <w:proofErr w:type="spellEnd"/>
            <w:r>
              <w:rPr>
                <w:rFonts w:eastAsia="Times New Roman"/>
                <w:color w:val="000000"/>
                <w:szCs w:val="24"/>
                <w:lang w:eastAsia="pt-BR"/>
              </w:rPr>
              <w:t xml:space="preserve"> </w:t>
            </w:r>
            <w:proofErr w:type="spellStart"/>
            <w:r>
              <w:rPr>
                <w:rFonts w:eastAsia="Times New Roman"/>
                <w:color w:val="000000"/>
                <w:szCs w:val="24"/>
                <w:lang w:eastAsia="pt-BR"/>
              </w:rPr>
              <w:t>Logistíca</w:t>
            </w:r>
            <w:proofErr w:type="spellEnd"/>
          </w:p>
        </w:tc>
      </w:tr>
      <w:tr w:rsidR="00B17AC6" w14:paraId="288948BB"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35D3120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8</w:t>
            </w:r>
          </w:p>
        </w:tc>
        <w:tc>
          <w:tcPr>
            <w:tcW w:w="3827" w:type="dxa"/>
            <w:tcBorders>
              <w:top w:val="nil"/>
              <w:left w:val="nil"/>
              <w:bottom w:val="single" w:sz="4" w:space="0" w:color="auto"/>
              <w:right w:val="single" w:sz="4" w:space="0" w:color="auto"/>
            </w:tcBorders>
            <w:noWrap/>
            <w:vAlign w:val="center"/>
            <w:hideMark/>
          </w:tcPr>
          <w:p w14:paraId="7D68012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Inteligente Vida</w:t>
            </w:r>
          </w:p>
        </w:tc>
        <w:tc>
          <w:tcPr>
            <w:tcW w:w="3828" w:type="dxa"/>
            <w:tcBorders>
              <w:top w:val="nil"/>
              <w:left w:val="nil"/>
              <w:bottom w:val="single" w:sz="4" w:space="0" w:color="auto"/>
              <w:right w:val="single" w:sz="4" w:space="0" w:color="auto"/>
            </w:tcBorders>
            <w:noWrap/>
            <w:vAlign w:val="center"/>
            <w:hideMark/>
          </w:tcPr>
          <w:p w14:paraId="1A00B76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Macedo </w:t>
            </w:r>
            <w:proofErr w:type="spellStart"/>
            <w:r>
              <w:rPr>
                <w:rFonts w:eastAsia="Times New Roman"/>
                <w:color w:val="000000"/>
                <w:szCs w:val="24"/>
                <w:lang w:eastAsia="pt-BR"/>
              </w:rPr>
              <w:t>Macedex</w:t>
            </w:r>
            <w:proofErr w:type="spellEnd"/>
          </w:p>
        </w:tc>
      </w:tr>
      <w:tr w:rsidR="00B17AC6" w14:paraId="5F027AF7"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35B8050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9</w:t>
            </w:r>
          </w:p>
        </w:tc>
        <w:tc>
          <w:tcPr>
            <w:tcW w:w="3827" w:type="dxa"/>
            <w:tcBorders>
              <w:top w:val="nil"/>
              <w:left w:val="nil"/>
              <w:bottom w:val="single" w:sz="4" w:space="0" w:color="auto"/>
              <w:right w:val="single" w:sz="4" w:space="0" w:color="auto"/>
            </w:tcBorders>
            <w:noWrap/>
            <w:vAlign w:val="center"/>
            <w:hideMark/>
          </w:tcPr>
          <w:p w14:paraId="6FA4AD6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Rádio BandNews FM</w:t>
            </w:r>
          </w:p>
        </w:tc>
        <w:tc>
          <w:tcPr>
            <w:tcW w:w="3828" w:type="dxa"/>
            <w:tcBorders>
              <w:top w:val="nil"/>
              <w:left w:val="nil"/>
              <w:bottom w:val="single" w:sz="4" w:space="0" w:color="auto"/>
              <w:right w:val="single" w:sz="4" w:space="0" w:color="auto"/>
            </w:tcBorders>
            <w:noWrap/>
            <w:vAlign w:val="center"/>
            <w:hideMark/>
          </w:tcPr>
          <w:p w14:paraId="1B9C876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Andrea Matarazzo</w:t>
            </w:r>
          </w:p>
        </w:tc>
      </w:tr>
      <w:tr w:rsidR="00B17AC6" w14:paraId="4C2DCC5D"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7D3430B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10</w:t>
            </w:r>
          </w:p>
        </w:tc>
        <w:tc>
          <w:tcPr>
            <w:tcW w:w="3827" w:type="dxa"/>
            <w:tcBorders>
              <w:top w:val="nil"/>
              <w:left w:val="nil"/>
              <w:bottom w:val="single" w:sz="4" w:space="0" w:color="auto"/>
              <w:right w:val="single" w:sz="4" w:space="0" w:color="auto"/>
            </w:tcBorders>
            <w:noWrap/>
            <w:vAlign w:val="center"/>
            <w:hideMark/>
          </w:tcPr>
          <w:p w14:paraId="563CE3C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Juntos</w:t>
            </w:r>
          </w:p>
        </w:tc>
        <w:tc>
          <w:tcPr>
            <w:tcW w:w="3828" w:type="dxa"/>
            <w:tcBorders>
              <w:top w:val="nil"/>
              <w:left w:val="nil"/>
              <w:bottom w:val="single" w:sz="4" w:space="0" w:color="auto"/>
              <w:right w:val="single" w:sz="4" w:space="0" w:color="auto"/>
            </w:tcBorders>
            <w:noWrap/>
            <w:vAlign w:val="center"/>
            <w:hideMark/>
          </w:tcPr>
          <w:p w14:paraId="78FAE4F0"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Naian</w:t>
            </w:r>
            <w:proofErr w:type="spellEnd"/>
            <w:r>
              <w:rPr>
                <w:rFonts w:eastAsia="Times New Roman"/>
                <w:color w:val="000000"/>
                <w:szCs w:val="24"/>
                <w:lang w:eastAsia="pt-BR"/>
              </w:rPr>
              <w:t xml:space="preserve"> Meneghetti</w:t>
            </w:r>
          </w:p>
        </w:tc>
      </w:tr>
      <w:tr w:rsidR="00B17AC6" w14:paraId="13378723"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1405EB5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11</w:t>
            </w:r>
          </w:p>
        </w:tc>
        <w:tc>
          <w:tcPr>
            <w:tcW w:w="3827" w:type="dxa"/>
            <w:tcBorders>
              <w:top w:val="nil"/>
              <w:left w:val="nil"/>
              <w:bottom w:val="single" w:sz="4" w:space="0" w:color="auto"/>
              <w:right w:val="single" w:sz="4" w:space="0" w:color="auto"/>
            </w:tcBorders>
            <w:noWrap/>
            <w:vAlign w:val="center"/>
            <w:hideMark/>
          </w:tcPr>
          <w:p w14:paraId="422172F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Bueiro Aberto</w:t>
            </w:r>
          </w:p>
        </w:tc>
        <w:tc>
          <w:tcPr>
            <w:tcW w:w="3828" w:type="dxa"/>
            <w:tcBorders>
              <w:top w:val="nil"/>
              <w:left w:val="nil"/>
              <w:bottom w:val="single" w:sz="4" w:space="0" w:color="auto"/>
              <w:right w:val="single" w:sz="4" w:space="0" w:color="auto"/>
            </w:tcBorders>
            <w:noWrap/>
            <w:vAlign w:val="center"/>
            <w:hideMark/>
          </w:tcPr>
          <w:p w14:paraId="1844673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Thiago Miranda</w:t>
            </w:r>
          </w:p>
        </w:tc>
      </w:tr>
      <w:tr w:rsidR="00B17AC6" w14:paraId="08EFB9C4"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5448165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12</w:t>
            </w:r>
          </w:p>
        </w:tc>
        <w:tc>
          <w:tcPr>
            <w:tcW w:w="3827" w:type="dxa"/>
            <w:tcBorders>
              <w:top w:val="nil"/>
              <w:left w:val="nil"/>
              <w:bottom w:val="single" w:sz="4" w:space="0" w:color="auto"/>
              <w:right w:val="single" w:sz="4" w:space="0" w:color="auto"/>
            </w:tcBorders>
            <w:noWrap/>
            <w:vAlign w:val="center"/>
            <w:hideMark/>
          </w:tcPr>
          <w:p w14:paraId="6C8EE70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Maquiavélico é a mãe</w:t>
            </w:r>
          </w:p>
        </w:tc>
        <w:tc>
          <w:tcPr>
            <w:tcW w:w="3828" w:type="dxa"/>
            <w:tcBorders>
              <w:top w:val="nil"/>
              <w:left w:val="nil"/>
              <w:bottom w:val="single" w:sz="4" w:space="0" w:color="auto"/>
              <w:right w:val="single" w:sz="4" w:space="0" w:color="auto"/>
            </w:tcBorders>
            <w:noWrap/>
            <w:vAlign w:val="center"/>
            <w:hideMark/>
          </w:tcPr>
          <w:p w14:paraId="4141809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Bruno César</w:t>
            </w:r>
          </w:p>
        </w:tc>
      </w:tr>
      <w:tr w:rsidR="00B17AC6" w14:paraId="77B0BED3"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6FB6468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13</w:t>
            </w:r>
          </w:p>
        </w:tc>
        <w:tc>
          <w:tcPr>
            <w:tcW w:w="3827" w:type="dxa"/>
            <w:tcBorders>
              <w:top w:val="nil"/>
              <w:left w:val="nil"/>
              <w:bottom w:val="single" w:sz="4" w:space="0" w:color="auto"/>
              <w:right w:val="single" w:sz="4" w:space="0" w:color="auto"/>
            </w:tcBorders>
            <w:noWrap/>
            <w:vAlign w:val="center"/>
            <w:hideMark/>
          </w:tcPr>
          <w:p w14:paraId="3EBD91D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Vírus Planetário</w:t>
            </w:r>
          </w:p>
        </w:tc>
        <w:tc>
          <w:tcPr>
            <w:tcW w:w="3828" w:type="dxa"/>
            <w:tcBorders>
              <w:top w:val="nil"/>
              <w:left w:val="nil"/>
              <w:bottom w:val="single" w:sz="4" w:space="0" w:color="auto"/>
              <w:right w:val="single" w:sz="4" w:space="0" w:color="auto"/>
            </w:tcBorders>
            <w:noWrap/>
            <w:vAlign w:val="center"/>
            <w:hideMark/>
          </w:tcPr>
          <w:p w14:paraId="0990163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Livraria Marxista</w:t>
            </w:r>
          </w:p>
        </w:tc>
      </w:tr>
      <w:tr w:rsidR="00B17AC6" w14:paraId="49C44BA1"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5295A11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14</w:t>
            </w:r>
          </w:p>
        </w:tc>
        <w:tc>
          <w:tcPr>
            <w:tcW w:w="3827" w:type="dxa"/>
            <w:tcBorders>
              <w:top w:val="nil"/>
              <w:left w:val="nil"/>
              <w:bottom w:val="single" w:sz="4" w:space="0" w:color="auto"/>
              <w:right w:val="single" w:sz="4" w:space="0" w:color="auto"/>
            </w:tcBorders>
            <w:noWrap/>
            <w:vAlign w:val="center"/>
            <w:hideMark/>
          </w:tcPr>
          <w:p w14:paraId="51527DC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Fiscalização Popular dos Transportes Públicos RJ</w:t>
            </w:r>
          </w:p>
        </w:tc>
        <w:tc>
          <w:tcPr>
            <w:tcW w:w="3828" w:type="dxa"/>
            <w:tcBorders>
              <w:top w:val="nil"/>
              <w:left w:val="nil"/>
              <w:bottom w:val="single" w:sz="4" w:space="0" w:color="auto"/>
              <w:right w:val="single" w:sz="4" w:space="0" w:color="auto"/>
            </w:tcBorders>
            <w:noWrap/>
            <w:vAlign w:val="center"/>
            <w:hideMark/>
          </w:tcPr>
          <w:p w14:paraId="64AFDD2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Mate </w:t>
            </w:r>
            <w:proofErr w:type="spellStart"/>
            <w:r>
              <w:rPr>
                <w:rFonts w:eastAsia="Times New Roman"/>
                <w:color w:val="000000"/>
                <w:szCs w:val="24"/>
                <w:lang w:eastAsia="pt-BR"/>
              </w:rPr>
              <w:t>Trotamundo</w:t>
            </w:r>
            <w:proofErr w:type="spellEnd"/>
          </w:p>
        </w:tc>
      </w:tr>
      <w:tr w:rsidR="00B17AC6" w14:paraId="209B425F"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0A96423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15</w:t>
            </w:r>
          </w:p>
        </w:tc>
        <w:tc>
          <w:tcPr>
            <w:tcW w:w="3827" w:type="dxa"/>
            <w:tcBorders>
              <w:top w:val="nil"/>
              <w:left w:val="nil"/>
              <w:bottom w:val="single" w:sz="4" w:space="0" w:color="auto"/>
              <w:right w:val="single" w:sz="4" w:space="0" w:color="auto"/>
            </w:tcBorders>
            <w:noWrap/>
            <w:vAlign w:val="center"/>
            <w:hideMark/>
          </w:tcPr>
          <w:p w14:paraId="41782DC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Catraca Livre</w:t>
            </w:r>
          </w:p>
        </w:tc>
        <w:tc>
          <w:tcPr>
            <w:tcW w:w="3828" w:type="dxa"/>
            <w:tcBorders>
              <w:top w:val="nil"/>
              <w:left w:val="nil"/>
              <w:bottom w:val="single" w:sz="4" w:space="0" w:color="auto"/>
              <w:right w:val="single" w:sz="4" w:space="0" w:color="auto"/>
            </w:tcBorders>
            <w:noWrap/>
            <w:vAlign w:val="center"/>
            <w:hideMark/>
          </w:tcPr>
          <w:p w14:paraId="3A81CCD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Juliano </w:t>
            </w:r>
            <w:proofErr w:type="spellStart"/>
            <w:r>
              <w:rPr>
                <w:rFonts w:eastAsia="Times New Roman"/>
                <w:color w:val="000000"/>
                <w:szCs w:val="24"/>
                <w:lang w:eastAsia="pt-BR"/>
              </w:rPr>
              <w:t>Moitoso</w:t>
            </w:r>
            <w:proofErr w:type="spellEnd"/>
          </w:p>
        </w:tc>
      </w:tr>
      <w:tr w:rsidR="00B17AC6" w14:paraId="16400F18"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7F4E052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16</w:t>
            </w:r>
          </w:p>
        </w:tc>
        <w:tc>
          <w:tcPr>
            <w:tcW w:w="3827" w:type="dxa"/>
            <w:tcBorders>
              <w:top w:val="nil"/>
              <w:left w:val="nil"/>
              <w:bottom w:val="single" w:sz="4" w:space="0" w:color="auto"/>
              <w:right w:val="single" w:sz="4" w:space="0" w:color="auto"/>
            </w:tcBorders>
            <w:noWrap/>
            <w:vAlign w:val="center"/>
            <w:hideMark/>
          </w:tcPr>
          <w:p w14:paraId="6F29D1A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Rede Esgoto de televisão</w:t>
            </w:r>
          </w:p>
        </w:tc>
        <w:tc>
          <w:tcPr>
            <w:tcW w:w="3828" w:type="dxa"/>
            <w:tcBorders>
              <w:top w:val="nil"/>
              <w:left w:val="nil"/>
              <w:bottom w:val="single" w:sz="4" w:space="0" w:color="auto"/>
              <w:right w:val="single" w:sz="4" w:space="0" w:color="auto"/>
            </w:tcBorders>
            <w:noWrap/>
            <w:vAlign w:val="center"/>
            <w:hideMark/>
          </w:tcPr>
          <w:p w14:paraId="325C33E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Thiago Correia Carneiro</w:t>
            </w:r>
          </w:p>
        </w:tc>
      </w:tr>
      <w:tr w:rsidR="00B17AC6" w14:paraId="184ABF86"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328FCDF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17</w:t>
            </w:r>
          </w:p>
        </w:tc>
        <w:tc>
          <w:tcPr>
            <w:tcW w:w="3827" w:type="dxa"/>
            <w:tcBorders>
              <w:top w:val="nil"/>
              <w:left w:val="nil"/>
              <w:bottom w:val="single" w:sz="4" w:space="0" w:color="auto"/>
              <w:right w:val="single" w:sz="4" w:space="0" w:color="auto"/>
            </w:tcBorders>
            <w:noWrap/>
            <w:vAlign w:val="center"/>
            <w:hideMark/>
          </w:tcPr>
          <w:p w14:paraId="51DCF95C"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Takunya</w:t>
            </w:r>
            <w:proofErr w:type="spellEnd"/>
          </w:p>
        </w:tc>
        <w:tc>
          <w:tcPr>
            <w:tcW w:w="3828" w:type="dxa"/>
            <w:tcBorders>
              <w:top w:val="nil"/>
              <w:left w:val="nil"/>
              <w:bottom w:val="single" w:sz="4" w:space="0" w:color="auto"/>
              <w:right w:val="single" w:sz="4" w:space="0" w:color="auto"/>
            </w:tcBorders>
            <w:noWrap/>
            <w:vAlign w:val="center"/>
            <w:hideMark/>
          </w:tcPr>
          <w:p w14:paraId="2557119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Christian </w:t>
            </w:r>
            <w:proofErr w:type="spellStart"/>
            <w:r>
              <w:rPr>
                <w:rFonts w:eastAsia="Times New Roman"/>
                <w:color w:val="000000"/>
                <w:szCs w:val="24"/>
                <w:lang w:eastAsia="pt-BR"/>
              </w:rPr>
              <w:t>Fedrizzi</w:t>
            </w:r>
            <w:proofErr w:type="spellEnd"/>
          </w:p>
        </w:tc>
      </w:tr>
      <w:tr w:rsidR="00B17AC6" w14:paraId="39CB5C5C"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06A2403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18</w:t>
            </w:r>
          </w:p>
        </w:tc>
        <w:tc>
          <w:tcPr>
            <w:tcW w:w="3827" w:type="dxa"/>
            <w:tcBorders>
              <w:top w:val="nil"/>
              <w:left w:val="nil"/>
              <w:bottom w:val="single" w:sz="4" w:space="0" w:color="auto"/>
              <w:right w:val="single" w:sz="4" w:space="0" w:color="auto"/>
            </w:tcBorders>
            <w:noWrap/>
            <w:vAlign w:val="center"/>
            <w:hideMark/>
          </w:tcPr>
          <w:p w14:paraId="19862AD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Geração Invencível</w:t>
            </w:r>
          </w:p>
        </w:tc>
        <w:tc>
          <w:tcPr>
            <w:tcW w:w="3828" w:type="dxa"/>
            <w:tcBorders>
              <w:top w:val="nil"/>
              <w:left w:val="nil"/>
              <w:bottom w:val="single" w:sz="4" w:space="0" w:color="auto"/>
              <w:right w:val="single" w:sz="4" w:space="0" w:color="auto"/>
            </w:tcBorders>
            <w:noWrap/>
            <w:vAlign w:val="center"/>
            <w:hideMark/>
          </w:tcPr>
          <w:p w14:paraId="4B27328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Newton </w:t>
            </w:r>
            <w:proofErr w:type="spellStart"/>
            <w:r>
              <w:rPr>
                <w:rFonts w:eastAsia="Times New Roman"/>
                <w:color w:val="000000"/>
                <w:szCs w:val="24"/>
                <w:lang w:eastAsia="pt-BR"/>
              </w:rPr>
              <w:t>Puerta</w:t>
            </w:r>
            <w:proofErr w:type="spellEnd"/>
          </w:p>
        </w:tc>
      </w:tr>
      <w:tr w:rsidR="00B17AC6" w14:paraId="50C3DF14"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49A3090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19</w:t>
            </w:r>
          </w:p>
        </w:tc>
        <w:tc>
          <w:tcPr>
            <w:tcW w:w="3827" w:type="dxa"/>
            <w:tcBorders>
              <w:top w:val="nil"/>
              <w:left w:val="nil"/>
              <w:bottom w:val="single" w:sz="4" w:space="0" w:color="auto"/>
              <w:right w:val="single" w:sz="4" w:space="0" w:color="auto"/>
            </w:tcBorders>
            <w:noWrap/>
            <w:vAlign w:val="center"/>
            <w:hideMark/>
          </w:tcPr>
          <w:p w14:paraId="0E9EB9C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Rui Montalvão</w:t>
            </w:r>
          </w:p>
        </w:tc>
        <w:tc>
          <w:tcPr>
            <w:tcW w:w="3828" w:type="dxa"/>
            <w:tcBorders>
              <w:top w:val="nil"/>
              <w:left w:val="nil"/>
              <w:bottom w:val="single" w:sz="4" w:space="0" w:color="auto"/>
              <w:right w:val="single" w:sz="4" w:space="0" w:color="auto"/>
            </w:tcBorders>
            <w:noWrap/>
            <w:vAlign w:val="center"/>
            <w:hideMark/>
          </w:tcPr>
          <w:p w14:paraId="7A48AA8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Viajes </w:t>
            </w:r>
            <w:proofErr w:type="spellStart"/>
            <w:r>
              <w:rPr>
                <w:rFonts w:eastAsia="Times New Roman"/>
                <w:color w:val="000000"/>
                <w:szCs w:val="24"/>
                <w:lang w:eastAsia="pt-BR"/>
              </w:rPr>
              <w:t>Algenova</w:t>
            </w:r>
            <w:proofErr w:type="spellEnd"/>
            <w:r>
              <w:rPr>
                <w:rFonts w:eastAsia="Times New Roman"/>
                <w:color w:val="000000"/>
                <w:szCs w:val="24"/>
                <w:lang w:eastAsia="pt-BR"/>
              </w:rPr>
              <w:t xml:space="preserve"> SL</w:t>
            </w:r>
          </w:p>
        </w:tc>
      </w:tr>
      <w:tr w:rsidR="00B17AC6" w14:paraId="3FBD5A7D"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0551E5D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20</w:t>
            </w:r>
          </w:p>
        </w:tc>
        <w:tc>
          <w:tcPr>
            <w:tcW w:w="3827" w:type="dxa"/>
            <w:tcBorders>
              <w:top w:val="nil"/>
              <w:left w:val="nil"/>
              <w:bottom w:val="single" w:sz="4" w:space="0" w:color="auto"/>
              <w:right w:val="single" w:sz="4" w:space="0" w:color="auto"/>
            </w:tcBorders>
            <w:noWrap/>
            <w:vAlign w:val="center"/>
            <w:hideMark/>
          </w:tcPr>
          <w:p w14:paraId="31EB78A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Por Traz da Midia Mundial</w:t>
            </w:r>
          </w:p>
        </w:tc>
        <w:tc>
          <w:tcPr>
            <w:tcW w:w="3828" w:type="dxa"/>
            <w:tcBorders>
              <w:top w:val="nil"/>
              <w:left w:val="nil"/>
              <w:bottom w:val="single" w:sz="4" w:space="0" w:color="auto"/>
              <w:right w:val="single" w:sz="4" w:space="0" w:color="auto"/>
            </w:tcBorders>
            <w:noWrap/>
            <w:vAlign w:val="center"/>
            <w:hideMark/>
          </w:tcPr>
          <w:p w14:paraId="318112D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Thais Souza</w:t>
            </w:r>
          </w:p>
        </w:tc>
      </w:tr>
      <w:tr w:rsidR="00B17AC6" w14:paraId="0B0960A1"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5E453BB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21</w:t>
            </w:r>
          </w:p>
        </w:tc>
        <w:tc>
          <w:tcPr>
            <w:tcW w:w="3827" w:type="dxa"/>
            <w:tcBorders>
              <w:top w:val="nil"/>
              <w:left w:val="nil"/>
              <w:bottom w:val="single" w:sz="4" w:space="0" w:color="auto"/>
              <w:right w:val="single" w:sz="4" w:space="0" w:color="auto"/>
            </w:tcBorders>
            <w:noWrap/>
            <w:vAlign w:val="center"/>
            <w:hideMark/>
          </w:tcPr>
          <w:p w14:paraId="211087D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Partido Comunista Brasileiro - PCB (Oficial)</w:t>
            </w:r>
          </w:p>
        </w:tc>
        <w:tc>
          <w:tcPr>
            <w:tcW w:w="3828" w:type="dxa"/>
            <w:tcBorders>
              <w:top w:val="nil"/>
              <w:left w:val="nil"/>
              <w:bottom w:val="single" w:sz="4" w:space="0" w:color="auto"/>
              <w:right w:val="single" w:sz="4" w:space="0" w:color="auto"/>
            </w:tcBorders>
            <w:noWrap/>
            <w:vAlign w:val="center"/>
            <w:hideMark/>
          </w:tcPr>
          <w:p w14:paraId="12380AF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Michelle Tito</w:t>
            </w:r>
          </w:p>
        </w:tc>
      </w:tr>
      <w:tr w:rsidR="00B17AC6" w14:paraId="2F2DD681" w14:textId="77777777" w:rsidTr="00B17AC6">
        <w:trPr>
          <w:trHeight w:val="315"/>
        </w:trPr>
        <w:tc>
          <w:tcPr>
            <w:tcW w:w="1271" w:type="dxa"/>
            <w:tcBorders>
              <w:top w:val="nil"/>
              <w:left w:val="single" w:sz="4" w:space="0" w:color="auto"/>
              <w:bottom w:val="single" w:sz="4" w:space="0" w:color="auto"/>
              <w:right w:val="single" w:sz="4" w:space="0" w:color="auto"/>
            </w:tcBorders>
            <w:noWrap/>
            <w:vAlign w:val="bottom"/>
            <w:hideMark/>
          </w:tcPr>
          <w:p w14:paraId="01CCAB2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22</w:t>
            </w:r>
          </w:p>
        </w:tc>
        <w:tc>
          <w:tcPr>
            <w:tcW w:w="3827" w:type="dxa"/>
            <w:tcBorders>
              <w:top w:val="nil"/>
              <w:left w:val="nil"/>
              <w:bottom w:val="single" w:sz="4" w:space="0" w:color="auto"/>
              <w:right w:val="single" w:sz="4" w:space="0" w:color="auto"/>
            </w:tcBorders>
            <w:noWrap/>
            <w:vAlign w:val="center"/>
            <w:hideMark/>
          </w:tcPr>
          <w:p w14:paraId="23CDABA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Se a tarifa aumentar São Paulo vai parar</w:t>
            </w:r>
          </w:p>
        </w:tc>
        <w:tc>
          <w:tcPr>
            <w:tcW w:w="3828" w:type="dxa"/>
            <w:tcBorders>
              <w:top w:val="nil"/>
              <w:left w:val="nil"/>
              <w:bottom w:val="single" w:sz="4" w:space="0" w:color="auto"/>
              <w:right w:val="single" w:sz="4" w:space="0" w:color="auto"/>
            </w:tcBorders>
            <w:noWrap/>
            <w:vAlign w:val="center"/>
            <w:hideMark/>
          </w:tcPr>
          <w:p w14:paraId="243F65B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Rubens Vaz Muller</w:t>
            </w:r>
          </w:p>
        </w:tc>
      </w:tr>
    </w:tbl>
    <w:p w14:paraId="0C8ACF1C" w14:textId="77777777" w:rsidR="00B17AC6" w:rsidRDefault="00B17AC6" w:rsidP="00B17AC6">
      <w:pPr>
        <w:spacing w:line="240" w:lineRule="auto"/>
        <w:rPr>
          <w:rFonts w:eastAsia="Calibri"/>
          <w:b/>
          <w:szCs w:val="24"/>
          <w:lang w:eastAsia="zh-CN"/>
        </w:rPr>
      </w:pPr>
    </w:p>
    <w:p w14:paraId="44381A25" w14:textId="77777777" w:rsidR="00B17AC6" w:rsidRDefault="00B17AC6" w:rsidP="00B17AC6">
      <w:pPr>
        <w:spacing w:after="0" w:line="240" w:lineRule="auto"/>
        <w:jc w:val="left"/>
        <w:rPr>
          <w:b/>
          <w:szCs w:val="24"/>
        </w:rPr>
      </w:pPr>
      <w:r>
        <w:rPr>
          <w:b/>
          <w:szCs w:val="24"/>
        </w:rPr>
        <w:br w:type="page"/>
      </w:r>
    </w:p>
    <w:p w14:paraId="374FE764" w14:textId="77777777" w:rsidR="00B17AC6" w:rsidRDefault="00B17AC6" w:rsidP="00B17AC6">
      <w:pPr>
        <w:pStyle w:val="Legenda"/>
        <w:keepNext/>
        <w:jc w:val="center"/>
        <w:rPr>
          <w:b/>
          <w:i w:val="0"/>
        </w:rPr>
      </w:pPr>
      <w:r>
        <w:rPr>
          <w:b/>
          <w:i w:val="0"/>
        </w:rPr>
        <w:lastRenderedPageBreak/>
        <w:t>4º ATO 13-06-2013</w:t>
      </w:r>
    </w:p>
    <w:tbl>
      <w:tblPr>
        <w:tblW w:w="8828" w:type="dxa"/>
        <w:tblCellMar>
          <w:left w:w="70" w:type="dxa"/>
          <w:right w:w="70" w:type="dxa"/>
        </w:tblCellMar>
        <w:tblLook w:val="04A0" w:firstRow="1" w:lastRow="0" w:firstColumn="1" w:lastColumn="0" w:noHBand="0" w:noVBand="1"/>
      </w:tblPr>
      <w:tblGrid>
        <w:gridCol w:w="1271"/>
        <w:gridCol w:w="3430"/>
        <w:gridCol w:w="4127"/>
      </w:tblGrid>
      <w:tr w:rsidR="00B17AC6" w14:paraId="4635E8D0" w14:textId="77777777" w:rsidTr="00B17AC6">
        <w:trPr>
          <w:trHeight w:val="315"/>
        </w:trPr>
        <w:tc>
          <w:tcPr>
            <w:tcW w:w="1271" w:type="dxa"/>
            <w:tcBorders>
              <w:top w:val="single" w:sz="4" w:space="0" w:color="auto"/>
              <w:left w:val="single" w:sz="4" w:space="0" w:color="auto"/>
              <w:bottom w:val="single" w:sz="4" w:space="0" w:color="auto"/>
              <w:right w:val="single" w:sz="4" w:space="0" w:color="auto"/>
            </w:tcBorders>
            <w:noWrap/>
            <w:vAlign w:val="bottom"/>
            <w:hideMark/>
          </w:tcPr>
          <w:p w14:paraId="0F6CBB07" w14:textId="77777777" w:rsidR="00B17AC6" w:rsidRDefault="00B17AC6">
            <w:pPr>
              <w:spacing w:after="0" w:line="240" w:lineRule="auto"/>
              <w:jc w:val="left"/>
              <w:rPr>
                <w:rFonts w:eastAsia="Times New Roman"/>
                <w:color w:val="000000"/>
                <w:szCs w:val="24"/>
                <w:lang w:eastAsia="pt-BR"/>
              </w:rPr>
            </w:pPr>
            <w:r>
              <w:rPr>
                <w:rFonts w:eastAsia="Times New Roman"/>
                <w:color w:val="000000"/>
                <w:szCs w:val="24"/>
                <w:lang w:eastAsia="pt-BR"/>
              </w:rPr>
              <w:t> </w:t>
            </w:r>
          </w:p>
        </w:tc>
        <w:tc>
          <w:tcPr>
            <w:tcW w:w="3430" w:type="dxa"/>
            <w:tcBorders>
              <w:top w:val="single" w:sz="4" w:space="0" w:color="auto"/>
              <w:left w:val="nil"/>
              <w:bottom w:val="single" w:sz="4" w:space="0" w:color="auto"/>
              <w:right w:val="single" w:sz="4" w:space="0" w:color="auto"/>
            </w:tcBorders>
            <w:noWrap/>
            <w:vAlign w:val="center"/>
            <w:hideMark/>
          </w:tcPr>
          <w:p w14:paraId="594FAAE5" w14:textId="77777777" w:rsidR="00B17AC6" w:rsidRDefault="00B17AC6">
            <w:pPr>
              <w:spacing w:after="0" w:line="240" w:lineRule="auto"/>
              <w:jc w:val="center"/>
              <w:rPr>
                <w:rFonts w:eastAsia="Times New Roman"/>
                <w:b/>
                <w:bCs/>
                <w:color w:val="000000"/>
                <w:szCs w:val="24"/>
                <w:lang w:eastAsia="pt-BR"/>
              </w:rPr>
            </w:pPr>
            <w:r>
              <w:rPr>
                <w:rFonts w:eastAsia="Times New Roman"/>
                <w:b/>
                <w:bCs/>
                <w:color w:val="000000"/>
                <w:szCs w:val="24"/>
                <w:lang w:eastAsia="pt-BR"/>
              </w:rPr>
              <w:t>Autoridade</w:t>
            </w:r>
          </w:p>
        </w:tc>
        <w:tc>
          <w:tcPr>
            <w:tcW w:w="4127" w:type="dxa"/>
            <w:tcBorders>
              <w:top w:val="single" w:sz="4" w:space="0" w:color="auto"/>
              <w:left w:val="nil"/>
              <w:bottom w:val="single" w:sz="4" w:space="0" w:color="auto"/>
              <w:right w:val="single" w:sz="4" w:space="0" w:color="auto"/>
            </w:tcBorders>
            <w:noWrap/>
            <w:vAlign w:val="center"/>
            <w:hideMark/>
          </w:tcPr>
          <w:p w14:paraId="605C0B99" w14:textId="77777777" w:rsidR="00B17AC6" w:rsidRDefault="00B17AC6">
            <w:pPr>
              <w:spacing w:after="0" w:line="240" w:lineRule="auto"/>
              <w:jc w:val="center"/>
              <w:rPr>
                <w:rFonts w:eastAsia="Times New Roman"/>
                <w:b/>
                <w:bCs/>
                <w:color w:val="000000"/>
                <w:szCs w:val="24"/>
                <w:lang w:eastAsia="pt-BR"/>
              </w:rPr>
            </w:pPr>
            <w:r>
              <w:rPr>
                <w:rFonts w:eastAsia="Times New Roman"/>
                <w:b/>
                <w:bCs/>
                <w:color w:val="000000"/>
                <w:szCs w:val="24"/>
                <w:lang w:eastAsia="pt-BR"/>
              </w:rPr>
              <w:t>HUB</w:t>
            </w:r>
          </w:p>
        </w:tc>
      </w:tr>
      <w:tr w:rsidR="00B17AC6" w14:paraId="1AF2E73E"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1D31538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w:t>
            </w:r>
          </w:p>
        </w:tc>
        <w:tc>
          <w:tcPr>
            <w:tcW w:w="3430" w:type="dxa"/>
            <w:tcBorders>
              <w:top w:val="nil"/>
              <w:left w:val="nil"/>
              <w:bottom w:val="single" w:sz="4" w:space="0" w:color="auto"/>
              <w:right w:val="single" w:sz="4" w:space="0" w:color="auto"/>
            </w:tcBorders>
            <w:noWrap/>
            <w:vAlign w:val="center"/>
            <w:hideMark/>
          </w:tcPr>
          <w:p w14:paraId="085EEF7D"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estadao</w:t>
            </w:r>
            <w:proofErr w:type="spellEnd"/>
          </w:p>
        </w:tc>
        <w:tc>
          <w:tcPr>
            <w:tcW w:w="4127" w:type="dxa"/>
            <w:tcBorders>
              <w:top w:val="nil"/>
              <w:left w:val="nil"/>
              <w:bottom w:val="single" w:sz="4" w:space="0" w:color="auto"/>
              <w:right w:val="single" w:sz="4" w:space="0" w:color="auto"/>
            </w:tcBorders>
            <w:noWrap/>
            <w:vAlign w:val="center"/>
            <w:hideMark/>
          </w:tcPr>
          <w:p w14:paraId="3D1648C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Verdade Nua &amp; Crua</w:t>
            </w:r>
          </w:p>
        </w:tc>
      </w:tr>
      <w:tr w:rsidR="00B17AC6" w14:paraId="3363B38D"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739DED0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w:t>
            </w:r>
          </w:p>
        </w:tc>
        <w:tc>
          <w:tcPr>
            <w:tcW w:w="3430" w:type="dxa"/>
            <w:tcBorders>
              <w:top w:val="nil"/>
              <w:left w:val="nil"/>
              <w:bottom w:val="single" w:sz="4" w:space="0" w:color="auto"/>
              <w:right w:val="single" w:sz="4" w:space="0" w:color="auto"/>
            </w:tcBorders>
            <w:noWrap/>
            <w:vAlign w:val="center"/>
            <w:hideMark/>
          </w:tcPr>
          <w:p w14:paraId="0C9BAFB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Verdade Nua &amp; Crua</w:t>
            </w:r>
          </w:p>
        </w:tc>
        <w:tc>
          <w:tcPr>
            <w:tcW w:w="4127" w:type="dxa"/>
            <w:tcBorders>
              <w:top w:val="nil"/>
              <w:left w:val="nil"/>
              <w:bottom w:val="single" w:sz="4" w:space="0" w:color="auto"/>
              <w:right w:val="single" w:sz="4" w:space="0" w:color="auto"/>
            </w:tcBorders>
            <w:noWrap/>
            <w:vAlign w:val="center"/>
            <w:hideMark/>
          </w:tcPr>
          <w:p w14:paraId="4BAFD3F8"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w:t>
            </w:r>
            <w:proofErr w:type="spellEnd"/>
            <w:r>
              <w:rPr>
                <w:rFonts w:eastAsia="Times New Roman"/>
                <w:color w:val="000000"/>
                <w:szCs w:val="24"/>
                <w:lang w:eastAsia="pt-BR"/>
              </w:rPr>
              <w:t xml:space="preserve"> Rio</w:t>
            </w:r>
          </w:p>
        </w:tc>
      </w:tr>
      <w:tr w:rsidR="00B17AC6" w14:paraId="6619C441"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12EBF5A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3</w:t>
            </w:r>
          </w:p>
        </w:tc>
        <w:tc>
          <w:tcPr>
            <w:tcW w:w="3430" w:type="dxa"/>
            <w:tcBorders>
              <w:top w:val="nil"/>
              <w:left w:val="nil"/>
              <w:bottom w:val="single" w:sz="4" w:space="0" w:color="auto"/>
              <w:right w:val="single" w:sz="4" w:space="0" w:color="auto"/>
            </w:tcBorders>
            <w:noWrap/>
            <w:vAlign w:val="center"/>
            <w:hideMark/>
          </w:tcPr>
          <w:p w14:paraId="013AC6F5"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Occupy</w:t>
            </w:r>
            <w:proofErr w:type="spellEnd"/>
            <w:r>
              <w:rPr>
                <w:rFonts w:eastAsia="Times New Roman"/>
                <w:color w:val="000000"/>
                <w:szCs w:val="24"/>
                <w:lang w:eastAsia="pt-BR"/>
              </w:rPr>
              <w:t xml:space="preserve"> </w:t>
            </w:r>
            <w:proofErr w:type="spellStart"/>
            <w:r>
              <w:rPr>
                <w:rFonts w:eastAsia="Times New Roman"/>
                <w:color w:val="000000"/>
                <w:szCs w:val="24"/>
                <w:lang w:eastAsia="pt-BR"/>
              </w:rPr>
              <w:t>Brazil</w:t>
            </w:r>
            <w:proofErr w:type="spellEnd"/>
          </w:p>
        </w:tc>
        <w:tc>
          <w:tcPr>
            <w:tcW w:w="4127" w:type="dxa"/>
            <w:tcBorders>
              <w:top w:val="nil"/>
              <w:left w:val="nil"/>
              <w:bottom w:val="single" w:sz="4" w:space="0" w:color="auto"/>
              <w:right w:val="single" w:sz="4" w:space="0" w:color="auto"/>
            </w:tcBorders>
            <w:noWrap/>
            <w:vAlign w:val="center"/>
            <w:hideMark/>
          </w:tcPr>
          <w:p w14:paraId="46EF519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Passe Livre São Paulo</w:t>
            </w:r>
          </w:p>
        </w:tc>
      </w:tr>
      <w:tr w:rsidR="00B17AC6" w14:paraId="20611682"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058AD1F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4</w:t>
            </w:r>
          </w:p>
        </w:tc>
        <w:tc>
          <w:tcPr>
            <w:tcW w:w="3430" w:type="dxa"/>
            <w:tcBorders>
              <w:top w:val="nil"/>
              <w:left w:val="nil"/>
              <w:bottom w:val="single" w:sz="4" w:space="0" w:color="auto"/>
              <w:right w:val="single" w:sz="4" w:space="0" w:color="auto"/>
            </w:tcBorders>
            <w:noWrap/>
            <w:vAlign w:val="center"/>
            <w:hideMark/>
          </w:tcPr>
          <w:p w14:paraId="39A60790"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w:t>
            </w:r>
            <w:proofErr w:type="spellEnd"/>
          </w:p>
        </w:tc>
        <w:tc>
          <w:tcPr>
            <w:tcW w:w="4127" w:type="dxa"/>
            <w:tcBorders>
              <w:top w:val="nil"/>
              <w:left w:val="nil"/>
              <w:bottom w:val="single" w:sz="4" w:space="0" w:color="auto"/>
              <w:right w:val="single" w:sz="4" w:space="0" w:color="auto"/>
            </w:tcBorders>
            <w:noWrap/>
            <w:vAlign w:val="center"/>
            <w:hideMark/>
          </w:tcPr>
          <w:p w14:paraId="317CEB71"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AnonymousBrasil</w:t>
            </w:r>
            <w:proofErr w:type="spellEnd"/>
          </w:p>
        </w:tc>
      </w:tr>
      <w:tr w:rsidR="00B17AC6" w14:paraId="736F6E3B"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47A9458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5</w:t>
            </w:r>
          </w:p>
        </w:tc>
        <w:tc>
          <w:tcPr>
            <w:tcW w:w="3430" w:type="dxa"/>
            <w:tcBorders>
              <w:top w:val="nil"/>
              <w:left w:val="nil"/>
              <w:bottom w:val="single" w:sz="4" w:space="0" w:color="auto"/>
              <w:right w:val="single" w:sz="4" w:space="0" w:color="auto"/>
            </w:tcBorders>
            <w:noWrap/>
            <w:vAlign w:val="center"/>
            <w:hideMark/>
          </w:tcPr>
          <w:p w14:paraId="43DC3C4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Raquel Koch</w:t>
            </w:r>
          </w:p>
        </w:tc>
        <w:tc>
          <w:tcPr>
            <w:tcW w:w="4127" w:type="dxa"/>
            <w:tcBorders>
              <w:top w:val="nil"/>
              <w:left w:val="nil"/>
              <w:bottom w:val="single" w:sz="4" w:space="0" w:color="auto"/>
              <w:right w:val="single" w:sz="4" w:space="0" w:color="auto"/>
            </w:tcBorders>
            <w:noWrap/>
            <w:vAlign w:val="center"/>
            <w:hideMark/>
          </w:tcPr>
          <w:p w14:paraId="7300740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Mães de Maio</w:t>
            </w:r>
          </w:p>
        </w:tc>
      </w:tr>
      <w:tr w:rsidR="00B17AC6" w14:paraId="1C73B3D1"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14E4B0D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6</w:t>
            </w:r>
          </w:p>
        </w:tc>
        <w:tc>
          <w:tcPr>
            <w:tcW w:w="3430" w:type="dxa"/>
            <w:tcBorders>
              <w:top w:val="nil"/>
              <w:left w:val="nil"/>
              <w:bottom w:val="single" w:sz="4" w:space="0" w:color="auto"/>
              <w:right w:val="single" w:sz="4" w:space="0" w:color="auto"/>
            </w:tcBorders>
            <w:noWrap/>
            <w:vAlign w:val="center"/>
            <w:hideMark/>
          </w:tcPr>
          <w:p w14:paraId="2461E9A0"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w:t>
            </w:r>
            <w:proofErr w:type="spellEnd"/>
            <w:r>
              <w:rPr>
                <w:rFonts w:eastAsia="Times New Roman"/>
                <w:color w:val="000000"/>
                <w:szCs w:val="24"/>
                <w:lang w:eastAsia="pt-BR"/>
              </w:rPr>
              <w:t xml:space="preserve"> Rio</w:t>
            </w:r>
          </w:p>
        </w:tc>
        <w:tc>
          <w:tcPr>
            <w:tcW w:w="4127" w:type="dxa"/>
            <w:tcBorders>
              <w:top w:val="nil"/>
              <w:left w:val="nil"/>
              <w:bottom w:val="single" w:sz="4" w:space="0" w:color="auto"/>
              <w:right w:val="single" w:sz="4" w:space="0" w:color="auto"/>
            </w:tcBorders>
            <w:noWrap/>
            <w:vAlign w:val="center"/>
            <w:hideMark/>
          </w:tcPr>
          <w:p w14:paraId="5B4C62B5"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w:t>
            </w:r>
            <w:proofErr w:type="spellEnd"/>
            <w:r>
              <w:rPr>
                <w:rFonts w:eastAsia="Times New Roman"/>
                <w:color w:val="000000"/>
                <w:szCs w:val="24"/>
                <w:lang w:eastAsia="pt-BR"/>
              </w:rPr>
              <w:t xml:space="preserve"> Brasil</w:t>
            </w:r>
          </w:p>
        </w:tc>
      </w:tr>
      <w:tr w:rsidR="00B17AC6" w14:paraId="7C3BB675"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1DC6084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7</w:t>
            </w:r>
          </w:p>
        </w:tc>
        <w:tc>
          <w:tcPr>
            <w:tcW w:w="3430" w:type="dxa"/>
            <w:tcBorders>
              <w:top w:val="nil"/>
              <w:left w:val="nil"/>
              <w:bottom w:val="single" w:sz="4" w:space="0" w:color="auto"/>
              <w:right w:val="single" w:sz="4" w:space="0" w:color="auto"/>
            </w:tcBorders>
            <w:noWrap/>
            <w:vAlign w:val="center"/>
            <w:hideMark/>
          </w:tcPr>
          <w:p w14:paraId="51388434"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Protestaí</w:t>
            </w:r>
            <w:proofErr w:type="spellEnd"/>
          </w:p>
        </w:tc>
        <w:tc>
          <w:tcPr>
            <w:tcW w:w="4127" w:type="dxa"/>
            <w:tcBorders>
              <w:top w:val="nil"/>
              <w:left w:val="nil"/>
              <w:bottom w:val="single" w:sz="4" w:space="0" w:color="auto"/>
              <w:right w:val="single" w:sz="4" w:space="0" w:color="auto"/>
            </w:tcBorders>
            <w:noWrap/>
            <w:vAlign w:val="center"/>
            <w:hideMark/>
          </w:tcPr>
          <w:p w14:paraId="003494C3"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w:t>
            </w:r>
            <w:proofErr w:type="spellEnd"/>
          </w:p>
        </w:tc>
      </w:tr>
      <w:tr w:rsidR="00B17AC6" w14:paraId="2FF43F18"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19D39A7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8</w:t>
            </w:r>
          </w:p>
        </w:tc>
        <w:tc>
          <w:tcPr>
            <w:tcW w:w="3430" w:type="dxa"/>
            <w:tcBorders>
              <w:top w:val="nil"/>
              <w:left w:val="nil"/>
              <w:bottom w:val="single" w:sz="4" w:space="0" w:color="auto"/>
              <w:right w:val="single" w:sz="4" w:space="0" w:color="auto"/>
            </w:tcBorders>
            <w:noWrap/>
            <w:vAlign w:val="center"/>
            <w:hideMark/>
          </w:tcPr>
          <w:p w14:paraId="65DAC2E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Mães de Maio</w:t>
            </w:r>
          </w:p>
        </w:tc>
        <w:tc>
          <w:tcPr>
            <w:tcW w:w="4127" w:type="dxa"/>
            <w:tcBorders>
              <w:top w:val="nil"/>
              <w:left w:val="nil"/>
              <w:bottom w:val="single" w:sz="4" w:space="0" w:color="auto"/>
              <w:right w:val="single" w:sz="4" w:space="0" w:color="auto"/>
            </w:tcBorders>
            <w:noWrap/>
            <w:vAlign w:val="center"/>
            <w:hideMark/>
          </w:tcPr>
          <w:p w14:paraId="14738CF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UOL</w:t>
            </w:r>
          </w:p>
        </w:tc>
      </w:tr>
      <w:tr w:rsidR="00B17AC6" w14:paraId="24D3B872"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4825414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9</w:t>
            </w:r>
          </w:p>
        </w:tc>
        <w:tc>
          <w:tcPr>
            <w:tcW w:w="3430" w:type="dxa"/>
            <w:tcBorders>
              <w:top w:val="nil"/>
              <w:left w:val="nil"/>
              <w:bottom w:val="single" w:sz="4" w:space="0" w:color="auto"/>
              <w:right w:val="single" w:sz="4" w:space="0" w:color="auto"/>
            </w:tcBorders>
            <w:noWrap/>
            <w:vAlign w:val="center"/>
            <w:hideMark/>
          </w:tcPr>
          <w:p w14:paraId="584523A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Folha de </w:t>
            </w:r>
            <w:proofErr w:type="spellStart"/>
            <w:proofErr w:type="gramStart"/>
            <w:r>
              <w:rPr>
                <w:rFonts w:eastAsia="Times New Roman"/>
                <w:color w:val="000000"/>
                <w:szCs w:val="24"/>
                <w:lang w:eastAsia="pt-BR"/>
              </w:rPr>
              <w:t>S.Paulo</w:t>
            </w:r>
            <w:proofErr w:type="spellEnd"/>
            <w:proofErr w:type="gramEnd"/>
          </w:p>
        </w:tc>
        <w:tc>
          <w:tcPr>
            <w:tcW w:w="4127" w:type="dxa"/>
            <w:tcBorders>
              <w:top w:val="nil"/>
              <w:left w:val="nil"/>
              <w:bottom w:val="single" w:sz="4" w:space="0" w:color="auto"/>
              <w:right w:val="single" w:sz="4" w:space="0" w:color="auto"/>
            </w:tcBorders>
            <w:noWrap/>
            <w:vAlign w:val="center"/>
            <w:hideMark/>
          </w:tcPr>
          <w:p w14:paraId="6F7634C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Movimento Contra Corrupção</w:t>
            </w:r>
          </w:p>
        </w:tc>
      </w:tr>
      <w:tr w:rsidR="00B17AC6" w14:paraId="069B952F"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6957B48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10</w:t>
            </w:r>
          </w:p>
        </w:tc>
        <w:tc>
          <w:tcPr>
            <w:tcW w:w="3430" w:type="dxa"/>
            <w:tcBorders>
              <w:top w:val="nil"/>
              <w:left w:val="nil"/>
              <w:bottom w:val="single" w:sz="4" w:space="0" w:color="auto"/>
              <w:right w:val="single" w:sz="4" w:space="0" w:color="auto"/>
            </w:tcBorders>
            <w:noWrap/>
            <w:vAlign w:val="center"/>
            <w:hideMark/>
          </w:tcPr>
          <w:p w14:paraId="64B53A9D"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AnonymousBrasil</w:t>
            </w:r>
            <w:proofErr w:type="spellEnd"/>
          </w:p>
        </w:tc>
        <w:tc>
          <w:tcPr>
            <w:tcW w:w="4127" w:type="dxa"/>
            <w:tcBorders>
              <w:top w:val="nil"/>
              <w:left w:val="nil"/>
              <w:bottom w:val="single" w:sz="4" w:space="0" w:color="auto"/>
              <w:right w:val="single" w:sz="4" w:space="0" w:color="auto"/>
            </w:tcBorders>
            <w:noWrap/>
            <w:vAlign w:val="center"/>
            <w:hideMark/>
          </w:tcPr>
          <w:p w14:paraId="1796933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Bueiro Aberto</w:t>
            </w:r>
          </w:p>
        </w:tc>
      </w:tr>
      <w:tr w:rsidR="00B17AC6" w14:paraId="50D1B5F6"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19B6CF8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11</w:t>
            </w:r>
          </w:p>
        </w:tc>
        <w:tc>
          <w:tcPr>
            <w:tcW w:w="3430" w:type="dxa"/>
            <w:tcBorders>
              <w:top w:val="nil"/>
              <w:left w:val="nil"/>
              <w:bottom w:val="single" w:sz="4" w:space="0" w:color="auto"/>
              <w:right w:val="single" w:sz="4" w:space="0" w:color="auto"/>
            </w:tcBorders>
            <w:noWrap/>
            <w:vAlign w:val="center"/>
            <w:hideMark/>
          </w:tcPr>
          <w:p w14:paraId="1543D19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Ocupa a Rede Globo</w:t>
            </w:r>
          </w:p>
        </w:tc>
        <w:tc>
          <w:tcPr>
            <w:tcW w:w="4127" w:type="dxa"/>
            <w:tcBorders>
              <w:top w:val="nil"/>
              <w:left w:val="nil"/>
              <w:bottom w:val="single" w:sz="4" w:space="0" w:color="auto"/>
              <w:right w:val="single" w:sz="4" w:space="0" w:color="auto"/>
            </w:tcBorders>
            <w:noWrap/>
            <w:vAlign w:val="center"/>
            <w:hideMark/>
          </w:tcPr>
          <w:p w14:paraId="65CBA6F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Rede Esgoto de televisão</w:t>
            </w:r>
          </w:p>
        </w:tc>
      </w:tr>
      <w:tr w:rsidR="00B17AC6" w14:paraId="0152796F"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183E82D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12</w:t>
            </w:r>
          </w:p>
        </w:tc>
        <w:tc>
          <w:tcPr>
            <w:tcW w:w="3430" w:type="dxa"/>
            <w:tcBorders>
              <w:top w:val="nil"/>
              <w:left w:val="nil"/>
              <w:bottom w:val="single" w:sz="4" w:space="0" w:color="auto"/>
              <w:right w:val="single" w:sz="4" w:space="0" w:color="auto"/>
            </w:tcBorders>
            <w:noWrap/>
            <w:vAlign w:val="center"/>
            <w:hideMark/>
          </w:tcPr>
          <w:p w14:paraId="312E889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Uma outra Opinião</w:t>
            </w:r>
          </w:p>
        </w:tc>
        <w:tc>
          <w:tcPr>
            <w:tcW w:w="4127" w:type="dxa"/>
            <w:tcBorders>
              <w:top w:val="nil"/>
              <w:left w:val="nil"/>
              <w:bottom w:val="single" w:sz="4" w:space="0" w:color="auto"/>
              <w:right w:val="single" w:sz="4" w:space="0" w:color="auto"/>
            </w:tcBorders>
            <w:noWrap/>
            <w:vAlign w:val="center"/>
            <w:hideMark/>
          </w:tcPr>
          <w:p w14:paraId="6139CBF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Socialismo da Depressão</w:t>
            </w:r>
          </w:p>
        </w:tc>
      </w:tr>
      <w:tr w:rsidR="00B17AC6" w14:paraId="5A121C0C"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54093B5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13</w:t>
            </w:r>
          </w:p>
        </w:tc>
        <w:tc>
          <w:tcPr>
            <w:tcW w:w="3430" w:type="dxa"/>
            <w:tcBorders>
              <w:top w:val="nil"/>
              <w:left w:val="nil"/>
              <w:bottom w:val="single" w:sz="4" w:space="0" w:color="auto"/>
              <w:right w:val="single" w:sz="4" w:space="0" w:color="auto"/>
            </w:tcBorders>
            <w:noWrap/>
            <w:vAlign w:val="center"/>
            <w:hideMark/>
          </w:tcPr>
          <w:p w14:paraId="013746C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Passe Livre São Paulo</w:t>
            </w:r>
          </w:p>
        </w:tc>
        <w:tc>
          <w:tcPr>
            <w:tcW w:w="4127" w:type="dxa"/>
            <w:tcBorders>
              <w:top w:val="nil"/>
              <w:left w:val="nil"/>
              <w:bottom w:val="single" w:sz="4" w:space="0" w:color="auto"/>
              <w:right w:val="single" w:sz="4" w:space="0" w:color="auto"/>
            </w:tcBorders>
            <w:noWrap/>
            <w:vAlign w:val="center"/>
            <w:hideMark/>
          </w:tcPr>
          <w:p w14:paraId="40A376D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Conhecimento é vida</w:t>
            </w:r>
          </w:p>
        </w:tc>
      </w:tr>
      <w:tr w:rsidR="00B17AC6" w14:paraId="2F6558C6"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03CAE1C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14</w:t>
            </w:r>
          </w:p>
        </w:tc>
        <w:tc>
          <w:tcPr>
            <w:tcW w:w="3430" w:type="dxa"/>
            <w:tcBorders>
              <w:top w:val="nil"/>
              <w:left w:val="nil"/>
              <w:bottom w:val="single" w:sz="4" w:space="0" w:color="auto"/>
              <w:right w:val="single" w:sz="4" w:space="0" w:color="auto"/>
            </w:tcBorders>
            <w:noWrap/>
            <w:vAlign w:val="center"/>
            <w:hideMark/>
          </w:tcPr>
          <w:p w14:paraId="1944A54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Catraca Livre</w:t>
            </w:r>
          </w:p>
        </w:tc>
        <w:tc>
          <w:tcPr>
            <w:tcW w:w="4127" w:type="dxa"/>
            <w:tcBorders>
              <w:top w:val="nil"/>
              <w:left w:val="nil"/>
              <w:bottom w:val="single" w:sz="4" w:space="0" w:color="auto"/>
              <w:right w:val="single" w:sz="4" w:space="0" w:color="auto"/>
            </w:tcBorders>
            <w:noWrap/>
            <w:vAlign w:val="center"/>
            <w:hideMark/>
          </w:tcPr>
          <w:p w14:paraId="7986472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Verdade Oculta</w:t>
            </w:r>
          </w:p>
        </w:tc>
      </w:tr>
      <w:tr w:rsidR="00B17AC6" w14:paraId="01ADA8AD"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5E0B6C1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15</w:t>
            </w:r>
          </w:p>
        </w:tc>
        <w:tc>
          <w:tcPr>
            <w:tcW w:w="3430" w:type="dxa"/>
            <w:tcBorders>
              <w:top w:val="nil"/>
              <w:left w:val="nil"/>
              <w:bottom w:val="single" w:sz="4" w:space="0" w:color="auto"/>
              <w:right w:val="single" w:sz="4" w:space="0" w:color="auto"/>
            </w:tcBorders>
            <w:noWrap/>
            <w:vAlign w:val="center"/>
            <w:hideMark/>
          </w:tcPr>
          <w:p w14:paraId="773E5EC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Bueiro Aberto</w:t>
            </w:r>
          </w:p>
        </w:tc>
        <w:tc>
          <w:tcPr>
            <w:tcW w:w="4127" w:type="dxa"/>
            <w:tcBorders>
              <w:top w:val="nil"/>
              <w:left w:val="nil"/>
              <w:bottom w:val="single" w:sz="4" w:space="0" w:color="auto"/>
              <w:right w:val="single" w:sz="4" w:space="0" w:color="auto"/>
            </w:tcBorders>
            <w:noWrap/>
            <w:vAlign w:val="center"/>
            <w:hideMark/>
          </w:tcPr>
          <w:p w14:paraId="2EC61F5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UOL Notícias</w:t>
            </w:r>
          </w:p>
        </w:tc>
      </w:tr>
      <w:tr w:rsidR="00B17AC6" w14:paraId="63D12F61"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7E2C945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16</w:t>
            </w:r>
          </w:p>
        </w:tc>
        <w:tc>
          <w:tcPr>
            <w:tcW w:w="3430" w:type="dxa"/>
            <w:tcBorders>
              <w:top w:val="nil"/>
              <w:left w:val="nil"/>
              <w:bottom w:val="single" w:sz="4" w:space="0" w:color="auto"/>
              <w:right w:val="single" w:sz="4" w:space="0" w:color="auto"/>
            </w:tcBorders>
            <w:noWrap/>
            <w:vAlign w:val="center"/>
            <w:hideMark/>
          </w:tcPr>
          <w:p w14:paraId="0F42CC5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Clovis </w:t>
            </w:r>
            <w:proofErr w:type="spellStart"/>
            <w:r>
              <w:rPr>
                <w:rFonts w:eastAsia="Times New Roman"/>
                <w:color w:val="000000"/>
                <w:szCs w:val="24"/>
                <w:lang w:eastAsia="pt-BR"/>
              </w:rPr>
              <w:t>Cranchi</w:t>
            </w:r>
            <w:proofErr w:type="spellEnd"/>
            <w:r>
              <w:rPr>
                <w:rFonts w:eastAsia="Times New Roman"/>
                <w:color w:val="000000"/>
                <w:szCs w:val="24"/>
                <w:lang w:eastAsia="pt-BR"/>
              </w:rPr>
              <w:t xml:space="preserve"> Sob</w:t>
            </w:r>
          </w:p>
        </w:tc>
        <w:tc>
          <w:tcPr>
            <w:tcW w:w="4127" w:type="dxa"/>
            <w:tcBorders>
              <w:top w:val="nil"/>
              <w:left w:val="nil"/>
              <w:bottom w:val="single" w:sz="4" w:space="0" w:color="auto"/>
              <w:right w:val="single" w:sz="4" w:space="0" w:color="auto"/>
            </w:tcBorders>
            <w:noWrap/>
            <w:vAlign w:val="center"/>
            <w:hideMark/>
          </w:tcPr>
          <w:p w14:paraId="10A6A33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Joao Mattar</w:t>
            </w:r>
          </w:p>
        </w:tc>
      </w:tr>
      <w:tr w:rsidR="00B17AC6" w14:paraId="795A3AC3"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6B137C5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17</w:t>
            </w:r>
          </w:p>
        </w:tc>
        <w:tc>
          <w:tcPr>
            <w:tcW w:w="3430" w:type="dxa"/>
            <w:tcBorders>
              <w:top w:val="nil"/>
              <w:left w:val="nil"/>
              <w:bottom w:val="single" w:sz="4" w:space="0" w:color="auto"/>
              <w:right w:val="single" w:sz="4" w:space="0" w:color="auto"/>
            </w:tcBorders>
            <w:noWrap/>
            <w:vAlign w:val="center"/>
            <w:hideMark/>
          </w:tcPr>
          <w:p w14:paraId="6597241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Rede Esgoto de televisão</w:t>
            </w:r>
          </w:p>
        </w:tc>
        <w:tc>
          <w:tcPr>
            <w:tcW w:w="4127" w:type="dxa"/>
            <w:tcBorders>
              <w:top w:val="nil"/>
              <w:left w:val="nil"/>
              <w:bottom w:val="single" w:sz="4" w:space="0" w:color="auto"/>
              <w:right w:val="single" w:sz="4" w:space="0" w:color="auto"/>
            </w:tcBorders>
            <w:noWrap/>
            <w:vAlign w:val="center"/>
            <w:hideMark/>
          </w:tcPr>
          <w:p w14:paraId="724FC58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Geração Invencível</w:t>
            </w:r>
          </w:p>
        </w:tc>
      </w:tr>
      <w:tr w:rsidR="00B17AC6" w14:paraId="08C956B3"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158D3FF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18</w:t>
            </w:r>
          </w:p>
        </w:tc>
        <w:tc>
          <w:tcPr>
            <w:tcW w:w="3430" w:type="dxa"/>
            <w:tcBorders>
              <w:top w:val="nil"/>
              <w:left w:val="nil"/>
              <w:bottom w:val="single" w:sz="4" w:space="0" w:color="auto"/>
              <w:right w:val="single" w:sz="4" w:space="0" w:color="auto"/>
            </w:tcBorders>
            <w:noWrap/>
            <w:vAlign w:val="center"/>
            <w:hideMark/>
          </w:tcPr>
          <w:p w14:paraId="66DB49E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NINJA</w:t>
            </w:r>
          </w:p>
        </w:tc>
        <w:tc>
          <w:tcPr>
            <w:tcW w:w="4127" w:type="dxa"/>
            <w:tcBorders>
              <w:top w:val="nil"/>
              <w:left w:val="nil"/>
              <w:bottom w:val="single" w:sz="4" w:space="0" w:color="auto"/>
              <w:right w:val="single" w:sz="4" w:space="0" w:color="auto"/>
            </w:tcBorders>
            <w:noWrap/>
            <w:vAlign w:val="center"/>
            <w:hideMark/>
          </w:tcPr>
          <w:p w14:paraId="05AE3F9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Isso é Brasil</w:t>
            </w:r>
          </w:p>
        </w:tc>
      </w:tr>
      <w:tr w:rsidR="00B17AC6" w14:paraId="173481D9"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2F0FCD4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19</w:t>
            </w:r>
          </w:p>
        </w:tc>
        <w:tc>
          <w:tcPr>
            <w:tcW w:w="3430" w:type="dxa"/>
            <w:tcBorders>
              <w:top w:val="nil"/>
              <w:left w:val="nil"/>
              <w:bottom w:val="single" w:sz="4" w:space="0" w:color="auto"/>
              <w:right w:val="single" w:sz="4" w:space="0" w:color="auto"/>
            </w:tcBorders>
            <w:noWrap/>
            <w:vAlign w:val="center"/>
            <w:hideMark/>
          </w:tcPr>
          <w:p w14:paraId="0C42AB6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Por Traz da Midia Mundial</w:t>
            </w:r>
          </w:p>
        </w:tc>
        <w:tc>
          <w:tcPr>
            <w:tcW w:w="4127" w:type="dxa"/>
            <w:tcBorders>
              <w:top w:val="nil"/>
              <w:left w:val="nil"/>
              <w:bottom w:val="single" w:sz="4" w:space="0" w:color="auto"/>
              <w:right w:val="single" w:sz="4" w:space="0" w:color="auto"/>
            </w:tcBorders>
            <w:noWrap/>
            <w:vAlign w:val="center"/>
            <w:hideMark/>
          </w:tcPr>
          <w:p w14:paraId="74B6785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Sociedade Racionalista</w:t>
            </w:r>
          </w:p>
        </w:tc>
      </w:tr>
      <w:tr w:rsidR="00B17AC6" w14:paraId="4ED57331"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5466114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20</w:t>
            </w:r>
          </w:p>
        </w:tc>
        <w:tc>
          <w:tcPr>
            <w:tcW w:w="3430" w:type="dxa"/>
            <w:tcBorders>
              <w:top w:val="nil"/>
              <w:left w:val="nil"/>
              <w:bottom w:val="single" w:sz="4" w:space="0" w:color="auto"/>
              <w:right w:val="single" w:sz="4" w:space="0" w:color="auto"/>
            </w:tcBorders>
            <w:noWrap/>
            <w:vAlign w:val="center"/>
            <w:hideMark/>
          </w:tcPr>
          <w:p w14:paraId="6AB1105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Rafael Bruno Lopes Salgado</w:t>
            </w:r>
          </w:p>
        </w:tc>
        <w:tc>
          <w:tcPr>
            <w:tcW w:w="4127" w:type="dxa"/>
            <w:tcBorders>
              <w:top w:val="nil"/>
              <w:left w:val="nil"/>
              <w:bottom w:val="single" w:sz="4" w:space="0" w:color="auto"/>
              <w:right w:val="single" w:sz="4" w:space="0" w:color="auto"/>
            </w:tcBorders>
            <w:noWrap/>
            <w:vAlign w:val="center"/>
            <w:hideMark/>
          </w:tcPr>
          <w:p w14:paraId="25CD44C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Plano </w:t>
            </w:r>
            <w:proofErr w:type="spellStart"/>
            <w:r>
              <w:rPr>
                <w:rFonts w:eastAsia="Times New Roman"/>
                <w:color w:val="000000"/>
                <w:szCs w:val="24"/>
                <w:lang w:eastAsia="pt-BR"/>
              </w:rPr>
              <w:t>Anonymous</w:t>
            </w:r>
            <w:proofErr w:type="spellEnd"/>
            <w:r>
              <w:rPr>
                <w:rFonts w:eastAsia="Times New Roman"/>
                <w:color w:val="000000"/>
                <w:szCs w:val="24"/>
                <w:lang w:eastAsia="pt-BR"/>
              </w:rPr>
              <w:t xml:space="preserve"> Brasil</w:t>
            </w:r>
          </w:p>
        </w:tc>
      </w:tr>
      <w:tr w:rsidR="00B17AC6" w14:paraId="4014D40A"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6DB10F4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21</w:t>
            </w:r>
          </w:p>
        </w:tc>
        <w:tc>
          <w:tcPr>
            <w:tcW w:w="3430" w:type="dxa"/>
            <w:tcBorders>
              <w:top w:val="nil"/>
              <w:left w:val="nil"/>
              <w:bottom w:val="single" w:sz="4" w:space="0" w:color="auto"/>
              <w:right w:val="single" w:sz="4" w:space="0" w:color="auto"/>
            </w:tcBorders>
            <w:noWrap/>
            <w:vAlign w:val="center"/>
            <w:hideMark/>
          </w:tcPr>
          <w:p w14:paraId="3CA3963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Nerd Socialista</w:t>
            </w:r>
          </w:p>
        </w:tc>
        <w:tc>
          <w:tcPr>
            <w:tcW w:w="4127" w:type="dxa"/>
            <w:tcBorders>
              <w:top w:val="nil"/>
              <w:left w:val="nil"/>
              <w:bottom w:val="single" w:sz="4" w:space="0" w:color="auto"/>
              <w:right w:val="single" w:sz="4" w:space="0" w:color="auto"/>
            </w:tcBorders>
            <w:noWrap/>
            <w:vAlign w:val="center"/>
            <w:hideMark/>
          </w:tcPr>
          <w:p w14:paraId="6AC5C49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Educação é a Arma para mudar o Mundo</w:t>
            </w:r>
          </w:p>
        </w:tc>
      </w:tr>
      <w:tr w:rsidR="00B17AC6" w14:paraId="1F4B8DDC"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7A175A2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22</w:t>
            </w:r>
          </w:p>
        </w:tc>
        <w:tc>
          <w:tcPr>
            <w:tcW w:w="3430" w:type="dxa"/>
            <w:tcBorders>
              <w:top w:val="nil"/>
              <w:left w:val="nil"/>
              <w:bottom w:val="single" w:sz="4" w:space="0" w:color="auto"/>
              <w:right w:val="single" w:sz="4" w:space="0" w:color="auto"/>
            </w:tcBorders>
            <w:noWrap/>
            <w:vAlign w:val="center"/>
            <w:hideMark/>
          </w:tcPr>
          <w:p w14:paraId="6CEB4251"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Poliçia</w:t>
            </w:r>
            <w:proofErr w:type="spellEnd"/>
            <w:r>
              <w:rPr>
                <w:rFonts w:eastAsia="Times New Roman"/>
                <w:color w:val="000000"/>
                <w:szCs w:val="24"/>
                <w:lang w:eastAsia="pt-BR"/>
              </w:rPr>
              <w:t xml:space="preserve"> 24H</w:t>
            </w:r>
          </w:p>
        </w:tc>
        <w:tc>
          <w:tcPr>
            <w:tcW w:w="4127" w:type="dxa"/>
            <w:tcBorders>
              <w:top w:val="nil"/>
              <w:left w:val="nil"/>
              <w:bottom w:val="single" w:sz="4" w:space="0" w:color="auto"/>
              <w:right w:val="single" w:sz="4" w:space="0" w:color="auto"/>
            </w:tcBorders>
            <w:noWrap/>
            <w:vAlign w:val="center"/>
            <w:hideMark/>
          </w:tcPr>
          <w:p w14:paraId="185C12D7" w14:textId="77777777" w:rsidR="00B17AC6" w:rsidRDefault="00B17AC6">
            <w:pPr>
              <w:keepNext/>
              <w:spacing w:after="0" w:line="240" w:lineRule="auto"/>
              <w:jc w:val="center"/>
              <w:rPr>
                <w:rFonts w:eastAsia="Times New Roman"/>
                <w:color w:val="000000"/>
                <w:szCs w:val="24"/>
                <w:lang w:eastAsia="pt-BR"/>
              </w:rPr>
            </w:pPr>
            <w:r>
              <w:rPr>
                <w:rFonts w:eastAsia="Times New Roman"/>
                <w:color w:val="000000"/>
                <w:szCs w:val="24"/>
                <w:lang w:eastAsia="pt-BR"/>
              </w:rPr>
              <w:t xml:space="preserve">Marcelo </w:t>
            </w:r>
            <w:proofErr w:type="spellStart"/>
            <w:r>
              <w:rPr>
                <w:rFonts w:eastAsia="Times New Roman"/>
                <w:color w:val="000000"/>
                <w:szCs w:val="24"/>
                <w:lang w:eastAsia="pt-BR"/>
              </w:rPr>
              <w:t>Cecchettini</w:t>
            </w:r>
            <w:proofErr w:type="spellEnd"/>
          </w:p>
        </w:tc>
      </w:tr>
    </w:tbl>
    <w:p w14:paraId="308DFCE7" w14:textId="77777777" w:rsidR="00B17AC6" w:rsidRDefault="00B17AC6" w:rsidP="00B17AC6">
      <w:pPr>
        <w:spacing w:line="240" w:lineRule="auto"/>
        <w:jc w:val="center"/>
        <w:rPr>
          <w:rFonts w:eastAsia="Calibri"/>
          <w:b/>
          <w:szCs w:val="24"/>
          <w:lang w:eastAsia="zh-CN"/>
        </w:rPr>
      </w:pPr>
    </w:p>
    <w:p w14:paraId="522BE470" w14:textId="77777777" w:rsidR="00B17AC6" w:rsidRDefault="00B17AC6" w:rsidP="00B17AC6">
      <w:pPr>
        <w:spacing w:after="0" w:line="240" w:lineRule="auto"/>
        <w:jc w:val="left"/>
        <w:rPr>
          <w:b/>
          <w:szCs w:val="24"/>
        </w:rPr>
      </w:pPr>
      <w:r>
        <w:rPr>
          <w:b/>
          <w:szCs w:val="24"/>
        </w:rPr>
        <w:br w:type="page"/>
      </w:r>
    </w:p>
    <w:p w14:paraId="78E77134" w14:textId="77777777" w:rsidR="00B17AC6" w:rsidRDefault="00B17AC6" w:rsidP="00B17AC6">
      <w:pPr>
        <w:pStyle w:val="Legenda"/>
        <w:keepNext/>
        <w:jc w:val="center"/>
        <w:rPr>
          <w:b/>
          <w:i w:val="0"/>
        </w:rPr>
      </w:pPr>
      <w:r>
        <w:rPr>
          <w:b/>
          <w:i w:val="0"/>
        </w:rPr>
        <w:lastRenderedPageBreak/>
        <w:t>5º ATO 17-06-2013</w:t>
      </w:r>
    </w:p>
    <w:tbl>
      <w:tblPr>
        <w:tblW w:w="8784" w:type="dxa"/>
        <w:tblCellMar>
          <w:left w:w="70" w:type="dxa"/>
          <w:right w:w="70" w:type="dxa"/>
        </w:tblCellMar>
        <w:tblLook w:val="04A0" w:firstRow="1" w:lastRow="0" w:firstColumn="1" w:lastColumn="0" w:noHBand="0" w:noVBand="1"/>
      </w:tblPr>
      <w:tblGrid>
        <w:gridCol w:w="1271"/>
        <w:gridCol w:w="3827"/>
        <w:gridCol w:w="3686"/>
      </w:tblGrid>
      <w:tr w:rsidR="00B17AC6" w14:paraId="4A07129B" w14:textId="77777777" w:rsidTr="00B17AC6">
        <w:trPr>
          <w:trHeight w:val="315"/>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61EED3E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w:t>
            </w:r>
          </w:p>
        </w:tc>
        <w:tc>
          <w:tcPr>
            <w:tcW w:w="3827" w:type="dxa"/>
            <w:tcBorders>
              <w:top w:val="single" w:sz="4" w:space="0" w:color="auto"/>
              <w:left w:val="nil"/>
              <w:bottom w:val="single" w:sz="4" w:space="0" w:color="auto"/>
              <w:right w:val="single" w:sz="4" w:space="0" w:color="auto"/>
            </w:tcBorders>
            <w:noWrap/>
            <w:vAlign w:val="center"/>
            <w:hideMark/>
          </w:tcPr>
          <w:p w14:paraId="2243E9B6" w14:textId="77777777" w:rsidR="00B17AC6" w:rsidRDefault="00B17AC6">
            <w:pPr>
              <w:spacing w:after="0" w:line="240" w:lineRule="auto"/>
              <w:jc w:val="center"/>
              <w:rPr>
                <w:rFonts w:eastAsia="Times New Roman"/>
                <w:b/>
                <w:bCs/>
                <w:color w:val="000000"/>
                <w:szCs w:val="24"/>
                <w:lang w:eastAsia="pt-BR"/>
              </w:rPr>
            </w:pPr>
            <w:r>
              <w:rPr>
                <w:rFonts w:eastAsia="Times New Roman"/>
                <w:b/>
                <w:bCs/>
                <w:color w:val="000000"/>
                <w:szCs w:val="24"/>
                <w:lang w:eastAsia="pt-BR"/>
              </w:rPr>
              <w:t>Autoridade</w:t>
            </w:r>
          </w:p>
        </w:tc>
        <w:tc>
          <w:tcPr>
            <w:tcW w:w="3686" w:type="dxa"/>
            <w:tcBorders>
              <w:top w:val="single" w:sz="4" w:space="0" w:color="auto"/>
              <w:left w:val="nil"/>
              <w:bottom w:val="single" w:sz="4" w:space="0" w:color="auto"/>
              <w:right w:val="single" w:sz="4" w:space="0" w:color="auto"/>
            </w:tcBorders>
            <w:noWrap/>
            <w:vAlign w:val="center"/>
            <w:hideMark/>
          </w:tcPr>
          <w:p w14:paraId="2269A5B7" w14:textId="77777777" w:rsidR="00B17AC6" w:rsidRDefault="00B17AC6">
            <w:pPr>
              <w:spacing w:after="0" w:line="240" w:lineRule="auto"/>
              <w:jc w:val="center"/>
              <w:rPr>
                <w:rFonts w:eastAsia="Times New Roman"/>
                <w:b/>
                <w:bCs/>
                <w:color w:val="000000"/>
                <w:szCs w:val="24"/>
                <w:lang w:eastAsia="pt-BR"/>
              </w:rPr>
            </w:pPr>
            <w:r>
              <w:rPr>
                <w:rFonts w:eastAsia="Times New Roman"/>
                <w:b/>
                <w:bCs/>
                <w:color w:val="000000"/>
                <w:szCs w:val="24"/>
                <w:lang w:eastAsia="pt-BR"/>
              </w:rPr>
              <w:t>HUB</w:t>
            </w:r>
          </w:p>
        </w:tc>
      </w:tr>
      <w:tr w:rsidR="00B17AC6" w14:paraId="0ADE3BD7"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0C6195D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w:t>
            </w:r>
          </w:p>
        </w:tc>
        <w:tc>
          <w:tcPr>
            <w:tcW w:w="3827" w:type="dxa"/>
            <w:tcBorders>
              <w:top w:val="nil"/>
              <w:left w:val="nil"/>
              <w:bottom w:val="single" w:sz="4" w:space="0" w:color="auto"/>
              <w:right w:val="single" w:sz="4" w:space="0" w:color="auto"/>
            </w:tcBorders>
            <w:noWrap/>
            <w:vAlign w:val="center"/>
            <w:hideMark/>
          </w:tcPr>
          <w:p w14:paraId="16BDD7D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Movimento Contra Corrupção</w:t>
            </w:r>
          </w:p>
        </w:tc>
        <w:tc>
          <w:tcPr>
            <w:tcW w:w="3686" w:type="dxa"/>
            <w:tcBorders>
              <w:top w:val="nil"/>
              <w:left w:val="nil"/>
              <w:bottom w:val="single" w:sz="4" w:space="0" w:color="auto"/>
              <w:right w:val="single" w:sz="4" w:space="0" w:color="auto"/>
            </w:tcBorders>
            <w:noWrap/>
            <w:vAlign w:val="center"/>
            <w:hideMark/>
          </w:tcPr>
          <w:p w14:paraId="0C0DDCDA"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AnonymousBrasil</w:t>
            </w:r>
            <w:proofErr w:type="spellEnd"/>
          </w:p>
        </w:tc>
      </w:tr>
      <w:tr w:rsidR="00B17AC6" w14:paraId="1AF3E610"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0AAA53C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w:t>
            </w:r>
          </w:p>
        </w:tc>
        <w:tc>
          <w:tcPr>
            <w:tcW w:w="3827" w:type="dxa"/>
            <w:tcBorders>
              <w:top w:val="nil"/>
              <w:left w:val="nil"/>
              <w:bottom w:val="single" w:sz="4" w:space="0" w:color="auto"/>
              <w:right w:val="single" w:sz="4" w:space="0" w:color="auto"/>
            </w:tcBorders>
            <w:noWrap/>
            <w:vAlign w:val="center"/>
            <w:hideMark/>
          </w:tcPr>
          <w:p w14:paraId="435C4392"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AnonymousBrasil</w:t>
            </w:r>
            <w:proofErr w:type="spellEnd"/>
          </w:p>
        </w:tc>
        <w:tc>
          <w:tcPr>
            <w:tcW w:w="3686" w:type="dxa"/>
            <w:tcBorders>
              <w:top w:val="nil"/>
              <w:left w:val="nil"/>
              <w:bottom w:val="single" w:sz="4" w:space="0" w:color="auto"/>
              <w:right w:val="single" w:sz="4" w:space="0" w:color="auto"/>
            </w:tcBorders>
            <w:noWrap/>
            <w:vAlign w:val="center"/>
            <w:hideMark/>
          </w:tcPr>
          <w:p w14:paraId="459908D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Movimento Contra Corrupção</w:t>
            </w:r>
          </w:p>
        </w:tc>
      </w:tr>
      <w:tr w:rsidR="00B17AC6" w14:paraId="44CB1EA1"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19CDA6C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3</w:t>
            </w:r>
          </w:p>
        </w:tc>
        <w:tc>
          <w:tcPr>
            <w:tcW w:w="3827" w:type="dxa"/>
            <w:tcBorders>
              <w:top w:val="nil"/>
              <w:left w:val="nil"/>
              <w:bottom w:val="single" w:sz="4" w:space="0" w:color="auto"/>
              <w:right w:val="single" w:sz="4" w:space="0" w:color="auto"/>
            </w:tcBorders>
            <w:noWrap/>
            <w:vAlign w:val="center"/>
            <w:hideMark/>
          </w:tcPr>
          <w:p w14:paraId="01837477"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estadao</w:t>
            </w:r>
            <w:proofErr w:type="spellEnd"/>
          </w:p>
        </w:tc>
        <w:tc>
          <w:tcPr>
            <w:tcW w:w="3686" w:type="dxa"/>
            <w:tcBorders>
              <w:top w:val="nil"/>
              <w:left w:val="nil"/>
              <w:bottom w:val="single" w:sz="4" w:space="0" w:color="auto"/>
              <w:right w:val="single" w:sz="4" w:space="0" w:color="auto"/>
            </w:tcBorders>
            <w:noWrap/>
            <w:vAlign w:val="center"/>
            <w:hideMark/>
          </w:tcPr>
          <w:p w14:paraId="2B17A2B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Passe Livre São Paulo</w:t>
            </w:r>
          </w:p>
        </w:tc>
      </w:tr>
      <w:tr w:rsidR="00B17AC6" w14:paraId="631FE431"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3F62D00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4</w:t>
            </w:r>
          </w:p>
        </w:tc>
        <w:tc>
          <w:tcPr>
            <w:tcW w:w="3827" w:type="dxa"/>
            <w:tcBorders>
              <w:top w:val="nil"/>
              <w:left w:val="nil"/>
              <w:bottom w:val="single" w:sz="4" w:space="0" w:color="auto"/>
              <w:right w:val="single" w:sz="4" w:space="0" w:color="auto"/>
            </w:tcBorders>
            <w:noWrap/>
            <w:vAlign w:val="center"/>
            <w:hideMark/>
          </w:tcPr>
          <w:p w14:paraId="4CD3944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Verdade Nua &amp; Crua</w:t>
            </w:r>
          </w:p>
        </w:tc>
        <w:tc>
          <w:tcPr>
            <w:tcW w:w="3686" w:type="dxa"/>
            <w:tcBorders>
              <w:top w:val="nil"/>
              <w:left w:val="nil"/>
              <w:bottom w:val="single" w:sz="4" w:space="0" w:color="auto"/>
              <w:right w:val="single" w:sz="4" w:space="0" w:color="auto"/>
            </w:tcBorders>
            <w:noWrap/>
            <w:vAlign w:val="center"/>
            <w:hideMark/>
          </w:tcPr>
          <w:p w14:paraId="6BEC4BA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Verdade Nua &amp; Crua</w:t>
            </w:r>
          </w:p>
        </w:tc>
      </w:tr>
      <w:tr w:rsidR="00B17AC6" w14:paraId="6AEAB584"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59821C6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5</w:t>
            </w:r>
          </w:p>
        </w:tc>
        <w:tc>
          <w:tcPr>
            <w:tcW w:w="3827" w:type="dxa"/>
            <w:tcBorders>
              <w:top w:val="nil"/>
              <w:left w:val="nil"/>
              <w:bottom w:val="single" w:sz="4" w:space="0" w:color="auto"/>
              <w:right w:val="single" w:sz="4" w:space="0" w:color="auto"/>
            </w:tcBorders>
            <w:noWrap/>
            <w:vAlign w:val="center"/>
            <w:hideMark/>
          </w:tcPr>
          <w:p w14:paraId="6F890EE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Tico Santa Cruz</w:t>
            </w:r>
          </w:p>
        </w:tc>
        <w:tc>
          <w:tcPr>
            <w:tcW w:w="3686" w:type="dxa"/>
            <w:tcBorders>
              <w:top w:val="nil"/>
              <w:left w:val="nil"/>
              <w:bottom w:val="single" w:sz="4" w:space="0" w:color="auto"/>
              <w:right w:val="single" w:sz="4" w:space="0" w:color="auto"/>
            </w:tcBorders>
            <w:noWrap/>
            <w:vAlign w:val="center"/>
            <w:hideMark/>
          </w:tcPr>
          <w:p w14:paraId="780ECD66"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w:t>
            </w:r>
            <w:proofErr w:type="spellEnd"/>
          </w:p>
        </w:tc>
      </w:tr>
      <w:tr w:rsidR="00B17AC6" w14:paraId="022929F3"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494285B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6</w:t>
            </w:r>
          </w:p>
        </w:tc>
        <w:tc>
          <w:tcPr>
            <w:tcW w:w="3827" w:type="dxa"/>
            <w:tcBorders>
              <w:top w:val="nil"/>
              <w:left w:val="nil"/>
              <w:bottom w:val="single" w:sz="4" w:space="0" w:color="auto"/>
              <w:right w:val="single" w:sz="4" w:space="0" w:color="auto"/>
            </w:tcBorders>
            <w:noWrap/>
            <w:vAlign w:val="center"/>
            <w:hideMark/>
          </w:tcPr>
          <w:p w14:paraId="18105B3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Passe Livre São Paulo</w:t>
            </w:r>
          </w:p>
        </w:tc>
        <w:tc>
          <w:tcPr>
            <w:tcW w:w="3686" w:type="dxa"/>
            <w:tcBorders>
              <w:top w:val="nil"/>
              <w:left w:val="nil"/>
              <w:bottom w:val="single" w:sz="4" w:space="0" w:color="auto"/>
              <w:right w:val="single" w:sz="4" w:space="0" w:color="auto"/>
            </w:tcBorders>
            <w:noWrap/>
            <w:vAlign w:val="center"/>
            <w:hideMark/>
          </w:tcPr>
          <w:p w14:paraId="46889E2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Quero o Fim da Corrupção</w:t>
            </w:r>
          </w:p>
        </w:tc>
      </w:tr>
      <w:tr w:rsidR="00B17AC6" w14:paraId="626EB533"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003AFD9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7</w:t>
            </w:r>
          </w:p>
        </w:tc>
        <w:tc>
          <w:tcPr>
            <w:tcW w:w="3827" w:type="dxa"/>
            <w:tcBorders>
              <w:top w:val="nil"/>
              <w:left w:val="nil"/>
              <w:bottom w:val="single" w:sz="4" w:space="0" w:color="auto"/>
              <w:right w:val="single" w:sz="4" w:space="0" w:color="auto"/>
            </w:tcBorders>
            <w:noWrap/>
            <w:vAlign w:val="center"/>
            <w:hideMark/>
          </w:tcPr>
          <w:p w14:paraId="721F20B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Quero o Fim da Corrupção</w:t>
            </w:r>
          </w:p>
        </w:tc>
        <w:tc>
          <w:tcPr>
            <w:tcW w:w="3686" w:type="dxa"/>
            <w:tcBorders>
              <w:top w:val="nil"/>
              <w:left w:val="nil"/>
              <w:bottom w:val="single" w:sz="4" w:space="0" w:color="auto"/>
              <w:right w:val="single" w:sz="4" w:space="0" w:color="auto"/>
            </w:tcBorders>
            <w:noWrap/>
            <w:vAlign w:val="center"/>
            <w:hideMark/>
          </w:tcPr>
          <w:p w14:paraId="2F36BFF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Rede Esgoto de televisão</w:t>
            </w:r>
          </w:p>
        </w:tc>
      </w:tr>
      <w:tr w:rsidR="00B17AC6" w14:paraId="22C5F990"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4C2A634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8</w:t>
            </w:r>
          </w:p>
        </w:tc>
        <w:tc>
          <w:tcPr>
            <w:tcW w:w="3827" w:type="dxa"/>
            <w:tcBorders>
              <w:top w:val="nil"/>
              <w:left w:val="nil"/>
              <w:bottom w:val="single" w:sz="4" w:space="0" w:color="auto"/>
              <w:right w:val="single" w:sz="4" w:space="0" w:color="auto"/>
            </w:tcBorders>
            <w:noWrap/>
            <w:vAlign w:val="center"/>
            <w:hideMark/>
          </w:tcPr>
          <w:p w14:paraId="112EACE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NINJA</w:t>
            </w:r>
          </w:p>
        </w:tc>
        <w:tc>
          <w:tcPr>
            <w:tcW w:w="3686" w:type="dxa"/>
            <w:tcBorders>
              <w:top w:val="nil"/>
              <w:left w:val="nil"/>
              <w:bottom w:val="single" w:sz="4" w:space="0" w:color="auto"/>
              <w:right w:val="single" w:sz="4" w:space="0" w:color="auto"/>
            </w:tcBorders>
            <w:noWrap/>
            <w:vAlign w:val="center"/>
            <w:hideMark/>
          </w:tcPr>
          <w:p w14:paraId="46AAD54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Sociedade Racionalista</w:t>
            </w:r>
          </w:p>
        </w:tc>
      </w:tr>
      <w:tr w:rsidR="00B17AC6" w14:paraId="5249F048"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2003D63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9</w:t>
            </w:r>
          </w:p>
        </w:tc>
        <w:tc>
          <w:tcPr>
            <w:tcW w:w="3827" w:type="dxa"/>
            <w:tcBorders>
              <w:top w:val="nil"/>
              <w:left w:val="nil"/>
              <w:bottom w:val="single" w:sz="4" w:space="0" w:color="auto"/>
              <w:right w:val="single" w:sz="4" w:space="0" w:color="auto"/>
            </w:tcBorders>
            <w:noWrap/>
            <w:vAlign w:val="center"/>
            <w:hideMark/>
          </w:tcPr>
          <w:p w14:paraId="4E3CD73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Luizinho Veiga</w:t>
            </w:r>
          </w:p>
        </w:tc>
        <w:tc>
          <w:tcPr>
            <w:tcW w:w="3686" w:type="dxa"/>
            <w:tcBorders>
              <w:top w:val="nil"/>
              <w:left w:val="nil"/>
              <w:bottom w:val="single" w:sz="4" w:space="0" w:color="auto"/>
              <w:right w:val="single" w:sz="4" w:space="0" w:color="auto"/>
            </w:tcBorders>
            <w:noWrap/>
            <w:vAlign w:val="center"/>
            <w:hideMark/>
          </w:tcPr>
          <w:p w14:paraId="0F19226A"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emBrasilia</w:t>
            </w:r>
            <w:proofErr w:type="spellEnd"/>
          </w:p>
        </w:tc>
      </w:tr>
      <w:tr w:rsidR="00B17AC6" w14:paraId="4645DCC7"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7993E7B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10</w:t>
            </w:r>
          </w:p>
        </w:tc>
        <w:tc>
          <w:tcPr>
            <w:tcW w:w="3827" w:type="dxa"/>
            <w:tcBorders>
              <w:top w:val="nil"/>
              <w:left w:val="nil"/>
              <w:bottom w:val="single" w:sz="4" w:space="0" w:color="auto"/>
              <w:right w:val="single" w:sz="4" w:space="0" w:color="auto"/>
            </w:tcBorders>
            <w:noWrap/>
            <w:vAlign w:val="center"/>
            <w:hideMark/>
          </w:tcPr>
          <w:p w14:paraId="3A2CAD4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Isso é Brasil</w:t>
            </w:r>
          </w:p>
        </w:tc>
        <w:tc>
          <w:tcPr>
            <w:tcW w:w="3686" w:type="dxa"/>
            <w:tcBorders>
              <w:top w:val="nil"/>
              <w:left w:val="nil"/>
              <w:bottom w:val="single" w:sz="4" w:space="0" w:color="auto"/>
              <w:right w:val="single" w:sz="4" w:space="0" w:color="auto"/>
            </w:tcBorders>
            <w:noWrap/>
            <w:vAlign w:val="center"/>
            <w:hideMark/>
          </w:tcPr>
          <w:p w14:paraId="5F010C6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Bruno Azevedo</w:t>
            </w:r>
          </w:p>
        </w:tc>
      </w:tr>
      <w:tr w:rsidR="00B17AC6" w14:paraId="2D7D3779"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0133A6D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11</w:t>
            </w:r>
          </w:p>
        </w:tc>
        <w:tc>
          <w:tcPr>
            <w:tcW w:w="3827" w:type="dxa"/>
            <w:tcBorders>
              <w:top w:val="nil"/>
              <w:left w:val="nil"/>
              <w:bottom w:val="single" w:sz="4" w:space="0" w:color="auto"/>
              <w:right w:val="single" w:sz="4" w:space="0" w:color="auto"/>
            </w:tcBorders>
            <w:noWrap/>
            <w:vAlign w:val="center"/>
            <w:hideMark/>
          </w:tcPr>
          <w:p w14:paraId="359388A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Rede Esgoto de televisão</w:t>
            </w:r>
          </w:p>
        </w:tc>
        <w:tc>
          <w:tcPr>
            <w:tcW w:w="3686" w:type="dxa"/>
            <w:tcBorders>
              <w:top w:val="nil"/>
              <w:left w:val="nil"/>
              <w:bottom w:val="single" w:sz="4" w:space="0" w:color="auto"/>
              <w:right w:val="single" w:sz="4" w:space="0" w:color="auto"/>
            </w:tcBorders>
            <w:noWrap/>
            <w:vAlign w:val="center"/>
            <w:hideMark/>
          </w:tcPr>
          <w:p w14:paraId="77EF2C2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Isso é Brasil</w:t>
            </w:r>
          </w:p>
        </w:tc>
      </w:tr>
      <w:tr w:rsidR="00B17AC6" w14:paraId="538B92C8"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37C5E11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12</w:t>
            </w:r>
          </w:p>
        </w:tc>
        <w:tc>
          <w:tcPr>
            <w:tcW w:w="3827" w:type="dxa"/>
            <w:tcBorders>
              <w:top w:val="nil"/>
              <w:left w:val="nil"/>
              <w:bottom w:val="single" w:sz="4" w:space="0" w:color="auto"/>
              <w:right w:val="single" w:sz="4" w:space="0" w:color="auto"/>
            </w:tcBorders>
            <w:noWrap/>
            <w:vAlign w:val="center"/>
            <w:hideMark/>
          </w:tcPr>
          <w:p w14:paraId="3D58274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Folha de </w:t>
            </w:r>
            <w:proofErr w:type="spellStart"/>
            <w:proofErr w:type="gramStart"/>
            <w:r>
              <w:rPr>
                <w:rFonts w:eastAsia="Times New Roman"/>
                <w:color w:val="000000"/>
                <w:szCs w:val="24"/>
                <w:lang w:eastAsia="pt-BR"/>
              </w:rPr>
              <w:t>S.Paulo</w:t>
            </w:r>
            <w:proofErr w:type="spellEnd"/>
            <w:proofErr w:type="gramEnd"/>
          </w:p>
        </w:tc>
        <w:tc>
          <w:tcPr>
            <w:tcW w:w="3686" w:type="dxa"/>
            <w:tcBorders>
              <w:top w:val="nil"/>
              <w:left w:val="nil"/>
              <w:bottom w:val="single" w:sz="4" w:space="0" w:color="auto"/>
              <w:right w:val="single" w:sz="4" w:space="0" w:color="auto"/>
            </w:tcBorders>
            <w:noWrap/>
            <w:vAlign w:val="center"/>
            <w:hideMark/>
          </w:tcPr>
          <w:p w14:paraId="79E7FAC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Busão Curitiba</w:t>
            </w:r>
          </w:p>
        </w:tc>
      </w:tr>
      <w:tr w:rsidR="00B17AC6" w14:paraId="152D1CD9"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2C8AE66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13</w:t>
            </w:r>
          </w:p>
        </w:tc>
        <w:tc>
          <w:tcPr>
            <w:tcW w:w="3827" w:type="dxa"/>
            <w:tcBorders>
              <w:top w:val="nil"/>
              <w:left w:val="nil"/>
              <w:bottom w:val="single" w:sz="4" w:space="0" w:color="auto"/>
              <w:right w:val="single" w:sz="4" w:space="0" w:color="auto"/>
            </w:tcBorders>
            <w:noWrap/>
            <w:vAlign w:val="center"/>
            <w:hideMark/>
          </w:tcPr>
          <w:p w14:paraId="67B534BC"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w:t>
            </w:r>
            <w:proofErr w:type="spellEnd"/>
          </w:p>
        </w:tc>
        <w:tc>
          <w:tcPr>
            <w:tcW w:w="3686" w:type="dxa"/>
            <w:tcBorders>
              <w:top w:val="nil"/>
              <w:left w:val="nil"/>
              <w:bottom w:val="single" w:sz="4" w:space="0" w:color="auto"/>
              <w:right w:val="single" w:sz="4" w:space="0" w:color="auto"/>
            </w:tcBorders>
            <w:noWrap/>
            <w:vAlign w:val="center"/>
            <w:hideMark/>
          </w:tcPr>
          <w:p w14:paraId="2DB50928"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w:t>
            </w:r>
            <w:proofErr w:type="spellEnd"/>
            <w:r>
              <w:rPr>
                <w:rFonts w:eastAsia="Times New Roman"/>
                <w:color w:val="000000"/>
                <w:szCs w:val="24"/>
                <w:lang w:eastAsia="pt-BR"/>
              </w:rPr>
              <w:t xml:space="preserve"> Rio</w:t>
            </w:r>
          </w:p>
        </w:tc>
      </w:tr>
      <w:tr w:rsidR="00B17AC6" w14:paraId="25FA5E6B"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7EB8781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14</w:t>
            </w:r>
          </w:p>
        </w:tc>
        <w:tc>
          <w:tcPr>
            <w:tcW w:w="3827" w:type="dxa"/>
            <w:tcBorders>
              <w:top w:val="nil"/>
              <w:left w:val="nil"/>
              <w:bottom w:val="single" w:sz="4" w:space="0" w:color="auto"/>
              <w:right w:val="single" w:sz="4" w:space="0" w:color="auto"/>
            </w:tcBorders>
            <w:noWrap/>
            <w:vAlign w:val="center"/>
            <w:hideMark/>
          </w:tcPr>
          <w:p w14:paraId="05E3DA3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Daniel Guth</w:t>
            </w:r>
          </w:p>
        </w:tc>
        <w:tc>
          <w:tcPr>
            <w:tcW w:w="3686" w:type="dxa"/>
            <w:tcBorders>
              <w:top w:val="nil"/>
              <w:left w:val="nil"/>
              <w:bottom w:val="single" w:sz="4" w:space="0" w:color="auto"/>
              <w:right w:val="single" w:sz="4" w:space="0" w:color="auto"/>
            </w:tcBorders>
            <w:noWrap/>
            <w:vAlign w:val="center"/>
            <w:hideMark/>
          </w:tcPr>
          <w:p w14:paraId="1137D53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Por Traz da Midia Mundial</w:t>
            </w:r>
          </w:p>
        </w:tc>
      </w:tr>
      <w:tr w:rsidR="00B17AC6" w14:paraId="6D7BA265"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1104E96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15</w:t>
            </w:r>
          </w:p>
        </w:tc>
        <w:tc>
          <w:tcPr>
            <w:tcW w:w="3827" w:type="dxa"/>
            <w:tcBorders>
              <w:top w:val="nil"/>
              <w:left w:val="nil"/>
              <w:bottom w:val="single" w:sz="4" w:space="0" w:color="auto"/>
              <w:right w:val="single" w:sz="4" w:space="0" w:color="auto"/>
            </w:tcBorders>
            <w:noWrap/>
            <w:vAlign w:val="center"/>
            <w:hideMark/>
          </w:tcPr>
          <w:p w14:paraId="047A75D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Gregório Filho</w:t>
            </w:r>
          </w:p>
        </w:tc>
        <w:tc>
          <w:tcPr>
            <w:tcW w:w="3686" w:type="dxa"/>
            <w:tcBorders>
              <w:top w:val="nil"/>
              <w:left w:val="nil"/>
              <w:bottom w:val="single" w:sz="4" w:space="0" w:color="auto"/>
              <w:right w:val="single" w:sz="4" w:space="0" w:color="auto"/>
            </w:tcBorders>
            <w:noWrap/>
            <w:vAlign w:val="center"/>
            <w:hideMark/>
          </w:tcPr>
          <w:p w14:paraId="6907DB7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UOL</w:t>
            </w:r>
          </w:p>
        </w:tc>
      </w:tr>
      <w:tr w:rsidR="00B17AC6" w14:paraId="2CB81E5F"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3B11FD0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16</w:t>
            </w:r>
          </w:p>
        </w:tc>
        <w:tc>
          <w:tcPr>
            <w:tcW w:w="3827" w:type="dxa"/>
            <w:tcBorders>
              <w:top w:val="nil"/>
              <w:left w:val="nil"/>
              <w:bottom w:val="single" w:sz="4" w:space="0" w:color="auto"/>
              <w:right w:val="single" w:sz="4" w:space="0" w:color="auto"/>
            </w:tcBorders>
            <w:noWrap/>
            <w:vAlign w:val="center"/>
            <w:hideMark/>
          </w:tcPr>
          <w:p w14:paraId="3C256EA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humor inteligente</w:t>
            </w:r>
          </w:p>
        </w:tc>
        <w:tc>
          <w:tcPr>
            <w:tcW w:w="3686" w:type="dxa"/>
            <w:tcBorders>
              <w:top w:val="nil"/>
              <w:left w:val="nil"/>
              <w:bottom w:val="single" w:sz="4" w:space="0" w:color="auto"/>
              <w:right w:val="single" w:sz="4" w:space="0" w:color="auto"/>
            </w:tcBorders>
            <w:noWrap/>
            <w:vAlign w:val="center"/>
            <w:hideMark/>
          </w:tcPr>
          <w:p w14:paraId="0313E15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Fardado de Boina Preta.</w:t>
            </w:r>
          </w:p>
        </w:tc>
      </w:tr>
      <w:tr w:rsidR="00B17AC6" w14:paraId="2E99ADA0"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2E71E79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17</w:t>
            </w:r>
          </w:p>
        </w:tc>
        <w:tc>
          <w:tcPr>
            <w:tcW w:w="3827" w:type="dxa"/>
            <w:tcBorders>
              <w:top w:val="nil"/>
              <w:left w:val="nil"/>
              <w:bottom w:val="single" w:sz="4" w:space="0" w:color="auto"/>
              <w:right w:val="single" w:sz="4" w:space="0" w:color="auto"/>
            </w:tcBorders>
            <w:noWrap/>
            <w:vAlign w:val="center"/>
            <w:hideMark/>
          </w:tcPr>
          <w:p w14:paraId="62CEB53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Sociedade Racionalista</w:t>
            </w:r>
          </w:p>
        </w:tc>
        <w:tc>
          <w:tcPr>
            <w:tcW w:w="3686" w:type="dxa"/>
            <w:tcBorders>
              <w:top w:val="nil"/>
              <w:left w:val="nil"/>
              <w:bottom w:val="single" w:sz="4" w:space="0" w:color="auto"/>
              <w:right w:val="single" w:sz="4" w:space="0" w:color="auto"/>
            </w:tcBorders>
            <w:noWrap/>
            <w:vAlign w:val="center"/>
            <w:hideMark/>
          </w:tcPr>
          <w:p w14:paraId="2F0A061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Geração Invencível</w:t>
            </w:r>
          </w:p>
        </w:tc>
      </w:tr>
      <w:tr w:rsidR="00B17AC6" w14:paraId="4F15FA82"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58A6AF3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18</w:t>
            </w:r>
          </w:p>
        </w:tc>
        <w:tc>
          <w:tcPr>
            <w:tcW w:w="3827" w:type="dxa"/>
            <w:tcBorders>
              <w:top w:val="nil"/>
              <w:left w:val="nil"/>
              <w:bottom w:val="single" w:sz="4" w:space="0" w:color="auto"/>
              <w:right w:val="single" w:sz="4" w:space="0" w:color="auto"/>
            </w:tcBorders>
            <w:noWrap/>
            <w:vAlign w:val="center"/>
            <w:hideMark/>
          </w:tcPr>
          <w:p w14:paraId="0D9C8D8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Bruno Azevedo</w:t>
            </w:r>
          </w:p>
        </w:tc>
        <w:tc>
          <w:tcPr>
            <w:tcW w:w="3686" w:type="dxa"/>
            <w:tcBorders>
              <w:top w:val="nil"/>
              <w:left w:val="nil"/>
              <w:bottom w:val="single" w:sz="4" w:space="0" w:color="auto"/>
              <w:right w:val="single" w:sz="4" w:space="0" w:color="auto"/>
            </w:tcBorders>
            <w:noWrap/>
            <w:vAlign w:val="center"/>
            <w:hideMark/>
          </w:tcPr>
          <w:p w14:paraId="49EE1E8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O Gigante acordou</w:t>
            </w:r>
          </w:p>
        </w:tc>
      </w:tr>
      <w:tr w:rsidR="00B17AC6" w14:paraId="6552DA5C"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1938226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19</w:t>
            </w:r>
          </w:p>
        </w:tc>
        <w:tc>
          <w:tcPr>
            <w:tcW w:w="3827" w:type="dxa"/>
            <w:tcBorders>
              <w:top w:val="nil"/>
              <w:left w:val="nil"/>
              <w:bottom w:val="single" w:sz="4" w:space="0" w:color="auto"/>
              <w:right w:val="single" w:sz="4" w:space="0" w:color="auto"/>
            </w:tcBorders>
            <w:noWrap/>
            <w:vAlign w:val="center"/>
            <w:hideMark/>
          </w:tcPr>
          <w:p w14:paraId="198D50D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Brasil Contra Corrupção</w:t>
            </w:r>
          </w:p>
        </w:tc>
        <w:tc>
          <w:tcPr>
            <w:tcW w:w="3686" w:type="dxa"/>
            <w:tcBorders>
              <w:top w:val="nil"/>
              <w:left w:val="nil"/>
              <w:bottom w:val="single" w:sz="4" w:space="0" w:color="auto"/>
              <w:right w:val="single" w:sz="4" w:space="0" w:color="auto"/>
            </w:tcBorders>
            <w:noWrap/>
            <w:vAlign w:val="center"/>
            <w:hideMark/>
          </w:tcPr>
          <w:p w14:paraId="5D642100"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w:t>
            </w:r>
            <w:proofErr w:type="spellEnd"/>
            <w:r>
              <w:rPr>
                <w:rFonts w:eastAsia="Times New Roman"/>
                <w:color w:val="000000"/>
                <w:szCs w:val="24"/>
                <w:lang w:eastAsia="pt-BR"/>
              </w:rPr>
              <w:t xml:space="preserve"> Brasil</w:t>
            </w:r>
          </w:p>
        </w:tc>
      </w:tr>
      <w:tr w:rsidR="00B17AC6" w14:paraId="534DBF91"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368FE1B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20</w:t>
            </w:r>
          </w:p>
        </w:tc>
        <w:tc>
          <w:tcPr>
            <w:tcW w:w="3827" w:type="dxa"/>
            <w:tcBorders>
              <w:top w:val="nil"/>
              <w:left w:val="nil"/>
              <w:bottom w:val="single" w:sz="4" w:space="0" w:color="auto"/>
              <w:right w:val="single" w:sz="4" w:space="0" w:color="auto"/>
            </w:tcBorders>
            <w:noWrap/>
            <w:vAlign w:val="center"/>
            <w:hideMark/>
          </w:tcPr>
          <w:p w14:paraId="48D2678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Pedro Bial</w:t>
            </w:r>
          </w:p>
        </w:tc>
        <w:tc>
          <w:tcPr>
            <w:tcW w:w="3686" w:type="dxa"/>
            <w:tcBorders>
              <w:top w:val="nil"/>
              <w:left w:val="nil"/>
              <w:bottom w:val="single" w:sz="4" w:space="0" w:color="auto"/>
              <w:right w:val="single" w:sz="4" w:space="0" w:color="auto"/>
            </w:tcBorders>
            <w:noWrap/>
            <w:vAlign w:val="center"/>
            <w:hideMark/>
          </w:tcPr>
          <w:p w14:paraId="4ADB1F5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Dia do Basta</w:t>
            </w:r>
          </w:p>
        </w:tc>
      </w:tr>
      <w:tr w:rsidR="00B17AC6" w14:paraId="3F367A23"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68BB06A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21</w:t>
            </w:r>
          </w:p>
        </w:tc>
        <w:tc>
          <w:tcPr>
            <w:tcW w:w="3827" w:type="dxa"/>
            <w:tcBorders>
              <w:top w:val="nil"/>
              <w:left w:val="nil"/>
              <w:bottom w:val="single" w:sz="4" w:space="0" w:color="auto"/>
              <w:right w:val="single" w:sz="4" w:space="0" w:color="auto"/>
            </w:tcBorders>
            <w:noWrap/>
            <w:vAlign w:val="center"/>
            <w:hideMark/>
          </w:tcPr>
          <w:p w14:paraId="69FAFA8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Admiradores Rota</w:t>
            </w:r>
          </w:p>
        </w:tc>
        <w:tc>
          <w:tcPr>
            <w:tcW w:w="3686" w:type="dxa"/>
            <w:tcBorders>
              <w:top w:val="nil"/>
              <w:left w:val="nil"/>
              <w:bottom w:val="single" w:sz="4" w:space="0" w:color="auto"/>
              <w:right w:val="single" w:sz="4" w:space="0" w:color="auto"/>
            </w:tcBorders>
            <w:noWrap/>
            <w:vAlign w:val="center"/>
            <w:hideMark/>
          </w:tcPr>
          <w:p w14:paraId="5C68E56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Dilma Bolada</w:t>
            </w:r>
          </w:p>
        </w:tc>
      </w:tr>
      <w:tr w:rsidR="00B17AC6" w14:paraId="4406A9B4" w14:textId="77777777" w:rsidTr="00B17AC6">
        <w:trPr>
          <w:trHeight w:val="315"/>
        </w:trPr>
        <w:tc>
          <w:tcPr>
            <w:tcW w:w="1271" w:type="dxa"/>
            <w:tcBorders>
              <w:top w:val="nil"/>
              <w:left w:val="single" w:sz="4" w:space="0" w:color="auto"/>
              <w:bottom w:val="single" w:sz="4" w:space="0" w:color="auto"/>
              <w:right w:val="single" w:sz="4" w:space="0" w:color="auto"/>
            </w:tcBorders>
            <w:noWrap/>
            <w:vAlign w:val="center"/>
            <w:hideMark/>
          </w:tcPr>
          <w:p w14:paraId="27F86E0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22</w:t>
            </w:r>
          </w:p>
        </w:tc>
        <w:tc>
          <w:tcPr>
            <w:tcW w:w="3827" w:type="dxa"/>
            <w:tcBorders>
              <w:top w:val="nil"/>
              <w:left w:val="nil"/>
              <w:bottom w:val="single" w:sz="4" w:space="0" w:color="auto"/>
              <w:right w:val="single" w:sz="4" w:space="0" w:color="auto"/>
            </w:tcBorders>
            <w:noWrap/>
            <w:vAlign w:val="center"/>
            <w:hideMark/>
          </w:tcPr>
          <w:p w14:paraId="00A0D550"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Arquitêta</w:t>
            </w:r>
            <w:proofErr w:type="spellEnd"/>
          </w:p>
        </w:tc>
        <w:tc>
          <w:tcPr>
            <w:tcW w:w="3686" w:type="dxa"/>
            <w:tcBorders>
              <w:top w:val="nil"/>
              <w:left w:val="nil"/>
              <w:bottom w:val="single" w:sz="4" w:space="0" w:color="auto"/>
              <w:right w:val="single" w:sz="4" w:space="0" w:color="auto"/>
            </w:tcBorders>
            <w:noWrap/>
            <w:vAlign w:val="center"/>
            <w:hideMark/>
          </w:tcPr>
          <w:p w14:paraId="3524135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ANON H4</w:t>
            </w:r>
          </w:p>
        </w:tc>
      </w:tr>
    </w:tbl>
    <w:p w14:paraId="4EA92D1A" w14:textId="77777777" w:rsidR="00B17AC6" w:rsidRDefault="00B17AC6" w:rsidP="00B17AC6">
      <w:pPr>
        <w:spacing w:line="240" w:lineRule="auto"/>
        <w:jc w:val="center"/>
        <w:rPr>
          <w:rFonts w:eastAsia="Calibri"/>
          <w:b/>
          <w:szCs w:val="24"/>
          <w:lang w:eastAsia="zh-CN"/>
        </w:rPr>
      </w:pPr>
    </w:p>
    <w:p w14:paraId="4B342459" w14:textId="77777777" w:rsidR="00B17AC6" w:rsidRDefault="00B17AC6" w:rsidP="00B17AC6">
      <w:pPr>
        <w:spacing w:after="0" w:line="240" w:lineRule="auto"/>
        <w:jc w:val="left"/>
        <w:rPr>
          <w:b/>
          <w:szCs w:val="24"/>
        </w:rPr>
      </w:pPr>
      <w:r>
        <w:rPr>
          <w:b/>
          <w:szCs w:val="24"/>
        </w:rPr>
        <w:br w:type="page"/>
      </w:r>
    </w:p>
    <w:p w14:paraId="2A63455F" w14:textId="77777777" w:rsidR="00B17AC6" w:rsidRDefault="00B17AC6" w:rsidP="00B17AC6">
      <w:pPr>
        <w:pStyle w:val="Legenda"/>
        <w:keepNext/>
        <w:jc w:val="center"/>
        <w:rPr>
          <w:b/>
          <w:i w:val="0"/>
        </w:rPr>
      </w:pPr>
      <w:r>
        <w:rPr>
          <w:b/>
          <w:i w:val="0"/>
        </w:rPr>
        <w:lastRenderedPageBreak/>
        <w:t>6º ATO 19-06-2013</w:t>
      </w:r>
    </w:p>
    <w:tbl>
      <w:tblPr>
        <w:tblW w:w="8642" w:type="dxa"/>
        <w:tblCellMar>
          <w:left w:w="70" w:type="dxa"/>
          <w:right w:w="70" w:type="dxa"/>
        </w:tblCellMar>
        <w:tblLook w:val="04A0" w:firstRow="1" w:lastRow="0" w:firstColumn="1" w:lastColumn="0" w:noHBand="0" w:noVBand="1"/>
      </w:tblPr>
      <w:tblGrid>
        <w:gridCol w:w="1129"/>
        <w:gridCol w:w="3405"/>
        <w:gridCol w:w="4108"/>
      </w:tblGrid>
      <w:tr w:rsidR="00B17AC6" w14:paraId="515A2086" w14:textId="77777777" w:rsidTr="00B17AC6">
        <w:trPr>
          <w:trHeight w:val="319"/>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3D691B9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w:t>
            </w:r>
          </w:p>
        </w:tc>
        <w:tc>
          <w:tcPr>
            <w:tcW w:w="3405" w:type="dxa"/>
            <w:tcBorders>
              <w:top w:val="single" w:sz="4" w:space="0" w:color="auto"/>
              <w:left w:val="nil"/>
              <w:bottom w:val="single" w:sz="4" w:space="0" w:color="auto"/>
              <w:right w:val="single" w:sz="4" w:space="0" w:color="auto"/>
            </w:tcBorders>
            <w:noWrap/>
            <w:vAlign w:val="center"/>
            <w:hideMark/>
          </w:tcPr>
          <w:p w14:paraId="04542DAD" w14:textId="77777777" w:rsidR="00B17AC6" w:rsidRDefault="00B17AC6">
            <w:pPr>
              <w:spacing w:after="0" w:line="240" w:lineRule="auto"/>
              <w:jc w:val="center"/>
              <w:rPr>
                <w:rFonts w:eastAsia="Times New Roman"/>
                <w:b/>
                <w:bCs/>
                <w:color w:val="000000"/>
                <w:szCs w:val="24"/>
                <w:lang w:eastAsia="pt-BR"/>
              </w:rPr>
            </w:pPr>
            <w:r>
              <w:rPr>
                <w:rFonts w:eastAsia="Times New Roman"/>
                <w:b/>
                <w:bCs/>
                <w:color w:val="000000"/>
                <w:szCs w:val="24"/>
                <w:lang w:eastAsia="pt-BR"/>
              </w:rPr>
              <w:t>Autoridade</w:t>
            </w:r>
          </w:p>
        </w:tc>
        <w:tc>
          <w:tcPr>
            <w:tcW w:w="4108" w:type="dxa"/>
            <w:tcBorders>
              <w:top w:val="single" w:sz="4" w:space="0" w:color="auto"/>
              <w:left w:val="nil"/>
              <w:bottom w:val="single" w:sz="4" w:space="0" w:color="auto"/>
              <w:right w:val="single" w:sz="4" w:space="0" w:color="auto"/>
            </w:tcBorders>
            <w:noWrap/>
            <w:vAlign w:val="center"/>
            <w:hideMark/>
          </w:tcPr>
          <w:p w14:paraId="2C68F3B5" w14:textId="77777777" w:rsidR="00B17AC6" w:rsidRDefault="00B17AC6">
            <w:pPr>
              <w:spacing w:after="0" w:line="240" w:lineRule="auto"/>
              <w:jc w:val="center"/>
              <w:rPr>
                <w:rFonts w:eastAsia="Times New Roman"/>
                <w:b/>
                <w:bCs/>
                <w:color w:val="000000"/>
                <w:szCs w:val="24"/>
                <w:lang w:eastAsia="pt-BR"/>
              </w:rPr>
            </w:pPr>
            <w:r>
              <w:rPr>
                <w:rFonts w:eastAsia="Times New Roman"/>
                <w:b/>
                <w:bCs/>
                <w:color w:val="000000"/>
                <w:szCs w:val="24"/>
                <w:lang w:eastAsia="pt-BR"/>
              </w:rPr>
              <w:t>HUB</w:t>
            </w:r>
          </w:p>
        </w:tc>
      </w:tr>
      <w:tr w:rsidR="00B17AC6" w14:paraId="651820DC"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099E903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w:t>
            </w:r>
          </w:p>
        </w:tc>
        <w:tc>
          <w:tcPr>
            <w:tcW w:w="3405" w:type="dxa"/>
            <w:tcBorders>
              <w:top w:val="nil"/>
              <w:left w:val="nil"/>
              <w:bottom w:val="single" w:sz="4" w:space="0" w:color="auto"/>
              <w:right w:val="single" w:sz="4" w:space="0" w:color="auto"/>
            </w:tcBorders>
            <w:noWrap/>
            <w:vAlign w:val="center"/>
            <w:hideMark/>
          </w:tcPr>
          <w:p w14:paraId="23107304"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AnonymousBrasil</w:t>
            </w:r>
            <w:proofErr w:type="spellEnd"/>
          </w:p>
        </w:tc>
        <w:tc>
          <w:tcPr>
            <w:tcW w:w="4108" w:type="dxa"/>
            <w:tcBorders>
              <w:top w:val="nil"/>
              <w:left w:val="nil"/>
              <w:bottom w:val="single" w:sz="4" w:space="0" w:color="auto"/>
              <w:right w:val="single" w:sz="4" w:space="0" w:color="auto"/>
            </w:tcBorders>
            <w:noWrap/>
            <w:vAlign w:val="center"/>
            <w:hideMark/>
          </w:tcPr>
          <w:p w14:paraId="491927C9"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AnonymousBrasil</w:t>
            </w:r>
            <w:proofErr w:type="spellEnd"/>
          </w:p>
        </w:tc>
      </w:tr>
      <w:tr w:rsidR="00B17AC6" w14:paraId="5FD5728C"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69B185C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w:t>
            </w:r>
          </w:p>
        </w:tc>
        <w:tc>
          <w:tcPr>
            <w:tcW w:w="3405" w:type="dxa"/>
            <w:tcBorders>
              <w:top w:val="nil"/>
              <w:left w:val="nil"/>
              <w:bottom w:val="single" w:sz="4" w:space="0" w:color="auto"/>
              <w:right w:val="single" w:sz="4" w:space="0" w:color="auto"/>
            </w:tcBorders>
            <w:noWrap/>
            <w:vAlign w:val="center"/>
            <w:hideMark/>
          </w:tcPr>
          <w:p w14:paraId="5A6594F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Movimento Contra Corrupção</w:t>
            </w:r>
          </w:p>
        </w:tc>
        <w:tc>
          <w:tcPr>
            <w:tcW w:w="4108" w:type="dxa"/>
            <w:tcBorders>
              <w:top w:val="nil"/>
              <w:left w:val="nil"/>
              <w:bottom w:val="single" w:sz="4" w:space="0" w:color="auto"/>
              <w:right w:val="single" w:sz="4" w:space="0" w:color="auto"/>
            </w:tcBorders>
            <w:noWrap/>
            <w:vAlign w:val="center"/>
            <w:hideMark/>
          </w:tcPr>
          <w:p w14:paraId="061146C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Movimento Contra Corrupção</w:t>
            </w:r>
          </w:p>
        </w:tc>
      </w:tr>
      <w:tr w:rsidR="00B17AC6" w14:paraId="2D7309DF"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1A98436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3</w:t>
            </w:r>
          </w:p>
        </w:tc>
        <w:tc>
          <w:tcPr>
            <w:tcW w:w="3405" w:type="dxa"/>
            <w:tcBorders>
              <w:top w:val="nil"/>
              <w:left w:val="nil"/>
              <w:bottom w:val="single" w:sz="4" w:space="0" w:color="auto"/>
              <w:right w:val="single" w:sz="4" w:space="0" w:color="auto"/>
            </w:tcBorders>
            <w:noWrap/>
            <w:vAlign w:val="center"/>
            <w:hideMark/>
          </w:tcPr>
          <w:p w14:paraId="5E5F428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Última Hora</w:t>
            </w:r>
          </w:p>
        </w:tc>
        <w:tc>
          <w:tcPr>
            <w:tcW w:w="4108" w:type="dxa"/>
            <w:tcBorders>
              <w:top w:val="nil"/>
              <w:left w:val="nil"/>
              <w:bottom w:val="single" w:sz="4" w:space="0" w:color="auto"/>
              <w:right w:val="single" w:sz="4" w:space="0" w:color="auto"/>
            </w:tcBorders>
            <w:noWrap/>
            <w:vAlign w:val="center"/>
            <w:hideMark/>
          </w:tcPr>
          <w:p w14:paraId="0788FD8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Verdade Nua &amp; Crua</w:t>
            </w:r>
          </w:p>
        </w:tc>
      </w:tr>
      <w:tr w:rsidR="00B17AC6" w14:paraId="01221D40"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314E841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4</w:t>
            </w:r>
          </w:p>
        </w:tc>
        <w:tc>
          <w:tcPr>
            <w:tcW w:w="3405" w:type="dxa"/>
            <w:tcBorders>
              <w:top w:val="nil"/>
              <w:left w:val="nil"/>
              <w:bottom w:val="single" w:sz="4" w:space="0" w:color="auto"/>
              <w:right w:val="single" w:sz="4" w:space="0" w:color="auto"/>
            </w:tcBorders>
            <w:noWrap/>
            <w:vAlign w:val="center"/>
            <w:hideMark/>
          </w:tcPr>
          <w:p w14:paraId="2C2DEBD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Isso é Brasil</w:t>
            </w:r>
          </w:p>
        </w:tc>
        <w:tc>
          <w:tcPr>
            <w:tcW w:w="4108" w:type="dxa"/>
            <w:tcBorders>
              <w:top w:val="nil"/>
              <w:left w:val="nil"/>
              <w:bottom w:val="single" w:sz="4" w:space="0" w:color="auto"/>
              <w:right w:val="single" w:sz="4" w:space="0" w:color="auto"/>
            </w:tcBorders>
            <w:noWrap/>
            <w:vAlign w:val="center"/>
            <w:hideMark/>
          </w:tcPr>
          <w:p w14:paraId="78BCE17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Isso é Brasil</w:t>
            </w:r>
          </w:p>
        </w:tc>
      </w:tr>
      <w:tr w:rsidR="00B17AC6" w14:paraId="6A3A4BAC"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14C8C85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5</w:t>
            </w:r>
          </w:p>
        </w:tc>
        <w:tc>
          <w:tcPr>
            <w:tcW w:w="3405" w:type="dxa"/>
            <w:tcBorders>
              <w:top w:val="nil"/>
              <w:left w:val="nil"/>
              <w:bottom w:val="single" w:sz="4" w:space="0" w:color="auto"/>
              <w:right w:val="single" w:sz="4" w:space="0" w:color="auto"/>
            </w:tcBorders>
            <w:noWrap/>
            <w:vAlign w:val="center"/>
            <w:hideMark/>
          </w:tcPr>
          <w:p w14:paraId="75BA6BE6"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Verdade Nua &amp; Crua</w:t>
            </w:r>
          </w:p>
        </w:tc>
        <w:tc>
          <w:tcPr>
            <w:tcW w:w="4108" w:type="dxa"/>
            <w:tcBorders>
              <w:top w:val="nil"/>
              <w:left w:val="nil"/>
              <w:bottom w:val="single" w:sz="4" w:space="0" w:color="auto"/>
              <w:right w:val="single" w:sz="4" w:space="0" w:color="auto"/>
            </w:tcBorders>
            <w:noWrap/>
            <w:vAlign w:val="center"/>
            <w:hideMark/>
          </w:tcPr>
          <w:p w14:paraId="0BCA480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Última Hora</w:t>
            </w:r>
          </w:p>
        </w:tc>
      </w:tr>
      <w:tr w:rsidR="00B17AC6" w14:paraId="10B3A68C"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5975ED7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6</w:t>
            </w:r>
          </w:p>
        </w:tc>
        <w:tc>
          <w:tcPr>
            <w:tcW w:w="3405" w:type="dxa"/>
            <w:tcBorders>
              <w:top w:val="nil"/>
              <w:left w:val="nil"/>
              <w:bottom w:val="single" w:sz="4" w:space="0" w:color="auto"/>
              <w:right w:val="single" w:sz="4" w:space="0" w:color="auto"/>
            </w:tcBorders>
            <w:noWrap/>
            <w:vAlign w:val="center"/>
            <w:hideMark/>
          </w:tcPr>
          <w:p w14:paraId="1C248C6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Educação é a Arma para mudar o Mundo</w:t>
            </w:r>
          </w:p>
        </w:tc>
        <w:tc>
          <w:tcPr>
            <w:tcW w:w="4108" w:type="dxa"/>
            <w:tcBorders>
              <w:top w:val="nil"/>
              <w:left w:val="nil"/>
              <w:bottom w:val="single" w:sz="4" w:space="0" w:color="auto"/>
              <w:right w:val="single" w:sz="4" w:space="0" w:color="auto"/>
            </w:tcBorders>
            <w:noWrap/>
            <w:vAlign w:val="center"/>
            <w:hideMark/>
          </w:tcPr>
          <w:p w14:paraId="412A596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Rede Esgoto de televisão</w:t>
            </w:r>
          </w:p>
        </w:tc>
      </w:tr>
      <w:tr w:rsidR="00B17AC6" w14:paraId="6F98C6AE"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5709073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7</w:t>
            </w:r>
          </w:p>
        </w:tc>
        <w:tc>
          <w:tcPr>
            <w:tcW w:w="3405" w:type="dxa"/>
            <w:tcBorders>
              <w:top w:val="nil"/>
              <w:left w:val="nil"/>
              <w:bottom w:val="single" w:sz="4" w:space="0" w:color="auto"/>
              <w:right w:val="single" w:sz="4" w:space="0" w:color="auto"/>
            </w:tcBorders>
            <w:noWrap/>
            <w:vAlign w:val="center"/>
            <w:hideMark/>
          </w:tcPr>
          <w:p w14:paraId="10660E2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Rede Esgoto de televisão</w:t>
            </w:r>
          </w:p>
        </w:tc>
        <w:tc>
          <w:tcPr>
            <w:tcW w:w="4108" w:type="dxa"/>
            <w:tcBorders>
              <w:top w:val="nil"/>
              <w:left w:val="nil"/>
              <w:bottom w:val="single" w:sz="4" w:space="0" w:color="auto"/>
              <w:right w:val="single" w:sz="4" w:space="0" w:color="auto"/>
            </w:tcBorders>
            <w:noWrap/>
            <w:vAlign w:val="center"/>
            <w:hideMark/>
          </w:tcPr>
          <w:p w14:paraId="363A248B"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w:t>
            </w:r>
            <w:proofErr w:type="spellEnd"/>
          </w:p>
        </w:tc>
      </w:tr>
      <w:tr w:rsidR="00B17AC6" w14:paraId="386C5C50"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530AE76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8</w:t>
            </w:r>
          </w:p>
        </w:tc>
        <w:tc>
          <w:tcPr>
            <w:tcW w:w="3405" w:type="dxa"/>
            <w:tcBorders>
              <w:top w:val="nil"/>
              <w:left w:val="nil"/>
              <w:bottom w:val="single" w:sz="4" w:space="0" w:color="auto"/>
              <w:right w:val="single" w:sz="4" w:space="0" w:color="auto"/>
            </w:tcBorders>
            <w:noWrap/>
            <w:vAlign w:val="center"/>
            <w:hideMark/>
          </w:tcPr>
          <w:p w14:paraId="645C9E0E"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estadao</w:t>
            </w:r>
            <w:proofErr w:type="spellEnd"/>
          </w:p>
        </w:tc>
        <w:tc>
          <w:tcPr>
            <w:tcW w:w="4108" w:type="dxa"/>
            <w:tcBorders>
              <w:top w:val="nil"/>
              <w:left w:val="nil"/>
              <w:bottom w:val="single" w:sz="4" w:space="0" w:color="auto"/>
              <w:right w:val="single" w:sz="4" w:space="0" w:color="auto"/>
            </w:tcBorders>
            <w:noWrap/>
            <w:vAlign w:val="center"/>
            <w:hideMark/>
          </w:tcPr>
          <w:p w14:paraId="5028630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VEM </w:t>
            </w:r>
            <w:proofErr w:type="gramStart"/>
            <w:r>
              <w:rPr>
                <w:rFonts w:eastAsia="Times New Roman"/>
                <w:color w:val="000000"/>
                <w:szCs w:val="24"/>
                <w:lang w:eastAsia="pt-BR"/>
              </w:rPr>
              <w:t>PRA</w:t>
            </w:r>
            <w:proofErr w:type="gramEnd"/>
            <w:r>
              <w:rPr>
                <w:rFonts w:eastAsia="Times New Roman"/>
                <w:color w:val="000000"/>
                <w:szCs w:val="24"/>
                <w:lang w:eastAsia="pt-BR"/>
              </w:rPr>
              <w:t xml:space="preserve"> RUA</w:t>
            </w:r>
          </w:p>
        </w:tc>
      </w:tr>
      <w:tr w:rsidR="00B17AC6" w14:paraId="00079CCA"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301E2F3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9</w:t>
            </w:r>
          </w:p>
        </w:tc>
        <w:tc>
          <w:tcPr>
            <w:tcW w:w="3405" w:type="dxa"/>
            <w:tcBorders>
              <w:top w:val="nil"/>
              <w:left w:val="nil"/>
              <w:bottom w:val="single" w:sz="4" w:space="0" w:color="auto"/>
              <w:right w:val="single" w:sz="4" w:space="0" w:color="auto"/>
            </w:tcBorders>
            <w:noWrap/>
            <w:vAlign w:val="center"/>
            <w:hideMark/>
          </w:tcPr>
          <w:p w14:paraId="11056B9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Viktor </w:t>
            </w:r>
            <w:proofErr w:type="spellStart"/>
            <w:r>
              <w:rPr>
                <w:rFonts w:eastAsia="Times New Roman"/>
                <w:color w:val="000000"/>
                <w:szCs w:val="24"/>
                <w:lang w:eastAsia="pt-BR"/>
              </w:rPr>
              <w:t>Rotgarius</w:t>
            </w:r>
            <w:proofErr w:type="spellEnd"/>
          </w:p>
        </w:tc>
        <w:tc>
          <w:tcPr>
            <w:tcW w:w="4108" w:type="dxa"/>
            <w:tcBorders>
              <w:top w:val="nil"/>
              <w:left w:val="nil"/>
              <w:bottom w:val="single" w:sz="4" w:space="0" w:color="auto"/>
              <w:right w:val="single" w:sz="4" w:space="0" w:color="auto"/>
            </w:tcBorders>
            <w:noWrap/>
            <w:vAlign w:val="center"/>
            <w:hideMark/>
          </w:tcPr>
          <w:p w14:paraId="17FDD60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 Educação é a Arma para mudar o Mundo</w:t>
            </w:r>
          </w:p>
        </w:tc>
      </w:tr>
      <w:tr w:rsidR="00B17AC6" w14:paraId="7A81750A"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3F169C3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10</w:t>
            </w:r>
          </w:p>
        </w:tc>
        <w:tc>
          <w:tcPr>
            <w:tcW w:w="3405" w:type="dxa"/>
            <w:tcBorders>
              <w:top w:val="nil"/>
              <w:left w:val="nil"/>
              <w:bottom w:val="single" w:sz="4" w:space="0" w:color="auto"/>
              <w:right w:val="single" w:sz="4" w:space="0" w:color="auto"/>
            </w:tcBorders>
            <w:noWrap/>
            <w:vAlign w:val="center"/>
            <w:hideMark/>
          </w:tcPr>
          <w:p w14:paraId="6174CC77"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TodoNatalense</w:t>
            </w:r>
            <w:proofErr w:type="spellEnd"/>
          </w:p>
        </w:tc>
        <w:tc>
          <w:tcPr>
            <w:tcW w:w="4108" w:type="dxa"/>
            <w:tcBorders>
              <w:top w:val="nil"/>
              <w:left w:val="nil"/>
              <w:bottom w:val="single" w:sz="4" w:space="0" w:color="auto"/>
              <w:right w:val="single" w:sz="4" w:space="0" w:color="auto"/>
            </w:tcBorders>
            <w:noWrap/>
            <w:vAlign w:val="center"/>
            <w:hideMark/>
          </w:tcPr>
          <w:p w14:paraId="58D4E5D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O Brasil Acordou</w:t>
            </w:r>
          </w:p>
        </w:tc>
      </w:tr>
      <w:tr w:rsidR="00B17AC6" w14:paraId="4AE14E0D"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5373F2F9"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11</w:t>
            </w:r>
          </w:p>
        </w:tc>
        <w:tc>
          <w:tcPr>
            <w:tcW w:w="3405" w:type="dxa"/>
            <w:tcBorders>
              <w:top w:val="nil"/>
              <w:left w:val="nil"/>
              <w:bottom w:val="single" w:sz="4" w:space="0" w:color="auto"/>
              <w:right w:val="single" w:sz="4" w:space="0" w:color="auto"/>
            </w:tcBorders>
            <w:noWrap/>
            <w:vAlign w:val="center"/>
            <w:hideMark/>
          </w:tcPr>
          <w:p w14:paraId="223D1B7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Desce a Letra</w:t>
            </w:r>
          </w:p>
        </w:tc>
        <w:tc>
          <w:tcPr>
            <w:tcW w:w="4108" w:type="dxa"/>
            <w:tcBorders>
              <w:top w:val="nil"/>
              <w:left w:val="nil"/>
              <w:bottom w:val="single" w:sz="4" w:space="0" w:color="auto"/>
              <w:right w:val="single" w:sz="4" w:space="0" w:color="auto"/>
            </w:tcBorders>
            <w:noWrap/>
            <w:vAlign w:val="center"/>
            <w:hideMark/>
          </w:tcPr>
          <w:p w14:paraId="1D546CDE"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Revolution News</w:t>
            </w:r>
          </w:p>
        </w:tc>
      </w:tr>
      <w:tr w:rsidR="00B17AC6" w14:paraId="678BD2A5"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407C148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12</w:t>
            </w:r>
          </w:p>
        </w:tc>
        <w:tc>
          <w:tcPr>
            <w:tcW w:w="3405" w:type="dxa"/>
            <w:tcBorders>
              <w:top w:val="nil"/>
              <w:left w:val="nil"/>
              <w:bottom w:val="single" w:sz="4" w:space="0" w:color="auto"/>
              <w:right w:val="single" w:sz="4" w:space="0" w:color="auto"/>
            </w:tcBorders>
            <w:noWrap/>
            <w:vAlign w:val="center"/>
            <w:hideMark/>
          </w:tcPr>
          <w:p w14:paraId="732D382A"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AnonymousBR</w:t>
            </w:r>
            <w:proofErr w:type="spellEnd"/>
          </w:p>
        </w:tc>
        <w:tc>
          <w:tcPr>
            <w:tcW w:w="4108" w:type="dxa"/>
            <w:tcBorders>
              <w:top w:val="nil"/>
              <w:left w:val="nil"/>
              <w:bottom w:val="single" w:sz="4" w:space="0" w:color="auto"/>
              <w:right w:val="single" w:sz="4" w:space="0" w:color="auto"/>
            </w:tcBorders>
            <w:noWrap/>
            <w:vAlign w:val="center"/>
            <w:hideMark/>
          </w:tcPr>
          <w:p w14:paraId="28D0A66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Quero o Fim da Corrupção</w:t>
            </w:r>
          </w:p>
        </w:tc>
      </w:tr>
      <w:tr w:rsidR="00B17AC6" w14:paraId="039AB136"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7A1CE3F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13</w:t>
            </w:r>
          </w:p>
        </w:tc>
        <w:tc>
          <w:tcPr>
            <w:tcW w:w="3405" w:type="dxa"/>
            <w:tcBorders>
              <w:top w:val="nil"/>
              <w:left w:val="nil"/>
              <w:bottom w:val="single" w:sz="4" w:space="0" w:color="auto"/>
              <w:right w:val="single" w:sz="4" w:space="0" w:color="auto"/>
            </w:tcBorders>
            <w:noWrap/>
            <w:vAlign w:val="center"/>
            <w:hideMark/>
          </w:tcPr>
          <w:p w14:paraId="4163A89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Turbay Júnior</w:t>
            </w:r>
          </w:p>
        </w:tc>
        <w:tc>
          <w:tcPr>
            <w:tcW w:w="4108" w:type="dxa"/>
            <w:tcBorders>
              <w:top w:val="nil"/>
              <w:left w:val="nil"/>
              <w:bottom w:val="single" w:sz="4" w:space="0" w:color="auto"/>
              <w:right w:val="single" w:sz="4" w:space="0" w:color="auto"/>
            </w:tcBorders>
            <w:noWrap/>
            <w:vAlign w:val="center"/>
            <w:hideMark/>
          </w:tcPr>
          <w:p w14:paraId="2747ABE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O Brasil acordou</w:t>
            </w:r>
          </w:p>
        </w:tc>
      </w:tr>
      <w:tr w:rsidR="00B17AC6" w14:paraId="513A6A56"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608D147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14</w:t>
            </w:r>
          </w:p>
        </w:tc>
        <w:tc>
          <w:tcPr>
            <w:tcW w:w="3405" w:type="dxa"/>
            <w:tcBorders>
              <w:top w:val="nil"/>
              <w:left w:val="nil"/>
              <w:bottom w:val="single" w:sz="4" w:space="0" w:color="auto"/>
              <w:right w:val="single" w:sz="4" w:space="0" w:color="auto"/>
            </w:tcBorders>
            <w:noWrap/>
            <w:vAlign w:val="center"/>
            <w:hideMark/>
          </w:tcPr>
          <w:p w14:paraId="1F58289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NE10</w:t>
            </w:r>
          </w:p>
        </w:tc>
        <w:tc>
          <w:tcPr>
            <w:tcW w:w="4108" w:type="dxa"/>
            <w:tcBorders>
              <w:top w:val="nil"/>
              <w:left w:val="nil"/>
              <w:bottom w:val="single" w:sz="4" w:space="0" w:color="auto"/>
              <w:right w:val="single" w:sz="4" w:space="0" w:color="auto"/>
            </w:tcBorders>
            <w:noWrap/>
            <w:vAlign w:val="center"/>
            <w:hideMark/>
          </w:tcPr>
          <w:p w14:paraId="141A54F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Dia do Basta</w:t>
            </w:r>
          </w:p>
        </w:tc>
      </w:tr>
      <w:tr w:rsidR="00B17AC6" w14:paraId="21022311"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490E409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15</w:t>
            </w:r>
          </w:p>
        </w:tc>
        <w:tc>
          <w:tcPr>
            <w:tcW w:w="3405" w:type="dxa"/>
            <w:tcBorders>
              <w:top w:val="nil"/>
              <w:left w:val="nil"/>
              <w:bottom w:val="single" w:sz="4" w:space="0" w:color="auto"/>
              <w:right w:val="single" w:sz="4" w:space="0" w:color="auto"/>
            </w:tcBorders>
            <w:noWrap/>
            <w:vAlign w:val="center"/>
            <w:hideMark/>
          </w:tcPr>
          <w:p w14:paraId="42D057B7"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w:t>
            </w:r>
            <w:proofErr w:type="spellEnd"/>
            <w:r>
              <w:rPr>
                <w:rFonts w:eastAsia="Times New Roman"/>
                <w:color w:val="000000"/>
                <w:szCs w:val="24"/>
                <w:lang w:eastAsia="pt-BR"/>
              </w:rPr>
              <w:t xml:space="preserve"> Rio</w:t>
            </w:r>
          </w:p>
        </w:tc>
        <w:tc>
          <w:tcPr>
            <w:tcW w:w="4108" w:type="dxa"/>
            <w:tcBorders>
              <w:top w:val="nil"/>
              <w:left w:val="nil"/>
              <w:bottom w:val="single" w:sz="4" w:space="0" w:color="auto"/>
              <w:right w:val="single" w:sz="4" w:space="0" w:color="auto"/>
            </w:tcBorders>
            <w:noWrap/>
            <w:vAlign w:val="center"/>
            <w:hideMark/>
          </w:tcPr>
          <w:p w14:paraId="4DC1DB2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Gazeta Online</w:t>
            </w:r>
          </w:p>
        </w:tc>
      </w:tr>
      <w:tr w:rsidR="00B17AC6" w14:paraId="024C5798"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6A081538"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16</w:t>
            </w:r>
          </w:p>
        </w:tc>
        <w:tc>
          <w:tcPr>
            <w:tcW w:w="3405" w:type="dxa"/>
            <w:tcBorders>
              <w:top w:val="nil"/>
              <w:left w:val="nil"/>
              <w:bottom w:val="single" w:sz="4" w:space="0" w:color="auto"/>
              <w:right w:val="single" w:sz="4" w:space="0" w:color="auto"/>
            </w:tcBorders>
            <w:noWrap/>
            <w:vAlign w:val="center"/>
            <w:hideMark/>
          </w:tcPr>
          <w:p w14:paraId="53230193"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humor inteligente</w:t>
            </w:r>
          </w:p>
        </w:tc>
        <w:tc>
          <w:tcPr>
            <w:tcW w:w="4108" w:type="dxa"/>
            <w:tcBorders>
              <w:top w:val="nil"/>
              <w:left w:val="nil"/>
              <w:bottom w:val="single" w:sz="4" w:space="0" w:color="auto"/>
              <w:right w:val="single" w:sz="4" w:space="0" w:color="auto"/>
            </w:tcBorders>
            <w:noWrap/>
            <w:vAlign w:val="center"/>
            <w:hideMark/>
          </w:tcPr>
          <w:p w14:paraId="01004464"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Acorda Brasil</w:t>
            </w:r>
          </w:p>
        </w:tc>
      </w:tr>
      <w:tr w:rsidR="00B17AC6" w14:paraId="50F80096"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45C91C9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17</w:t>
            </w:r>
          </w:p>
        </w:tc>
        <w:tc>
          <w:tcPr>
            <w:tcW w:w="3405" w:type="dxa"/>
            <w:tcBorders>
              <w:top w:val="nil"/>
              <w:left w:val="nil"/>
              <w:bottom w:val="single" w:sz="4" w:space="0" w:color="auto"/>
              <w:right w:val="single" w:sz="4" w:space="0" w:color="auto"/>
            </w:tcBorders>
            <w:noWrap/>
            <w:vAlign w:val="center"/>
            <w:hideMark/>
          </w:tcPr>
          <w:p w14:paraId="4F5A9EF0"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Diario</w:t>
            </w:r>
            <w:proofErr w:type="spellEnd"/>
            <w:r>
              <w:rPr>
                <w:rFonts w:eastAsia="Times New Roman"/>
                <w:color w:val="000000"/>
                <w:szCs w:val="24"/>
                <w:lang w:eastAsia="pt-BR"/>
              </w:rPr>
              <w:t xml:space="preserve"> de Pernambuco</w:t>
            </w:r>
          </w:p>
        </w:tc>
        <w:tc>
          <w:tcPr>
            <w:tcW w:w="4108" w:type="dxa"/>
            <w:tcBorders>
              <w:top w:val="nil"/>
              <w:left w:val="nil"/>
              <w:bottom w:val="single" w:sz="4" w:space="0" w:color="auto"/>
              <w:right w:val="single" w:sz="4" w:space="0" w:color="auto"/>
            </w:tcBorders>
            <w:noWrap/>
            <w:vAlign w:val="center"/>
            <w:hideMark/>
          </w:tcPr>
          <w:p w14:paraId="629032C1"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Geração Invencível</w:t>
            </w:r>
          </w:p>
        </w:tc>
      </w:tr>
      <w:tr w:rsidR="00B17AC6" w14:paraId="144524D2"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553B589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18</w:t>
            </w:r>
          </w:p>
        </w:tc>
        <w:tc>
          <w:tcPr>
            <w:tcW w:w="3405" w:type="dxa"/>
            <w:tcBorders>
              <w:top w:val="nil"/>
              <w:left w:val="nil"/>
              <w:bottom w:val="single" w:sz="4" w:space="0" w:color="auto"/>
              <w:right w:val="single" w:sz="4" w:space="0" w:color="auto"/>
            </w:tcBorders>
            <w:noWrap/>
            <w:vAlign w:val="center"/>
            <w:hideMark/>
          </w:tcPr>
          <w:p w14:paraId="60C2EB2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Brasil Contra Corrupção</w:t>
            </w:r>
          </w:p>
        </w:tc>
        <w:tc>
          <w:tcPr>
            <w:tcW w:w="4108" w:type="dxa"/>
            <w:tcBorders>
              <w:top w:val="nil"/>
              <w:left w:val="nil"/>
              <w:bottom w:val="single" w:sz="4" w:space="0" w:color="auto"/>
              <w:right w:val="single" w:sz="4" w:space="0" w:color="auto"/>
            </w:tcBorders>
            <w:noWrap/>
            <w:vAlign w:val="center"/>
            <w:hideMark/>
          </w:tcPr>
          <w:p w14:paraId="30C51862"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 xml:space="preserve">Ralf </w:t>
            </w:r>
            <w:proofErr w:type="spellStart"/>
            <w:r>
              <w:rPr>
                <w:rFonts w:eastAsia="Times New Roman"/>
                <w:color w:val="000000"/>
                <w:szCs w:val="24"/>
                <w:lang w:eastAsia="pt-BR"/>
              </w:rPr>
              <w:t>Geiser</w:t>
            </w:r>
            <w:proofErr w:type="spellEnd"/>
          </w:p>
        </w:tc>
      </w:tr>
      <w:tr w:rsidR="00B17AC6" w14:paraId="24D1D3FF"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3BA24F20"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19</w:t>
            </w:r>
          </w:p>
        </w:tc>
        <w:tc>
          <w:tcPr>
            <w:tcW w:w="3405" w:type="dxa"/>
            <w:tcBorders>
              <w:top w:val="nil"/>
              <w:left w:val="nil"/>
              <w:bottom w:val="single" w:sz="4" w:space="0" w:color="auto"/>
              <w:right w:val="single" w:sz="4" w:space="0" w:color="auto"/>
            </w:tcBorders>
            <w:noWrap/>
            <w:vAlign w:val="center"/>
            <w:hideMark/>
          </w:tcPr>
          <w:p w14:paraId="5CC2595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Quero o Fim da Corrupção</w:t>
            </w:r>
          </w:p>
        </w:tc>
        <w:tc>
          <w:tcPr>
            <w:tcW w:w="4108" w:type="dxa"/>
            <w:tcBorders>
              <w:top w:val="nil"/>
              <w:left w:val="nil"/>
              <w:bottom w:val="single" w:sz="4" w:space="0" w:color="auto"/>
              <w:right w:val="single" w:sz="4" w:space="0" w:color="auto"/>
            </w:tcBorders>
            <w:noWrap/>
            <w:vAlign w:val="center"/>
            <w:hideMark/>
          </w:tcPr>
          <w:p w14:paraId="26EB1D5A"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Rafael Costa</w:t>
            </w:r>
          </w:p>
        </w:tc>
      </w:tr>
      <w:tr w:rsidR="00B17AC6" w14:paraId="317A5DB9"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20BEB05C"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20</w:t>
            </w:r>
          </w:p>
        </w:tc>
        <w:tc>
          <w:tcPr>
            <w:tcW w:w="3405" w:type="dxa"/>
            <w:tcBorders>
              <w:top w:val="nil"/>
              <w:left w:val="nil"/>
              <w:bottom w:val="single" w:sz="4" w:space="0" w:color="auto"/>
              <w:right w:val="single" w:sz="4" w:space="0" w:color="auto"/>
            </w:tcBorders>
            <w:noWrap/>
            <w:vAlign w:val="center"/>
            <w:hideMark/>
          </w:tcPr>
          <w:p w14:paraId="4E808147"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Diário do Rio de Janeiro</w:t>
            </w:r>
          </w:p>
        </w:tc>
        <w:tc>
          <w:tcPr>
            <w:tcW w:w="4108" w:type="dxa"/>
            <w:tcBorders>
              <w:top w:val="nil"/>
              <w:left w:val="nil"/>
              <w:bottom w:val="single" w:sz="4" w:space="0" w:color="auto"/>
              <w:right w:val="single" w:sz="4" w:space="0" w:color="auto"/>
            </w:tcBorders>
            <w:noWrap/>
            <w:vAlign w:val="center"/>
            <w:hideMark/>
          </w:tcPr>
          <w:p w14:paraId="32EC620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Brasileiríssimos</w:t>
            </w:r>
          </w:p>
        </w:tc>
      </w:tr>
      <w:tr w:rsidR="00B17AC6" w14:paraId="5062B4B8"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3E6A433F"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21</w:t>
            </w:r>
          </w:p>
        </w:tc>
        <w:tc>
          <w:tcPr>
            <w:tcW w:w="3405" w:type="dxa"/>
            <w:tcBorders>
              <w:top w:val="nil"/>
              <w:left w:val="nil"/>
              <w:bottom w:val="single" w:sz="4" w:space="0" w:color="auto"/>
              <w:right w:val="single" w:sz="4" w:space="0" w:color="auto"/>
            </w:tcBorders>
            <w:noWrap/>
            <w:vAlign w:val="center"/>
            <w:hideMark/>
          </w:tcPr>
          <w:p w14:paraId="0DA294D7" w14:textId="77777777" w:rsidR="00B17AC6" w:rsidRDefault="00B17AC6">
            <w:pPr>
              <w:spacing w:after="0" w:line="240" w:lineRule="auto"/>
              <w:jc w:val="center"/>
              <w:rPr>
                <w:rFonts w:eastAsia="Times New Roman"/>
                <w:color w:val="000000"/>
                <w:szCs w:val="24"/>
                <w:lang w:val="en-US" w:eastAsia="pt-BR"/>
              </w:rPr>
            </w:pPr>
            <w:proofErr w:type="spellStart"/>
            <w:r>
              <w:rPr>
                <w:rFonts w:eastAsia="Times New Roman"/>
                <w:color w:val="000000"/>
                <w:szCs w:val="24"/>
                <w:lang w:val="en-US" w:eastAsia="pt-BR"/>
              </w:rPr>
              <w:t>europeans</w:t>
            </w:r>
            <w:proofErr w:type="spellEnd"/>
            <w:r>
              <w:rPr>
                <w:rFonts w:eastAsia="Times New Roman"/>
                <w:color w:val="000000"/>
                <w:szCs w:val="24"/>
                <w:lang w:val="en-US" w:eastAsia="pt-BR"/>
              </w:rPr>
              <w:t xml:space="preserve"> against the political system</w:t>
            </w:r>
          </w:p>
        </w:tc>
        <w:tc>
          <w:tcPr>
            <w:tcW w:w="4108" w:type="dxa"/>
            <w:tcBorders>
              <w:top w:val="nil"/>
              <w:left w:val="nil"/>
              <w:bottom w:val="single" w:sz="4" w:space="0" w:color="auto"/>
              <w:right w:val="single" w:sz="4" w:space="0" w:color="auto"/>
            </w:tcBorders>
            <w:noWrap/>
            <w:vAlign w:val="center"/>
            <w:hideMark/>
          </w:tcPr>
          <w:p w14:paraId="3134C47D"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Anarquismo - Liberdade</w:t>
            </w:r>
          </w:p>
        </w:tc>
      </w:tr>
      <w:tr w:rsidR="00B17AC6" w14:paraId="2FCFB8B7" w14:textId="77777777" w:rsidTr="00B17AC6">
        <w:trPr>
          <w:trHeight w:val="319"/>
        </w:trPr>
        <w:tc>
          <w:tcPr>
            <w:tcW w:w="1129" w:type="dxa"/>
            <w:tcBorders>
              <w:top w:val="nil"/>
              <w:left w:val="single" w:sz="4" w:space="0" w:color="auto"/>
              <w:bottom w:val="single" w:sz="4" w:space="0" w:color="auto"/>
              <w:right w:val="single" w:sz="4" w:space="0" w:color="auto"/>
            </w:tcBorders>
            <w:noWrap/>
            <w:vAlign w:val="center"/>
            <w:hideMark/>
          </w:tcPr>
          <w:p w14:paraId="75BBD15B"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22</w:t>
            </w:r>
          </w:p>
        </w:tc>
        <w:tc>
          <w:tcPr>
            <w:tcW w:w="3405" w:type="dxa"/>
            <w:tcBorders>
              <w:top w:val="nil"/>
              <w:left w:val="nil"/>
              <w:bottom w:val="single" w:sz="4" w:space="0" w:color="auto"/>
              <w:right w:val="single" w:sz="4" w:space="0" w:color="auto"/>
            </w:tcBorders>
            <w:noWrap/>
            <w:vAlign w:val="center"/>
            <w:hideMark/>
          </w:tcPr>
          <w:p w14:paraId="415B7A15" w14:textId="77777777" w:rsidR="00B17AC6" w:rsidRDefault="00B17AC6">
            <w:pPr>
              <w:spacing w:after="0" w:line="240" w:lineRule="auto"/>
              <w:jc w:val="center"/>
              <w:rPr>
                <w:rFonts w:eastAsia="Times New Roman"/>
                <w:color w:val="000000"/>
                <w:szCs w:val="24"/>
                <w:lang w:eastAsia="pt-BR"/>
              </w:rPr>
            </w:pPr>
            <w:r>
              <w:rPr>
                <w:rFonts w:eastAsia="Times New Roman"/>
                <w:color w:val="000000"/>
                <w:szCs w:val="24"/>
                <w:lang w:eastAsia="pt-BR"/>
              </w:rPr>
              <w:t>Acorda Brasil</w:t>
            </w:r>
          </w:p>
        </w:tc>
        <w:tc>
          <w:tcPr>
            <w:tcW w:w="4108" w:type="dxa"/>
            <w:tcBorders>
              <w:top w:val="nil"/>
              <w:left w:val="nil"/>
              <w:bottom w:val="single" w:sz="4" w:space="0" w:color="auto"/>
              <w:right w:val="single" w:sz="4" w:space="0" w:color="auto"/>
            </w:tcBorders>
            <w:noWrap/>
            <w:vAlign w:val="center"/>
            <w:hideMark/>
          </w:tcPr>
          <w:p w14:paraId="6D67525D" w14:textId="77777777" w:rsidR="00B17AC6" w:rsidRDefault="00B17AC6">
            <w:pPr>
              <w:spacing w:after="0" w:line="240" w:lineRule="auto"/>
              <w:jc w:val="center"/>
              <w:rPr>
                <w:rFonts w:eastAsia="Times New Roman"/>
                <w:color w:val="000000"/>
                <w:szCs w:val="24"/>
                <w:lang w:eastAsia="pt-BR"/>
              </w:rPr>
            </w:pPr>
            <w:proofErr w:type="spellStart"/>
            <w:r>
              <w:rPr>
                <w:rFonts w:eastAsia="Times New Roman"/>
                <w:color w:val="000000"/>
                <w:szCs w:val="24"/>
                <w:lang w:eastAsia="pt-BR"/>
              </w:rPr>
              <w:t>Anonymous</w:t>
            </w:r>
            <w:proofErr w:type="spellEnd"/>
            <w:r>
              <w:rPr>
                <w:rFonts w:eastAsia="Times New Roman"/>
                <w:color w:val="000000"/>
                <w:szCs w:val="24"/>
                <w:lang w:eastAsia="pt-BR"/>
              </w:rPr>
              <w:t xml:space="preserve"> Brasil</w:t>
            </w:r>
          </w:p>
        </w:tc>
      </w:tr>
    </w:tbl>
    <w:p w14:paraId="4EEE12EE" w14:textId="77777777" w:rsidR="00B17AC6" w:rsidRDefault="00B17AC6" w:rsidP="00B17AC6">
      <w:pPr>
        <w:spacing w:line="240" w:lineRule="auto"/>
        <w:jc w:val="center"/>
        <w:rPr>
          <w:rFonts w:eastAsia="Calibri"/>
          <w:b/>
          <w:szCs w:val="24"/>
          <w:lang w:eastAsia="zh-CN"/>
        </w:rPr>
      </w:pPr>
    </w:p>
    <w:p w14:paraId="1E59151F" w14:textId="77777777" w:rsidR="00B17AC6" w:rsidRDefault="00B17AC6" w:rsidP="00B17AC6">
      <w:pPr>
        <w:spacing w:after="0" w:line="240" w:lineRule="auto"/>
        <w:jc w:val="left"/>
        <w:rPr>
          <w:b/>
          <w:szCs w:val="24"/>
        </w:rPr>
      </w:pPr>
      <w:r>
        <w:rPr>
          <w:b/>
          <w:szCs w:val="24"/>
        </w:rPr>
        <w:br w:type="page"/>
      </w:r>
    </w:p>
    <w:p w14:paraId="5A8C05E0" w14:textId="239A41B0" w:rsidR="00B17AC6" w:rsidRDefault="00B17AC6" w:rsidP="00B17AC6">
      <w:pPr>
        <w:spacing w:line="240" w:lineRule="auto"/>
        <w:jc w:val="center"/>
        <w:rPr>
          <w:b/>
          <w:szCs w:val="24"/>
        </w:rPr>
      </w:pPr>
      <w:r>
        <w:rPr>
          <w:b/>
          <w:szCs w:val="24"/>
        </w:rPr>
        <w:lastRenderedPageBreak/>
        <w:t>Anexo 4 – Pesquisa IBOPE nacional: junho/2013</w:t>
      </w:r>
    </w:p>
    <w:p w14:paraId="48CA4462" w14:textId="77777777" w:rsidR="00B17AC6" w:rsidRDefault="00B17AC6" w:rsidP="00B17AC6">
      <w:pPr>
        <w:spacing w:line="240" w:lineRule="auto"/>
        <w:rPr>
          <w:szCs w:val="24"/>
        </w:rPr>
      </w:pPr>
      <w:r>
        <w:rPr>
          <w:szCs w:val="24"/>
        </w:rPr>
        <w:t>A pesquisa foi feita nas capitais de sete estados (SP, RJ, MG, RS, PE, CE, BA) e em Brasília na quinta-feira, dia 20. Foram entrevistados 2002 manifestantes com 14 anos ou mais, com margem de erro de 2 pontos percentuais para mais ou para menos.</w:t>
      </w:r>
    </w:p>
    <w:p w14:paraId="12AE2D8F" w14:textId="77777777" w:rsidR="00B17AC6" w:rsidRDefault="00B17AC6" w:rsidP="00B17AC6">
      <w:pPr>
        <w:spacing w:line="240" w:lineRule="auto"/>
        <w:rPr>
          <w:szCs w:val="24"/>
        </w:rPr>
      </w:pPr>
      <w:r>
        <w:rPr>
          <w:szCs w:val="24"/>
        </w:rPr>
        <w:t>Segundo o Ibope, as entrevistas foram feitas por uma equipe de entrevistadores treinada para abordagem deste tipo de público.</w:t>
      </w:r>
    </w:p>
    <w:p w14:paraId="3F168524" w14:textId="77777777" w:rsidR="00B17AC6" w:rsidRDefault="00B17AC6" w:rsidP="00B17AC6">
      <w:pPr>
        <w:spacing w:line="240" w:lineRule="auto"/>
        <w:rPr>
          <w:szCs w:val="24"/>
        </w:rPr>
      </w:pPr>
      <w:r>
        <w:rPr>
          <w:szCs w:val="24"/>
        </w:rPr>
        <w:t>A principal pergunta, sobre as razões das manifestações, teve respostas espontâneas. Ou seja, os pesquisadores não indicaram alternativas a serem respondidas. Os manifestantes entrevistados citaram três reivindicações para estarem nos protestos e os dados foram tabulados de duas formas: considerando apenas a primeira resposta e levando em conta as três dadas.</w:t>
      </w:r>
    </w:p>
    <w:p w14:paraId="5DFE86C6" w14:textId="77777777" w:rsidR="00B17AC6" w:rsidRDefault="00B17AC6" w:rsidP="00B17AC6">
      <w:pPr>
        <w:spacing w:after="0" w:line="240" w:lineRule="auto"/>
        <w:rPr>
          <w:b/>
          <w:szCs w:val="24"/>
        </w:rPr>
      </w:pPr>
      <w:r>
        <w:rPr>
          <w:b/>
          <w:szCs w:val="24"/>
        </w:rPr>
        <w:t>1- RAZÕES DAS MANIFESTAÇÕES (apenas a 1ª razão dada)</w:t>
      </w:r>
    </w:p>
    <w:p w14:paraId="08854BD3" w14:textId="77777777" w:rsidR="00B17AC6" w:rsidRDefault="00B17AC6" w:rsidP="00B17AC6">
      <w:pPr>
        <w:spacing w:after="0" w:line="240" w:lineRule="auto"/>
        <w:rPr>
          <w:szCs w:val="24"/>
        </w:rPr>
      </w:pPr>
      <w:r>
        <w:rPr>
          <w:szCs w:val="24"/>
        </w:rPr>
        <w:t>Quais são as reivindicações que levaram você a participar das manifestações? Sendo considerada apenas a primeira resposta dada:</w:t>
      </w:r>
    </w:p>
    <w:p w14:paraId="7CBA94B9" w14:textId="77777777" w:rsidR="00B17AC6" w:rsidRDefault="00B17AC6" w:rsidP="00B17AC6">
      <w:pPr>
        <w:spacing w:after="0" w:line="240" w:lineRule="auto"/>
        <w:rPr>
          <w:szCs w:val="24"/>
        </w:rPr>
      </w:pPr>
      <w:r>
        <w:rPr>
          <w:szCs w:val="24"/>
        </w:rPr>
        <w:t>TRANSPORTE PÚBLICO: 37,6%</w:t>
      </w:r>
    </w:p>
    <w:p w14:paraId="1CE86A74" w14:textId="77777777" w:rsidR="00B17AC6" w:rsidRDefault="00B17AC6" w:rsidP="00B17AC6">
      <w:pPr>
        <w:spacing w:after="0" w:line="240" w:lineRule="auto"/>
        <w:rPr>
          <w:szCs w:val="24"/>
        </w:rPr>
      </w:pPr>
      <w:r>
        <w:rPr>
          <w:szCs w:val="24"/>
        </w:rPr>
        <w:t>- Contra o aumento/ a favor da redução: 27,8%</w:t>
      </w:r>
    </w:p>
    <w:p w14:paraId="1B48B7B0" w14:textId="77777777" w:rsidR="00B17AC6" w:rsidRDefault="00B17AC6" w:rsidP="00B17AC6">
      <w:pPr>
        <w:spacing w:after="0" w:line="240" w:lineRule="auto"/>
        <w:rPr>
          <w:szCs w:val="24"/>
        </w:rPr>
      </w:pPr>
      <w:r>
        <w:rPr>
          <w:szCs w:val="24"/>
        </w:rPr>
        <w:t>- Precariedade/ a favor da melhoria do sistema: 7,7%</w:t>
      </w:r>
    </w:p>
    <w:p w14:paraId="4FBBA2B8" w14:textId="77777777" w:rsidR="00B17AC6" w:rsidRDefault="00B17AC6" w:rsidP="00B17AC6">
      <w:pPr>
        <w:spacing w:after="0" w:line="240" w:lineRule="auto"/>
        <w:rPr>
          <w:szCs w:val="24"/>
        </w:rPr>
      </w:pPr>
      <w:r>
        <w:rPr>
          <w:szCs w:val="24"/>
        </w:rPr>
        <w:t>- Aumento de veículos/ frotas: 1,0%</w:t>
      </w:r>
    </w:p>
    <w:p w14:paraId="6C5E4721" w14:textId="77777777" w:rsidR="00B17AC6" w:rsidRDefault="00B17AC6" w:rsidP="00B17AC6">
      <w:pPr>
        <w:spacing w:after="0" w:line="240" w:lineRule="auto"/>
        <w:rPr>
          <w:szCs w:val="24"/>
        </w:rPr>
      </w:pPr>
      <w:r>
        <w:rPr>
          <w:szCs w:val="24"/>
        </w:rPr>
        <w:t>- Desconforto na viagem: 0,9%</w:t>
      </w:r>
    </w:p>
    <w:p w14:paraId="77DBB878" w14:textId="77777777" w:rsidR="00B17AC6" w:rsidRDefault="00B17AC6" w:rsidP="00B17AC6">
      <w:pPr>
        <w:spacing w:after="0" w:line="240" w:lineRule="auto"/>
        <w:rPr>
          <w:szCs w:val="24"/>
        </w:rPr>
      </w:pPr>
      <w:r>
        <w:rPr>
          <w:szCs w:val="24"/>
        </w:rPr>
        <w:t>- Passe livre para estudantes/ desempregados: 0,3%</w:t>
      </w:r>
    </w:p>
    <w:p w14:paraId="4340BA9F" w14:textId="77777777" w:rsidR="00B17AC6" w:rsidRDefault="00B17AC6" w:rsidP="00B17AC6">
      <w:pPr>
        <w:spacing w:line="240" w:lineRule="auto"/>
        <w:rPr>
          <w:szCs w:val="24"/>
        </w:rPr>
      </w:pPr>
    </w:p>
    <w:p w14:paraId="25443650" w14:textId="77777777" w:rsidR="00B17AC6" w:rsidRDefault="00B17AC6" w:rsidP="00B17AC6">
      <w:pPr>
        <w:spacing w:after="0" w:line="240" w:lineRule="auto"/>
        <w:rPr>
          <w:szCs w:val="24"/>
        </w:rPr>
      </w:pPr>
      <w:r>
        <w:rPr>
          <w:b/>
          <w:szCs w:val="24"/>
        </w:rPr>
        <w:t>AMBIENTE POLÍTICO:</w:t>
      </w:r>
      <w:r>
        <w:rPr>
          <w:szCs w:val="24"/>
        </w:rPr>
        <w:t xml:space="preserve"> 29,9%</w:t>
      </w:r>
    </w:p>
    <w:p w14:paraId="44E458A7" w14:textId="77777777" w:rsidR="00B17AC6" w:rsidRDefault="00B17AC6" w:rsidP="00B17AC6">
      <w:pPr>
        <w:spacing w:after="0" w:line="240" w:lineRule="auto"/>
        <w:rPr>
          <w:szCs w:val="24"/>
        </w:rPr>
      </w:pPr>
      <w:r>
        <w:rPr>
          <w:szCs w:val="24"/>
        </w:rPr>
        <w:t>- Contra a corrupção/ desvios de dinheiro público: 24,2%</w:t>
      </w:r>
    </w:p>
    <w:p w14:paraId="0729E459" w14:textId="77777777" w:rsidR="00B17AC6" w:rsidRDefault="00B17AC6" w:rsidP="00B17AC6">
      <w:pPr>
        <w:spacing w:after="0" w:line="240" w:lineRule="auto"/>
        <w:rPr>
          <w:szCs w:val="24"/>
        </w:rPr>
      </w:pPr>
      <w:r>
        <w:rPr>
          <w:szCs w:val="24"/>
        </w:rPr>
        <w:t>- Necessidade de mudança: 2,1%</w:t>
      </w:r>
    </w:p>
    <w:p w14:paraId="6D29F076" w14:textId="77777777" w:rsidR="00B17AC6" w:rsidRDefault="00B17AC6" w:rsidP="00B17AC6">
      <w:pPr>
        <w:spacing w:after="0" w:line="240" w:lineRule="auto"/>
        <w:rPr>
          <w:szCs w:val="24"/>
        </w:rPr>
      </w:pPr>
      <w:r>
        <w:rPr>
          <w:szCs w:val="24"/>
        </w:rPr>
        <w:t>- Insatisfação com governantes em geral: 1,9%</w:t>
      </w:r>
    </w:p>
    <w:p w14:paraId="7CFADFAA" w14:textId="77777777" w:rsidR="00B17AC6" w:rsidRDefault="00B17AC6" w:rsidP="00B17AC6">
      <w:pPr>
        <w:spacing w:after="0" w:line="240" w:lineRule="auto"/>
        <w:rPr>
          <w:szCs w:val="24"/>
        </w:rPr>
      </w:pPr>
      <w:r>
        <w:rPr>
          <w:szCs w:val="24"/>
        </w:rPr>
        <w:t>- Insatisfação com políticos em geral: 1,1%</w:t>
      </w:r>
    </w:p>
    <w:p w14:paraId="3F638640" w14:textId="77777777" w:rsidR="00B17AC6" w:rsidRDefault="00B17AC6" w:rsidP="00B17AC6">
      <w:pPr>
        <w:spacing w:after="0" w:line="240" w:lineRule="auto"/>
        <w:rPr>
          <w:szCs w:val="24"/>
        </w:rPr>
      </w:pPr>
      <w:r>
        <w:rPr>
          <w:szCs w:val="24"/>
        </w:rPr>
        <w:t>- Contra partidos/ sistema partidários/ brigas partidárias: 0,1%</w:t>
      </w:r>
    </w:p>
    <w:p w14:paraId="68222B13" w14:textId="77777777" w:rsidR="00B17AC6" w:rsidRDefault="00B17AC6" w:rsidP="00B17AC6">
      <w:pPr>
        <w:spacing w:after="0" w:line="240" w:lineRule="auto"/>
        <w:rPr>
          <w:szCs w:val="24"/>
        </w:rPr>
      </w:pPr>
      <w:r>
        <w:rPr>
          <w:szCs w:val="24"/>
        </w:rPr>
        <w:t>- Saída de Renan Calheiros: 0,1%</w:t>
      </w:r>
    </w:p>
    <w:p w14:paraId="01DB7257" w14:textId="77777777" w:rsidR="00B17AC6" w:rsidRDefault="00B17AC6" w:rsidP="00B17AC6">
      <w:pPr>
        <w:spacing w:after="0" w:line="240" w:lineRule="auto"/>
        <w:rPr>
          <w:szCs w:val="24"/>
        </w:rPr>
      </w:pPr>
      <w:r>
        <w:rPr>
          <w:szCs w:val="24"/>
        </w:rPr>
        <w:t>- Contra o Deputado Marco Feliciano/ Contra o projeto Cura Gay: 0,4%</w:t>
      </w:r>
    </w:p>
    <w:p w14:paraId="5ABE1F70" w14:textId="77777777" w:rsidR="00B17AC6" w:rsidRDefault="00B17AC6" w:rsidP="00B17AC6">
      <w:pPr>
        <w:spacing w:after="0" w:line="240" w:lineRule="auto"/>
        <w:rPr>
          <w:szCs w:val="24"/>
        </w:rPr>
      </w:pPr>
      <w:r>
        <w:rPr>
          <w:szCs w:val="24"/>
        </w:rPr>
        <w:t>- Fim da impunidade dos políticos/ fim do fórum privilegiado/ ficha limpa: 0,1%</w:t>
      </w:r>
    </w:p>
    <w:p w14:paraId="4AC8EF7E" w14:textId="77777777" w:rsidR="00B17AC6" w:rsidRDefault="00B17AC6" w:rsidP="00B17AC6">
      <w:pPr>
        <w:spacing w:line="240" w:lineRule="auto"/>
        <w:rPr>
          <w:szCs w:val="24"/>
        </w:rPr>
      </w:pPr>
    </w:p>
    <w:p w14:paraId="1998A385" w14:textId="77777777" w:rsidR="00B17AC6" w:rsidRDefault="00B17AC6" w:rsidP="00B17AC6">
      <w:pPr>
        <w:spacing w:after="0" w:line="240" w:lineRule="auto"/>
        <w:rPr>
          <w:szCs w:val="24"/>
        </w:rPr>
      </w:pPr>
      <w:r>
        <w:rPr>
          <w:b/>
          <w:szCs w:val="24"/>
        </w:rPr>
        <w:t xml:space="preserve">GASTOS COM A COPA DO MUNDO/ DAS CONFEDERAÇÕES: </w:t>
      </w:r>
      <w:r>
        <w:rPr>
          <w:szCs w:val="24"/>
        </w:rPr>
        <w:t>4,5%</w:t>
      </w:r>
    </w:p>
    <w:p w14:paraId="0FC5EAA1" w14:textId="77777777" w:rsidR="00B17AC6" w:rsidRDefault="00B17AC6" w:rsidP="00B17AC6">
      <w:pPr>
        <w:spacing w:after="0" w:line="240" w:lineRule="auto"/>
        <w:rPr>
          <w:szCs w:val="24"/>
        </w:rPr>
      </w:pPr>
      <w:r>
        <w:rPr>
          <w:szCs w:val="24"/>
        </w:rPr>
        <w:t>- Desvios de dinheiro: 1,6%</w:t>
      </w:r>
    </w:p>
    <w:p w14:paraId="36C6D6A4" w14:textId="77777777" w:rsidR="00B17AC6" w:rsidRDefault="00B17AC6" w:rsidP="00B17AC6">
      <w:pPr>
        <w:spacing w:after="0" w:line="240" w:lineRule="auto"/>
        <w:rPr>
          <w:szCs w:val="24"/>
        </w:rPr>
      </w:pPr>
      <w:r>
        <w:rPr>
          <w:szCs w:val="24"/>
        </w:rPr>
        <w:t>- Gastos acima do orçamento: 1,2%</w:t>
      </w:r>
    </w:p>
    <w:p w14:paraId="0525153E" w14:textId="77777777" w:rsidR="00B17AC6" w:rsidRDefault="00B17AC6" w:rsidP="00B17AC6">
      <w:pPr>
        <w:spacing w:after="0" w:line="240" w:lineRule="auto"/>
        <w:rPr>
          <w:szCs w:val="24"/>
        </w:rPr>
      </w:pPr>
      <w:r>
        <w:rPr>
          <w:szCs w:val="24"/>
        </w:rPr>
        <w:t>- Dinheiro que poderia ser gasto com outras coisas mais importantes: 1,8%</w:t>
      </w:r>
    </w:p>
    <w:p w14:paraId="7AAC9FD2" w14:textId="77777777" w:rsidR="00B17AC6" w:rsidRDefault="00B17AC6" w:rsidP="00B17AC6">
      <w:pPr>
        <w:spacing w:line="240" w:lineRule="auto"/>
        <w:rPr>
          <w:szCs w:val="24"/>
        </w:rPr>
      </w:pPr>
    </w:p>
    <w:p w14:paraId="4B7C3340" w14:textId="77777777" w:rsidR="00B17AC6" w:rsidRDefault="00B17AC6" w:rsidP="00B17AC6">
      <w:pPr>
        <w:spacing w:after="0" w:line="240" w:lineRule="auto"/>
        <w:rPr>
          <w:szCs w:val="24"/>
        </w:rPr>
      </w:pPr>
      <w:r>
        <w:rPr>
          <w:b/>
          <w:szCs w:val="24"/>
        </w:rPr>
        <w:t>SAÚDE:</w:t>
      </w:r>
      <w:r>
        <w:rPr>
          <w:szCs w:val="24"/>
        </w:rPr>
        <w:t xml:space="preserve"> 12,1%</w:t>
      </w:r>
    </w:p>
    <w:p w14:paraId="76C6F0BE" w14:textId="77777777" w:rsidR="00B17AC6" w:rsidRDefault="00B17AC6" w:rsidP="00B17AC6">
      <w:pPr>
        <w:spacing w:after="0" w:line="240" w:lineRule="auto"/>
        <w:rPr>
          <w:szCs w:val="24"/>
        </w:rPr>
      </w:pPr>
      <w:r>
        <w:rPr>
          <w:szCs w:val="24"/>
        </w:rPr>
        <w:t>- Melhorias/ Assuntos relacionados à Saúde: 12,2%</w:t>
      </w:r>
    </w:p>
    <w:p w14:paraId="490EA8B3" w14:textId="77777777" w:rsidR="00B17AC6" w:rsidRDefault="00B17AC6" w:rsidP="00B17AC6">
      <w:pPr>
        <w:spacing w:after="0" w:line="240" w:lineRule="auto"/>
        <w:rPr>
          <w:szCs w:val="24"/>
        </w:rPr>
      </w:pPr>
      <w:r>
        <w:rPr>
          <w:szCs w:val="24"/>
        </w:rPr>
        <w:t>- Contra o Ato Médico: 0,0%</w:t>
      </w:r>
    </w:p>
    <w:p w14:paraId="526AC8A6" w14:textId="77777777" w:rsidR="00B17AC6" w:rsidRDefault="00B17AC6" w:rsidP="00B17AC6">
      <w:pPr>
        <w:spacing w:after="0" w:line="240" w:lineRule="auto"/>
        <w:jc w:val="left"/>
        <w:rPr>
          <w:szCs w:val="24"/>
        </w:rPr>
      </w:pPr>
      <w:r>
        <w:rPr>
          <w:szCs w:val="24"/>
        </w:rPr>
        <w:br w:type="page"/>
      </w:r>
    </w:p>
    <w:p w14:paraId="65A0582D" w14:textId="77777777" w:rsidR="00B17AC6" w:rsidRDefault="00B17AC6" w:rsidP="00B17AC6">
      <w:pPr>
        <w:spacing w:line="240" w:lineRule="auto"/>
        <w:rPr>
          <w:szCs w:val="24"/>
        </w:rPr>
      </w:pPr>
    </w:p>
    <w:p w14:paraId="5363A850" w14:textId="77777777" w:rsidR="00B17AC6" w:rsidRDefault="00B17AC6" w:rsidP="00B17AC6">
      <w:pPr>
        <w:spacing w:after="0" w:line="240" w:lineRule="auto"/>
        <w:rPr>
          <w:szCs w:val="24"/>
        </w:rPr>
      </w:pPr>
      <w:r>
        <w:rPr>
          <w:b/>
          <w:szCs w:val="24"/>
        </w:rPr>
        <w:t>REAÇÃO À AÇÃO VIOLENTA DA POLÍCIA:</w:t>
      </w:r>
      <w:r>
        <w:rPr>
          <w:szCs w:val="24"/>
        </w:rPr>
        <w:t xml:space="preserve"> 1,3%</w:t>
      </w:r>
    </w:p>
    <w:p w14:paraId="313CE978" w14:textId="77777777" w:rsidR="00B17AC6" w:rsidRDefault="00B17AC6" w:rsidP="00B17AC6">
      <w:pPr>
        <w:spacing w:after="0" w:line="240" w:lineRule="auto"/>
        <w:rPr>
          <w:szCs w:val="24"/>
        </w:rPr>
      </w:pPr>
      <w:r>
        <w:rPr>
          <w:szCs w:val="24"/>
        </w:rPr>
        <w:t>- Contra à ação violenta da polícia: 0,8%</w:t>
      </w:r>
    </w:p>
    <w:p w14:paraId="08D5635C" w14:textId="77777777" w:rsidR="00B17AC6" w:rsidRDefault="00B17AC6" w:rsidP="00B17AC6">
      <w:pPr>
        <w:spacing w:after="0" w:line="240" w:lineRule="auto"/>
        <w:rPr>
          <w:szCs w:val="24"/>
        </w:rPr>
      </w:pPr>
      <w:r>
        <w:rPr>
          <w:szCs w:val="24"/>
        </w:rPr>
        <w:t>- Em apoio ao movimento: 0,2%</w:t>
      </w:r>
    </w:p>
    <w:p w14:paraId="7D516DD3" w14:textId="77777777" w:rsidR="00B17AC6" w:rsidRDefault="00B17AC6" w:rsidP="00B17AC6">
      <w:pPr>
        <w:spacing w:after="0" w:line="240" w:lineRule="auto"/>
        <w:rPr>
          <w:szCs w:val="24"/>
        </w:rPr>
      </w:pPr>
      <w:r>
        <w:rPr>
          <w:szCs w:val="24"/>
        </w:rPr>
        <w:t>- Pelo direito de reinvindicação: 0,2%</w:t>
      </w:r>
    </w:p>
    <w:p w14:paraId="37EF3AB4" w14:textId="77777777" w:rsidR="00B17AC6" w:rsidRDefault="00B17AC6" w:rsidP="00B17AC6">
      <w:pPr>
        <w:spacing w:line="240" w:lineRule="auto"/>
        <w:rPr>
          <w:szCs w:val="24"/>
        </w:rPr>
      </w:pPr>
    </w:p>
    <w:p w14:paraId="6FABD963" w14:textId="77777777" w:rsidR="00B17AC6" w:rsidRDefault="00B17AC6" w:rsidP="00B17AC6">
      <w:pPr>
        <w:spacing w:after="0" w:line="240" w:lineRule="auto"/>
        <w:rPr>
          <w:szCs w:val="24"/>
        </w:rPr>
      </w:pPr>
      <w:r>
        <w:rPr>
          <w:b/>
          <w:szCs w:val="24"/>
        </w:rPr>
        <w:t>JUSTIÇA/ SEGURANÇA PÚBLICA:</w:t>
      </w:r>
      <w:r>
        <w:rPr>
          <w:szCs w:val="24"/>
        </w:rPr>
        <w:t xml:space="preserve"> 1,3%</w:t>
      </w:r>
    </w:p>
    <w:p w14:paraId="2EBFAE8A" w14:textId="77777777" w:rsidR="00B17AC6" w:rsidRDefault="00B17AC6" w:rsidP="00B17AC6">
      <w:pPr>
        <w:spacing w:after="0" w:line="240" w:lineRule="auto"/>
        <w:rPr>
          <w:szCs w:val="24"/>
        </w:rPr>
      </w:pPr>
      <w:r>
        <w:rPr>
          <w:szCs w:val="24"/>
        </w:rPr>
        <w:t>- Por melhorias/ Assuntos relacionados à Segurança Pública: 1,1%</w:t>
      </w:r>
    </w:p>
    <w:p w14:paraId="0A97BC7A" w14:textId="77777777" w:rsidR="00B17AC6" w:rsidRDefault="00B17AC6" w:rsidP="00B17AC6">
      <w:pPr>
        <w:spacing w:after="0" w:line="240" w:lineRule="auto"/>
        <w:rPr>
          <w:szCs w:val="24"/>
        </w:rPr>
      </w:pPr>
      <w:r>
        <w:rPr>
          <w:szCs w:val="24"/>
        </w:rPr>
        <w:t>- Melhorias na justiça/ Mudanças no código penal: 0,1%</w:t>
      </w:r>
    </w:p>
    <w:p w14:paraId="7A264DB6" w14:textId="77777777" w:rsidR="00B17AC6" w:rsidRDefault="00B17AC6" w:rsidP="00B17AC6">
      <w:pPr>
        <w:spacing w:after="0" w:line="240" w:lineRule="auto"/>
        <w:rPr>
          <w:szCs w:val="24"/>
        </w:rPr>
      </w:pPr>
      <w:r>
        <w:rPr>
          <w:szCs w:val="24"/>
        </w:rPr>
        <w:t>- Contra a violência s/e: 0,1%</w:t>
      </w:r>
    </w:p>
    <w:p w14:paraId="2A804491" w14:textId="77777777" w:rsidR="00B17AC6" w:rsidRDefault="00B17AC6" w:rsidP="00B17AC6">
      <w:pPr>
        <w:spacing w:line="240" w:lineRule="auto"/>
        <w:rPr>
          <w:szCs w:val="24"/>
        </w:rPr>
      </w:pPr>
    </w:p>
    <w:p w14:paraId="15D3357C" w14:textId="77777777" w:rsidR="00B17AC6" w:rsidRDefault="00B17AC6" w:rsidP="00B17AC6">
      <w:pPr>
        <w:spacing w:after="0" w:line="240" w:lineRule="auto"/>
        <w:rPr>
          <w:szCs w:val="24"/>
        </w:rPr>
      </w:pPr>
      <w:r>
        <w:rPr>
          <w:b/>
          <w:szCs w:val="24"/>
        </w:rPr>
        <w:t>EDUCAÇÃO:</w:t>
      </w:r>
      <w:r>
        <w:rPr>
          <w:szCs w:val="24"/>
        </w:rPr>
        <w:t xml:space="preserve"> 5,3%</w:t>
      </w:r>
    </w:p>
    <w:p w14:paraId="62B7A279" w14:textId="77777777" w:rsidR="00B17AC6" w:rsidRDefault="00B17AC6" w:rsidP="00B17AC6">
      <w:pPr>
        <w:spacing w:after="0" w:line="240" w:lineRule="auto"/>
        <w:rPr>
          <w:szCs w:val="24"/>
        </w:rPr>
      </w:pPr>
      <w:r>
        <w:rPr>
          <w:szCs w:val="24"/>
        </w:rPr>
        <w:t>- Melhorias/ Assuntos relacionados à Educação: 5,3%</w:t>
      </w:r>
    </w:p>
    <w:p w14:paraId="39E0E049" w14:textId="77777777" w:rsidR="00B17AC6" w:rsidRDefault="00B17AC6" w:rsidP="00B17AC6">
      <w:pPr>
        <w:spacing w:line="240" w:lineRule="auto"/>
        <w:rPr>
          <w:szCs w:val="24"/>
        </w:rPr>
      </w:pPr>
    </w:p>
    <w:p w14:paraId="030932AE" w14:textId="77777777" w:rsidR="00B17AC6" w:rsidRDefault="00B17AC6" w:rsidP="00B17AC6">
      <w:pPr>
        <w:spacing w:line="240" w:lineRule="auto"/>
        <w:rPr>
          <w:szCs w:val="24"/>
        </w:rPr>
      </w:pPr>
      <w:r>
        <w:rPr>
          <w:b/>
          <w:szCs w:val="24"/>
        </w:rPr>
        <w:t>CONTRA A PEC 37:</w:t>
      </w:r>
      <w:r>
        <w:rPr>
          <w:szCs w:val="24"/>
        </w:rPr>
        <w:t xml:space="preserve"> 5,5%</w:t>
      </w:r>
    </w:p>
    <w:p w14:paraId="12E9EEBE" w14:textId="77777777" w:rsidR="00B17AC6" w:rsidRDefault="00B17AC6" w:rsidP="00B17AC6">
      <w:pPr>
        <w:spacing w:after="0" w:line="240" w:lineRule="auto"/>
        <w:rPr>
          <w:szCs w:val="24"/>
        </w:rPr>
      </w:pPr>
      <w:r>
        <w:rPr>
          <w:b/>
          <w:szCs w:val="24"/>
        </w:rPr>
        <w:t>POR DIREITOS E DEMOCRACIA:</w:t>
      </w:r>
      <w:r>
        <w:rPr>
          <w:szCs w:val="24"/>
        </w:rPr>
        <w:t xml:space="preserve"> 0,6%</w:t>
      </w:r>
    </w:p>
    <w:p w14:paraId="3378A4FA" w14:textId="77777777" w:rsidR="00B17AC6" w:rsidRDefault="00B17AC6" w:rsidP="00B17AC6">
      <w:pPr>
        <w:spacing w:after="0" w:line="240" w:lineRule="auto"/>
        <w:rPr>
          <w:szCs w:val="24"/>
        </w:rPr>
      </w:pPr>
      <w:r>
        <w:rPr>
          <w:szCs w:val="24"/>
        </w:rPr>
        <w:t>- Luta por um país melhor: 0,4%</w:t>
      </w:r>
    </w:p>
    <w:p w14:paraId="365DCCE8" w14:textId="77777777" w:rsidR="00B17AC6" w:rsidRDefault="00B17AC6" w:rsidP="00B17AC6">
      <w:pPr>
        <w:spacing w:after="0" w:line="240" w:lineRule="auto"/>
        <w:rPr>
          <w:szCs w:val="24"/>
        </w:rPr>
      </w:pPr>
      <w:r>
        <w:rPr>
          <w:szCs w:val="24"/>
        </w:rPr>
        <w:t>- Justiça Social/ Igualdade/ Contra a Desigualdade Social: 0,1%</w:t>
      </w:r>
    </w:p>
    <w:p w14:paraId="478AC210" w14:textId="77777777" w:rsidR="00B17AC6" w:rsidRDefault="00B17AC6" w:rsidP="00B17AC6">
      <w:pPr>
        <w:spacing w:after="0" w:line="240" w:lineRule="auto"/>
        <w:rPr>
          <w:szCs w:val="24"/>
        </w:rPr>
      </w:pPr>
      <w:r>
        <w:rPr>
          <w:szCs w:val="24"/>
        </w:rPr>
        <w:t>- Respeito a cidadania/ Direito a cidade: 0,1%</w:t>
      </w:r>
    </w:p>
    <w:p w14:paraId="3143BB3A" w14:textId="77777777" w:rsidR="00B17AC6" w:rsidRDefault="00B17AC6" w:rsidP="00B17AC6">
      <w:pPr>
        <w:spacing w:line="240" w:lineRule="auto"/>
        <w:rPr>
          <w:szCs w:val="24"/>
        </w:rPr>
      </w:pPr>
    </w:p>
    <w:p w14:paraId="0E726AA1" w14:textId="77777777" w:rsidR="00B17AC6" w:rsidRDefault="00B17AC6" w:rsidP="00B17AC6">
      <w:pPr>
        <w:spacing w:after="0" w:line="240" w:lineRule="auto"/>
        <w:rPr>
          <w:szCs w:val="24"/>
        </w:rPr>
      </w:pPr>
      <w:r>
        <w:rPr>
          <w:b/>
          <w:szCs w:val="24"/>
        </w:rPr>
        <w:t>ADMINISTRAÇÃO PÚBLICA:</w:t>
      </w:r>
      <w:r>
        <w:rPr>
          <w:szCs w:val="24"/>
        </w:rPr>
        <w:t xml:space="preserve"> 0,8%</w:t>
      </w:r>
    </w:p>
    <w:p w14:paraId="56714BB3" w14:textId="77777777" w:rsidR="00B17AC6" w:rsidRDefault="00B17AC6" w:rsidP="00B17AC6">
      <w:pPr>
        <w:spacing w:after="0" w:line="240" w:lineRule="auto"/>
        <w:rPr>
          <w:szCs w:val="24"/>
        </w:rPr>
      </w:pPr>
      <w:r>
        <w:rPr>
          <w:szCs w:val="24"/>
        </w:rPr>
        <w:t>- Pela redução de impostos/ Reforma tributária: 0,5%</w:t>
      </w:r>
    </w:p>
    <w:p w14:paraId="5371E81E" w14:textId="77777777" w:rsidR="00B17AC6" w:rsidRDefault="00B17AC6" w:rsidP="00B17AC6">
      <w:pPr>
        <w:spacing w:after="0" w:line="240" w:lineRule="auto"/>
        <w:rPr>
          <w:szCs w:val="24"/>
        </w:rPr>
      </w:pPr>
      <w:r>
        <w:rPr>
          <w:szCs w:val="24"/>
        </w:rPr>
        <w:t>- Contra o aumento da inflação: 0,2%</w:t>
      </w:r>
    </w:p>
    <w:p w14:paraId="53E2BBC9" w14:textId="77777777" w:rsidR="00B17AC6" w:rsidRDefault="00B17AC6" w:rsidP="00B17AC6">
      <w:pPr>
        <w:spacing w:after="0" w:line="240" w:lineRule="auto"/>
        <w:rPr>
          <w:szCs w:val="24"/>
        </w:rPr>
      </w:pPr>
      <w:r>
        <w:rPr>
          <w:szCs w:val="24"/>
        </w:rPr>
        <w:t>- Por licitações públicas transparentes: 0,1%</w:t>
      </w:r>
    </w:p>
    <w:p w14:paraId="3C4AF5A5" w14:textId="77777777" w:rsidR="00B17AC6" w:rsidRDefault="00B17AC6" w:rsidP="00B17AC6">
      <w:pPr>
        <w:spacing w:after="0" w:line="240" w:lineRule="auto"/>
        <w:rPr>
          <w:szCs w:val="24"/>
        </w:rPr>
      </w:pPr>
      <w:r>
        <w:rPr>
          <w:szCs w:val="24"/>
        </w:rPr>
        <w:t>- Falta de investimentos no país/ falta de infraestrutura das cidades: 0,0%</w:t>
      </w:r>
    </w:p>
    <w:p w14:paraId="22BE9CCD" w14:textId="77777777" w:rsidR="00B17AC6" w:rsidRDefault="00B17AC6" w:rsidP="00B17AC6">
      <w:pPr>
        <w:spacing w:line="240" w:lineRule="auto"/>
        <w:rPr>
          <w:szCs w:val="24"/>
        </w:rPr>
      </w:pPr>
    </w:p>
    <w:p w14:paraId="0592207E" w14:textId="77777777" w:rsidR="00B17AC6" w:rsidRDefault="00B17AC6" w:rsidP="00B17AC6">
      <w:pPr>
        <w:spacing w:after="0" w:line="240" w:lineRule="auto"/>
        <w:rPr>
          <w:szCs w:val="24"/>
        </w:rPr>
      </w:pPr>
      <w:r>
        <w:rPr>
          <w:b/>
          <w:szCs w:val="24"/>
        </w:rPr>
        <w:t>OUTRAS CAUSAS ESPECÍFICAS COM MENOS DE 1%:</w:t>
      </w:r>
      <w:r>
        <w:rPr>
          <w:szCs w:val="24"/>
        </w:rPr>
        <w:t xml:space="preserve"> 0,8%</w:t>
      </w:r>
    </w:p>
    <w:p w14:paraId="51F54835" w14:textId="77777777" w:rsidR="00B17AC6" w:rsidRDefault="00B17AC6" w:rsidP="00B17AC6">
      <w:pPr>
        <w:spacing w:after="0" w:line="240" w:lineRule="auto"/>
        <w:rPr>
          <w:szCs w:val="24"/>
        </w:rPr>
      </w:pPr>
      <w:r>
        <w:rPr>
          <w:szCs w:val="24"/>
        </w:rPr>
        <w:t>- Falta de ciclovias: 0,1%</w:t>
      </w:r>
    </w:p>
    <w:p w14:paraId="49DFE934" w14:textId="77777777" w:rsidR="00B17AC6" w:rsidRDefault="00B17AC6" w:rsidP="00B17AC6">
      <w:pPr>
        <w:spacing w:after="0" w:line="240" w:lineRule="auto"/>
        <w:rPr>
          <w:szCs w:val="24"/>
        </w:rPr>
      </w:pPr>
      <w:r>
        <w:rPr>
          <w:szCs w:val="24"/>
        </w:rPr>
        <w:t>- Melhorias/ Assuntos relacionados à moradia: 0,1%</w:t>
      </w:r>
    </w:p>
    <w:p w14:paraId="2E024277" w14:textId="77777777" w:rsidR="00B17AC6" w:rsidRDefault="00B17AC6" w:rsidP="00B17AC6">
      <w:pPr>
        <w:spacing w:after="0" w:line="240" w:lineRule="auto"/>
        <w:rPr>
          <w:szCs w:val="24"/>
        </w:rPr>
      </w:pPr>
      <w:r>
        <w:rPr>
          <w:szCs w:val="24"/>
        </w:rPr>
        <w:t>- Luta pelos direitos indígenas: 0,1%</w:t>
      </w:r>
    </w:p>
    <w:p w14:paraId="27BC8927" w14:textId="77777777" w:rsidR="00B17AC6" w:rsidRDefault="00B17AC6" w:rsidP="00B17AC6">
      <w:pPr>
        <w:spacing w:after="0" w:line="240" w:lineRule="auto"/>
        <w:rPr>
          <w:szCs w:val="24"/>
        </w:rPr>
      </w:pPr>
      <w:r>
        <w:rPr>
          <w:szCs w:val="24"/>
        </w:rPr>
        <w:t>- Luta contra o preconceito/ Racismo: 0,1%</w:t>
      </w:r>
    </w:p>
    <w:p w14:paraId="06E6604F" w14:textId="77777777" w:rsidR="00B17AC6" w:rsidRDefault="00B17AC6" w:rsidP="00B17AC6">
      <w:pPr>
        <w:spacing w:after="0" w:line="240" w:lineRule="auto"/>
        <w:rPr>
          <w:szCs w:val="24"/>
        </w:rPr>
      </w:pPr>
      <w:r>
        <w:rPr>
          <w:szCs w:val="24"/>
        </w:rPr>
        <w:t>- Aumento de salários/ Salário dos aposentados/ professores: 0,2%</w:t>
      </w:r>
    </w:p>
    <w:p w14:paraId="4F096095" w14:textId="77777777" w:rsidR="00B17AC6" w:rsidRDefault="00B17AC6" w:rsidP="00B17AC6">
      <w:pPr>
        <w:spacing w:after="0" w:line="240" w:lineRule="auto"/>
        <w:rPr>
          <w:szCs w:val="24"/>
        </w:rPr>
      </w:pPr>
      <w:r>
        <w:rPr>
          <w:szCs w:val="24"/>
        </w:rPr>
        <w:t>- Luta contra o capitalismo: 0,1%</w:t>
      </w:r>
    </w:p>
    <w:p w14:paraId="35CB2293" w14:textId="77777777" w:rsidR="00B17AC6" w:rsidRDefault="00B17AC6" w:rsidP="00B17AC6">
      <w:pPr>
        <w:spacing w:after="0" w:line="240" w:lineRule="auto"/>
        <w:rPr>
          <w:szCs w:val="24"/>
        </w:rPr>
      </w:pPr>
      <w:r>
        <w:rPr>
          <w:szCs w:val="24"/>
        </w:rPr>
        <w:t>- Pela ideologia de esquerda: 0,1%</w:t>
      </w:r>
    </w:p>
    <w:p w14:paraId="4CFA3133" w14:textId="77777777" w:rsidR="00B17AC6" w:rsidRDefault="00B17AC6" w:rsidP="00B17AC6">
      <w:pPr>
        <w:spacing w:after="0" w:line="240" w:lineRule="auto"/>
        <w:rPr>
          <w:szCs w:val="24"/>
        </w:rPr>
      </w:pPr>
      <w:r>
        <w:rPr>
          <w:szCs w:val="24"/>
        </w:rPr>
        <w:t>- Contra o Controlar: 0,1%</w:t>
      </w:r>
    </w:p>
    <w:p w14:paraId="353E5C87" w14:textId="77777777" w:rsidR="00B17AC6" w:rsidRDefault="00B17AC6" w:rsidP="00B17AC6">
      <w:pPr>
        <w:spacing w:line="240" w:lineRule="auto"/>
        <w:rPr>
          <w:szCs w:val="24"/>
        </w:rPr>
      </w:pPr>
    </w:p>
    <w:p w14:paraId="34706935" w14:textId="77777777" w:rsidR="00B17AC6" w:rsidRDefault="00B17AC6" w:rsidP="00B17AC6">
      <w:pPr>
        <w:spacing w:line="240" w:lineRule="auto"/>
        <w:rPr>
          <w:szCs w:val="24"/>
        </w:rPr>
      </w:pPr>
      <w:r>
        <w:rPr>
          <w:b/>
          <w:szCs w:val="24"/>
        </w:rPr>
        <w:t>NENHUM:</w:t>
      </w:r>
      <w:r>
        <w:rPr>
          <w:szCs w:val="24"/>
        </w:rPr>
        <w:t xml:space="preserve"> 0,1%</w:t>
      </w:r>
    </w:p>
    <w:p w14:paraId="5780D8A4" w14:textId="77777777" w:rsidR="00B17AC6" w:rsidRDefault="00B17AC6" w:rsidP="00B17AC6">
      <w:pPr>
        <w:spacing w:line="240" w:lineRule="auto"/>
        <w:rPr>
          <w:szCs w:val="24"/>
        </w:rPr>
      </w:pPr>
    </w:p>
    <w:p w14:paraId="0503E2E0" w14:textId="77777777" w:rsidR="00B17AC6" w:rsidRDefault="00B17AC6" w:rsidP="00B17AC6">
      <w:pPr>
        <w:spacing w:line="240" w:lineRule="auto"/>
        <w:rPr>
          <w:szCs w:val="24"/>
        </w:rPr>
      </w:pPr>
      <w:r>
        <w:rPr>
          <w:b/>
          <w:szCs w:val="24"/>
        </w:rPr>
        <w:t>NÃO RESPONDEU:</w:t>
      </w:r>
      <w:r>
        <w:rPr>
          <w:szCs w:val="24"/>
        </w:rPr>
        <w:t xml:space="preserve"> 0,2%</w:t>
      </w:r>
    </w:p>
    <w:p w14:paraId="01234FF2" w14:textId="77777777" w:rsidR="00B17AC6" w:rsidRDefault="00B17AC6" w:rsidP="00B17AC6">
      <w:pPr>
        <w:spacing w:line="240" w:lineRule="auto"/>
        <w:rPr>
          <w:szCs w:val="24"/>
        </w:rPr>
      </w:pPr>
      <w:r>
        <w:rPr>
          <w:szCs w:val="24"/>
        </w:rPr>
        <w:t xml:space="preserve"> </w:t>
      </w:r>
    </w:p>
    <w:p w14:paraId="42BE9C9A" w14:textId="77777777" w:rsidR="00B17AC6" w:rsidRDefault="00B17AC6" w:rsidP="00B17AC6">
      <w:pPr>
        <w:spacing w:line="240" w:lineRule="auto"/>
        <w:rPr>
          <w:b/>
          <w:szCs w:val="24"/>
        </w:rPr>
      </w:pPr>
      <w:r>
        <w:rPr>
          <w:b/>
          <w:szCs w:val="24"/>
        </w:rPr>
        <w:t>2- RAZÕES DAS MANIFESTAÇÕES (soma das 3 razões)</w:t>
      </w:r>
    </w:p>
    <w:p w14:paraId="258AA7CD" w14:textId="77777777" w:rsidR="00B17AC6" w:rsidRDefault="00B17AC6" w:rsidP="00B17AC6">
      <w:pPr>
        <w:spacing w:line="240" w:lineRule="auto"/>
        <w:rPr>
          <w:szCs w:val="24"/>
        </w:rPr>
      </w:pPr>
      <w:r>
        <w:rPr>
          <w:szCs w:val="24"/>
        </w:rPr>
        <w:lastRenderedPageBreak/>
        <w:t>Quais são as reivindicações que levaram você a participar das manifestações? Quando somadas as três razões indicadas pelos manifestantes para estarem nos protestos:</w:t>
      </w:r>
    </w:p>
    <w:p w14:paraId="535418F8" w14:textId="77777777" w:rsidR="00B17AC6" w:rsidRDefault="00B17AC6" w:rsidP="00B17AC6">
      <w:pPr>
        <w:spacing w:after="0" w:line="240" w:lineRule="auto"/>
        <w:rPr>
          <w:szCs w:val="24"/>
        </w:rPr>
      </w:pPr>
      <w:r>
        <w:rPr>
          <w:b/>
          <w:szCs w:val="24"/>
        </w:rPr>
        <w:t>TRANSPORTE PÚBLICO:</w:t>
      </w:r>
      <w:r>
        <w:rPr>
          <w:szCs w:val="24"/>
        </w:rPr>
        <w:t xml:space="preserve"> 53,7%</w:t>
      </w:r>
    </w:p>
    <w:p w14:paraId="5C4ED675" w14:textId="77777777" w:rsidR="00B17AC6" w:rsidRDefault="00B17AC6" w:rsidP="00B17AC6">
      <w:pPr>
        <w:spacing w:after="0" w:line="240" w:lineRule="auto"/>
        <w:rPr>
          <w:szCs w:val="24"/>
        </w:rPr>
      </w:pPr>
      <w:r>
        <w:rPr>
          <w:szCs w:val="24"/>
        </w:rPr>
        <w:t>- Contra o aumento/ a favor da redução: 40,5%</w:t>
      </w:r>
    </w:p>
    <w:p w14:paraId="578623B7" w14:textId="77777777" w:rsidR="00B17AC6" w:rsidRDefault="00B17AC6" w:rsidP="00B17AC6">
      <w:pPr>
        <w:spacing w:after="0" w:line="240" w:lineRule="auto"/>
        <w:rPr>
          <w:szCs w:val="24"/>
        </w:rPr>
      </w:pPr>
      <w:r>
        <w:rPr>
          <w:szCs w:val="24"/>
        </w:rPr>
        <w:t>- Precariedade/ a favor da melhoria do sistema: 14,0%</w:t>
      </w:r>
    </w:p>
    <w:p w14:paraId="5014FBD2" w14:textId="77777777" w:rsidR="00B17AC6" w:rsidRDefault="00B17AC6" w:rsidP="00B17AC6">
      <w:pPr>
        <w:spacing w:after="0" w:line="240" w:lineRule="auto"/>
        <w:rPr>
          <w:szCs w:val="24"/>
        </w:rPr>
      </w:pPr>
      <w:r>
        <w:rPr>
          <w:szCs w:val="24"/>
        </w:rPr>
        <w:t>- Aumento de veículos/ frotas: 4,3%</w:t>
      </w:r>
    </w:p>
    <w:p w14:paraId="500D870C" w14:textId="77777777" w:rsidR="00B17AC6" w:rsidRDefault="00B17AC6" w:rsidP="00B17AC6">
      <w:pPr>
        <w:spacing w:after="0" w:line="240" w:lineRule="auto"/>
        <w:rPr>
          <w:szCs w:val="24"/>
        </w:rPr>
      </w:pPr>
      <w:r>
        <w:rPr>
          <w:szCs w:val="24"/>
        </w:rPr>
        <w:t>- Desconforto na viagem: 3,6%</w:t>
      </w:r>
    </w:p>
    <w:p w14:paraId="3202B672" w14:textId="77777777" w:rsidR="00B17AC6" w:rsidRDefault="00B17AC6" w:rsidP="00B17AC6">
      <w:pPr>
        <w:spacing w:after="0" w:line="240" w:lineRule="auto"/>
        <w:rPr>
          <w:szCs w:val="24"/>
        </w:rPr>
      </w:pPr>
      <w:r>
        <w:rPr>
          <w:szCs w:val="24"/>
        </w:rPr>
        <w:t>- Mais transparência na área de transporte público: 0,1%</w:t>
      </w:r>
    </w:p>
    <w:p w14:paraId="2D1DFA26" w14:textId="77777777" w:rsidR="00B17AC6" w:rsidRDefault="00B17AC6" w:rsidP="00B17AC6">
      <w:pPr>
        <w:spacing w:after="0" w:line="240" w:lineRule="auto"/>
        <w:rPr>
          <w:szCs w:val="24"/>
        </w:rPr>
      </w:pPr>
      <w:r>
        <w:rPr>
          <w:szCs w:val="24"/>
        </w:rPr>
        <w:t>- Passe livre para estudantes/ desempregados: 0,5%</w:t>
      </w:r>
    </w:p>
    <w:p w14:paraId="72124943" w14:textId="77777777" w:rsidR="00B17AC6" w:rsidRDefault="00B17AC6" w:rsidP="00B17AC6">
      <w:pPr>
        <w:spacing w:line="240" w:lineRule="auto"/>
        <w:rPr>
          <w:szCs w:val="24"/>
        </w:rPr>
      </w:pPr>
    </w:p>
    <w:p w14:paraId="429177CA" w14:textId="77777777" w:rsidR="00B17AC6" w:rsidRDefault="00B17AC6" w:rsidP="00B17AC6">
      <w:pPr>
        <w:spacing w:after="0" w:line="240" w:lineRule="auto"/>
        <w:rPr>
          <w:szCs w:val="24"/>
        </w:rPr>
      </w:pPr>
      <w:r>
        <w:rPr>
          <w:b/>
          <w:szCs w:val="24"/>
        </w:rPr>
        <w:t>AMBIENTE POLÍTICO:</w:t>
      </w:r>
      <w:r>
        <w:rPr>
          <w:szCs w:val="24"/>
        </w:rPr>
        <w:t xml:space="preserve"> 65,0%</w:t>
      </w:r>
    </w:p>
    <w:p w14:paraId="61AD6250" w14:textId="77777777" w:rsidR="00B17AC6" w:rsidRDefault="00B17AC6" w:rsidP="00B17AC6">
      <w:pPr>
        <w:spacing w:after="0" w:line="240" w:lineRule="auto"/>
        <w:rPr>
          <w:szCs w:val="24"/>
        </w:rPr>
      </w:pPr>
      <w:r>
        <w:rPr>
          <w:szCs w:val="24"/>
        </w:rPr>
        <w:t>- Contra a corrupção/ desvios de dinheiro público: 49,0%</w:t>
      </w:r>
    </w:p>
    <w:p w14:paraId="53A18069" w14:textId="77777777" w:rsidR="00B17AC6" w:rsidRDefault="00B17AC6" w:rsidP="00B17AC6">
      <w:pPr>
        <w:spacing w:after="0" w:line="240" w:lineRule="auto"/>
        <w:rPr>
          <w:szCs w:val="24"/>
        </w:rPr>
      </w:pPr>
      <w:r>
        <w:rPr>
          <w:szCs w:val="24"/>
        </w:rPr>
        <w:t>- Necessidade de mudança: 11,4%</w:t>
      </w:r>
    </w:p>
    <w:p w14:paraId="75C824D1" w14:textId="77777777" w:rsidR="00B17AC6" w:rsidRDefault="00B17AC6" w:rsidP="00B17AC6">
      <w:pPr>
        <w:spacing w:after="0" w:line="240" w:lineRule="auto"/>
        <w:rPr>
          <w:szCs w:val="24"/>
        </w:rPr>
      </w:pPr>
      <w:r>
        <w:rPr>
          <w:szCs w:val="24"/>
        </w:rPr>
        <w:t>- Insatisfação com governantes em geral: 9,9%</w:t>
      </w:r>
    </w:p>
    <w:p w14:paraId="1A395C9D" w14:textId="77777777" w:rsidR="00B17AC6" w:rsidRDefault="00B17AC6" w:rsidP="00B17AC6">
      <w:pPr>
        <w:spacing w:after="0" w:line="240" w:lineRule="auto"/>
        <w:rPr>
          <w:szCs w:val="24"/>
        </w:rPr>
      </w:pPr>
      <w:r>
        <w:rPr>
          <w:szCs w:val="24"/>
        </w:rPr>
        <w:t>- Insatisfação com políticos em geral: 7,8%</w:t>
      </w:r>
    </w:p>
    <w:p w14:paraId="25A2C216" w14:textId="77777777" w:rsidR="00B17AC6" w:rsidRDefault="00B17AC6" w:rsidP="00B17AC6">
      <w:pPr>
        <w:spacing w:after="0" w:line="240" w:lineRule="auto"/>
        <w:rPr>
          <w:szCs w:val="24"/>
        </w:rPr>
      </w:pPr>
      <w:r>
        <w:rPr>
          <w:szCs w:val="24"/>
        </w:rPr>
        <w:t>- Contra partidos/ sistema partidários/ brigas partidárias: 0,2%</w:t>
      </w:r>
    </w:p>
    <w:p w14:paraId="6FFC91AB" w14:textId="77777777" w:rsidR="00B17AC6" w:rsidRDefault="00B17AC6" w:rsidP="00B17AC6">
      <w:pPr>
        <w:spacing w:after="0" w:line="240" w:lineRule="auto"/>
        <w:rPr>
          <w:szCs w:val="24"/>
        </w:rPr>
      </w:pPr>
      <w:r>
        <w:rPr>
          <w:szCs w:val="24"/>
        </w:rPr>
        <w:t>- Saída de Renan Calheiros: 0,8%</w:t>
      </w:r>
    </w:p>
    <w:p w14:paraId="476D387E" w14:textId="77777777" w:rsidR="00B17AC6" w:rsidRDefault="00B17AC6" w:rsidP="00B17AC6">
      <w:pPr>
        <w:spacing w:after="0" w:line="240" w:lineRule="auto"/>
        <w:rPr>
          <w:szCs w:val="24"/>
        </w:rPr>
      </w:pPr>
      <w:r>
        <w:rPr>
          <w:szCs w:val="24"/>
        </w:rPr>
        <w:t>- Contra o Deputado Marco Feliciano/ Contra o projeto Cura Gay: 1,8%</w:t>
      </w:r>
    </w:p>
    <w:p w14:paraId="441D1EDA" w14:textId="77777777" w:rsidR="00B17AC6" w:rsidRDefault="00B17AC6" w:rsidP="00B17AC6">
      <w:pPr>
        <w:spacing w:after="0" w:line="240" w:lineRule="auto"/>
        <w:rPr>
          <w:szCs w:val="24"/>
        </w:rPr>
      </w:pPr>
      <w:r>
        <w:rPr>
          <w:szCs w:val="24"/>
        </w:rPr>
        <w:t>- Fim da impunidade dos políticos/ fim do fórum privilegiado/ ficha limpa: 0,4%</w:t>
      </w:r>
    </w:p>
    <w:p w14:paraId="2C356C4F" w14:textId="77777777" w:rsidR="00B17AC6" w:rsidRDefault="00B17AC6" w:rsidP="00B17AC6">
      <w:pPr>
        <w:spacing w:after="0" w:line="240" w:lineRule="auto"/>
        <w:rPr>
          <w:szCs w:val="24"/>
        </w:rPr>
      </w:pPr>
      <w:r>
        <w:rPr>
          <w:szCs w:val="24"/>
        </w:rPr>
        <w:t>- Contra o salário dos políticos: 0,4%</w:t>
      </w:r>
    </w:p>
    <w:p w14:paraId="1888E7BF" w14:textId="77777777" w:rsidR="00B17AC6" w:rsidRDefault="00B17AC6" w:rsidP="00B17AC6">
      <w:pPr>
        <w:spacing w:after="0" w:line="240" w:lineRule="auto"/>
        <w:rPr>
          <w:szCs w:val="24"/>
        </w:rPr>
      </w:pPr>
      <w:r>
        <w:rPr>
          <w:szCs w:val="24"/>
        </w:rPr>
        <w:t>- Mensalão/ Reivindicar prisão dos condenados: 0,5%</w:t>
      </w:r>
    </w:p>
    <w:p w14:paraId="572F4415" w14:textId="77777777" w:rsidR="00B17AC6" w:rsidRDefault="00B17AC6" w:rsidP="00B17AC6">
      <w:pPr>
        <w:spacing w:after="0" w:line="240" w:lineRule="auto"/>
        <w:rPr>
          <w:szCs w:val="24"/>
        </w:rPr>
      </w:pPr>
      <w:r>
        <w:rPr>
          <w:szCs w:val="24"/>
        </w:rPr>
        <w:t>- Voto secreto: 0,0%</w:t>
      </w:r>
    </w:p>
    <w:p w14:paraId="4B53AE39" w14:textId="77777777" w:rsidR="00B17AC6" w:rsidRDefault="00B17AC6" w:rsidP="00B17AC6">
      <w:pPr>
        <w:spacing w:line="240" w:lineRule="auto"/>
        <w:rPr>
          <w:szCs w:val="24"/>
        </w:rPr>
      </w:pPr>
    </w:p>
    <w:p w14:paraId="644F9D51" w14:textId="77777777" w:rsidR="00B17AC6" w:rsidRDefault="00B17AC6" w:rsidP="00B17AC6">
      <w:pPr>
        <w:spacing w:after="0" w:line="240" w:lineRule="auto"/>
        <w:rPr>
          <w:szCs w:val="24"/>
        </w:rPr>
      </w:pPr>
      <w:r>
        <w:rPr>
          <w:b/>
          <w:szCs w:val="24"/>
        </w:rPr>
        <w:t>GASTOS COM A COPA DO MUNDO/ DAS CONFEDERAÇÕES:</w:t>
      </w:r>
      <w:r>
        <w:rPr>
          <w:szCs w:val="24"/>
        </w:rPr>
        <w:t xml:space="preserve"> 30,9%</w:t>
      </w:r>
    </w:p>
    <w:p w14:paraId="5D5319BF" w14:textId="77777777" w:rsidR="00B17AC6" w:rsidRDefault="00B17AC6" w:rsidP="00B17AC6">
      <w:pPr>
        <w:spacing w:after="0" w:line="240" w:lineRule="auto"/>
        <w:rPr>
          <w:szCs w:val="24"/>
        </w:rPr>
      </w:pPr>
      <w:r>
        <w:rPr>
          <w:szCs w:val="24"/>
        </w:rPr>
        <w:t>- Desvios de dinheiro: 13,8%</w:t>
      </w:r>
    </w:p>
    <w:p w14:paraId="580F8EC0" w14:textId="77777777" w:rsidR="00B17AC6" w:rsidRDefault="00B17AC6" w:rsidP="00B17AC6">
      <w:pPr>
        <w:spacing w:after="0" w:line="240" w:lineRule="auto"/>
        <w:rPr>
          <w:szCs w:val="24"/>
        </w:rPr>
      </w:pPr>
      <w:r>
        <w:rPr>
          <w:szCs w:val="24"/>
        </w:rPr>
        <w:t>- Gastos acima do orçamento: 7,7%</w:t>
      </w:r>
    </w:p>
    <w:p w14:paraId="67E437D6" w14:textId="77777777" w:rsidR="00B17AC6" w:rsidRDefault="00B17AC6" w:rsidP="00B17AC6">
      <w:pPr>
        <w:spacing w:after="0" w:line="240" w:lineRule="auto"/>
        <w:rPr>
          <w:szCs w:val="24"/>
        </w:rPr>
      </w:pPr>
      <w:r>
        <w:rPr>
          <w:szCs w:val="24"/>
        </w:rPr>
        <w:t>- Dinheiro que poderia ser gasto com outras coisas mais importantes: 12,4%</w:t>
      </w:r>
    </w:p>
    <w:p w14:paraId="393EEFA6" w14:textId="77777777" w:rsidR="00B17AC6" w:rsidRDefault="00B17AC6" w:rsidP="00B17AC6">
      <w:pPr>
        <w:spacing w:after="0" w:line="240" w:lineRule="auto"/>
        <w:rPr>
          <w:szCs w:val="24"/>
        </w:rPr>
      </w:pPr>
      <w:r>
        <w:rPr>
          <w:szCs w:val="24"/>
        </w:rPr>
        <w:t>- Contra a Copa: 0,2%</w:t>
      </w:r>
    </w:p>
    <w:p w14:paraId="3E7C8427" w14:textId="77777777" w:rsidR="00B17AC6" w:rsidRDefault="00B17AC6" w:rsidP="00B17AC6">
      <w:pPr>
        <w:spacing w:line="240" w:lineRule="auto"/>
        <w:rPr>
          <w:szCs w:val="24"/>
        </w:rPr>
      </w:pPr>
    </w:p>
    <w:p w14:paraId="49E6A5A2" w14:textId="77777777" w:rsidR="00B17AC6" w:rsidRDefault="00B17AC6" w:rsidP="00B17AC6">
      <w:pPr>
        <w:spacing w:after="0" w:line="240" w:lineRule="auto"/>
        <w:rPr>
          <w:szCs w:val="24"/>
        </w:rPr>
      </w:pPr>
      <w:r>
        <w:rPr>
          <w:b/>
          <w:szCs w:val="24"/>
        </w:rPr>
        <w:t>SAÚDE:</w:t>
      </w:r>
      <w:r>
        <w:rPr>
          <w:szCs w:val="24"/>
        </w:rPr>
        <w:t xml:space="preserve"> 36,7%</w:t>
      </w:r>
    </w:p>
    <w:p w14:paraId="306D0D0C" w14:textId="77777777" w:rsidR="00B17AC6" w:rsidRDefault="00B17AC6" w:rsidP="00B17AC6">
      <w:pPr>
        <w:spacing w:after="0" w:line="240" w:lineRule="auto"/>
        <w:rPr>
          <w:szCs w:val="24"/>
        </w:rPr>
      </w:pPr>
      <w:r>
        <w:rPr>
          <w:szCs w:val="24"/>
        </w:rPr>
        <w:t>- Melhorias/ Assuntos relacionados à Saúde: 36,6%</w:t>
      </w:r>
    </w:p>
    <w:p w14:paraId="629A4CFD" w14:textId="77777777" w:rsidR="00B17AC6" w:rsidRDefault="00B17AC6" w:rsidP="00B17AC6">
      <w:pPr>
        <w:spacing w:after="0" w:line="240" w:lineRule="auto"/>
        <w:rPr>
          <w:szCs w:val="24"/>
        </w:rPr>
      </w:pPr>
      <w:r>
        <w:rPr>
          <w:szCs w:val="24"/>
        </w:rPr>
        <w:t>- Contra o Ato Médico: 0,2%</w:t>
      </w:r>
    </w:p>
    <w:p w14:paraId="548878A0" w14:textId="77777777" w:rsidR="00B17AC6" w:rsidRDefault="00B17AC6" w:rsidP="00B17AC6">
      <w:pPr>
        <w:spacing w:line="240" w:lineRule="auto"/>
        <w:rPr>
          <w:szCs w:val="24"/>
        </w:rPr>
      </w:pPr>
    </w:p>
    <w:p w14:paraId="12886F7D" w14:textId="77777777" w:rsidR="00B17AC6" w:rsidRDefault="00B17AC6" w:rsidP="00B17AC6">
      <w:pPr>
        <w:spacing w:after="0" w:line="240" w:lineRule="auto"/>
        <w:rPr>
          <w:szCs w:val="24"/>
        </w:rPr>
      </w:pPr>
      <w:r>
        <w:rPr>
          <w:b/>
          <w:szCs w:val="24"/>
        </w:rPr>
        <w:t>REAÇÃO À AÇÃO VIOLENTA DA POLÍCIA:</w:t>
      </w:r>
      <w:r>
        <w:rPr>
          <w:szCs w:val="24"/>
        </w:rPr>
        <w:t xml:space="preserve"> 4,1%</w:t>
      </w:r>
    </w:p>
    <w:p w14:paraId="1729CE54" w14:textId="77777777" w:rsidR="00B17AC6" w:rsidRDefault="00B17AC6" w:rsidP="00B17AC6">
      <w:pPr>
        <w:spacing w:after="0" w:line="240" w:lineRule="auto"/>
        <w:rPr>
          <w:szCs w:val="24"/>
        </w:rPr>
      </w:pPr>
      <w:r>
        <w:rPr>
          <w:szCs w:val="24"/>
        </w:rPr>
        <w:t>- Contra à ação violenta da polícia: 3,0%</w:t>
      </w:r>
    </w:p>
    <w:p w14:paraId="39DD1DAB" w14:textId="77777777" w:rsidR="00B17AC6" w:rsidRDefault="00B17AC6" w:rsidP="00B17AC6">
      <w:pPr>
        <w:spacing w:after="0" w:line="240" w:lineRule="auto"/>
        <w:rPr>
          <w:szCs w:val="24"/>
        </w:rPr>
      </w:pPr>
      <w:r>
        <w:rPr>
          <w:szCs w:val="24"/>
        </w:rPr>
        <w:t>- Em apoio ao movimento: 0,3%</w:t>
      </w:r>
    </w:p>
    <w:p w14:paraId="72C808F4" w14:textId="77777777" w:rsidR="00B17AC6" w:rsidRDefault="00B17AC6" w:rsidP="00B17AC6">
      <w:pPr>
        <w:spacing w:after="0" w:line="240" w:lineRule="auto"/>
        <w:rPr>
          <w:szCs w:val="24"/>
        </w:rPr>
      </w:pPr>
      <w:r>
        <w:rPr>
          <w:szCs w:val="24"/>
        </w:rPr>
        <w:t>- Pelo direito de reinvindicação: 0,8%</w:t>
      </w:r>
    </w:p>
    <w:p w14:paraId="7F0C5EB0" w14:textId="77777777" w:rsidR="00B17AC6" w:rsidRDefault="00B17AC6" w:rsidP="00B17AC6">
      <w:pPr>
        <w:spacing w:after="0" w:line="240" w:lineRule="auto"/>
        <w:rPr>
          <w:szCs w:val="24"/>
        </w:rPr>
      </w:pPr>
      <w:r>
        <w:rPr>
          <w:szCs w:val="24"/>
        </w:rPr>
        <w:t>- Contra abuso de autoridades: 0,1%</w:t>
      </w:r>
    </w:p>
    <w:p w14:paraId="1899956E" w14:textId="77777777" w:rsidR="00B17AC6" w:rsidRDefault="00B17AC6" w:rsidP="00B17AC6">
      <w:pPr>
        <w:spacing w:line="240" w:lineRule="auto"/>
        <w:rPr>
          <w:szCs w:val="24"/>
        </w:rPr>
      </w:pPr>
    </w:p>
    <w:p w14:paraId="57064A71" w14:textId="77777777" w:rsidR="00B17AC6" w:rsidRDefault="00B17AC6" w:rsidP="00B17AC6">
      <w:pPr>
        <w:spacing w:after="0" w:line="240" w:lineRule="auto"/>
        <w:rPr>
          <w:szCs w:val="24"/>
        </w:rPr>
      </w:pPr>
      <w:r>
        <w:rPr>
          <w:b/>
          <w:szCs w:val="24"/>
        </w:rPr>
        <w:t>JUSTIÇA/ SEGURANÇA PÚBLICA:</w:t>
      </w:r>
      <w:r>
        <w:rPr>
          <w:szCs w:val="24"/>
        </w:rPr>
        <w:t xml:space="preserve"> 10,2%</w:t>
      </w:r>
    </w:p>
    <w:p w14:paraId="2762B4B5" w14:textId="77777777" w:rsidR="00B17AC6" w:rsidRDefault="00B17AC6" w:rsidP="00B17AC6">
      <w:pPr>
        <w:spacing w:after="0" w:line="240" w:lineRule="auto"/>
        <w:rPr>
          <w:szCs w:val="24"/>
        </w:rPr>
      </w:pPr>
      <w:r>
        <w:rPr>
          <w:szCs w:val="24"/>
        </w:rPr>
        <w:t>- Por melhorias/ Assuntos relacionados à Segurança Pública: 9,5%</w:t>
      </w:r>
    </w:p>
    <w:p w14:paraId="10BB4D90" w14:textId="77777777" w:rsidR="00B17AC6" w:rsidRDefault="00B17AC6" w:rsidP="00B17AC6">
      <w:pPr>
        <w:spacing w:after="0" w:line="240" w:lineRule="auto"/>
        <w:rPr>
          <w:szCs w:val="24"/>
        </w:rPr>
      </w:pPr>
      <w:r>
        <w:rPr>
          <w:szCs w:val="24"/>
        </w:rPr>
        <w:t>- Melhorias na justiça/ Mudanças no código penal: 0,7%</w:t>
      </w:r>
    </w:p>
    <w:p w14:paraId="7C9B3D90" w14:textId="77777777" w:rsidR="00B17AC6" w:rsidRDefault="00B17AC6" w:rsidP="00B17AC6">
      <w:pPr>
        <w:spacing w:after="0" w:line="240" w:lineRule="auto"/>
        <w:rPr>
          <w:szCs w:val="24"/>
        </w:rPr>
      </w:pPr>
      <w:r>
        <w:rPr>
          <w:szCs w:val="24"/>
        </w:rPr>
        <w:t>- Contra a violência s/e: 0,1%</w:t>
      </w:r>
    </w:p>
    <w:p w14:paraId="6A95BC9D" w14:textId="77777777" w:rsidR="00B17AC6" w:rsidRDefault="00B17AC6" w:rsidP="00B17AC6">
      <w:pPr>
        <w:spacing w:after="0" w:line="240" w:lineRule="auto"/>
        <w:rPr>
          <w:szCs w:val="24"/>
        </w:rPr>
      </w:pPr>
      <w:r>
        <w:rPr>
          <w:szCs w:val="24"/>
        </w:rPr>
        <w:t>- Contra o sistema carcerário: 0,0%</w:t>
      </w:r>
    </w:p>
    <w:p w14:paraId="0D71C441" w14:textId="77777777" w:rsidR="00B17AC6" w:rsidRDefault="00B17AC6" w:rsidP="00B17AC6">
      <w:pPr>
        <w:spacing w:line="240" w:lineRule="auto"/>
        <w:rPr>
          <w:szCs w:val="24"/>
        </w:rPr>
      </w:pPr>
    </w:p>
    <w:p w14:paraId="6082B6B2" w14:textId="77777777" w:rsidR="00B17AC6" w:rsidRDefault="00B17AC6" w:rsidP="00B17AC6">
      <w:pPr>
        <w:spacing w:after="0" w:line="240" w:lineRule="auto"/>
        <w:rPr>
          <w:szCs w:val="24"/>
        </w:rPr>
      </w:pPr>
      <w:r>
        <w:rPr>
          <w:b/>
          <w:szCs w:val="24"/>
        </w:rPr>
        <w:t>EDUCAÇÃO:</w:t>
      </w:r>
      <w:r>
        <w:rPr>
          <w:szCs w:val="24"/>
        </w:rPr>
        <w:t xml:space="preserve"> 29,8%</w:t>
      </w:r>
    </w:p>
    <w:p w14:paraId="11A7B6A4" w14:textId="77777777" w:rsidR="00B17AC6" w:rsidRDefault="00B17AC6" w:rsidP="00B17AC6">
      <w:pPr>
        <w:spacing w:after="0" w:line="240" w:lineRule="auto"/>
        <w:rPr>
          <w:szCs w:val="24"/>
        </w:rPr>
      </w:pPr>
      <w:r>
        <w:rPr>
          <w:szCs w:val="24"/>
        </w:rPr>
        <w:lastRenderedPageBreak/>
        <w:t>- Melhorias/ Assuntos relacionados à Educação: 29,9%</w:t>
      </w:r>
    </w:p>
    <w:p w14:paraId="6A165B3C" w14:textId="77777777" w:rsidR="00B17AC6" w:rsidRDefault="00B17AC6" w:rsidP="00B17AC6">
      <w:pPr>
        <w:spacing w:line="240" w:lineRule="auto"/>
        <w:rPr>
          <w:b/>
          <w:szCs w:val="24"/>
        </w:rPr>
      </w:pPr>
    </w:p>
    <w:p w14:paraId="76B70CB2" w14:textId="77777777" w:rsidR="00B17AC6" w:rsidRDefault="00B17AC6" w:rsidP="00B17AC6">
      <w:pPr>
        <w:spacing w:line="240" w:lineRule="auto"/>
        <w:rPr>
          <w:szCs w:val="24"/>
        </w:rPr>
      </w:pPr>
      <w:r>
        <w:rPr>
          <w:b/>
          <w:szCs w:val="24"/>
        </w:rPr>
        <w:t>CONTRA A PEC 37:</w:t>
      </w:r>
      <w:r>
        <w:rPr>
          <w:szCs w:val="24"/>
        </w:rPr>
        <w:t xml:space="preserve"> 11,9%</w:t>
      </w:r>
    </w:p>
    <w:p w14:paraId="676F0B30" w14:textId="77777777" w:rsidR="00B17AC6" w:rsidRDefault="00B17AC6" w:rsidP="00B17AC6">
      <w:pPr>
        <w:spacing w:after="0" w:line="240" w:lineRule="auto"/>
        <w:rPr>
          <w:szCs w:val="24"/>
        </w:rPr>
      </w:pPr>
      <w:r>
        <w:rPr>
          <w:b/>
          <w:szCs w:val="24"/>
        </w:rPr>
        <w:t>POR DIREITOS E DEMOCRACIA:</w:t>
      </w:r>
      <w:r>
        <w:rPr>
          <w:szCs w:val="24"/>
        </w:rPr>
        <w:t xml:space="preserve"> 1,8%</w:t>
      </w:r>
    </w:p>
    <w:p w14:paraId="2A0D1A76" w14:textId="77777777" w:rsidR="00B17AC6" w:rsidRDefault="00B17AC6" w:rsidP="00B17AC6">
      <w:pPr>
        <w:spacing w:after="0" w:line="240" w:lineRule="auto"/>
        <w:rPr>
          <w:szCs w:val="24"/>
        </w:rPr>
      </w:pPr>
      <w:r>
        <w:rPr>
          <w:szCs w:val="24"/>
        </w:rPr>
        <w:t>- Luta por um país melhor: 0,6%</w:t>
      </w:r>
    </w:p>
    <w:p w14:paraId="53BCFB88" w14:textId="77777777" w:rsidR="00B17AC6" w:rsidRDefault="00B17AC6" w:rsidP="00B17AC6">
      <w:pPr>
        <w:spacing w:after="0" w:line="240" w:lineRule="auto"/>
        <w:rPr>
          <w:szCs w:val="24"/>
        </w:rPr>
      </w:pPr>
      <w:r>
        <w:rPr>
          <w:szCs w:val="24"/>
        </w:rPr>
        <w:t>- Justiça Social/ Igualdade/ Contra a Desigualdade Social: 0,8%</w:t>
      </w:r>
    </w:p>
    <w:p w14:paraId="140A6202" w14:textId="77777777" w:rsidR="00B17AC6" w:rsidRDefault="00B17AC6" w:rsidP="00B17AC6">
      <w:pPr>
        <w:spacing w:after="0" w:line="240" w:lineRule="auto"/>
        <w:rPr>
          <w:szCs w:val="24"/>
        </w:rPr>
      </w:pPr>
      <w:r>
        <w:rPr>
          <w:szCs w:val="24"/>
        </w:rPr>
        <w:t>- Respeito a cidadania/ Direito a cidade: 0,5%</w:t>
      </w:r>
    </w:p>
    <w:p w14:paraId="6D5E92C8" w14:textId="77777777" w:rsidR="00B17AC6" w:rsidRDefault="00B17AC6" w:rsidP="00B17AC6">
      <w:pPr>
        <w:spacing w:after="0" w:line="240" w:lineRule="auto"/>
        <w:rPr>
          <w:szCs w:val="24"/>
        </w:rPr>
      </w:pPr>
      <w:r>
        <w:rPr>
          <w:szCs w:val="24"/>
        </w:rPr>
        <w:t>- Luta pela democracia: 0,1%</w:t>
      </w:r>
    </w:p>
    <w:p w14:paraId="6031FB5D" w14:textId="77777777" w:rsidR="00B17AC6" w:rsidRDefault="00B17AC6" w:rsidP="00B17AC6">
      <w:pPr>
        <w:spacing w:line="240" w:lineRule="auto"/>
        <w:rPr>
          <w:szCs w:val="24"/>
        </w:rPr>
      </w:pPr>
    </w:p>
    <w:p w14:paraId="78851099" w14:textId="77777777" w:rsidR="00B17AC6" w:rsidRDefault="00B17AC6" w:rsidP="00B17AC6">
      <w:pPr>
        <w:spacing w:after="0" w:line="240" w:lineRule="auto"/>
        <w:rPr>
          <w:szCs w:val="24"/>
        </w:rPr>
      </w:pPr>
      <w:r>
        <w:rPr>
          <w:b/>
          <w:szCs w:val="24"/>
        </w:rPr>
        <w:t>ADMINISTRAÇÃO PÚBLICA:</w:t>
      </w:r>
      <w:r>
        <w:rPr>
          <w:szCs w:val="24"/>
        </w:rPr>
        <w:t xml:space="preserve"> 2,9%</w:t>
      </w:r>
    </w:p>
    <w:p w14:paraId="23DABA6A" w14:textId="77777777" w:rsidR="00B17AC6" w:rsidRDefault="00B17AC6" w:rsidP="00B17AC6">
      <w:pPr>
        <w:spacing w:after="0" w:line="240" w:lineRule="auto"/>
        <w:rPr>
          <w:szCs w:val="24"/>
        </w:rPr>
      </w:pPr>
      <w:r>
        <w:rPr>
          <w:szCs w:val="24"/>
        </w:rPr>
        <w:t>- Pela redução de impostos/ Reforma tributária: 1,6%</w:t>
      </w:r>
    </w:p>
    <w:p w14:paraId="192E3FAA" w14:textId="77777777" w:rsidR="00B17AC6" w:rsidRDefault="00B17AC6" w:rsidP="00B17AC6">
      <w:pPr>
        <w:spacing w:after="0" w:line="240" w:lineRule="auto"/>
        <w:rPr>
          <w:szCs w:val="24"/>
        </w:rPr>
      </w:pPr>
      <w:r>
        <w:rPr>
          <w:szCs w:val="24"/>
        </w:rPr>
        <w:t>- Contra o aumento da inflação: 0,6%</w:t>
      </w:r>
    </w:p>
    <w:p w14:paraId="1E4D175B" w14:textId="77777777" w:rsidR="00B17AC6" w:rsidRDefault="00B17AC6" w:rsidP="00B17AC6">
      <w:pPr>
        <w:spacing w:after="0" w:line="240" w:lineRule="auto"/>
        <w:rPr>
          <w:szCs w:val="24"/>
        </w:rPr>
      </w:pPr>
      <w:r>
        <w:rPr>
          <w:szCs w:val="24"/>
        </w:rPr>
        <w:t>- Por licitações públicas transparentes: 0,1%</w:t>
      </w:r>
    </w:p>
    <w:p w14:paraId="0E85B330" w14:textId="77777777" w:rsidR="00B17AC6" w:rsidRDefault="00B17AC6" w:rsidP="00B17AC6">
      <w:pPr>
        <w:spacing w:after="0" w:line="240" w:lineRule="auto"/>
        <w:rPr>
          <w:szCs w:val="24"/>
        </w:rPr>
      </w:pPr>
      <w:r>
        <w:rPr>
          <w:szCs w:val="24"/>
        </w:rPr>
        <w:t>- Falta de investimentos no país/ falta de infraestrutura das cidades: 0,4%</w:t>
      </w:r>
    </w:p>
    <w:p w14:paraId="3A37E399" w14:textId="77777777" w:rsidR="00B17AC6" w:rsidRDefault="00B17AC6" w:rsidP="00B17AC6">
      <w:pPr>
        <w:spacing w:after="0" w:line="240" w:lineRule="auto"/>
        <w:rPr>
          <w:szCs w:val="24"/>
        </w:rPr>
      </w:pPr>
      <w:r>
        <w:rPr>
          <w:szCs w:val="24"/>
        </w:rPr>
        <w:t>- Contra o descaso no serviço público: 0,1%</w:t>
      </w:r>
    </w:p>
    <w:p w14:paraId="0D23300A" w14:textId="77777777" w:rsidR="00B17AC6" w:rsidRDefault="00B17AC6" w:rsidP="00B17AC6">
      <w:pPr>
        <w:spacing w:after="0" w:line="240" w:lineRule="auto"/>
        <w:rPr>
          <w:szCs w:val="24"/>
        </w:rPr>
      </w:pPr>
      <w:r>
        <w:rPr>
          <w:szCs w:val="24"/>
        </w:rPr>
        <w:t>- Contra a máquina estatal: 0,2%</w:t>
      </w:r>
    </w:p>
    <w:p w14:paraId="19F69FBD" w14:textId="77777777" w:rsidR="00B17AC6" w:rsidRDefault="00B17AC6" w:rsidP="00B17AC6">
      <w:pPr>
        <w:spacing w:after="0" w:line="240" w:lineRule="auto"/>
        <w:rPr>
          <w:szCs w:val="24"/>
        </w:rPr>
      </w:pPr>
    </w:p>
    <w:p w14:paraId="255AE0AA" w14:textId="77777777" w:rsidR="00B17AC6" w:rsidRDefault="00B17AC6" w:rsidP="00B17AC6">
      <w:pPr>
        <w:spacing w:after="0" w:line="240" w:lineRule="auto"/>
        <w:rPr>
          <w:szCs w:val="24"/>
        </w:rPr>
      </w:pPr>
      <w:r>
        <w:rPr>
          <w:b/>
          <w:szCs w:val="24"/>
        </w:rPr>
        <w:t>OUTRAS CAUSAS ESPECÍFICAS COM MENOS DE 1%:</w:t>
      </w:r>
      <w:r>
        <w:rPr>
          <w:szCs w:val="24"/>
        </w:rPr>
        <w:t xml:space="preserve"> 2,7%</w:t>
      </w:r>
    </w:p>
    <w:p w14:paraId="2A69ACC8" w14:textId="77777777" w:rsidR="00B17AC6" w:rsidRDefault="00B17AC6" w:rsidP="00B17AC6">
      <w:pPr>
        <w:spacing w:after="0" w:line="240" w:lineRule="auto"/>
        <w:rPr>
          <w:szCs w:val="24"/>
        </w:rPr>
      </w:pPr>
      <w:r>
        <w:rPr>
          <w:szCs w:val="24"/>
        </w:rPr>
        <w:t>- Falta de ciclovias: 0,1%</w:t>
      </w:r>
    </w:p>
    <w:p w14:paraId="33163206" w14:textId="77777777" w:rsidR="00B17AC6" w:rsidRDefault="00B17AC6" w:rsidP="00B17AC6">
      <w:pPr>
        <w:spacing w:after="0" w:line="240" w:lineRule="auto"/>
        <w:rPr>
          <w:szCs w:val="24"/>
        </w:rPr>
      </w:pPr>
      <w:r>
        <w:rPr>
          <w:szCs w:val="24"/>
        </w:rPr>
        <w:t>- Melhorias/ Assuntos relacionados à moradia: 0,3%</w:t>
      </w:r>
    </w:p>
    <w:p w14:paraId="7589E0F3" w14:textId="77777777" w:rsidR="00B17AC6" w:rsidRDefault="00B17AC6" w:rsidP="00B17AC6">
      <w:pPr>
        <w:spacing w:after="0" w:line="240" w:lineRule="auto"/>
        <w:rPr>
          <w:szCs w:val="24"/>
        </w:rPr>
      </w:pPr>
      <w:r>
        <w:rPr>
          <w:szCs w:val="24"/>
        </w:rPr>
        <w:t>- Luta pelos direitos indígenas: 0,1%</w:t>
      </w:r>
    </w:p>
    <w:p w14:paraId="4587C323" w14:textId="77777777" w:rsidR="00B17AC6" w:rsidRDefault="00B17AC6" w:rsidP="00B17AC6">
      <w:pPr>
        <w:spacing w:after="0" w:line="240" w:lineRule="auto"/>
        <w:rPr>
          <w:szCs w:val="24"/>
        </w:rPr>
      </w:pPr>
      <w:r>
        <w:rPr>
          <w:szCs w:val="24"/>
        </w:rPr>
        <w:t>- Luta contra o preconceito/ Racismo: 0,6%</w:t>
      </w:r>
    </w:p>
    <w:p w14:paraId="0455EF1C" w14:textId="77777777" w:rsidR="00B17AC6" w:rsidRDefault="00B17AC6" w:rsidP="00B17AC6">
      <w:pPr>
        <w:spacing w:after="0" w:line="240" w:lineRule="auto"/>
        <w:rPr>
          <w:szCs w:val="24"/>
        </w:rPr>
      </w:pPr>
      <w:r>
        <w:rPr>
          <w:szCs w:val="24"/>
        </w:rPr>
        <w:t>- Aumento de salários/ Salário dos aposentados/ professores: 0,8%</w:t>
      </w:r>
    </w:p>
    <w:p w14:paraId="6FC2AD08" w14:textId="77777777" w:rsidR="00B17AC6" w:rsidRDefault="00B17AC6" w:rsidP="00B17AC6">
      <w:pPr>
        <w:spacing w:after="0" w:line="240" w:lineRule="auto"/>
        <w:rPr>
          <w:szCs w:val="24"/>
        </w:rPr>
      </w:pPr>
      <w:r>
        <w:rPr>
          <w:szCs w:val="24"/>
        </w:rPr>
        <w:t>- Liberação da maconha/ Apoio à PL 7663: 0,1%</w:t>
      </w:r>
    </w:p>
    <w:p w14:paraId="1A74FE06" w14:textId="77777777" w:rsidR="00B17AC6" w:rsidRDefault="00B17AC6" w:rsidP="00B17AC6">
      <w:pPr>
        <w:spacing w:after="0" w:line="240" w:lineRule="auto"/>
        <w:rPr>
          <w:szCs w:val="24"/>
        </w:rPr>
      </w:pPr>
      <w:r>
        <w:rPr>
          <w:szCs w:val="24"/>
        </w:rPr>
        <w:t>- Melhorias/ assuntos relacionados ao meio ambiente/ Sustentabilidade: 0,2%</w:t>
      </w:r>
    </w:p>
    <w:p w14:paraId="1541F83C" w14:textId="77777777" w:rsidR="00B17AC6" w:rsidRDefault="00B17AC6" w:rsidP="00B17AC6">
      <w:pPr>
        <w:spacing w:after="0" w:line="240" w:lineRule="auto"/>
        <w:rPr>
          <w:szCs w:val="24"/>
        </w:rPr>
      </w:pPr>
      <w:r>
        <w:rPr>
          <w:szCs w:val="24"/>
        </w:rPr>
        <w:t>- Luta pela Reforma agrária: 0,0%</w:t>
      </w:r>
    </w:p>
    <w:p w14:paraId="1EDCD749" w14:textId="77777777" w:rsidR="00B17AC6" w:rsidRDefault="00B17AC6" w:rsidP="00B17AC6">
      <w:pPr>
        <w:spacing w:after="0" w:line="240" w:lineRule="auto"/>
        <w:rPr>
          <w:szCs w:val="24"/>
        </w:rPr>
      </w:pPr>
      <w:r>
        <w:rPr>
          <w:szCs w:val="24"/>
        </w:rPr>
        <w:t>- Luta contra o capitalismo: 0,1%</w:t>
      </w:r>
    </w:p>
    <w:p w14:paraId="193BDBEC" w14:textId="77777777" w:rsidR="00B17AC6" w:rsidRDefault="00B17AC6" w:rsidP="00B17AC6">
      <w:pPr>
        <w:spacing w:after="0" w:line="240" w:lineRule="auto"/>
        <w:rPr>
          <w:szCs w:val="24"/>
        </w:rPr>
      </w:pPr>
      <w:r>
        <w:rPr>
          <w:szCs w:val="24"/>
        </w:rPr>
        <w:t>- Solucionar problema da seca: 0,0%</w:t>
      </w:r>
    </w:p>
    <w:p w14:paraId="28709C64" w14:textId="77777777" w:rsidR="00B17AC6" w:rsidRDefault="00B17AC6" w:rsidP="00B17AC6">
      <w:pPr>
        <w:spacing w:after="0" w:line="240" w:lineRule="auto"/>
        <w:rPr>
          <w:szCs w:val="24"/>
        </w:rPr>
      </w:pPr>
      <w:r>
        <w:rPr>
          <w:szCs w:val="24"/>
        </w:rPr>
        <w:t>- Pela ideologia de esquerda: 0,1%</w:t>
      </w:r>
    </w:p>
    <w:p w14:paraId="032C6FE4" w14:textId="77777777" w:rsidR="00B17AC6" w:rsidRDefault="00B17AC6" w:rsidP="00B17AC6">
      <w:pPr>
        <w:spacing w:after="0" w:line="240" w:lineRule="auto"/>
        <w:rPr>
          <w:szCs w:val="24"/>
        </w:rPr>
      </w:pPr>
      <w:r>
        <w:rPr>
          <w:szCs w:val="24"/>
        </w:rPr>
        <w:t>- Contra o Controlar: 0,1%</w:t>
      </w:r>
    </w:p>
    <w:p w14:paraId="5ACD1CD9" w14:textId="77777777" w:rsidR="00B17AC6" w:rsidRDefault="00B17AC6" w:rsidP="00B17AC6">
      <w:pPr>
        <w:spacing w:after="0" w:line="240" w:lineRule="auto"/>
        <w:rPr>
          <w:szCs w:val="24"/>
        </w:rPr>
      </w:pPr>
      <w:r>
        <w:rPr>
          <w:szCs w:val="24"/>
        </w:rPr>
        <w:t>- Contra Privatizações: 0,1%</w:t>
      </w:r>
    </w:p>
    <w:p w14:paraId="09D89252" w14:textId="77777777" w:rsidR="00B17AC6" w:rsidRDefault="00B17AC6" w:rsidP="00B17AC6">
      <w:pPr>
        <w:spacing w:after="0" w:line="240" w:lineRule="auto"/>
        <w:rPr>
          <w:szCs w:val="24"/>
        </w:rPr>
      </w:pPr>
      <w:r>
        <w:rPr>
          <w:szCs w:val="24"/>
        </w:rPr>
        <w:t>- Para tirar religiosos do Congresso: 0,0%</w:t>
      </w:r>
    </w:p>
    <w:p w14:paraId="547203F8" w14:textId="77777777" w:rsidR="00B17AC6" w:rsidRDefault="00B17AC6" w:rsidP="00B17AC6">
      <w:pPr>
        <w:spacing w:after="0" w:line="240" w:lineRule="auto"/>
        <w:rPr>
          <w:szCs w:val="24"/>
        </w:rPr>
      </w:pPr>
      <w:r>
        <w:rPr>
          <w:szCs w:val="24"/>
        </w:rPr>
        <w:t>- Diminuição do desemprego: 0,1%</w:t>
      </w:r>
    </w:p>
    <w:p w14:paraId="350F1311" w14:textId="77777777" w:rsidR="00B17AC6" w:rsidRDefault="00B17AC6" w:rsidP="00B17AC6">
      <w:pPr>
        <w:spacing w:after="0" w:line="240" w:lineRule="auto"/>
        <w:rPr>
          <w:szCs w:val="24"/>
        </w:rPr>
      </w:pPr>
      <w:r>
        <w:rPr>
          <w:szCs w:val="24"/>
        </w:rPr>
        <w:t>- Contra as leis do aborto: 0,1%</w:t>
      </w:r>
    </w:p>
    <w:p w14:paraId="1E5B4214" w14:textId="77777777" w:rsidR="00B17AC6" w:rsidRDefault="00B17AC6" w:rsidP="00B17AC6">
      <w:pPr>
        <w:spacing w:line="240" w:lineRule="auto"/>
        <w:rPr>
          <w:szCs w:val="24"/>
        </w:rPr>
      </w:pPr>
    </w:p>
    <w:p w14:paraId="2E02B702" w14:textId="77777777" w:rsidR="00B17AC6" w:rsidRDefault="00B17AC6" w:rsidP="00B17AC6">
      <w:pPr>
        <w:spacing w:line="240" w:lineRule="auto"/>
        <w:rPr>
          <w:szCs w:val="24"/>
        </w:rPr>
      </w:pPr>
      <w:r>
        <w:rPr>
          <w:b/>
          <w:szCs w:val="24"/>
        </w:rPr>
        <w:t>NENHUM:</w:t>
      </w:r>
      <w:r>
        <w:rPr>
          <w:szCs w:val="24"/>
        </w:rPr>
        <w:t xml:space="preserve"> 0,1%</w:t>
      </w:r>
    </w:p>
    <w:p w14:paraId="393394FA" w14:textId="77777777" w:rsidR="00B17AC6" w:rsidRDefault="00B17AC6" w:rsidP="00B17AC6">
      <w:pPr>
        <w:spacing w:line="240" w:lineRule="auto"/>
        <w:rPr>
          <w:szCs w:val="24"/>
        </w:rPr>
      </w:pPr>
      <w:r>
        <w:rPr>
          <w:b/>
          <w:szCs w:val="24"/>
        </w:rPr>
        <w:t>NÃO RESPONDEU:</w:t>
      </w:r>
      <w:r>
        <w:rPr>
          <w:szCs w:val="24"/>
        </w:rPr>
        <w:t xml:space="preserve"> 0,2%</w:t>
      </w:r>
    </w:p>
    <w:p w14:paraId="0AE71F14" w14:textId="77777777" w:rsidR="00B17AC6" w:rsidRDefault="00B17AC6" w:rsidP="00B17AC6">
      <w:pPr>
        <w:spacing w:line="240" w:lineRule="auto"/>
        <w:rPr>
          <w:b/>
          <w:szCs w:val="24"/>
        </w:rPr>
      </w:pPr>
      <w:r>
        <w:rPr>
          <w:b/>
          <w:szCs w:val="24"/>
        </w:rPr>
        <w:t>3- PERFIL DOS ENTREVISTADOS</w:t>
      </w:r>
    </w:p>
    <w:p w14:paraId="5F9FF717" w14:textId="77777777" w:rsidR="00B17AC6" w:rsidRDefault="00B17AC6" w:rsidP="00B17AC6">
      <w:pPr>
        <w:spacing w:after="0" w:line="240" w:lineRule="auto"/>
        <w:rPr>
          <w:b/>
          <w:szCs w:val="24"/>
        </w:rPr>
      </w:pPr>
      <w:r>
        <w:rPr>
          <w:b/>
          <w:szCs w:val="24"/>
        </w:rPr>
        <w:t>Sexo:</w:t>
      </w:r>
    </w:p>
    <w:p w14:paraId="16D7095F" w14:textId="77777777" w:rsidR="00B17AC6" w:rsidRDefault="00B17AC6" w:rsidP="00B17AC6">
      <w:pPr>
        <w:spacing w:after="0" w:line="240" w:lineRule="auto"/>
        <w:rPr>
          <w:szCs w:val="24"/>
        </w:rPr>
      </w:pPr>
      <w:r>
        <w:rPr>
          <w:szCs w:val="24"/>
        </w:rPr>
        <w:t>- Masculino: 50%</w:t>
      </w:r>
    </w:p>
    <w:p w14:paraId="528F3716" w14:textId="77777777" w:rsidR="00B17AC6" w:rsidRDefault="00B17AC6" w:rsidP="00B17AC6">
      <w:pPr>
        <w:spacing w:after="0" w:line="240" w:lineRule="auto"/>
        <w:rPr>
          <w:szCs w:val="24"/>
        </w:rPr>
      </w:pPr>
      <w:r>
        <w:rPr>
          <w:szCs w:val="24"/>
        </w:rPr>
        <w:t>- Feminino: 50%</w:t>
      </w:r>
    </w:p>
    <w:p w14:paraId="5B411BF6" w14:textId="77777777" w:rsidR="00B17AC6" w:rsidRDefault="00B17AC6" w:rsidP="00B17AC6">
      <w:pPr>
        <w:spacing w:after="0" w:line="240" w:lineRule="auto"/>
        <w:rPr>
          <w:b/>
          <w:szCs w:val="24"/>
        </w:rPr>
      </w:pPr>
      <w:r>
        <w:rPr>
          <w:b/>
          <w:szCs w:val="24"/>
        </w:rPr>
        <w:t>Idade:</w:t>
      </w:r>
    </w:p>
    <w:p w14:paraId="6BDA8574" w14:textId="77777777" w:rsidR="00B17AC6" w:rsidRDefault="00B17AC6" w:rsidP="00B17AC6">
      <w:pPr>
        <w:spacing w:after="0" w:line="240" w:lineRule="auto"/>
        <w:rPr>
          <w:szCs w:val="24"/>
        </w:rPr>
      </w:pPr>
      <w:r>
        <w:rPr>
          <w:szCs w:val="24"/>
        </w:rPr>
        <w:t>- 14 a 24 anos: 43%</w:t>
      </w:r>
    </w:p>
    <w:p w14:paraId="393EB238" w14:textId="77777777" w:rsidR="00B17AC6" w:rsidRDefault="00B17AC6" w:rsidP="00B17AC6">
      <w:pPr>
        <w:spacing w:after="0" w:line="240" w:lineRule="auto"/>
        <w:rPr>
          <w:szCs w:val="24"/>
        </w:rPr>
      </w:pPr>
      <w:r>
        <w:rPr>
          <w:szCs w:val="24"/>
        </w:rPr>
        <w:t>- 25 a 29 anos: 20%</w:t>
      </w:r>
    </w:p>
    <w:p w14:paraId="3547EA95" w14:textId="77777777" w:rsidR="00B17AC6" w:rsidRDefault="00B17AC6" w:rsidP="00B17AC6">
      <w:pPr>
        <w:spacing w:after="0" w:line="240" w:lineRule="auto"/>
        <w:rPr>
          <w:szCs w:val="24"/>
        </w:rPr>
      </w:pPr>
      <w:r>
        <w:rPr>
          <w:szCs w:val="24"/>
        </w:rPr>
        <w:t>- 30 a 39 anos: 18%</w:t>
      </w:r>
    </w:p>
    <w:p w14:paraId="22FF209C" w14:textId="77777777" w:rsidR="00B17AC6" w:rsidRDefault="00B17AC6" w:rsidP="00B17AC6">
      <w:pPr>
        <w:spacing w:after="0" w:line="240" w:lineRule="auto"/>
        <w:rPr>
          <w:szCs w:val="24"/>
        </w:rPr>
      </w:pPr>
      <w:r>
        <w:rPr>
          <w:szCs w:val="24"/>
        </w:rPr>
        <w:t>- 40 ou mais anos: 19%</w:t>
      </w:r>
    </w:p>
    <w:p w14:paraId="3092C947" w14:textId="77777777" w:rsidR="00B17AC6" w:rsidRDefault="00B17AC6" w:rsidP="00B17AC6">
      <w:pPr>
        <w:spacing w:after="0" w:line="240" w:lineRule="auto"/>
        <w:rPr>
          <w:b/>
          <w:szCs w:val="24"/>
        </w:rPr>
      </w:pPr>
      <w:r>
        <w:rPr>
          <w:b/>
          <w:szCs w:val="24"/>
        </w:rPr>
        <w:lastRenderedPageBreak/>
        <w:t>Escolaridade:</w:t>
      </w:r>
    </w:p>
    <w:p w14:paraId="0A408303" w14:textId="77777777" w:rsidR="00B17AC6" w:rsidRDefault="00B17AC6" w:rsidP="00B17AC6">
      <w:pPr>
        <w:spacing w:after="0" w:line="240" w:lineRule="auto"/>
        <w:rPr>
          <w:szCs w:val="24"/>
        </w:rPr>
      </w:pPr>
      <w:r>
        <w:rPr>
          <w:szCs w:val="24"/>
        </w:rPr>
        <w:t>- Até colegial iniciado: 8%</w:t>
      </w:r>
    </w:p>
    <w:p w14:paraId="67EEB1E0" w14:textId="77777777" w:rsidR="00B17AC6" w:rsidRDefault="00B17AC6" w:rsidP="00B17AC6">
      <w:pPr>
        <w:spacing w:after="0" w:line="240" w:lineRule="auto"/>
        <w:rPr>
          <w:szCs w:val="24"/>
        </w:rPr>
      </w:pPr>
      <w:r>
        <w:rPr>
          <w:szCs w:val="24"/>
        </w:rPr>
        <w:t>- Colegial completo ou ensino superior iniciado: 49%</w:t>
      </w:r>
    </w:p>
    <w:p w14:paraId="4B2AC986" w14:textId="77777777" w:rsidR="00B17AC6" w:rsidRDefault="00B17AC6" w:rsidP="00B17AC6">
      <w:pPr>
        <w:spacing w:after="0" w:line="240" w:lineRule="auto"/>
        <w:rPr>
          <w:szCs w:val="24"/>
        </w:rPr>
      </w:pPr>
      <w:r>
        <w:rPr>
          <w:szCs w:val="24"/>
        </w:rPr>
        <w:t>- Superior completo: 43%</w:t>
      </w:r>
    </w:p>
    <w:p w14:paraId="4381E9C7" w14:textId="77777777" w:rsidR="00B17AC6" w:rsidRDefault="00B17AC6" w:rsidP="00B17AC6">
      <w:pPr>
        <w:spacing w:after="0" w:line="240" w:lineRule="auto"/>
        <w:rPr>
          <w:b/>
          <w:szCs w:val="24"/>
        </w:rPr>
      </w:pPr>
      <w:r>
        <w:rPr>
          <w:b/>
          <w:szCs w:val="24"/>
        </w:rPr>
        <w:t>Em relação à renda:</w:t>
      </w:r>
    </w:p>
    <w:p w14:paraId="69F257CC" w14:textId="77777777" w:rsidR="00B17AC6" w:rsidRDefault="00B17AC6" w:rsidP="00B17AC6">
      <w:pPr>
        <w:spacing w:after="0" w:line="240" w:lineRule="auto"/>
        <w:rPr>
          <w:szCs w:val="24"/>
        </w:rPr>
      </w:pPr>
      <w:r>
        <w:rPr>
          <w:szCs w:val="24"/>
        </w:rPr>
        <w:t xml:space="preserve">- 15% têm renda familiar até 2 </w:t>
      </w:r>
      <w:proofErr w:type="gramStart"/>
      <w:r>
        <w:rPr>
          <w:szCs w:val="24"/>
        </w:rPr>
        <w:t>salários mínimos</w:t>
      </w:r>
      <w:proofErr w:type="gramEnd"/>
      <w:r>
        <w:rPr>
          <w:szCs w:val="24"/>
        </w:rPr>
        <w:t>;</w:t>
      </w:r>
    </w:p>
    <w:p w14:paraId="111F2B84" w14:textId="77777777" w:rsidR="00B17AC6" w:rsidRDefault="00B17AC6" w:rsidP="00B17AC6">
      <w:pPr>
        <w:spacing w:after="0" w:line="240" w:lineRule="auto"/>
        <w:rPr>
          <w:szCs w:val="24"/>
        </w:rPr>
      </w:pPr>
      <w:r>
        <w:rPr>
          <w:szCs w:val="24"/>
        </w:rPr>
        <w:t xml:space="preserve">- 30% têm renda familiar acima de 2 até 5 </w:t>
      </w:r>
      <w:proofErr w:type="gramStart"/>
      <w:r>
        <w:rPr>
          <w:szCs w:val="24"/>
        </w:rPr>
        <w:t>salários mínimos</w:t>
      </w:r>
      <w:proofErr w:type="gramEnd"/>
      <w:r>
        <w:rPr>
          <w:szCs w:val="24"/>
        </w:rPr>
        <w:t>;</w:t>
      </w:r>
    </w:p>
    <w:p w14:paraId="73D52AD6" w14:textId="77777777" w:rsidR="00B17AC6" w:rsidRDefault="00B17AC6" w:rsidP="00B17AC6">
      <w:pPr>
        <w:spacing w:after="0" w:line="240" w:lineRule="auto"/>
        <w:rPr>
          <w:szCs w:val="24"/>
        </w:rPr>
      </w:pPr>
      <w:r>
        <w:rPr>
          <w:szCs w:val="24"/>
        </w:rPr>
        <w:t xml:space="preserve">- 26% têm renda familiar acima de 5 até 10 </w:t>
      </w:r>
      <w:proofErr w:type="gramStart"/>
      <w:r>
        <w:rPr>
          <w:szCs w:val="24"/>
        </w:rPr>
        <w:t>salários mínimos</w:t>
      </w:r>
      <w:proofErr w:type="gramEnd"/>
      <w:r>
        <w:rPr>
          <w:szCs w:val="24"/>
        </w:rPr>
        <w:t>;</w:t>
      </w:r>
    </w:p>
    <w:p w14:paraId="53D9434F" w14:textId="77777777" w:rsidR="00B17AC6" w:rsidRDefault="00B17AC6" w:rsidP="00B17AC6">
      <w:pPr>
        <w:spacing w:after="0" w:line="240" w:lineRule="auto"/>
        <w:rPr>
          <w:szCs w:val="24"/>
        </w:rPr>
      </w:pPr>
      <w:r>
        <w:rPr>
          <w:szCs w:val="24"/>
        </w:rPr>
        <w:t xml:space="preserve">- 23% têm renda familiar acima de 10 </w:t>
      </w:r>
      <w:proofErr w:type="gramStart"/>
      <w:r>
        <w:rPr>
          <w:szCs w:val="24"/>
        </w:rPr>
        <w:t>salários mínimos</w:t>
      </w:r>
      <w:proofErr w:type="gramEnd"/>
      <w:r>
        <w:rPr>
          <w:szCs w:val="24"/>
        </w:rPr>
        <w:t>;</w:t>
      </w:r>
    </w:p>
    <w:p w14:paraId="50F8195F" w14:textId="77777777" w:rsidR="00B17AC6" w:rsidRDefault="00B17AC6" w:rsidP="00B17AC6">
      <w:pPr>
        <w:spacing w:after="0" w:line="240" w:lineRule="auto"/>
        <w:rPr>
          <w:szCs w:val="24"/>
        </w:rPr>
      </w:pPr>
      <w:r>
        <w:rPr>
          <w:szCs w:val="24"/>
        </w:rPr>
        <w:t>- 6% não responderam.</w:t>
      </w:r>
    </w:p>
    <w:p w14:paraId="58F22C06" w14:textId="77777777" w:rsidR="00B17AC6" w:rsidRDefault="00B17AC6" w:rsidP="00B17AC6">
      <w:pPr>
        <w:spacing w:after="0" w:line="240" w:lineRule="auto"/>
        <w:rPr>
          <w:b/>
          <w:szCs w:val="24"/>
        </w:rPr>
      </w:pPr>
      <w:r>
        <w:rPr>
          <w:b/>
          <w:szCs w:val="24"/>
        </w:rPr>
        <w:t>Em relação à função remunerada:</w:t>
      </w:r>
    </w:p>
    <w:p w14:paraId="5D8FCC34" w14:textId="77777777" w:rsidR="00B17AC6" w:rsidRDefault="00B17AC6" w:rsidP="00B17AC6">
      <w:pPr>
        <w:spacing w:after="0" w:line="240" w:lineRule="auto"/>
        <w:rPr>
          <w:szCs w:val="24"/>
        </w:rPr>
      </w:pPr>
      <w:r>
        <w:rPr>
          <w:szCs w:val="24"/>
        </w:rPr>
        <w:t>- 76% trabalham;</w:t>
      </w:r>
    </w:p>
    <w:p w14:paraId="7099C18D" w14:textId="77777777" w:rsidR="00B17AC6" w:rsidRDefault="00B17AC6" w:rsidP="00B17AC6">
      <w:pPr>
        <w:spacing w:after="0" w:line="240" w:lineRule="auto"/>
        <w:rPr>
          <w:szCs w:val="24"/>
        </w:rPr>
      </w:pPr>
      <w:r>
        <w:rPr>
          <w:szCs w:val="24"/>
        </w:rPr>
        <w:t>- 24% não trabalham.</w:t>
      </w:r>
    </w:p>
    <w:p w14:paraId="55A3362F" w14:textId="77777777" w:rsidR="00B17AC6" w:rsidRDefault="00B17AC6" w:rsidP="00B17AC6">
      <w:pPr>
        <w:spacing w:after="0" w:line="240" w:lineRule="auto"/>
        <w:rPr>
          <w:szCs w:val="24"/>
        </w:rPr>
      </w:pPr>
      <w:r>
        <w:rPr>
          <w:szCs w:val="24"/>
        </w:rPr>
        <w:t>- 52% estudam;</w:t>
      </w:r>
    </w:p>
    <w:p w14:paraId="71627B91" w14:textId="77777777" w:rsidR="00B17AC6" w:rsidRDefault="00B17AC6" w:rsidP="00B17AC6">
      <w:pPr>
        <w:spacing w:after="0" w:line="240" w:lineRule="auto"/>
        <w:rPr>
          <w:szCs w:val="24"/>
        </w:rPr>
      </w:pPr>
      <w:r>
        <w:rPr>
          <w:szCs w:val="24"/>
        </w:rPr>
        <w:t>- 48% não estudam.</w:t>
      </w:r>
    </w:p>
    <w:p w14:paraId="6A2B695A" w14:textId="77777777" w:rsidR="00B17AC6" w:rsidRDefault="00B17AC6" w:rsidP="00B17AC6">
      <w:pPr>
        <w:spacing w:after="0" w:line="240" w:lineRule="auto"/>
        <w:rPr>
          <w:szCs w:val="24"/>
        </w:rPr>
      </w:pPr>
      <w:r>
        <w:rPr>
          <w:szCs w:val="24"/>
        </w:rPr>
        <w:t xml:space="preserve"> </w:t>
      </w:r>
    </w:p>
    <w:p w14:paraId="1E758F51" w14:textId="77777777" w:rsidR="00B17AC6" w:rsidRDefault="00B17AC6" w:rsidP="00B17AC6">
      <w:pPr>
        <w:spacing w:after="0" w:line="240" w:lineRule="auto"/>
        <w:rPr>
          <w:b/>
          <w:szCs w:val="24"/>
        </w:rPr>
      </w:pPr>
      <w:r>
        <w:rPr>
          <w:b/>
          <w:szCs w:val="24"/>
        </w:rPr>
        <w:t>4- PARTICIPAÇÃO EM OUTRAS MANIFESTAÇÕES</w:t>
      </w:r>
    </w:p>
    <w:p w14:paraId="1F07E64D" w14:textId="77777777" w:rsidR="00B17AC6" w:rsidRDefault="00B17AC6" w:rsidP="00B17AC6">
      <w:pPr>
        <w:spacing w:before="240" w:after="0" w:line="240" w:lineRule="auto"/>
        <w:rPr>
          <w:szCs w:val="24"/>
        </w:rPr>
      </w:pPr>
      <w:r>
        <w:rPr>
          <w:szCs w:val="24"/>
        </w:rPr>
        <w:t>E antes dessas manifestações iniciadas no começo do mês de junho, você já tinha participado de alguma outra manifestação de rua?</w:t>
      </w:r>
    </w:p>
    <w:p w14:paraId="0D1AE394" w14:textId="77777777" w:rsidR="00B17AC6" w:rsidRDefault="00B17AC6" w:rsidP="00B17AC6">
      <w:pPr>
        <w:spacing w:after="0" w:line="240" w:lineRule="auto"/>
        <w:rPr>
          <w:szCs w:val="24"/>
        </w:rPr>
      </w:pPr>
      <w:r>
        <w:rPr>
          <w:szCs w:val="24"/>
        </w:rPr>
        <w:t>- Sim: 54%</w:t>
      </w:r>
    </w:p>
    <w:p w14:paraId="5B9962CE" w14:textId="77777777" w:rsidR="00B17AC6" w:rsidRDefault="00B17AC6" w:rsidP="00B17AC6">
      <w:pPr>
        <w:spacing w:after="0" w:line="240" w:lineRule="auto"/>
        <w:rPr>
          <w:szCs w:val="24"/>
        </w:rPr>
      </w:pPr>
      <w:r>
        <w:rPr>
          <w:szCs w:val="24"/>
        </w:rPr>
        <w:t>- Não: 46%</w:t>
      </w:r>
    </w:p>
    <w:p w14:paraId="267061F6" w14:textId="77777777" w:rsidR="00B17AC6" w:rsidRDefault="00B17AC6" w:rsidP="00B17AC6">
      <w:pPr>
        <w:spacing w:after="0" w:line="240" w:lineRule="auto"/>
        <w:rPr>
          <w:szCs w:val="24"/>
        </w:rPr>
      </w:pPr>
      <w:r>
        <w:rPr>
          <w:szCs w:val="24"/>
        </w:rPr>
        <w:t xml:space="preserve"> </w:t>
      </w:r>
    </w:p>
    <w:p w14:paraId="406AEE23" w14:textId="77777777" w:rsidR="00B17AC6" w:rsidRDefault="00B17AC6" w:rsidP="00B17AC6">
      <w:pPr>
        <w:spacing w:after="0" w:line="240" w:lineRule="auto"/>
        <w:rPr>
          <w:b/>
          <w:szCs w:val="24"/>
        </w:rPr>
      </w:pPr>
      <w:r>
        <w:rPr>
          <w:b/>
          <w:szCs w:val="24"/>
        </w:rPr>
        <w:t>5- COMO SOUBE</w:t>
      </w:r>
    </w:p>
    <w:p w14:paraId="613E9166" w14:textId="77777777" w:rsidR="00B17AC6" w:rsidRDefault="00B17AC6" w:rsidP="00B17AC6">
      <w:pPr>
        <w:spacing w:before="240" w:after="0" w:line="240" w:lineRule="auto"/>
        <w:rPr>
          <w:szCs w:val="24"/>
        </w:rPr>
      </w:pPr>
      <w:r>
        <w:rPr>
          <w:szCs w:val="24"/>
        </w:rPr>
        <w:t>Como você soube da manifestação de quinta (20):</w:t>
      </w:r>
    </w:p>
    <w:p w14:paraId="385CEA58" w14:textId="77777777" w:rsidR="00B17AC6" w:rsidRDefault="00B17AC6" w:rsidP="00B17AC6">
      <w:pPr>
        <w:spacing w:after="0" w:line="240" w:lineRule="auto"/>
        <w:rPr>
          <w:szCs w:val="24"/>
        </w:rPr>
      </w:pPr>
      <w:r>
        <w:rPr>
          <w:szCs w:val="24"/>
        </w:rPr>
        <w:t>- Amigos e colegas: 28%</w:t>
      </w:r>
    </w:p>
    <w:p w14:paraId="5F970836" w14:textId="77777777" w:rsidR="00B17AC6" w:rsidRDefault="00B17AC6" w:rsidP="00B17AC6">
      <w:pPr>
        <w:spacing w:after="0" w:line="240" w:lineRule="auto"/>
        <w:rPr>
          <w:szCs w:val="24"/>
        </w:rPr>
      </w:pPr>
      <w:r>
        <w:rPr>
          <w:szCs w:val="24"/>
        </w:rPr>
        <w:t>- Base do movimento: 3%</w:t>
      </w:r>
    </w:p>
    <w:p w14:paraId="4022DC14" w14:textId="77777777" w:rsidR="00B17AC6" w:rsidRDefault="00B17AC6" w:rsidP="00B17AC6">
      <w:pPr>
        <w:spacing w:after="0" w:line="240" w:lineRule="auto"/>
        <w:rPr>
          <w:szCs w:val="24"/>
        </w:rPr>
      </w:pPr>
      <w:r>
        <w:rPr>
          <w:szCs w:val="24"/>
        </w:rPr>
        <w:t>- Facebook: 62%</w:t>
      </w:r>
    </w:p>
    <w:p w14:paraId="1461CAA7" w14:textId="77777777" w:rsidR="00B17AC6" w:rsidRDefault="00B17AC6" w:rsidP="00B17AC6">
      <w:pPr>
        <w:spacing w:after="0" w:line="240" w:lineRule="auto"/>
        <w:rPr>
          <w:szCs w:val="24"/>
        </w:rPr>
      </w:pPr>
      <w:r>
        <w:rPr>
          <w:szCs w:val="24"/>
        </w:rPr>
        <w:t>- Familiares: 3%</w:t>
      </w:r>
    </w:p>
    <w:p w14:paraId="06A824EA" w14:textId="77777777" w:rsidR="00B17AC6" w:rsidRDefault="00B17AC6" w:rsidP="00B17AC6">
      <w:pPr>
        <w:spacing w:after="0" w:line="240" w:lineRule="auto"/>
        <w:rPr>
          <w:szCs w:val="24"/>
        </w:rPr>
      </w:pPr>
      <w:r>
        <w:rPr>
          <w:szCs w:val="24"/>
        </w:rPr>
        <w:t>- Internet – outros meios: 29%</w:t>
      </w:r>
    </w:p>
    <w:p w14:paraId="7B9CD9FB" w14:textId="77777777" w:rsidR="00B17AC6" w:rsidRDefault="00B17AC6" w:rsidP="00B17AC6">
      <w:pPr>
        <w:spacing w:after="0" w:line="240" w:lineRule="auto"/>
        <w:rPr>
          <w:szCs w:val="24"/>
        </w:rPr>
      </w:pPr>
      <w:r>
        <w:rPr>
          <w:szCs w:val="24"/>
        </w:rPr>
        <w:t>- Jornais impressos: 4%</w:t>
      </w:r>
    </w:p>
    <w:p w14:paraId="4B635C22" w14:textId="77777777" w:rsidR="00B17AC6" w:rsidRDefault="00B17AC6" w:rsidP="00B17AC6">
      <w:pPr>
        <w:spacing w:after="0" w:line="240" w:lineRule="auto"/>
        <w:rPr>
          <w:szCs w:val="24"/>
        </w:rPr>
      </w:pPr>
      <w:r>
        <w:rPr>
          <w:szCs w:val="24"/>
        </w:rPr>
        <w:t>- Jornais online: 3%</w:t>
      </w:r>
    </w:p>
    <w:p w14:paraId="3DD25832" w14:textId="77777777" w:rsidR="00B17AC6" w:rsidRDefault="00B17AC6" w:rsidP="00B17AC6">
      <w:pPr>
        <w:spacing w:after="0" w:line="240" w:lineRule="auto"/>
        <w:rPr>
          <w:szCs w:val="24"/>
        </w:rPr>
      </w:pPr>
      <w:r>
        <w:rPr>
          <w:szCs w:val="24"/>
        </w:rPr>
        <w:t>- Radio: 4%</w:t>
      </w:r>
    </w:p>
    <w:p w14:paraId="498E59D2" w14:textId="77777777" w:rsidR="00B17AC6" w:rsidRDefault="00B17AC6" w:rsidP="00B17AC6">
      <w:pPr>
        <w:spacing w:after="0" w:line="240" w:lineRule="auto"/>
        <w:rPr>
          <w:szCs w:val="24"/>
        </w:rPr>
      </w:pPr>
      <w:r>
        <w:rPr>
          <w:szCs w:val="24"/>
        </w:rPr>
        <w:t>- TV: 14%</w:t>
      </w:r>
    </w:p>
    <w:p w14:paraId="75189717" w14:textId="77777777" w:rsidR="00B17AC6" w:rsidRDefault="00B17AC6" w:rsidP="00B17AC6">
      <w:pPr>
        <w:spacing w:after="0" w:line="240" w:lineRule="auto"/>
        <w:rPr>
          <w:szCs w:val="24"/>
        </w:rPr>
      </w:pPr>
      <w:r>
        <w:rPr>
          <w:szCs w:val="24"/>
        </w:rPr>
        <w:t>- Twitter: 1%</w:t>
      </w:r>
    </w:p>
    <w:p w14:paraId="4B694A56" w14:textId="77777777" w:rsidR="00B17AC6" w:rsidRDefault="00B17AC6" w:rsidP="00B17AC6">
      <w:pPr>
        <w:spacing w:after="0" w:line="240" w:lineRule="auto"/>
        <w:rPr>
          <w:szCs w:val="24"/>
        </w:rPr>
      </w:pPr>
      <w:r>
        <w:rPr>
          <w:szCs w:val="24"/>
        </w:rPr>
        <w:t xml:space="preserve"> </w:t>
      </w:r>
    </w:p>
    <w:p w14:paraId="21559E2F" w14:textId="77777777" w:rsidR="00B17AC6" w:rsidRDefault="00B17AC6" w:rsidP="00B17AC6">
      <w:pPr>
        <w:spacing w:after="0" w:line="240" w:lineRule="auto"/>
        <w:rPr>
          <w:b/>
          <w:szCs w:val="24"/>
        </w:rPr>
      </w:pPr>
      <w:r>
        <w:rPr>
          <w:b/>
          <w:szCs w:val="24"/>
        </w:rPr>
        <w:t>6- COMO SE MOBILIZOU</w:t>
      </w:r>
    </w:p>
    <w:p w14:paraId="6CA23BDA" w14:textId="77777777" w:rsidR="00B17AC6" w:rsidRDefault="00B17AC6" w:rsidP="00B17AC6">
      <w:pPr>
        <w:spacing w:before="240" w:after="0" w:line="240" w:lineRule="auto"/>
        <w:rPr>
          <w:szCs w:val="24"/>
        </w:rPr>
      </w:pPr>
      <w:r>
        <w:rPr>
          <w:szCs w:val="24"/>
        </w:rPr>
        <w:t xml:space="preserve">Você se mobilizou para as manifestações através das redes sociais como </w:t>
      </w:r>
      <w:proofErr w:type="spellStart"/>
      <w:r>
        <w:rPr>
          <w:szCs w:val="24"/>
        </w:rPr>
        <w:t>facebook</w:t>
      </w:r>
      <w:proofErr w:type="spellEnd"/>
      <w:r>
        <w:rPr>
          <w:szCs w:val="24"/>
        </w:rPr>
        <w:t xml:space="preserve"> e </w:t>
      </w:r>
      <w:proofErr w:type="spellStart"/>
      <w:r>
        <w:rPr>
          <w:szCs w:val="24"/>
        </w:rPr>
        <w:t>twitter</w:t>
      </w:r>
      <w:proofErr w:type="spellEnd"/>
      <w:r>
        <w:rPr>
          <w:szCs w:val="24"/>
        </w:rPr>
        <w:t>?</w:t>
      </w:r>
    </w:p>
    <w:p w14:paraId="26DEFEAD" w14:textId="77777777" w:rsidR="00B17AC6" w:rsidRDefault="00B17AC6" w:rsidP="00B17AC6">
      <w:pPr>
        <w:spacing w:after="0" w:line="240" w:lineRule="auto"/>
        <w:rPr>
          <w:szCs w:val="24"/>
        </w:rPr>
      </w:pPr>
      <w:r>
        <w:rPr>
          <w:szCs w:val="24"/>
        </w:rPr>
        <w:t>- Facebook: 77%</w:t>
      </w:r>
    </w:p>
    <w:p w14:paraId="53DCFCA7" w14:textId="77777777" w:rsidR="00B17AC6" w:rsidRDefault="00B17AC6" w:rsidP="00B17AC6">
      <w:pPr>
        <w:spacing w:after="0" w:line="240" w:lineRule="auto"/>
        <w:rPr>
          <w:szCs w:val="24"/>
        </w:rPr>
      </w:pPr>
      <w:r>
        <w:rPr>
          <w:szCs w:val="24"/>
        </w:rPr>
        <w:t>- Twitter: 1%</w:t>
      </w:r>
    </w:p>
    <w:p w14:paraId="5FD56949" w14:textId="77777777" w:rsidR="00B17AC6" w:rsidRDefault="00B17AC6" w:rsidP="00B17AC6">
      <w:pPr>
        <w:spacing w:after="0" w:line="240" w:lineRule="auto"/>
        <w:rPr>
          <w:szCs w:val="24"/>
        </w:rPr>
      </w:pPr>
      <w:r>
        <w:rPr>
          <w:szCs w:val="24"/>
        </w:rPr>
        <w:t>- Os dois: 8%</w:t>
      </w:r>
    </w:p>
    <w:p w14:paraId="1934EE76" w14:textId="77777777" w:rsidR="00B17AC6" w:rsidRDefault="00B17AC6" w:rsidP="00B17AC6">
      <w:pPr>
        <w:spacing w:after="0" w:line="240" w:lineRule="auto"/>
        <w:rPr>
          <w:szCs w:val="24"/>
        </w:rPr>
      </w:pPr>
      <w:r>
        <w:rPr>
          <w:szCs w:val="24"/>
        </w:rPr>
        <w:t>- Não se mobilizou através de redes: 13%</w:t>
      </w:r>
    </w:p>
    <w:p w14:paraId="1EACEFA6" w14:textId="77777777" w:rsidR="00B17AC6" w:rsidRDefault="00B17AC6" w:rsidP="00B17AC6">
      <w:pPr>
        <w:spacing w:after="0" w:line="240" w:lineRule="auto"/>
        <w:rPr>
          <w:szCs w:val="24"/>
        </w:rPr>
      </w:pPr>
      <w:r>
        <w:rPr>
          <w:szCs w:val="24"/>
        </w:rPr>
        <w:t>6.2-Você utilizou alguma rede social para convocar outras pessoas para esta manifestação?</w:t>
      </w:r>
    </w:p>
    <w:p w14:paraId="6B72716B" w14:textId="77777777" w:rsidR="00B17AC6" w:rsidRDefault="00B17AC6" w:rsidP="00B17AC6">
      <w:pPr>
        <w:spacing w:after="0" w:line="240" w:lineRule="auto"/>
        <w:rPr>
          <w:szCs w:val="24"/>
        </w:rPr>
      </w:pPr>
      <w:r>
        <w:rPr>
          <w:szCs w:val="24"/>
        </w:rPr>
        <w:t>- Sim: 75%</w:t>
      </w:r>
    </w:p>
    <w:p w14:paraId="207605F7" w14:textId="77777777" w:rsidR="00B17AC6" w:rsidRDefault="00B17AC6" w:rsidP="00B17AC6">
      <w:pPr>
        <w:spacing w:after="0" w:line="240" w:lineRule="auto"/>
        <w:rPr>
          <w:szCs w:val="24"/>
        </w:rPr>
      </w:pPr>
      <w:r>
        <w:rPr>
          <w:szCs w:val="24"/>
        </w:rPr>
        <w:t>- Não: 25%</w:t>
      </w:r>
    </w:p>
    <w:p w14:paraId="6ACFA461" w14:textId="77777777" w:rsidR="00B17AC6" w:rsidRDefault="00B17AC6" w:rsidP="00B17AC6">
      <w:pPr>
        <w:spacing w:before="240" w:after="0" w:line="240" w:lineRule="auto"/>
        <w:rPr>
          <w:szCs w:val="24"/>
        </w:rPr>
      </w:pPr>
      <w:r>
        <w:rPr>
          <w:szCs w:val="24"/>
        </w:rPr>
        <w:t>Você veio sozinho ou acompanhado a esta manifestação? Por quem?</w:t>
      </w:r>
    </w:p>
    <w:p w14:paraId="3AE1FA4D" w14:textId="77777777" w:rsidR="00B17AC6" w:rsidRDefault="00B17AC6" w:rsidP="00B17AC6">
      <w:pPr>
        <w:spacing w:after="0" w:line="240" w:lineRule="auto"/>
        <w:rPr>
          <w:szCs w:val="24"/>
        </w:rPr>
      </w:pPr>
      <w:r>
        <w:rPr>
          <w:szCs w:val="24"/>
        </w:rPr>
        <w:t>- Namorado(a); Marido/ Mulher: 11%</w:t>
      </w:r>
    </w:p>
    <w:p w14:paraId="0A4C2688" w14:textId="77777777" w:rsidR="00B17AC6" w:rsidRDefault="00B17AC6" w:rsidP="00B17AC6">
      <w:pPr>
        <w:spacing w:after="0" w:line="240" w:lineRule="auto"/>
        <w:rPr>
          <w:szCs w:val="24"/>
        </w:rPr>
      </w:pPr>
      <w:r>
        <w:rPr>
          <w:szCs w:val="24"/>
        </w:rPr>
        <w:lastRenderedPageBreak/>
        <w:t>- Amigo ou colega: 65%</w:t>
      </w:r>
    </w:p>
    <w:p w14:paraId="266ED89E" w14:textId="77777777" w:rsidR="00B17AC6" w:rsidRDefault="00B17AC6" w:rsidP="00B17AC6">
      <w:pPr>
        <w:spacing w:after="0" w:line="240" w:lineRule="auto"/>
        <w:rPr>
          <w:szCs w:val="24"/>
        </w:rPr>
      </w:pPr>
      <w:r>
        <w:rPr>
          <w:szCs w:val="24"/>
        </w:rPr>
        <w:t>- Filho (s): 4%</w:t>
      </w:r>
    </w:p>
    <w:p w14:paraId="0578FB7F" w14:textId="77777777" w:rsidR="00B17AC6" w:rsidRDefault="00B17AC6" w:rsidP="00B17AC6">
      <w:pPr>
        <w:spacing w:after="0" w:line="240" w:lineRule="auto"/>
        <w:rPr>
          <w:szCs w:val="24"/>
        </w:rPr>
      </w:pPr>
      <w:r>
        <w:rPr>
          <w:szCs w:val="24"/>
        </w:rPr>
        <w:t>- Pai/Mãe: 2%</w:t>
      </w:r>
    </w:p>
    <w:p w14:paraId="0D54DF4D" w14:textId="77777777" w:rsidR="00B17AC6" w:rsidRDefault="00B17AC6" w:rsidP="00B17AC6">
      <w:pPr>
        <w:spacing w:after="0" w:line="240" w:lineRule="auto"/>
        <w:rPr>
          <w:szCs w:val="24"/>
        </w:rPr>
      </w:pPr>
      <w:r>
        <w:rPr>
          <w:szCs w:val="24"/>
        </w:rPr>
        <w:t>- Irmão ou outros parentes: 8%</w:t>
      </w:r>
    </w:p>
    <w:p w14:paraId="0C074E3D" w14:textId="77777777" w:rsidR="00B17AC6" w:rsidRDefault="00B17AC6" w:rsidP="00B17AC6">
      <w:pPr>
        <w:spacing w:after="0" w:line="240" w:lineRule="auto"/>
        <w:rPr>
          <w:szCs w:val="24"/>
        </w:rPr>
      </w:pPr>
      <w:r>
        <w:rPr>
          <w:szCs w:val="24"/>
        </w:rPr>
        <w:t>- Veio sozinho: 22%</w:t>
      </w:r>
    </w:p>
    <w:p w14:paraId="0F5135A8" w14:textId="77777777" w:rsidR="00B17AC6" w:rsidRDefault="00B17AC6" w:rsidP="00B17AC6">
      <w:pPr>
        <w:spacing w:after="0" w:line="240" w:lineRule="auto"/>
        <w:rPr>
          <w:szCs w:val="24"/>
        </w:rPr>
      </w:pPr>
      <w:r>
        <w:rPr>
          <w:szCs w:val="24"/>
        </w:rPr>
        <w:t xml:space="preserve"> </w:t>
      </w:r>
    </w:p>
    <w:p w14:paraId="39842A0D" w14:textId="77777777" w:rsidR="00B17AC6" w:rsidRDefault="00B17AC6" w:rsidP="00B17AC6">
      <w:pPr>
        <w:spacing w:after="0" w:line="240" w:lineRule="auto"/>
        <w:rPr>
          <w:b/>
          <w:szCs w:val="24"/>
        </w:rPr>
      </w:pPr>
      <w:r>
        <w:rPr>
          <w:b/>
          <w:szCs w:val="24"/>
        </w:rPr>
        <w:t>7- ATUAÇÃO DA POLÍCIA</w:t>
      </w:r>
    </w:p>
    <w:p w14:paraId="1E4DFB28" w14:textId="77777777" w:rsidR="00B17AC6" w:rsidRDefault="00B17AC6" w:rsidP="00B17AC6">
      <w:pPr>
        <w:spacing w:before="240" w:after="0" w:line="240" w:lineRule="auto"/>
        <w:rPr>
          <w:szCs w:val="24"/>
        </w:rPr>
      </w:pPr>
      <w:r>
        <w:rPr>
          <w:szCs w:val="24"/>
        </w:rPr>
        <w:t>E pensando na atuação da polícia para conter as manifestações, você diria que de modo geral a polícia:</w:t>
      </w:r>
    </w:p>
    <w:p w14:paraId="30A8FD7B" w14:textId="77777777" w:rsidR="00B17AC6" w:rsidRDefault="00B17AC6" w:rsidP="00B17AC6">
      <w:pPr>
        <w:spacing w:after="0" w:line="240" w:lineRule="auto"/>
        <w:rPr>
          <w:szCs w:val="24"/>
        </w:rPr>
      </w:pPr>
      <w:r>
        <w:rPr>
          <w:szCs w:val="24"/>
        </w:rPr>
        <w:t>- Agiu com muita violência: 57%</w:t>
      </w:r>
    </w:p>
    <w:p w14:paraId="5E112A41" w14:textId="77777777" w:rsidR="00B17AC6" w:rsidRDefault="00B17AC6" w:rsidP="00B17AC6">
      <w:pPr>
        <w:spacing w:after="0" w:line="240" w:lineRule="auto"/>
        <w:rPr>
          <w:szCs w:val="24"/>
        </w:rPr>
      </w:pPr>
      <w:r>
        <w:rPr>
          <w:szCs w:val="24"/>
        </w:rPr>
        <w:t>- Com violência, mas sem exageros: 24%</w:t>
      </w:r>
    </w:p>
    <w:p w14:paraId="538EDFE5" w14:textId="77777777" w:rsidR="00B17AC6" w:rsidRDefault="00B17AC6" w:rsidP="00B17AC6">
      <w:pPr>
        <w:spacing w:after="0" w:line="240" w:lineRule="auto"/>
        <w:rPr>
          <w:szCs w:val="24"/>
        </w:rPr>
      </w:pPr>
      <w:r>
        <w:rPr>
          <w:szCs w:val="24"/>
        </w:rPr>
        <w:t>- Agiu sem violência: 15%</w:t>
      </w:r>
    </w:p>
    <w:p w14:paraId="2B303DB1" w14:textId="77777777" w:rsidR="00B17AC6" w:rsidRDefault="00B17AC6" w:rsidP="00B17AC6">
      <w:pPr>
        <w:spacing w:after="0" w:line="240" w:lineRule="auto"/>
        <w:rPr>
          <w:szCs w:val="24"/>
        </w:rPr>
      </w:pPr>
      <w:r>
        <w:rPr>
          <w:szCs w:val="24"/>
        </w:rPr>
        <w:t>- Não sabe/ Não respondeu: 4%</w:t>
      </w:r>
    </w:p>
    <w:p w14:paraId="74BB7F8C" w14:textId="77777777" w:rsidR="00B17AC6" w:rsidRDefault="00B17AC6" w:rsidP="00B17AC6">
      <w:pPr>
        <w:spacing w:after="0" w:line="240" w:lineRule="auto"/>
        <w:rPr>
          <w:szCs w:val="24"/>
        </w:rPr>
      </w:pPr>
      <w:r>
        <w:rPr>
          <w:szCs w:val="24"/>
        </w:rPr>
        <w:t xml:space="preserve"> </w:t>
      </w:r>
    </w:p>
    <w:p w14:paraId="58190C4D" w14:textId="77777777" w:rsidR="00B17AC6" w:rsidRDefault="00B17AC6" w:rsidP="00B17AC6">
      <w:pPr>
        <w:spacing w:after="0" w:line="240" w:lineRule="auto"/>
        <w:rPr>
          <w:b/>
          <w:szCs w:val="24"/>
        </w:rPr>
      </w:pPr>
      <w:r>
        <w:rPr>
          <w:b/>
          <w:szCs w:val="24"/>
        </w:rPr>
        <w:t>8- DEPREDAÇÕES</w:t>
      </w:r>
    </w:p>
    <w:p w14:paraId="53F9DC49" w14:textId="77777777" w:rsidR="00B17AC6" w:rsidRDefault="00B17AC6" w:rsidP="00B17AC6">
      <w:pPr>
        <w:spacing w:before="240" w:after="0" w:line="240" w:lineRule="auto"/>
        <w:rPr>
          <w:szCs w:val="24"/>
        </w:rPr>
      </w:pPr>
      <w:r>
        <w:rPr>
          <w:szCs w:val="24"/>
        </w:rPr>
        <w:t xml:space="preserve">Qual </w:t>
      </w:r>
      <w:proofErr w:type="gramStart"/>
      <w:r>
        <w:rPr>
          <w:szCs w:val="24"/>
        </w:rPr>
        <w:t>destas frases melhor</w:t>
      </w:r>
      <w:proofErr w:type="gramEnd"/>
      <w:r>
        <w:rPr>
          <w:szCs w:val="24"/>
        </w:rPr>
        <w:t xml:space="preserve"> representa a sua opinião em relação a depredações de bens públicos e privados em manifestações?</w:t>
      </w:r>
    </w:p>
    <w:p w14:paraId="3384AF17" w14:textId="77777777" w:rsidR="00B17AC6" w:rsidRDefault="00B17AC6" w:rsidP="00B17AC6">
      <w:pPr>
        <w:spacing w:after="0" w:line="240" w:lineRule="auto"/>
        <w:rPr>
          <w:szCs w:val="24"/>
        </w:rPr>
      </w:pPr>
      <w:r>
        <w:rPr>
          <w:szCs w:val="24"/>
        </w:rPr>
        <w:t>- As depredações são sempre justificadas em uma manifestação, independente das circunstâncias: 5%</w:t>
      </w:r>
    </w:p>
    <w:p w14:paraId="043DE5A4" w14:textId="77777777" w:rsidR="00B17AC6" w:rsidRDefault="00B17AC6" w:rsidP="00B17AC6">
      <w:pPr>
        <w:spacing w:after="0" w:line="240" w:lineRule="auto"/>
        <w:rPr>
          <w:szCs w:val="24"/>
        </w:rPr>
      </w:pPr>
      <w:r>
        <w:rPr>
          <w:szCs w:val="24"/>
        </w:rPr>
        <w:t>- As depredações são justificadas somente em certas circunstâncias: 28%</w:t>
      </w:r>
    </w:p>
    <w:p w14:paraId="559F87B6" w14:textId="77777777" w:rsidR="00B17AC6" w:rsidRDefault="00B17AC6" w:rsidP="00B17AC6">
      <w:pPr>
        <w:spacing w:after="0" w:line="240" w:lineRule="auto"/>
        <w:rPr>
          <w:szCs w:val="24"/>
        </w:rPr>
      </w:pPr>
      <w:r>
        <w:rPr>
          <w:szCs w:val="24"/>
        </w:rPr>
        <w:t>- As depredações nunca são justificadas, independente das circunstâncias de um protesto: 66%</w:t>
      </w:r>
    </w:p>
    <w:p w14:paraId="642647BA" w14:textId="77777777" w:rsidR="00B17AC6" w:rsidRDefault="00B17AC6" w:rsidP="00B17AC6">
      <w:pPr>
        <w:spacing w:after="0" w:line="240" w:lineRule="auto"/>
        <w:rPr>
          <w:szCs w:val="24"/>
        </w:rPr>
      </w:pPr>
      <w:r>
        <w:rPr>
          <w:szCs w:val="24"/>
        </w:rPr>
        <w:t>- Não sabe: 1%</w:t>
      </w:r>
    </w:p>
    <w:p w14:paraId="2B9A9904" w14:textId="77777777" w:rsidR="00B17AC6" w:rsidRDefault="00B17AC6" w:rsidP="00B17AC6">
      <w:pPr>
        <w:spacing w:after="0" w:line="240" w:lineRule="auto"/>
        <w:jc w:val="left"/>
        <w:rPr>
          <w:szCs w:val="24"/>
        </w:rPr>
      </w:pPr>
      <w:r>
        <w:rPr>
          <w:szCs w:val="24"/>
        </w:rPr>
        <w:br w:type="page"/>
      </w:r>
    </w:p>
    <w:p w14:paraId="64ECFE40" w14:textId="77777777" w:rsidR="00B17AC6" w:rsidRDefault="00B17AC6" w:rsidP="00B17AC6">
      <w:pPr>
        <w:spacing w:after="0" w:line="240" w:lineRule="auto"/>
        <w:rPr>
          <w:b/>
          <w:szCs w:val="24"/>
        </w:rPr>
      </w:pPr>
      <w:r>
        <w:rPr>
          <w:b/>
          <w:szCs w:val="24"/>
        </w:rPr>
        <w:lastRenderedPageBreak/>
        <w:t>9 – RESULTADOS DOS PROTESTOS</w:t>
      </w:r>
    </w:p>
    <w:p w14:paraId="72E2C83F" w14:textId="77777777" w:rsidR="00B17AC6" w:rsidRDefault="00B17AC6" w:rsidP="00B17AC6">
      <w:pPr>
        <w:spacing w:before="240" w:after="0" w:line="240" w:lineRule="auto"/>
        <w:rPr>
          <w:szCs w:val="24"/>
        </w:rPr>
      </w:pPr>
      <w:r>
        <w:rPr>
          <w:szCs w:val="24"/>
        </w:rPr>
        <w:t>Você acha que essas manifestações vão conseguir promover as mudanças que você reivindica?</w:t>
      </w:r>
    </w:p>
    <w:p w14:paraId="0129016A" w14:textId="77777777" w:rsidR="00B17AC6" w:rsidRDefault="00B17AC6" w:rsidP="00B17AC6">
      <w:pPr>
        <w:spacing w:after="0" w:line="240" w:lineRule="auto"/>
        <w:rPr>
          <w:szCs w:val="24"/>
        </w:rPr>
      </w:pPr>
      <w:r>
        <w:rPr>
          <w:szCs w:val="24"/>
        </w:rPr>
        <w:t>- Sim: 94%</w:t>
      </w:r>
    </w:p>
    <w:p w14:paraId="1D2801F9" w14:textId="77777777" w:rsidR="00B17AC6" w:rsidRDefault="00B17AC6" w:rsidP="00B17AC6">
      <w:pPr>
        <w:spacing w:after="0" w:line="240" w:lineRule="auto"/>
        <w:rPr>
          <w:szCs w:val="24"/>
        </w:rPr>
      </w:pPr>
      <w:r>
        <w:rPr>
          <w:szCs w:val="24"/>
        </w:rPr>
        <w:t>- Não: 6%</w:t>
      </w:r>
    </w:p>
    <w:p w14:paraId="22E0655B" w14:textId="77777777" w:rsidR="00B17AC6" w:rsidRDefault="00B17AC6" w:rsidP="00B17AC6">
      <w:pPr>
        <w:spacing w:after="0" w:line="240" w:lineRule="auto"/>
        <w:rPr>
          <w:szCs w:val="24"/>
        </w:rPr>
      </w:pPr>
    </w:p>
    <w:p w14:paraId="159D265F" w14:textId="77777777" w:rsidR="00B17AC6" w:rsidRDefault="00B17AC6" w:rsidP="00B17AC6">
      <w:pPr>
        <w:spacing w:after="0" w:line="240" w:lineRule="auto"/>
        <w:rPr>
          <w:b/>
          <w:szCs w:val="24"/>
        </w:rPr>
      </w:pPr>
      <w:r>
        <w:rPr>
          <w:b/>
          <w:szCs w:val="24"/>
        </w:rPr>
        <w:t>10 – QUEM DEVE PAGA A REDUÇÃO DAS TARIFAS</w:t>
      </w:r>
    </w:p>
    <w:p w14:paraId="48D5BF39" w14:textId="77777777" w:rsidR="00B17AC6" w:rsidRDefault="00B17AC6" w:rsidP="00B17AC6">
      <w:pPr>
        <w:spacing w:before="240" w:after="0" w:line="240" w:lineRule="auto"/>
        <w:rPr>
          <w:szCs w:val="24"/>
        </w:rPr>
      </w:pPr>
      <w:r>
        <w:rPr>
          <w:szCs w:val="24"/>
        </w:rPr>
        <w:t>A redução de tarifas de transportes exigirá dinheiro de algum lugar para pagar os custos. Quem você acha que deve pagar essa conta: o governo ou os empresários?</w:t>
      </w:r>
    </w:p>
    <w:p w14:paraId="4B15D273" w14:textId="77777777" w:rsidR="00B17AC6" w:rsidRDefault="00B17AC6" w:rsidP="00B17AC6">
      <w:pPr>
        <w:spacing w:after="0" w:line="240" w:lineRule="auto"/>
        <w:rPr>
          <w:szCs w:val="24"/>
        </w:rPr>
      </w:pPr>
      <w:r>
        <w:rPr>
          <w:szCs w:val="24"/>
        </w:rPr>
        <w:t>- O Governo: 46%</w:t>
      </w:r>
    </w:p>
    <w:p w14:paraId="1F3754C1" w14:textId="77777777" w:rsidR="00B17AC6" w:rsidRDefault="00B17AC6" w:rsidP="00B17AC6">
      <w:pPr>
        <w:spacing w:after="0" w:line="240" w:lineRule="auto"/>
        <w:rPr>
          <w:szCs w:val="24"/>
        </w:rPr>
      </w:pPr>
      <w:r>
        <w:rPr>
          <w:szCs w:val="24"/>
        </w:rPr>
        <w:t>- Os empresários: 29%</w:t>
      </w:r>
    </w:p>
    <w:p w14:paraId="28BB34D3" w14:textId="77777777" w:rsidR="00B17AC6" w:rsidRDefault="00B17AC6" w:rsidP="00B17AC6">
      <w:pPr>
        <w:spacing w:after="0" w:line="240" w:lineRule="auto"/>
        <w:rPr>
          <w:szCs w:val="24"/>
        </w:rPr>
      </w:pPr>
      <w:r>
        <w:rPr>
          <w:szCs w:val="24"/>
        </w:rPr>
        <w:t>- Os dois: 21%</w:t>
      </w:r>
    </w:p>
    <w:p w14:paraId="30E64BC9" w14:textId="77777777" w:rsidR="00B17AC6" w:rsidRDefault="00B17AC6" w:rsidP="00B17AC6">
      <w:pPr>
        <w:spacing w:after="0" w:line="240" w:lineRule="auto"/>
        <w:rPr>
          <w:szCs w:val="24"/>
        </w:rPr>
      </w:pPr>
      <w:r>
        <w:rPr>
          <w:szCs w:val="24"/>
        </w:rPr>
        <w:t>- Nenhum dos dois: 3%</w:t>
      </w:r>
    </w:p>
    <w:p w14:paraId="0DF61C4A" w14:textId="77777777" w:rsidR="00B17AC6" w:rsidRDefault="00B17AC6" w:rsidP="00B17AC6">
      <w:pPr>
        <w:spacing w:after="0" w:line="240" w:lineRule="auto"/>
        <w:rPr>
          <w:szCs w:val="24"/>
        </w:rPr>
      </w:pPr>
      <w:r>
        <w:rPr>
          <w:szCs w:val="24"/>
        </w:rPr>
        <w:t>- Não sabe: 1%</w:t>
      </w:r>
    </w:p>
    <w:p w14:paraId="35A7F430" w14:textId="77777777" w:rsidR="00B17AC6" w:rsidRDefault="00B17AC6" w:rsidP="00B17AC6">
      <w:pPr>
        <w:spacing w:line="240" w:lineRule="auto"/>
        <w:rPr>
          <w:szCs w:val="24"/>
        </w:rPr>
      </w:pPr>
      <w:r>
        <w:rPr>
          <w:szCs w:val="24"/>
        </w:rPr>
        <w:t xml:space="preserve"> </w:t>
      </w:r>
    </w:p>
    <w:p w14:paraId="074F9CD9" w14:textId="77777777" w:rsidR="00B17AC6" w:rsidRDefault="00B17AC6" w:rsidP="00B17AC6">
      <w:pPr>
        <w:spacing w:after="0" w:line="240" w:lineRule="auto"/>
        <w:rPr>
          <w:b/>
          <w:szCs w:val="24"/>
        </w:rPr>
      </w:pPr>
      <w:r>
        <w:rPr>
          <w:b/>
          <w:szCs w:val="24"/>
        </w:rPr>
        <w:t>11 – O QUE FARIA ALÉM DE PROTESTAR</w:t>
      </w:r>
    </w:p>
    <w:p w14:paraId="1440E848" w14:textId="77777777" w:rsidR="00B17AC6" w:rsidRDefault="00B17AC6" w:rsidP="00B17AC6">
      <w:pPr>
        <w:spacing w:before="240" w:after="0" w:line="240" w:lineRule="auto"/>
        <w:rPr>
          <w:szCs w:val="24"/>
        </w:rPr>
      </w:pPr>
      <w:r>
        <w:rPr>
          <w:szCs w:val="24"/>
        </w:rPr>
        <w:t>Os protestos são um alerta sobre os descontentamentos da população. Além de protestos, o que mais você faria para mudar isso?</w:t>
      </w:r>
    </w:p>
    <w:p w14:paraId="191BD585" w14:textId="77777777" w:rsidR="00B17AC6" w:rsidRDefault="00B17AC6" w:rsidP="00B17AC6">
      <w:pPr>
        <w:spacing w:after="0" w:line="240" w:lineRule="auto"/>
        <w:rPr>
          <w:szCs w:val="24"/>
        </w:rPr>
      </w:pPr>
      <w:r>
        <w:rPr>
          <w:szCs w:val="24"/>
        </w:rPr>
        <w:t>- Não votaria em candidato corrupto: 82%</w:t>
      </w:r>
    </w:p>
    <w:p w14:paraId="5BDB0E1B" w14:textId="77777777" w:rsidR="00B17AC6" w:rsidRDefault="00B17AC6" w:rsidP="00B17AC6">
      <w:pPr>
        <w:spacing w:after="0" w:line="240" w:lineRule="auto"/>
        <w:rPr>
          <w:szCs w:val="24"/>
        </w:rPr>
      </w:pPr>
      <w:r>
        <w:rPr>
          <w:szCs w:val="24"/>
        </w:rPr>
        <w:t>- Entraria na Justiça: 11%</w:t>
      </w:r>
    </w:p>
    <w:p w14:paraId="7DB903E3" w14:textId="77777777" w:rsidR="00B17AC6" w:rsidRDefault="00B17AC6" w:rsidP="00B17AC6">
      <w:pPr>
        <w:spacing w:after="0" w:line="240" w:lineRule="auto"/>
        <w:rPr>
          <w:szCs w:val="24"/>
        </w:rPr>
      </w:pPr>
      <w:r>
        <w:rPr>
          <w:szCs w:val="24"/>
        </w:rPr>
        <w:t>- Faria boicotes contra os preços elevados: 32%</w:t>
      </w:r>
    </w:p>
    <w:p w14:paraId="3DD712C0" w14:textId="77777777" w:rsidR="00B17AC6" w:rsidRDefault="00B17AC6" w:rsidP="00B17AC6">
      <w:pPr>
        <w:spacing w:after="0" w:line="240" w:lineRule="auto"/>
        <w:rPr>
          <w:szCs w:val="24"/>
        </w:rPr>
      </w:pPr>
      <w:r>
        <w:rPr>
          <w:szCs w:val="24"/>
        </w:rPr>
        <w:t>- Nenhuma destas opções: 4%</w:t>
      </w:r>
    </w:p>
    <w:p w14:paraId="7EF7302E" w14:textId="77777777" w:rsidR="00B17AC6" w:rsidRDefault="00B17AC6" w:rsidP="00B17AC6">
      <w:pPr>
        <w:spacing w:after="0" w:line="240" w:lineRule="auto"/>
        <w:rPr>
          <w:szCs w:val="24"/>
        </w:rPr>
      </w:pPr>
      <w:r>
        <w:rPr>
          <w:szCs w:val="24"/>
        </w:rPr>
        <w:t>- Não sabe: 1%</w:t>
      </w:r>
    </w:p>
    <w:p w14:paraId="6C004C25" w14:textId="77777777" w:rsidR="00B17AC6" w:rsidRDefault="00B17AC6" w:rsidP="00B17AC6">
      <w:pPr>
        <w:spacing w:after="0" w:line="240" w:lineRule="auto"/>
        <w:rPr>
          <w:szCs w:val="24"/>
        </w:rPr>
      </w:pPr>
      <w:r>
        <w:rPr>
          <w:szCs w:val="24"/>
        </w:rPr>
        <w:t xml:space="preserve"> </w:t>
      </w:r>
    </w:p>
    <w:p w14:paraId="627615F5" w14:textId="77777777" w:rsidR="00B17AC6" w:rsidRDefault="00B17AC6" w:rsidP="00B17AC6">
      <w:pPr>
        <w:spacing w:after="0" w:line="240" w:lineRule="auto"/>
        <w:rPr>
          <w:b/>
          <w:szCs w:val="24"/>
        </w:rPr>
      </w:pPr>
      <w:r>
        <w:rPr>
          <w:b/>
          <w:szCs w:val="24"/>
        </w:rPr>
        <w:t>12 – POLÍTICA</w:t>
      </w:r>
    </w:p>
    <w:p w14:paraId="67355535" w14:textId="77777777" w:rsidR="00B17AC6" w:rsidRDefault="00B17AC6" w:rsidP="00B17AC6">
      <w:pPr>
        <w:spacing w:before="240" w:after="0" w:line="240" w:lineRule="auto"/>
        <w:rPr>
          <w:szCs w:val="24"/>
        </w:rPr>
      </w:pPr>
      <w:r>
        <w:rPr>
          <w:szCs w:val="24"/>
        </w:rPr>
        <w:t>Quando se trata de política, você diria que tem:</w:t>
      </w:r>
    </w:p>
    <w:p w14:paraId="0412C01A" w14:textId="77777777" w:rsidR="00B17AC6" w:rsidRDefault="00B17AC6" w:rsidP="00B17AC6">
      <w:pPr>
        <w:spacing w:after="0" w:line="240" w:lineRule="auto"/>
        <w:rPr>
          <w:szCs w:val="24"/>
        </w:rPr>
      </w:pPr>
      <w:r>
        <w:rPr>
          <w:szCs w:val="24"/>
        </w:rPr>
        <w:t>- Muito interesse: 61%</w:t>
      </w:r>
    </w:p>
    <w:p w14:paraId="5E6063DC" w14:textId="77777777" w:rsidR="00B17AC6" w:rsidRDefault="00B17AC6" w:rsidP="00B17AC6">
      <w:pPr>
        <w:spacing w:after="0" w:line="240" w:lineRule="auto"/>
        <w:rPr>
          <w:szCs w:val="24"/>
        </w:rPr>
      </w:pPr>
      <w:r>
        <w:rPr>
          <w:szCs w:val="24"/>
        </w:rPr>
        <w:t>- Interesse médio: 28%</w:t>
      </w:r>
    </w:p>
    <w:p w14:paraId="32E3D487" w14:textId="77777777" w:rsidR="00B17AC6" w:rsidRDefault="00B17AC6" w:rsidP="00B17AC6">
      <w:pPr>
        <w:spacing w:after="0" w:line="240" w:lineRule="auto"/>
        <w:rPr>
          <w:szCs w:val="24"/>
        </w:rPr>
      </w:pPr>
      <w:r>
        <w:rPr>
          <w:szCs w:val="24"/>
        </w:rPr>
        <w:t>- Pouco interesse: 6%</w:t>
      </w:r>
    </w:p>
    <w:p w14:paraId="695CFE35" w14:textId="77777777" w:rsidR="00B17AC6" w:rsidRDefault="00B17AC6" w:rsidP="00B17AC6">
      <w:pPr>
        <w:spacing w:after="0" w:line="240" w:lineRule="auto"/>
        <w:rPr>
          <w:szCs w:val="24"/>
        </w:rPr>
      </w:pPr>
      <w:r>
        <w:rPr>
          <w:szCs w:val="24"/>
        </w:rPr>
        <w:t>- Nenhum interesse: 5%</w:t>
      </w:r>
    </w:p>
    <w:p w14:paraId="2F9115D1" w14:textId="77777777" w:rsidR="00B17AC6" w:rsidRDefault="00B17AC6" w:rsidP="00B17AC6">
      <w:pPr>
        <w:spacing w:after="0" w:line="240" w:lineRule="auto"/>
        <w:rPr>
          <w:szCs w:val="24"/>
        </w:rPr>
      </w:pPr>
      <w:r>
        <w:rPr>
          <w:szCs w:val="24"/>
        </w:rPr>
        <w:t>- Não sabe/ Não respondeu: 0%</w:t>
      </w:r>
    </w:p>
    <w:p w14:paraId="6BFEAF3E" w14:textId="77777777" w:rsidR="00B17AC6" w:rsidRDefault="00B17AC6" w:rsidP="00B17AC6">
      <w:pPr>
        <w:spacing w:before="240" w:after="0" w:line="240" w:lineRule="auto"/>
        <w:rPr>
          <w:szCs w:val="24"/>
        </w:rPr>
      </w:pPr>
      <w:r>
        <w:rPr>
          <w:szCs w:val="24"/>
        </w:rPr>
        <w:t>Você se sente representado por algum político brasileiro?</w:t>
      </w:r>
    </w:p>
    <w:p w14:paraId="2495BFD5" w14:textId="77777777" w:rsidR="00B17AC6" w:rsidRDefault="00B17AC6" w:rsidP="00B17AC6">
      <w:pPr>
        <w:spacing w:after="0" w:line="240" w:lineRule="auto"/>
        <w:rPr>
          <w:szCs w:val="24"/>
        </w:rPr>
      </w:pPr>
      <w:r>
        <w:rPr>
          <w:szCs w:val="24"/>
        </w:rPr>
        <w:t>- Sim: 17%</w:t>
      </w:r>
    </w:p>
    <w:p w14:paraId="1FED0DD8" w14:textId="77777777" w:rsidR="00B17AC6" w:rsidRDefault="00B17AC6" w:rsidP="00B17AC6">
      <w:pPr>
        <w:spacing w:after="0" w:line="240" w:lineRule="auto"/>
        <w:rPr>
          <w:szCs w:val="24"/>
        </w:rPr>
      </w:pPr>
      <w:r>
        <w:rPr>
          <w:szCs w:val="24"/>
        </w:rPr>
        <w:t>- Não: 83%</w:t>
      </w:r>
    </w:p>
    <w:p w14:paraId="6438EB89" w14:textId="77777777" w:rsidR="00B17AC6" w:rsidRDefault="00B17AC6" w:rsidP="00B17AC6">
      <w:pPr>
        <w:spacing w:before="240" w:after="0" w:line="240" w:lineRule="auto"/>
        <w:rPr>
          <w:szCs w:val="24"/>
        </w:rPr>
      </w:pPr>
      <w:r>
        <w:rPr>
          <w:szCs w:val="24"/>
        </w:rPr>
        <w:t>Você acha que algum partido político representa você?</w:t>
      </w:r>
    </w:p>
    <w:p w14:paraId="76B0DF53" w14:textId="77777777" w:rsidR="00B17AC6" w:rsidRDefault="00B17AC6" w:rsidP="00B17AC6">
      <w:pPr>
        <w:spacing w:after="0" w:line="240" w:lineRule="auto"/>
        <w:rPr>
          <w:szCs w:val="24"/>
        </w:rPr>
      </w:pPr>
      <w:r>
        <w:rPr>
          <w:szCs w:val="24"/>
        </w:rPr>
        <w:t>- Sim: 11%</w:t>
      </w:r>
    </w:p>
    <w:p w14:paraId="7A747D51" w14:textId="77777777" w:rsidR="00B17AC6" w:rsidRDefault="00B17AC6" w:rsidP="00B17AC6">
      <w:pPr>
        <w:spacing w:after="0" w:line="240" w:lineRule="auto"/>
        <w:rPr>
          <w:szCs w:val="24"/>
        </w:rPr>
      </w:pPr>
      <w:r>
        <w:rPr>
          <w:szCs w:val="24"/>
        </w:rPr>
        <w:t>- Não: 89%</w:t>
      </w:r>
    </w:p>
    <w:p w14:paraId="61F88A87" w14:textId="77777777" w:rsidR="00B17AC6" w:rsidRDefault="00B17AC6" w:rsidP="00B17AC6">
      <w:pPr>
        <w:spacing w:before="240" w:after="0" w:line="240" w:lineRule="auto"/>
        <w:rPr>
          <w:szCs w:val="24"/>
        </w:rPr>
      </w:pPr>
      <w:r>
        <w:rPr>
          <w:szCs w:val="24"/>
        </w:rPr>
        <w:t>Você é filiado a algum partido político?</w:t>
      </w:r>
    </w:p>
    <w:p w14:paraId="16E751DC" w14:textId="77777777" w:rsidR="00B17AC6" w:rsidRDefault="00B17AC6" w:rsidP="00B17AC6">
      <w:pPr>
        <w:spacing w:after="0" w:line="240" w:lineRule="auto"/>
        <w:rPr>
          <w:szCs w:val="24"/>
        </w:rPr>
      </w:pPr>
      <w:r>
        <w:rPr>
          <w:szCs w:val="24"/>
        </w:rPr>
        <w:t>- Sim: 4%</w:t>
      </w:r>
    </w:p>
    <w:p w14:paraId="433C1F37" w14:textId="77777777" w:rsidR="00B17AC6" w:rsidRDefault="00B17AC6" w:rsidP="00B17AC6">
      <w:pPr>
        <w:spacing w:after="0" w:line="240" w:lineRule="auto"/>
        <w:rPr>
          <w:szCs w:val="24"/>
        </w:rPr>
      </w:pPr>
      <w:r>
        <w:rPr>
          <w:szCs w:val="24"/>
        </w:rPr>
        <w:t>- Não: 96%</w:t>
      </w:r>
    </w:p>
    <w:p w14:paraId="748666F4" w14:textId="77777777" w:rsidR="00B17AC6" w:rsidRDefault="00B17AC6" w:rsidP="00B17AC6">
      <w:pPr>
        <w:spacing w:before="240" w:after="0" w:line="240" w:lineRule="auto"/>
        <w:rPr>
          <w:szCs w:val="24"/>
        </w:rPr>
      </w:pPr>
      <w:r>
        <w:rPr>
          <w:szCs w:val="24"/>
        </w:rPr>
        <w:t>Você é filiado a algum sindicato, entidade de classe ou entidade estudantil?</w:t>
      </w:r>
    </w:p>
    <w:p w14:paraId="6328A702" w14:textId="77777777" w:rsidR="00B17AC6" w:rsidRDefault="00B17AC6" w:rsidP="00B17AC6">
      <w:pPr>
        <w:spacing w:after="0" w:line="240" w:lineRule="auto"/>
        <w:rPr>
          <w:szCs w:val="24"/>
        </w:rPr>
      </w:pPr>
      <w:r>
        <w:rPr>
          <w:szCs w:val="24"/>
        </w:rPr>
        <w:t>- Sim: 14%</w:t>
      </w:r>
    </w:p>
    <w:p w14:paraId="299BE80C" w14:textId="77777777" w:rsidR="00B17AC6" w:rsidRDefault="00B17AC6" w:rsidP="00B17AC6">
      <w:pPr>
        <w:spacing w:after="0" w:line="240" w:lineRule="auto"/>
        <w:rPr>
          <w:szCs w:val="24"/>
        </w:rPr>
      </w:pPr>
      <w:r>
        <w:rPr>
          <w:szCs w:val="24"/>
        </w:rPr>
        <w:t>- Não: 86%</w:t>
      </w:r>
    </w:p>
    <w:p w14:paraId="5D21D28C" w14:textId="77777777" w:rsidR="00B17AC6" w:rsidRDefault="00B17AC6" w:rsidP="00B17AC6">
      <w:pPr>
        <w:spacing w:before="240" w:after="0" w:line="240" w:lineRule="auto"/>
        <w:rPr>
          <w:szCs w:val="24"/>
        </w:rPr>
      </w:pPr>
      <w:r>
        <w:rPr>
          <w:szCs w:val="24"/>
        </w:rPr>
        <w:lastRenderedPageBreak/>
        <w:t>Você votou nas eleições de 2012?</w:t>
      </w:r>
    </w:p>
    <w:p w14:paraId="75973BEB" w14:textId="77777777" w:rsidR="00B17AC6" w:rsidRDefault="00B17AC6" w:rsidP="00B17AC6">
      <w:pPr>
        <w:spacing w:after="0" w:line="240" w:lineRule="auto"/>
        <w:rPr>
          <w:szCs w:val="24"/>
        </w:rPr>
      </w:pPr>
      <w:r>
        <w:rPr>
          <w:szCs w:val="24"/>
        </w:rPr>
        <w:t>- Sim: 80%</w:t>
      </w:r>
    </w:p>
    <w:p w14:paraId="45E29843" w14:textId="77777777" w:rsidR="00B17AC6" w:rsidRDefault="00B17AC6" w:rsidP="00B17AC6">
      <w:pPr>
        <w:spacing w:after="0" w:line="240" w:lineRule="auto"/>
        <w:rPr>
          <w:szCs w:val="24"/>
        </w:rPr>
      </w:pPr>
      <w:r>
        <w:rPr>
          <w:szCs w:val="24"/>
        </w:rPr>
        <w:t>- Não: 19%</w:t>
      </w:r>
    </w:p>
    <w:p w14:paraId="20F81FC7" w14:textId="77777777" w:rsidR="00B17AC6" w:rsidRDefault="00B17AC6" w:rsidP="00B17AC6">
      <w:pPr>
        <w:spacing w:after="0" w:line="240" w:lineRule="auto"/>
        <w:rPr>
          <w:szCs w:val="24"/>
        </w:rPr>
      </w:pPr>
      <w:r>
        <w:rPr>
          <w:szCs w:val="24"/>
        </w:rPr>
        <w:t>- Não lembra se votou: 1%</w:t>
      </w:r>
    </w:p>
    <w:p w14:paraId="69E7DC2C" w14:textId="77777777" w:rsidR="00B17AC6" w:rsidRDefault="00B17AC6" w:rsidP="00B17AC6">
      <w:pPr>
        <w:spacing w:before="240" w:after="0" w:line="240" w:lineRule="auto"/>
        <w:rPr>
          <w:szCs w:val="24"/>
        </w:rPr>
      </w:pPr>
      <w:r>
        <w:rPr>
          <w:szCs w:val="24"/>
        </w:rPr>
        <w:t>Você se lembra em quem votou para Prefeito em 2012?</w:t>
      </w:r>
    </w:p>
    <w:p w14:paraId="7EF67DBD" w14:textId="77777777" w:rsidR="00B17AC6" w:rsidRDefault="00B17AC6" w:rsidP="00B17AC6">
      <w:pPr>
        <w:spacing w:after="0" w:line="240" w:lineRule="auto"/>
        <w:rPr>
          <w:szCs w:val="24"/>
        </w:rPr>
      </w:pPr>
      <w:r>
        <w:rPr>
          <w:szCs w:val="24"/>
        </w:rPr>
        <w:t>- Sim: 91%</w:t>
      </w:r>
    </w:p>
    <w:p w14:paraId="5142C23B" w14:textId="77777777" w:rsidR="00B17AC6" w:rsidRDefault="00B17AC6" w:rsidP="00B17AC6">
      <w:pPr>
        <w:spacing w:after="0" w:line="240" w:lineRule="auto"/>
        <w:rPr>
          <w:szCs w:val="24"/>
        </w:rPr>
      </w:pPr>
      <w:r>
        <w:rPr>
          <w:szCs w:val="24"/>
        </w:rPr>
        <w:t>- Não: 9%</w:t>
      </w:r>
    </w:p>
    <w:p w14:paraId="092233F8" w14:textId="77777777" w:rsidR="00B17AC6" w:rsidRDefault="00B17AC6" w:rsidP="00B17AC6">
      <w:pPr>
        <w:spacing w:before="240" w:after="0" w:line="240" w:lineRule="auto"/>
        <w:rPr>
          <w:szCs w:val="24"/>
        </w:rPr>
      </w:pPr>
      <w:r>
        <w:rPr>
          <w:szCs w:val="24"/>
        </w:rPr>
        <w:t>Você votou nas eleições de 2010?</w:t>
      </w:r>
    </w:p>
    <w:p w14:paraId="00305F1B" w14:textId="77777777" w:rsidR="00B17AC6" w:rsidRDefault="00B17AC6" w:rsidP="00B17AC6">
      <w:pPr>
        <w:spacing w:after="0" w:line="240" w:lineRule="auto"/>
        <w:rPr>
          <w:szCs w:val="24"/>
        </w:rPr>
      </w:pPr>
      <w:r>
        <w:rPr>
          <w:szCs w:val="24"/>
        </w:rPr>
        <w:t>- Sim: 73%</w:t>
      </w:r>
    </w:p>
    <w:p w14:paraId="5ABD3026" w14:textId="77777777" w:rsidR="00B17AC6" w:rsidRDefault="00B17AC6" w:rsidP="00B17AC6">
      <w:pPr>
        <w:spacing w:after="0" w:line="240" w:lineRule="auto"/>
        <w:rPr>
          <w:szCs w:val="24"/>
        </w:rPr>
      </w:pPr>
      <w:r>
        <w:rPr>
          <w:szCs w:val="24"/>
        </w:rPr>
        <w:t>- Não: 26%</w:t>
      </w:r>
    </w:p>
    <w:p w14:paraId="26ED1B7E" w14:textId="77777777" w:rsidR="00B17AC6" w:rsidRDefault="00B17AC6" w:rsidP="00B17AC6">
      <w:pPr>
        <w:spacing w:after="0" w:line="240" w:lineRule="auto"/>
        <w:rPr>
          <w:szCs w:val="24"/>
        </w:rPr>
      </w:pPr>
      <w:r>
        <w:rPr>
          <w:szCs w:val="24"/>
        </w:rPr>
        <w:t>- Não lembra se votou: 1%</w:t>
      </w:r>
    </w:p>
    <w:p w14:paraId="71447209" w14:textId="77777777" w:rsidR="00B17AC6" w:rsidRDefault="00B17AC6" w:rsidP="00B17AC6">
      <w:pPr>
        <w:spacing w:before="240" w:after="0" w:line="240" w:lineRule="auto"/>
        <w:rPr>
          <w:szCs w:val="24"/>
        </w:rPr>
      </w:pPr>
      <w:r>
        <w:rPr>
          <w:szCs w:val="24"/>
        </w:rPr>
        <w:t>Você se lembra em quem votou para Governador em 2010?</w:t>
      </w:r>
    </w:p>
    <w:p w14:paraId="69D7A520" w14:textId="77777777" w:rsidR="00B17AC6" w:rsidRDefault="00B17AC6" w:rsidP="00B17AC6">
      <w:pPr>
        <w:spacing w:after="0" w:line="240" w:lineRule="auto"/>
        <w:rPr>
          <w:szCs w:val="24"/>
        </w:rPr>
      </w:pPr>
      <w:r>
        <w:rPr>
          <w:szCs w:val="24"/>
        </w:rPr>
        <w:t>- Sim: 89%</w:t>
      </w:r>
    </w:p>
    <w:p w14:paraId="10E69F29" w14:textId="77777777" w:rsidR="00B17AC6" w:rsidRDefault="00B17AC6" w:rsidP="00B17AC6">
      <w:pPr>
        <w:spacing w:after="0" w:line="240" w:lineRule="auto"/>
        <w:rPr>
          <w:szCs w:val="24"/>
        </w:rPr>
      </w:pPr>
      <w:r>
        <w:rPr>
          <w:szCs w:val="24"/>
        </w:rPr>
        <w:t>- Não: 11%</w:t>
      </w:r>
    </w:p>
    <w:p w14:paraId="7A7495E6" w14:textId="77777777" w:rsidR="00B17AC6" w:rsidRDefault="00B17AC6" w:rsidP="00B17AC6">
      <w:pPr>
        <w:spacing w:before="240" w:after="0" w:line="240" w:lineRule="auto"/>
        <w:rPr>
          <w:szCs w:val="24"/>
        </w:rPr>
      </w:pPr>
      <w:r>
        <w:rPr>
          <w:szCs w:val="24"/>
        </w:rPr>
        <w:t>Você se lembra em quem votou para Presidente em 2010?</w:t>
      </w:r>
    </w:p>
    <w:p w14:paraId="65A7869F" w14:textId="77777777" w:rsidR="00B17AC6" w:rsidRDefault="00B17AC6" w:rsidP="00B17AC6">
      <w:pPr>
        <w:spacing w:after="0" w:line="240" w:lineRule="auto"/>
        <w:rPr>
          <w:szCs w:val="24"/>
        </w:rPr>
      </w:pPr>
      <w:r>
        <w:rPr>
          <w:szCs w:val="24"/>
        </w:rPr>
        <w:t>- Sim: 95%</w:t>
      </w:r>
    </w:p>
    <w:p w14:paraId="66E47B85" w14:textId="77777777" w:rsidR="00B17AC6" w:rsidRDefault="00B17AC6" w:rsidP="00B17AC6">
      <w:pPr>
        <w:spacing w:after="0" w:line="240" w:lineRule="auto"/>
        <w:rPr>
          <w:szCs w:val="24"/>
        </w:rPr>
      </w:pPr>
      <w:r>
        <w:rPr>
          <w:szCs w:val="24"/>
        </w:rPr>
        <w:t>- Não: 5%</w:t>
      </w:r>
    </w:p>
    <w:p w14:paraId="66637D86" w14:textId="77777777" w:rsidR="00B17AC6" w:rsidRDefault="00B17AC6" w:rsidP="00B17AC6">
      <w:pPr>
        <w:spacing w:before="240" w:line="240" w:lineRule="auto"/>
        <w:rPr>
          <w:szCs w:val="24"/>
        </w:rPr>
      </w:pPr>
      <w:r>
        <w:rPr>
          <w:szCs w:val="24"/>
        </w:rPr>
        <w:t>Fonte: G1-Globo / IBOPE.</w:t>
      </w:r>
    </w:p>
    <w:p w14:paraId="11D36037" w14:textId="77777777" w:rsidR="00B17AC6" w:rsidRDefault="00B17AC6" w:rsidP="00B17AC6">
      <w:pPr>
        <w:spacing w:after="0" w:line="240" w:lineRule="auto"/>
        <w:jc w:val="left"/>
        <w:rPr>
          <w:szCs w:val="24"/>
        </w:rPr>
      </w:pPr>
      <w:r>
        <w:rPr>
          <w:szCs w:val="24"/>
        </w:rPr>
        <w:br w:type="page"/>
      </w:r>
    </w:p>
    <w:p w14:paraId="751ECBFC" w14:textId="1EDAEEE6" w:rsidR="00B17AC6" w:rsidRDefault="00B17AC6" w:rsidP="00B17AC6">
      <w:pPr>
        <w:spacing w:before="240" w:line="240" w:lineRule="auto"/>
        <w:jc w:val="center"/>
        <w:rPr>
          <w:b/>
          <w:szCs w:val="24"/>
        </w:rPr>
      </w:pPr>
      <w:r>
        <w:rPr>
          <w:b/>
          <w:szCs w:val="24"/>
        </w:rPr>
        <w:lastRenderedPageBreak/>
        <w:t>Anexo 5 – O que o congresso aprovou ou rejeitou após os protestos de junho</w:t>
      </w:r>
    </w:p>
    <w:p w14:paraId="3984709E" w14:textId="77777777" w:rsidR="00B17AC6" w:rsidRDefault="00B17AC6" w:rsidP="00B17AC6">
      <w:pPr>
        <w:spacing w:before="240" w:line="240" w:lineRule="auto"/>
        <w:jc w:val="center"/>
        <w:rPr>
          <w:b/>
          <w:szCs w:val="24"/>
          <w:u w:val="single"/>
        </w:rPr>
      </w:pPr>
      <w:r>
        <w:rPr>
          <w:b/>
          <w:szCs w:val="24"/>
          <w:u w:val="single"/>
        </w:rPr>
        <w:t>25 de junho de 2013</w:t>
      </w:r>
    </w:p>
    <w:tbl>
      <w:tblPr>
        <w:tblW w:w="8685" w:type="dxa"/>
        <w:tblCellMar>
          <w:left w:w="70" w:type="dxa"/>
          <w:right w:w="70" w:type="dxa"/>
        </w:tblCellMar>
        <w:tblLook w:val="04A0" w:firstRow="1" w:lastRow="0" w:firstColumn="1" w:lastColumn="0" w:noHBand="0" w:noVBand="1"/>
      </w:tblPr>
      <w:tblGrid>
        <w:gridCol w:w="4311"/>
        <w:gridCol w:w="4374"/>
      </w:tblGrid>
      <w:tr w:rsidR="00B17AC6" w14:paraId="104C622D" w14:textId="77777777" w:rsidTr="00B17AC6">
        <w:trPr>
          <w:trHeight w:val="292"/>
        </w:trPr>
        <w:tc>
          <w:tcPr>
            <w:tcW w:w="431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8E130CC"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TEMA</w:t>
            </w:r>
          </w:p>
        </w:tc>
        <w:tc>
          <w:tcPr>
            <w:tcW w:w="4373" w:type="dxa"/>
            <w:tcBorders>
              <w:top w:val="single" w:sz="4" w:space="0" w:color="auto"/>
              <w:left w:val="nil"/>
              <w:bottom w:val="single" w:sz="4" w:space="0" w:color="auto"/>
              <w:right w:val="single" w:sz="4" w:space="0" w:color="auto"/>
            </w:tcBorders>
            <w:shd w:val="clear" w:color="auto" w:fill="FFFFFF"/>
            <w:vAlign w:val="center"/>
            <w:hideMark/>
          </w:tcPr>
          <w:p w14:paraId="6219BBF4"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DECISÃO</w:t>
            </w:r>
          </w:p>
        </w:tc>
      </w:tr>
      <w:tr w:rsidR="00B17AC6" w14:paraId="218398C4" w14:textId="77777777" w:rsidTr="00B17AC6">
        <w:trPr>
          <w:trHeight w:val="292"/>
        </w:trPr>
        <w:tc>
          <w:tcPr>
            <w:tcW w:w="8685"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D5F065A"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CÂMARA</w:t>
            </w:r>
          </w:p>
        </w:tc>
      </w:tr>
      <w:tr w:rsidR="00B17AC6" w14:paraId="60B17105" w14:textId="77777777" w:rsidTr="00B17AC6">
        <w:trPr>
          <w:trHeight w:val="292"/>
        </w:trPr>
        <w:tc>
          <w:tcPr>
            <w:tcW w:w="4311" w:type="dxa"/>
            <w:tcBorders>
              <w:top w:val="nil"/>
              <w:left w:val="single" w:sz="4" w:space="0" w:color="auto"/>
              <w:bottom w:val="single" w:sz="4" w:space="0" w:color="auto"/>
              <w:right w:val="single" w:sz="4" w:space="0" w:color="auto"/>
            </w:tcBorders>
            <w:shd w:val="clear" w:color="auto" w:fill="FFFFFF"/>
            <w:vAlign w:val="center"/>
            <w:hideMark/>
          </w:tcPr>
          <w:p w14:paraId="50886A86" w14:textId="77777777" w:rsidR="00B17AC6" w:rsidRDefault="00B17AC6">
            <w:pPr>
              <w:spacing w:after="0" w:line="240" w:lineRule="auto"/>
              <w:jc w:val="left"/>
              <w:rPr>
                <w:rFonts w:eastAsia="Times New Roman"/>
                <w:szCs w:val="24"/>
                <w:lang w:eastAsia="pt-BR"/>
              </w:rPr>
            </w:pPr>
            <w:r>
              <w:rPr>
                <w:rFonts w:eastAsia="Times New Roman"/>
                <w:szCs w:val="24"/>
                <w:lang w:eastAsia="pt-BR"/>
              </w:rPr>
              <w:t>PEC 37</w:t>
            </w:r>
          </w:p>
        </w:tc>
        <w:tc>
          <w:tcPr>
            <w:tcW w:w="4373" w:type="dxa"/>
            <w:tcBorders>
              <w:top w:val="nil"/>
              <w:left w:val="nil"/>
              <w:bottom w:val="single" w:sz="4" w:space="0" w:color="auto"/>
              <w:right w:val="single" w:sz="4" w:space="0" w:color="auto"/>
            </w:tcBorders>
            <w:shd w:val="clear" w:color="auto" w:fill="FFFFFF"/>
            <w:vAlign w:val="center"/>
            <w:hideMark/>
          </w:tcPr>
          <w:p w14:paraId="1C6B6FEC" w14:textId="77777777" w:rsidR="00B17AC6" w:rsidRDefault="00B17AC6">
            <w:pPr>
              <w:spacing w:after="0" w:line="240" w:lineRule="auto"/>
              <w:ind w:firstLineChars="100" w:firstLine="240"/>
              <w:jc w:val="left"/>
              <w:rPr>
                <w:rFonts w:eastAsia="Times New Roman"/>
                <w:szCs w:val="24"/>
                <w:lang w:eastAsia="pt-BR"/>
              </w:rPr>
            </w:pPr>
            <w:r>
              <w:rPr>
                <w:rFonts w:eastAsia="Times New Roman"/>
                <w:szCs w:val="24"/>
                <w:lang w:eastAsia="pt-BR"/>
              </w:rPr>
              <w:t>Rejeitada</w:t>
            </w:r>
          </w:p>
        </w:tc>
      </w:tr>
      <w:tr w:rsidR="00B17AC6" w14:paraId="2469F354" w14:textId="77777777" w:rsidTr="00B17AC6">
        <w:trPr>
          <w:trHeight w:val="292"/>
        </w:trPr>
        <w:tc>
          <w:tcPr>
            <w:tcW w:w="4311" w:type="dxa"/>
            <w:tcBorders>
              <w:top w:val="nil"/>
              <w:left w:val="single" w:sz="4" w:space="0" w:color="auto"/>
              <w:bottom w:val="single" w:sz="4" w:space="0" w:color="auto"/>
              <w:right w:val="single" w:sz="4" w:space="0" w:color="auto"/>
            </w:tcBorders>
            <w:shd w:val="clear" w:color="auto" w:fill="FFFFFF"/>
            <w:vAlign w:val="center"/>
            <w:hideMark/>
          </w:tcPr>
          <w:p w14:paraId="1249C72D" w14:textId="77777777" w:rsidR="00B17AC6" w:rsidRDefault="00B17AC6">
            <w:pPr>
              <w:spacing w:after="0" w:line="240" w:lineRule="auto"/>
              <w:jc w:val="left"/>
              <w:rPr>
                <w:rFonts w:eastAsia="Times New Roman"/>
                <w:szCs w:val="24"/>
                <w:lang w:eastAsia="pt-BR"/>
              </w:rPr>
            </w:pPr>
            <w:r>
              <w:rPr>
                <w:rFonts w:eastAsia="Times New Roman"/>
                <w:szCs w:val="24"/>
                <w:lang w:eastAsia="pt-BR"/>
              </w:rPr>
              <w:t>PEC do transporte individual como direito social</w:t>
            </w:r>
          </w:p>
        </w:tc>
        <w:tc>
          <w:tcPr>
            <w:tcW w:w="4373" w:type="dxa"/>
            <w:tcBorders>
              <w:top w:val="nil"/>
              <w:left w:val="nil"/>
              <w:bottom w:val="single" w:sz="4" w:space="0" w:color="auto"/>
              <w:right w:val="single" w:sz="4" w:space="0" w:color="auto"/>
            </w:tcBorders>
            <w:shd w:val="clear" w:color="auto" w:fill="FFFFFF"/>
            <w:vAlign w:val="center"/>
            <w:hideMark/>
          </w:tcPr>
          <w:p w14:paraId="336AD494" w14:textId="77777777" w:rsidR="00B17AC6" w:rsidRDefault="00B17AC6">
            <w:pPr>
              <w:spacing w:after="0" w:line="240" w:lineRule="auto"/>
              <w:ind w:firstLineChars="100" w:firstLine="240"/>
              <w:jc w:val="left"/>
              <w:rPr>
                <w:rFonts w:eastAsia="Times New Roman"/>
                <w:szCs w:val="24"/>
                <w:lang w:eastAsia="pt-BR"/>
              </w:rPr>
            </w:pPr>
            <w:r>
              <w:rPr>
                <w:rFonts w:eastAsia="Times New Roman"/>
                <w:szCs w:val="24"/>
                <w:lang w:eastAsia="pt-BR"/>
              </w:rPr>
              <w:t>Aprovada em comissão</w:t>
            </w:r>
          </w:p>
        </w:tc>
      </w:tr>
      <w:tr w:rsidR="00B17AC6" w14:paraId="0D7C0BEF" w14:textId="77777777" w:rsidTr="00B17AC6">
        <w:trPr>
          <w:trHeight w:val="879"/>
        </w:trPr>
        <w:tc>
          <w:tcPr>
            <w:tcW w:w="4311" w:type="dxa"/>
            <w:tcBorders>
              <w:top w:val="nil"/>
              <w:left w:val="single" w:sz="4" w:space="0" w:color="auto"/>
              <w:bottom w:val="single" w:sz="4" w:space="0" w:color="auto"/>
              <w:right w:val="single" w:sz="4" w:space="0" w:color="auto"/>
            </w:tcBorders>
            <w:shd w:val="clear" w:color="auto" w:fill="FFFFFF"/>
            <w:vAlign w:val="center"/>
            <w:hideMark/>
          </w:tcPr>
          <w:p w14:paraId="0FA8B4E3" w14:textId="77777777" w:rsidR="00B17AC6" w:rsidRDefault="00B17AC6">
            <w:pPr>
              <w:spacing w:after="0" w:line="240" w:lineRule="auto"/>
              <w:jc w:val="left"/>
              <w:rPr>
                <w:rFonts w:eastAsia="Times New Roman"/>
                <w:szCs w:val="24"/>
                <w:lang w:eastAsia="pt-BR"/>
              </w:rPr>
            </w:pPr>
            <w:r>
              <w:rPr>
                <w:rFonts w:eastAsia="Times New Roman"/>
                <w:szCs w:val="24"/>
                <w:lang w:eastAsia="pt-BR"/>
              </w:rPr>
              <w:t>Corte de R$ 43 milhões em investimentos para telecomunicações na Copa das Confederações e Copa do Mundo de 2014</w:t>
            </w:r>
          </w:p>
        </w:tc>
        <w:tc>
          <w:tcPr>
            <w:tcW w:w="4373" w:type="dxa"/>
            <w:tcBorders>
              <w:top w:val="nil"/>
              <w:left w:val="nil"/>
              <w:bottom w:val="single" w:sz="4" w:space="0" w:color="auto"/>
              <w:right w:val="single" w:sz="4" w:space="0" w:color="auto"/>
            </w:tcBorders>
            <w:shd w:val="clear" w:color="auto" w:fill="FFFFFF"/>
            <w:vAlign w:val="center"/>
            <w:hideMark/>
          </w:tcPr>
          <w:p w14:paraId="563013FF" w14:textId="77777777" w:rsidR="00B17AC6" w:rsidRDefault="00B17AC6">
            <w:pPr>
              <w:spacing w:after="0" w:line="240" w:lineRule="auto"/>
              <w:ind w:firstLineChars="100" w:firstLine="240"/>
              <w:jc w:val="left"/>
              <w:rPr>
                <w:rFonts w:eastAsia="Times New Roman"/>
                <w:szCs w:val="24"/>
                <w:lang w:eastAsia="pt-BR"/>
              </w:rPr>
            </w:pPr>
            <w:r>
              <w:rPr>
                <w:rFonts w:eastAsia="Times New Roman"/>
                <w:szCs w:val="24"/>
                <w:lang w:eastAsia="pt-BR"/>
              </w:rPr>
              <w:t>MP parcialmente rejeitada</w:t>
            </w:r>
          </w:p>
        </w:tc>
      </w:tr>
      <w:tr w:rsidR="00B17AC6" w14:paraId="10FBD9D1" w14:textId="77777777" w:rsidTr="00B17AC6">
        <w:trPr>
          <w:trHeight w:val="292"/>
        </w:trPr>
        <w:tc>
          <w:tcPr>
            <w:tcW w:w="8685"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6AE291AF"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SENADO</w:t>
            </w:r>
          </w:p>
        </w:tc>
      </w:tr>
      <w:tr w:rsidR="00B17AC6" w14:paraId="2363D631" w14:textId="77777777" w:rsidTr="00B17AC6">
        <w:trPr>
          <w:trHeight w:val="292"/>
        </w:trPr>
        <w:tc>
          <w:tcPr>
            <w:tcW w:w="4311" w:type="dxa"/>
            <w:tcBorders>
              <w:top w:val="nil"/>
              <w:left w:val="single" w:sz="4" w:space="0" w:color="auto"/>
              <w:bottom w:val="single" w:sz="4" w:space="0" w:color="auto"/>
              <w:right w:val="single" w:sz="4" w:space="0" w:color="auto"/>
            </w:tcBorders>
            <w:shd w:val="clear" w:color="auto" w:fill="FFFFFF"/>
            <w:vAlign w:val="center"/>
            <w:hideMark/>
          </w:tcPr>
          <w:p w14:paraId="28DFE87D" w14:textId="77777777" w:rsidR="00B17AC6" w:rsidRDefault="00B17AC6">
            <w:pPr>
              <w:spacing w:after="0" w:line="240" w:lineRule="auto"/>
              <w:ind w:firstLineChars="100" w:firstLine="240"/>
              <w:jc w:val="left"/>
              <w:rPr>
                <w:rFonts w:eastAsia="Times New Roman"/>
                <w:szCs w:val="24"/>
                <w:lang w:eastAsia="pt-BR"/>
              </w:rPr>
            </w:pPr>
            <w:r>
              <w:rPr>
                <w:rFonts w:eastAsia="Times New Roman"/>
                <w:szCs w:val="24"/>
                <w:lang w:eastAsia="pt-BR"/>
              </w:rPr>
              <w:t xml:space="preserve">Projeto de lei do </w:t>
            </w:r>
            <w:proofErr w:type="spellStart"/>
            <w:r>
              <w:rPr>
                <w:rFonts w:eastAsia="Times New Roman"/>
                <w:szCs w:val="24"/>
                <w:lang w:eastAsia="pt-BR"/>
              </w:rPr>
              <w:t>Reitup</w:t>
            </w:r>
            <w:proofErr w:type="spellEnd"/>
            <w:r>
              <w:rPr>
                <w:rFonts w:eastAsia="Times New Roman"/>
                <w:szCs w:val="24"/>
                <w:lang w:eastAsia="pt-BR"/>
              </w:rPr>
              <w:t xml:space="preserve"> (incentivo a transporte coletivo)</w:t>
            </w:r>
          </w:p>
        </w:tc>
        <w:tc>
          <w:tcPr>
            <w:tcW w:w="4373" w:type="dxa"/>
            <w:tcBorders>
              <w:top w:val="nil"/>
              <w:left w:val="nil"/>
              <w:bottom w:val="single" w:sz="4" w:space="0" w:color="auto"/>
              <w:right w:val="single" w:sz="4" w:space="0" w:color="auto"/>
            </w:tcBorders>
            <w:shd w:val="clear" w:color="auto" w:fill="FFFFFF"/>
            <w:vAlign w:val="center"/>
            <w:hideMark/>
          </w:tcPr>
          <w:p w14:paraId="30E6DAC7" w14:textId="77777777" w:rsidR="00B17AC6" w:rsidRDefault="00B17AC6">
            <w:pPr>
              <w:spacing w:after="0" w:line="240" w:lineRule="auto"/>
              <w:ind w:firstLineChars="100" w:firstLine="240"/>
              <w:jc w:val="left"/>
              <w:rPr>
                <w:rFonts w:eastAsia="Times New Roman"/>
                <w:szCs w:val="24"/>
                <w:lang w:eastAsia="pt-BR"/>
              </w:rPr>
            </w:pPr>
            <w:r>
              <w:rPr>
                <w:rFonts w:eastAsia="Times New Roman"/>
                <w:szCs w:val="24"/>
                <w:lang w:eastAsia="pt-BR"/>
              </w:rPr>
              <w:t>Aprovada em comissão</w:t>
            </w:r>
          </w:p>
        </w:tc>
      </w:tr>
    </w:tbl>
    <w:p w14:paraId="481CDDBB" w14:textId="77777777" w:rsidR="00B17AC6" w:rsidRDefault="00B17AC6" w:rsidP="00B17AC6">
      <w:pPr>
        <w:spacing w:before="240" w:line="240" w:lineRule="auto"/>
        <w:jc w:val="center"/>
        <w:rPr>
          <w:rFonts w:eastAsia="Calibri"/>
          <w:b/>
          <w:szCs w:val="24"/>
          <w:u w:val="single"/>
          <w:lang w:eastAsia="zh-CN"/>
        </w:rPr>
      </w:pPr>
      <w:r>
        <w:rPr>
          <w:b/>
          <w:szCs w:val="24"/>
          <w:u w:val="single"/>
        </w:rPr>
        <w:t>26 de junho de 2013</w:t>
      </w:r>
    </w:p>
    <w:tbl>
      <w:tblPr>
        <w:tblW w:w="8659" w:type="dxa"/>
        <w:tblCellMar>
          <w:left w:w="70" w:type="dxa"/>
          <w:right w:w="70" w:type="dxa"/>
        </w:tblCellMar>
        <w:tblLook w:val="04A0" w:firstRow="1" w:lastRow="0" w:firstColumn="1" w:lastColumn="0" w:noHBand="0" w:noVBand="1"/>
      </w:tblPr>
      <w:tblGrid>
        <w:gridCol w:w="4298"/>
        <w:gridCol w:w="4361"/>
      </w:tblGrid>
      <w:tr w:rsidR="00B17AC6" w14:paraId="79E32957" w14:textId="77777777" w:rsidTr="00B17AC6">
        <w:trPr>
          <w:trHeight w:val="312"/>
        </w:trPr>
        <w:tc>
          <w:tcPr>
            <w:tcW w:w="42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6733729"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TEMA</w:t>
            </w:r>
          </w:p>
        </w:tc>
        <w:tc>
          <w:tcPr>
            <w:tcW w:w="4360" w:type="dxa"/>
            <w:tcBorders>
              <w:top w:val="single" w:sz="4" w:space="0" w:color="auto"/>
              <w:left w:val="nil"/>
              <w:bottom w:val="single" w:sz="4" w:space="0" w:color="auto"/>
              <w:right w:val="single" w:sz="4" w:space="0" w:color="auto"/>
            </w:tcBorders>
            <w:shd w:val="clear" w:color="auto" w:fill="FFFFFF"/>
            <w:vAlign w:val="center"/>
            <w:hideMark/>
          </w:tcPr>
          <w:p w14:paraId="5D17ECC5"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DECISÃO</w:t>
            </w:r>
          </w:p>
        </w:tc>
      </w:tr>
      <w:tr w:rsidR="00B17AC6" w14:paraId="4E21C931" w14:textId="77777777" w:rsidTr="00B17AC6">
        <w:trPr>
          <w:trHeight w:val="312"/>
        </w:trPr>
        <w:tc>
          <w:tcPr>
            <w:tcW w:w="8659"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AB5DE67"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CÂMARA</w:t>
            </w:r>
          </w:p>
        </w:tc>
      </w:tr>
      <w:tr w:rsidR="00B17AC6" w14:paraId="1FB950E3" w14:textId="77777777" w:rsidTr="00B17AC6">
        <w:trPr>
          <w:trHeight w:val="312"/>
        </w:trPr>
        <w:tc>
          <w:tcPr>
            <w:tcW w:w="4298" w:type="dxa"/>
            <w:tcBorders>
              <w:top w:val="nil"/>
              <w:left w:val="single" w:sz="4" w:space="0" w:color="auto"/>
              <w:bottom w:val="single" w:sz="4" w:space="0" w:color="auto"/>
              <w:right w:val="single" w:sz="4" w:space="0" w:color="auto"/>
            </w:tcBorders>
            <w:shd w:val="clear" w:color="auto" w:fill="FFFFFF"/>
            <w:vAlign w:val="center"/>
            <w:hideMark/>
          </w:tcPr>
          <w:p w14:paraId="01304A5A" w14:textId="77777777" w:rsidR="00B17AC6" w:rsidRDefault="00B17AC6">
            <w:pPr>
              <w:spacing w:after="0" w:line="240" w:lineRule="auto"/>
              <w:jc w:val="left"/>
              <w:rPr>
                <w:rFonts w:eastAsia="Times New Roman"/>
                <w:szCs w:val="24"/>
                <w:lang w:eastAsia="pt-BR"/>
              </w:rPr>
            </w:pPr>
            <w:r>
              <w:rPr>
                <w:rFonts w:eastAsia="Times New Roman"/>
                <w:szCs w:val="24"/>
                <w:lang w:eastAsia="pt-BR"/>
              </w:rPr>
              <w:t>Royalties para educação e saúde</w:t>
            </w:r>
          </w:p>
        </w:tc>
        <w:tc>
          <w:tcPr>
            <w:tcW w:w="4360" w:type="dxa"/>
            <w:tcBorders>
              <w:top w:val="nil"/>
              <w:left w:val="nil"/>
              <w:bottom w:val="single" w:sz="4" w:space="0" w:color="auto"/>
              <w:right w:val="single" w:sz="4" w:space="0" w:color="auto"/>
            </w:tcBorders>
            <w:shd w:val="clear" w:color="auto" w:fill="FFFFFF"/>
            <w:vAlign w:val="center"/>
            <w:hideMark/>
          </w:tcPr>
          <w:p w14:paraId="34A1013D"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w:t>
            </w:r>
          </w:p>
        </w:tc>
      </w:tr>
      <w:tr w:rsidR="00B17AC6" w14:paraId="26DE3572" w14:textId="77777777" w:rsidTr="00B17AC6">
        <w:trPr>
          <w:trHeight w:val="312"/>
        </w:trPr>
        <w:tc>
          <w:tcPr>
            <w:tcW w:w="4298" w:type="dxa"/>
            <w:tcBorders>
              <w:top w:val="nil"/>
              <w:left w:val="single" w:sz="4" w:space="0" w:color="auto"/>
              <w:bottom w:val="single" w:sz="4" w:space="0" w:color="auto"/>
              <w:right w:val="single" w:sz="4" w:space="0" w:color="auto"/>
            </w:tcBorders>
            <w:shd w:val="clear" w:color="auto" w:fill="FFFFFF"/>
            <w:vAlign w:val="center"/>
            <w:hideMark/>
          </w:tcPr>
          <w:p w14:paraId="2360DDA2" w14:textId="77777777" w:rsidR="00B17AC6" w:rsidRDefault="00B17AC6">
            <w:pPr>
              <w:spacing w:after="0" w:line="240" w:lineRule="auto"/>
              <w:jc w:val="left"/>
              <w:rPr>
                <w:rFonts w:eastAsia="Times New Roman"/>
                <w:szCs w:val="24"/>
                <w:lang w:eastAsia="pt-BR"/>
              </w:rPr>
            </w:pPr>
            <w:r>
              <w:rPr>
                <w:rFonts w:eastAsia="Times New Roman"/>
                <w:szCs w:val="24"/>
                <w:lang w:eastAsia="pt-BR"/>
              </w:rPr>
              <w:t>Voto secreto (para perda de mandato)</w:t>
            </w:r>
          </w:p>
        </w:tc>
        <w:tc>
          <w:tcPr>
            <w:tcW w:w="4360" w:type="dxa"/>
            <w:tcBorders>
              <w:top w:val="nil"/>
              <w:left w:val="nil"/>
              <w:bottom w:val="single" w:sz="4" w:space="0" w:color="auto"/>
              <w:right w:val="single" w:sz="4" w:space="0" w:color="auto"/>
            </w:tcBorders>
            <w:shd w:val="clear" w:color="auto" w:fill="FFFFFF"/>
            <w:vAlign w:val="center"/>
            <w:hideMark/>
          </w:tcPr>
          <w:p w14:paraId="562364C8"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comissão</w:t>
            </w:r>
          </w:p>
        </w:tc>
      </w:tr>
      <w:tr w:rsidR="00B17AC6" w14:paraId="5E5FE97A" w14:textId="77777777" w:rsidTr="00B17AC6">
        <w:trPr>
          <w:trHeight w:val="312"/>
        </w:trPr>
        <w:tc>
          <w:tcPr>
            <w:tcW w:w="4298" w:type="dxa"/>
            <w:tcBorders>
              <w:top w:val="nil"/>
              <w:left w:val="single" w:sz="4" w:space="0" w:color="auto"/>
              <w:bottom w:val="single" w:sz="4" w:space="0" w:color="auto"/>
              <w:right w:val="single" w:sz="4" w:space="0" w:color="auto"/>
            </w:tcBorders>
            <w:shd w:val="clear" w:color="auto" w:fill="FFFFFF"/>
            <w:vAlign w:val="center"/>
            <w:hideMark/>
          </w:tcPr>
          <w:p w14:paraId="35B51E0C" w14:textId="77777777" w:rsidR="00B17AC6" w:rsidRDefault="00B17AC6">
            <w:pPr>
              <w:spacing w:after="0" w:line="240" w:lineRule="auto"/>
              <w:jc w:val="left"/>
              <w:rPr>
                <w:rFonts w:eastAsia="Times New Roman"/>
                <w:szCs w:val="24"/>
                <w:lang w:eastAsia="pt-BR"/>
              </w:rPr>
            </w:pPr>
            <w:r>
              <w:rPr>
                <w:rFonts w:eastAsia="Times New Roman"/>
                <w:szCs w:val="24"/>
                <w:lang w:eastAsia="pt-BR"/>
              </w:rPr>
              <w:t>Processo para cassar deputado Natan Donadon</w:t>
            </w:r>
          </w:p>
        </w:tc>
        <w:tc>
          <w:tcPr>
            <w:tcW w:w="4360" w:type="dxa"/>
            <w:tcBorders>
              <w:top w:val="nil"/>
              <w:left w:val="nil"/>
              <w:bottom w:val="single" w:sz="4" w:space="0" w:color="auto"/>
              <w:right w:val="single" w:sz="4" w:space="0" w:color="auto"/>
            </w:tcBorders>
            <w:shd w:val="clear" w:color="auto" w:fill="FFFFFF"/>
            <w:vAlign w:val="center"/>
            <w:hideMark/>
          </w:tcPr>
          <w:p w14:paraId="004E7EB7" w14:textId="77777777" w:rsidR="00B17AC6" w:rsidRDefault="00B17AC6">
            <w:pPr>
              <w:spacing w:after="0" w:line="240" w:lineRule="auto"/>
              <w:jc w:val="left"/>
              <w:rPr>
                <w:rFonts w:eastAsia="Times New Roman"/>
                <w:szCs w:val="24"/>
                <w:lang w:eastAsia="pt-BR"/>
              </w:rPr>
            </w:pPr>
            <w:r>
              <w:rPr>
                <w:rFonts w:eastAsia="Times New Roman"/>
                <w:szCs w:val="24"/>
                <w:lang w:eastAsia="pt-BR"/>
              </w:rPr>
              <w:t>Instaurado</w:t>
            </w:r>
          </w:p>
        </w:tc>
      </w:tr>
      <w:tr w:rsidR="00B17AC6" w14:paraId="3BCDC216" w14:textId="77777777" w:rsidTr="00B17AC6">
        <w:trPr>
          <w:trHeight w:val="312"/>
        </w:trPr>
        <w:tc>
          <w:tcPr>
            <w:tcW w:w="4298" w:type="dxa"/>
            <w:tcBorders>
              <w:top w:val="nil"/>
              <w:left w:val="single" w:sz="4" w:space="0" w:color="auto"/>
              <w:bottom w:val="single" w:sz="4" w:space="0" w:color="auto"/>
              <w:right w:val="single" w:sz="4" w:space="0" w:color="auto"/>
            </w:tcBorders>
            <w:shd w:val="clear" w:color="auto" w:fill="FFFFFF"/>
            <w:vAlign w:val="center"/>
            <w:hideMark/>
          </w:tcPr>
          <w:p w14:paraId="208CD39A" w14:textId="77777777" w:rsidR="00B17AC6" w:rsidRDefault="00B17AC6">
            <w:pPr>
              <w:spacing w:after="0" w:line="240" w:lineRule="auto"/>
              <w:jc w:val="left"/>
              <w:rPr>
                <w:rFonts w:eastAsia="Times New Roman"/>
                <w:szCs w:val="24"/>
                <w:lang w:eastAsia="pt-BR"/>
              </w:rPr>
            </w:pPr>
            <w:r>
              <w:rPr>
                <w:rFonts w:eastAsia="Times New Roman"/>
                <w:szCs w:val="24"/>
                <w:lang w:eastAsia="pt-BR"/>
              </w:rPr>
              <w:t>Desoneração de impostos sobre transporte coletivo</w:t>
            </w:r>
          </w:p>
        </w:tc>
        <w:tc>
          <w:tcPr>
            <w:tcW w:w="4360" w:type="dxa"/>
            <w:tcBorders>
              <w:top w:val="nil"/>
              <w:left w:val="nil"/>
              <w:bottom w:val="single" w:sz="4" w:space="0" w:color="auto"/>
              <w:right w:val="single" w:sz="4" w:space="0" w:color="auto"/>
            </w:tcBorders>
            <w:shd w:val="clear" w:color="auto" w:fill="FFFFFF"/>
            <w:vAlign w:val="center"/>
            <w:hideMark/>
          </w:tcPr>
          <w:p w14:paraId="559E7A7C"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w:t>
            </w:r>
          </w:p>
        </w:tc>
      </w:tr>
      <w:tr w:rsidR="00B17AC6" w14:paraId="13C15B48" w14:textId="77777777" w:rsidTr="00B17AC6">
        <w:trPr>
          <w:trHeight w:val="625"/>
        </w:trPr>
        <w:tc>
          <w:tcPr>
            <w:tcW w:w="4298" w:type="dxa"/>
            <w:tcBorders>
              <w:top w:val="nil"/>
              <w:left w:val="single" w:sz="4" w:space="0" w:color="auto"/>
              <w:bottom w:val="single" w:sz="4" w:space="0" w:color="auto"/>
              <w:right w:val="single" w:sz="4" w:space="0" w:color="auto"/>
            </w:tcBorders>
            <w:shd w:val="clear" w:color="auto" w:fill="FFFFFF"/>
            <w:vAlign w:val="center"/>
            <w:hideMark/>
          </w:tcPr>
          <w:p w14:paraId="5F9B9411" w14:textId="77777777" w:rsidR="00B17AC6" w:rsidRDefault="00B17AC6">
            <w:pPr>
              <w:spacing w:after="0" w:line="240" w:lineRule="auto"/>
              <w:jc w:val="left"/>
              <w:rPr>
                <w:rFonts w:eastAsia="Times New Roman"/>
                <w:szCs w:val="24"/>
                <w:lang w:eastAsia="pt-BR"/>
              </w:rPr>
            </w:pPr>
            <w:r>
              <w:rPr>
                <w:rFonts w:eastAsia="Times New Roman"/>
                <w:szCs w:val="24"/>
                <w:lang w:eastAsia="pt-BR"/>
              </w:rPr>
              <w:t>Fundo de Participação dos Estados (divisão de dinheiro entre estados)</w:t>
            </w:r>
          </w:p>
        </w:tc>
        <w:tc>
          <w:tcPr>
            <w:tcW w:w="4360" w:type="dxa"/>
            <w:tcBorders>
              <w:top w:val="nil"/>
              <w:left w:val="nil"/>
              <w:bottom w:val="single" w:sz="4" w:space="0" w:color="auto"/>
              <w:right w:val="single" w:sz="4" w:space="0" w:color="auto"/>
            </w:tcBorders>
            <w:shd w:val="clear" w:color="auto" w:fill="FFFFFF"/>
            <w:vAlign w:val="center"/>
            <w:hideMark/>
          </w:tcPr>
          <w:p w14:paraId="6E8C345A"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w:t>
            </w:r>
          </w:p>
        </w:tc>
      </w:tr>
      <w:tr w:rsidR="00B17AC6" w14:paraId="182C69AA" w14:textId="77777777" w:rsidTr="00B17AC6">
        <w:trPr>
          <w:trHeight w:val="312"/>
        </w:trPr>
        <w:tc>
          <w:tcPr>
            <w:tcW w:w="8659"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BD792EC"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SENADO</w:t>
            </w:r>
          </w:p>
        </w:tc>
      </w:tr>
      <w:tr w:rsidR="00B17AC6" w14:paraId="1376CBE3" w14:textId="77777777" w:rsidTr="00B17AC6">
        <w:trPr>
          <w:trHeight w:val="312"/>
        </w:trPr>
        <w:tc>
          <w:tcPr>
            <w:tcW w:w="4298" w:type="dxa"/>
            <w:tcBorders>
              <w:top w:val="nil"/>
              <w:left w:val="single" w:sz="4" w:space="0" w:color="auto"/>
              <w:bottom w:val="single" w:sz="4" w:space="0" w:color="auto"/>
              <w:right w:val="single" w:sz="4" w:space="0" w:color="auto"/>
            </w:tcBorders>
            <w:shd w:val="clear" w:color="auto" w:fill="FFFFFF"/>
            <w:vAlign w:val="center"/>
            <w:hideMark/>
          </w:tcPr>
          <w:p w14:paraId="7ADE5108" w14:textId="77777777" w:rsidR="00B17AC6" w:rsidRDefault="00B17AC6">
            <w:pPr>
              <w:spacing w:after="0" w:line="240" w:lineRule="auto"/>
              <w:jc w:val="left"/>
              <w:rPr>
                <w:rFonts w:eastAsia="Times New Roman"/>
                <w:szCs w:val="24"/>
                <w:lang w:eastAsia="pt-BR"/>
              </w:rPr>
            </w:pPr>
            <w:r>
              <w:rPr>
                <w:rFonts w:eastAsia="Times New Roman"/>
                <w:szCs w:val="24"/>
                <w:lang w:eastAsia="pt-BR"/>
              </w:rPr>
              <w:t>Corrupção vira crime hediondo</w:t>
            </w:r>
          </w:p>
        </w:tc>
        <w:tc>
          <w:tcPr>
            <w:tcW w:w="4360" w:type="dxa"/>
            <w:tcBorders>
              <w:top w:val="nil"/>
              <w:left w:val="nil"/>
              <w:bottom w:val="single" w:sz="4" w:space="0" w:color="auto"/>
              <w:right w:val="single" w:sz="4" w:space="0" w:color="auto"/>
            </w:tcBorders>
            <w:shd w:val="clear" w:color="auto" w:fill="FFFFFF"/>
            <w:vAlign w:val="center"/>
            <w:hideMark/>
          </w:tcPr>
          <w:p w14:paraId="3DD79B8A"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w:t>
            </w:r>
          </w:p>
        </w:tc>
      </w:tr>
      <w:tr w:rsidR="00B17AC6" w14:paraId="028E9875" w14:textId="77777777" w:rsidTr="00B17AC6">
        <w:trPr>
          <w:trHeight w:val="625"/>
        </w:trPr>
        <w:tc>
          <w:tcPr>
            <w:tcW w:w="4298" w:type="dxa"/>
            <w:tcBorders>
              <w:top w:val="nil"/>
              <w:left w:val="single" w:sz="4" w:space="0" w:color="auto"/>
              <w:bottom w:val="single" w:sz="4" w:space="0" w:color="auto"/>
              <w:right w:val="single" w:sz="4" w:space="0" w:color="auto"/>
            </w:tcBorders>
            <w:shd w:val="clear" w:color="auto" w:fill="FFFFFF"/>
            <w:vAlign w:val="center"/>
            <w:hideMark/>
          </w:tcPr>
          <w:p w14:paraId="4F787345" w14:textId="77777777" w:rsidR="00B17AC6" w:rsidRDefault="00B17AC6">
            <w:pPr>
              <w:spacing w:after="0" w:line="240" w:lineRule="auto"/>
              <w:jc w:val="left"/>
              <w:rPr>
                <w:rFonts w:eastAsia="Times New Roman"/>
                <w:szCs w:val="24"/>
                <w:lang w:eastAsia="pt-BR"/>
              </w:rPr>
            </w:pPr>
            <w:r>
              <w:rPr>
                <w:rFonts w:eastAsia="Times New Roman"/>
                <w:szCs w:val="24"/>
                <w:lang w:eastAsia="pt-BR"/>
              </w:rPr>
              <w:t>Fundo de Participação dos Estados (divisão de dinheiro entre estados)</w:t>
            </w:r>
          </w:p>
        </w:tc>
        <w:tc>
          <w:tcPr>
            <w:tcW w:w="4360" w:type="dxa"/>
            <w:tcBorders>
              <w:top w:val="nil"/>
              <w:left w:val="nil"/>
              <w:bottom w:val="single" w:sz="4" w:space="0" w:color="auto"/>
              <w:right w:val="single" w:sz="4" w:space="0" w:color="auto"/>
            </w:tcBorders>
            <w:shd w:val="clear" w:color="auto" w:fill="FFFFFF"/>
            <w:vAlign w:val="center"/>
            <w:hideMark/>
          </w:tcPr>
          <w:p w14:paraId="5AEAF38F"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w:t>
            </w:r>
          </w:p>
        </w:tc>
      </w:tr>
    </w:tbl>
    <w:p w14:paraId="337B7C5F" w14:textId="77777777" w:rsidR="00B17AC6" w:rsidRDefault="00B17AC6" w:rsidP="00B17AC6">
      <w:pPr>
        <w:spacing w:before="240" w:line="240" w:lineRule="auto"/>
        <w:jc w:val="center"/>
        <w:rPr>
          <w:rFonts w:eastAsia="Calibri"/>
          <w:b/>
          <w:szCs w:val="24"/>
          <w:u w:val="single"/>
          <w:lang w:eastAsia="zh-CN"/>
        </w:rPr>
      </w:pPr>
    </w:p>
    <w:p w14:paraId="235F2760" w14:textId="77777777" w:rsidR="00B17AC6" w:rsidRDefault="00B17AC6" w:rsidP="00B17AC6">
      <w:pPr>
        <w:spacing w:after="0" w:line="240" w:lineRule="auto"/>
        <w:jc w:val="left"/>
        <w:rPr>
          <w:b/>
          <w:szCs w:val="24"/>
          <w:u w:val="single"/>
        </w:rPr>
      </w:pPr>
      <w:r>
        <w:rPr>
          <w:b/>
          <w:szCs w:val="24"/>
          <w:u w:val="single"/>
        </w:rPr>
        <w:br w:type="page"/>
      </w:r>
    </w:p>
    <w:p w14:paraId="147656B5" w14:textId="77777777" w:rsidR="00B17AC6" w:rsidRDefault="00B17AC6" w:rsidP="00B17AC6">
      <w:pPr>
        <w:spacing w:before="240" w:line="240" w:lineRule="auto"/>
        <w:jc w:val="center"/>
        <w:rPr>
          <w:b/>
          <w:szCs w:val="24"/>
          <w:u w:val="single"/>
        </w:rPr>
      </w:pPr>
      <w:r>
        <w:rPr>
          <w:b/>
          <w:szCs w:val="24"/>
          <w:u w:val="single"/>
        </w:rPr>
        <w:lastRenderedPageBreak/>
        <w:t>27 de junho de 2013</w:t>
      </w:r>
    </w:p>
    <w:tbl>
      <w:tblPr>
        <w:tblW w:w="8634" w:type="dxa"/>
        <w:tblCellMar>
          <w:left w:w="70" w:type="dxa"/>
          <w:right w:w="70" w:type="dxa"/>
        </w:tblCellMar>
        <w:tblLook w:val="04A0" w:firstRow="1" w:lastRow="0" w:firstColumn="1" w:lastColumn="0" w:noHBand="0" w:noVBand="1"/>
      </w:tblPr>
      <w:tblGrid>
        <w:gridCol w:w="4286"/>
        <w:gridCol w:w="4348"/>
      </w:tblGrid>
      <w:tr w:rsidR="00B17AC6" w14:paraId="60AE1C25" w14:textId="77777777" w:rsidTr="00B17AC6">
        <w:trPr>
          <w:trHeight w:val="315"/>
        </w:trPr>
        <w:tc>
          <w:tcPr>
            <w:tcW w:w="4286"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AE92683" w14:textId="77777777" w:rsidR="00B17AC6" w:rsidRDefault="00B17AC6">
            <w:pPr>
              <w:spacing w:after="0" w:line="240" w:lineRule="auto"/>
              <w:ind w:firstLineChars="100" w:firstLine="241"/>
              <w:jc w:val="left"/>
              <w:rPr>
                <w:rFonts w:eastAsia="Times New Roman"/>
                <w:b/>
                <w:bCs/>
                <w:szCs w:val="24"/>
                <w:lang w:eastAsia="pt-BR"/>
              </w:rPr>
            </w:pPr>
            <w:r>
              <w:rPr>
                <w:rFonts w:eastAsia="Times New Roman"/>
                <w:b/>
                <w:bCs/>
                <w:szCs w:val="24"/>
                <w:lang w:eastAsia="pt-BR"/>
              </w:rPr>
              <w:t>TEMA</w:t>
            </w:r>
          </w:p>
        </w:tc>
        <w:tc>
          <w:tcPr>
            <w:tcW w:w="4348" w:type="dxa"/>
            <w:tcBorders>
              <w:top w:val="single" w:sz="4" w:space="0" w:color="auto"/>
              <w:left w:val="nil"/>
              <w:bottom w:val="single" w:sz="4" w:space="0" w:color="auto"/>
              <w:right w:val="single" w:sz="4" w:space="0" w:color="auto"/>
            </w:tcBorders>
            <w:shd w:val="clear" w:color="auto" w:fill="FFFFFF"/>
            <w:noWrap/>
            <w:vAlign w:val="center"/>
            <w:hideMark/>
          </w:tcPr>
          <w:p w14:paraId="7D773160" w14:textId="77777777" w:rsidR="00B17AC6" w:rsidRDefault="00B17AC6">
            <w:pPr>
              <w:spacing w:after="0" w:line="240" w:lineRule="auto"/>
              <w:ind w:firstLineChars="100" w:firstLine="241"/>
              <w:jc w:val="left"/>
              <w:rPr>
                <w:rFonts w:eastAsia="Times New Roman"/>
                <w:b/>
                <w:bCs/>
                <w:szCs w:val="24"/>
                <w:lang w:eastAsia="pt-BR"/>
              </w:rPr>
            </w:pPr>
            <w:r>
              <w:rPr>
                <w:rFonts w:eastAsia="Times New Roman"/>
                <w:b/>
                <w:bCs/>
                <w:szCs w:val="24"/>
                <w:lang w:eastAsia="pt-BR"/>
              </w:rPr>
              <w:t>O QUE ACONTECEU?</w:t>
            </w:r>
          </w:p>
        </w:tc>
      </w:tr>
      <w:tr w:rsidR="00B17AC6" w14:paraId="05DBE989" w14:textId="77777777" w:rsidTr="00B17AC6">
        <w:trPr>
          <w:trHeight w:val="315"/>
        </w:trPr>
        <w:tc>
          <w:tcPr>
            <w:tcW w:w="8634" w:type="dxa"/>
            <w:gridSpan w:val="2"/>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27AA36B" w14:textId="77777777" w:rsidR="00B17AC6" w:rsidRDefault="00B17AC6">
            <w:pPr>
              <w:spacing w:after="0" w:line="240" w:lineRule="auto"/>
              <w:ind w:firstLineChars="100" w:firstLine="241"/>
              <w:jc w:val="left"/>
              <w:rPr>
                <w:rFonts w:eastAsia="Times New Roman"/>
                <w:b/>
                <w:bCs/>
                <w:szCs w:val="24"/>
                <w:lang w:eastAsia="pt-BR"/>
              </w:rPr>
            </w:pPr>
            <w:r>
              <w:rPr>
                <w:rFonts w:eastAsia="Times New Roman"/>
                <w:b/>
                <w:bCs/>
                <w:szCs w:val="24"/>
                <w:lang w:eastAsia="pt-BR"/>
              </w:rPr>
              <w:t>SENADO</w:t>
            </w:r>
          </w:p>
        </w:tc>
      </w:tr>
      <w:tr w:rsidR="00B17AC6" w14:paraId="57E479C6" w14:textId="77777777" w:rsidTr="00B17AC6">
        <w:trPr>
          <w:trHeight w:val="315"/>
        </w:trPr>
        <w:tc>
          <w:tcPr>
            <w:tcW w:w="4286" w:type="dxa"/>
            <w:tcBorders>
              <w:top w:val="nil"/>
              <w:left w:val="single" w:sz="4" w:space="0" w:color="auto"/>
              <w:bottom w:val="single" w:sz="4" w:space="0" w:color="auto"/>
              <w:right w:val="single" w:sz="4" w:space="0" w:color="auto"/>
            </w:tcBorders>
            <w:shd w:val="clear" w:color="auto" w:fill="FFFFFF"/>
            <w:noWrap/>
            <w:vAlign w:val="center"/>
            <w:hideMark/>
          </w:tcPr>
          <w:p w14:paraId="609ADFF2" w14:textId="77777777" w:rsidR="00B17AC6" w:rsidRDefault="00B17AC6">
            <w:pPr>
              <w:spacing w:after="0" w:line="240" w:lineRule="auto"/>
              <w:ind w:firstLineChars="100" w:firstLine="240"/>
              <w:jc w:val="left"/>
              <w:rPr>
                <w:rFonts w:eastAsia="Times New Roman"/>
                <w:szCs w:val="24"/>
                <w:lang w:eastAsia="pt-BR"/>
              </w:rPr>
            </w:pPr>
            <w:r>
              <w:rPr>
                <w:rFonts w:eastAsia="Times New Roman"/>
                <w:szCs w:val="24"/>
                <w:lang w:eastAsia="pt-BR"/>
              </w:rPr>
              <w:t>Lei dos concursos</w:t>
            </w:r>
          </w:p>
        </w:tc>
        <w:tc>
          <w:tcPr>
            <w:tcW w:w="4348" w:type="dxa"/>
            <w:tcBorders>
              <w:top w:val="nil"/>
              <w:left w:val="nil"/>
              <w:bottom w:val="single" w:sz="4" w:space="0" w:color="auto"/>
              <w:right w:val="single" w:sz="4" w:space="0" w:color="auto"/>
            </w:tcBorders>
            <w:shd w:val="clear" w:color="auto" w:fill="FFFFFF"/>
            <w:noWrap/>
            <w:vAlign w:val="center"/>
            <w:hideMark/>
          </w:tcPr>
          <w:p w14:paraId="308E2314" w14:textId="77777777" w:rsidR="00B17AC6" w:rsidRDefault="00B17AC6">
            <w:pPr>
              <w:spacing w:after="0" w:line="240" w:lineRule="auto"/>
              <w:ind w:firstLineChars="100" w:firstLine="240"/>
              <w:jc w:val="left"/>
              <w:rPr>
                <w:rFonts w:eastAsia="Times New Roman"/>
                <w:szCs w:val="24"/>
                <w:lang w:eastAsia="pt-BR"/>
              </w:rPr>
            </w:pPr>
            <w:r>
              <w:rPr>
                <w:rFonts w:eastAsia="Times New Roman"/>
                <w:szCs w:val="24"/>
                <w:lang w:eastAsia="pt-BR"/>
              </w:rPr>
              <w:t>Aprovada em comissão</w:t>
            </w:r>
          </w:p>
        </w:tc>
      </w:tr>
      <w:tr w:rsidR="00B17AC6" w14:paraId="51A4C7C7" w14:textId="77777777" w:rsidTr="00B17AC6">
        <w:trPr>
          <w:trHeight w:val="315"/>
        </w:trPr>
        <w:tc>
          <w:tcPr>
            <w:tcW w:w="4286" w:type="dxa"/>
            <w:tcBorders>
              <w:top w:val="nil"/>
              <w:left w:val="single" w:sz="4" w:space="0" w:color="auto"/>
              <w:bottom w:val="single" w:sz="4" w:space="0" w:color="auto"/>
              <w:right w:val="single" w:sz="4" w:space="0" w:color="auto"/>
            </w:tcBorders>
            <w:shd w:val="clear" w:color="auto" w:fill="FFFFFF"/>
            <w:noWrap/>
            <w:vAlign w:val="center"/>
            <w:hideMark/>
          </w:tcPr>
          <w:p w14:paraId="73209404" w14:textId="77777777" w:rsidR="00B17AC6" w:rsidRDefault="00B17AC6">
            <w:pPr>
              <w:spacing w:after="0" w:line="240" w:lineRule="auto"/>
              <w:ind w:firstLineChars="100" w:firstLine="240"/>
              <w:jc w:val="left"/>
              <w:rPr>
                <w:rFonts w:eastAsia="Times New Roman"/>
                <w:szCs w:val="24"/>
                <w:lang w:eastAsia="pt-BR"/>
              </w:rPr>
            </w:pPr>
            <w:r>
              <w:rPr>
                <w:rFonts w:eastAsia="Times New Roman"/>
                <w:szCs w:val="24"/>
                <w:lang w:eastAsia="pt-BR"/>
              </w:rPr>
              <w:t>Expropriação de terras onde ocorra trabalho escravo</w:t>
            </w:r>
          </w:p>
        </w:tc>
        <w:tc>
          <w:tcPr>
            <w:tcW w:w="4348" w:type="dxa"/>
            <w:tcBorders>
              <w:top w:val="nil"/>
              <w:left w:val="nil"/>
              <w:bottom w:val="single" w:sz="4" w:space="0" w:color="auto"/>
              <w:right w:val="single" w:sz="4" w:space="0" w:color="auto"/>
            </w:tcBorders>
            <w:shd w:val="clear" w:color="auto" w:fill="FFFFFF"/>
            <w:noWrap/>
            <w:vAlign w:val="center"/>
            <w:hideMark/>
          </w:tcPr>
          <w:p w14:paraId="43DB5DA8" w14:textId="77777777" w:rsidR="00B17AC6" w:rsidRDefault="00B17AC6">
            <w:pPr>
              <w:spacing w:after="0" w:line="240" w:lineRule="auto"/>
              <w:ind w:firstLineChars="100" w:firstLine="240"/>
              <w:jc w:val="left"/>
              <w:rPr>
                <w:rFonts w:eastAsia="Times New Roman"/>
                <w:szCs w:val="24"/>
                <w:lang w:eastAsia="pt-BR"/>
              </w:rPr>
            </w:pPr>
            <w:r>
              <w:rPr>
                <w:rFonts w:eastAsia="Times New Roman"/>
                <w:szCs w:val="24"/>
                <w:lang w:eastAsia="pt-BR"/>
              </w:rPr>
              <w:t>Aprovada em comissão</w:t>
            </w:r>
          </w:p>
        </w:tc>
      </w:tr>
    </w:tbl>
    <w:p w14:paraId="3990FDA7" w14:textId="77777777" w:rsidR="00B17AC6" w:rsidRDefault="00B17AC6" w:rsidP="00B17AC6">
      <w:pPr>
        <w:spacing w:before="240" w:line="240" w:lineRule="auto"/>
        <w:jc w:val="center"/>
        <w:rPr>
          <w:rFonts w:eastAsia="Calibri"/>
          <w:b/>
          <w:szCs w:val="24"/>
          <w:u w:val="single"/>
          <w:lang w:eastAsia="zh-CN"/>
        </w:rPr>
      </w:pPr>
      <w:r>
        <w:rPr>
          <w:b/>
          <w:szCs w:val="24"/>
          <w:u w:val="single"/>
        </w:rPr>
        <w:t>2 de julho de 2013</w:t>
      </w:r>
    </w:p>
    <w:tbl>
      <w:tblPr>
        <w:tblW w:w="8639" w:type="dxa"/>
        <w:tblCellMar>
          <w:left w:w="70" w:type="dxa"/>
          <w:right w:w="70" w:type="dxa"/>
        </w:tblCellMar>
        <w:tblLook w:val="04A0" w:firstRow="1" w:lastRow="0" w:firstColumn="1" w:lastColumn="0" w:noHBand="0" w:noVBand="1"/>
      </w:tblPr>
      <w:tblGrid>
        <w:gridCol w:w="4390"/>
        <w:gridCol w:w="4249"/>
      </w:tblGrid>
      <w:tr w:rsidR="00B17AC6" w14:paraId="1F09E0E8" w14:textId="77777777" w:rsidTr="00B17AC6">
        <w:trPr>
          <w:trHeight w:val="374"/>
        </w:trPr>
        <w:tc>
          <w:tcPr>
            <w:tcW w:w="43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0A5FB9C7"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TEMA</w:t>
            </w:r>
          </w:p>
        </w:tc>
        <w:tc>
          <w:tcPr>
            <w:tcW w:w="4249" w:type="dxa"/>
            <w:tcBorders>
              <w:top w:val="single" w:sz="4" w:space="0" w:color="auto"/>
              <w:left w:val="nil"/>
              <w:bottom w:val="single" w:sz="4" w:space="0" w:color="auto"/>
              <w:right w:val="single" w:sz="4" w:space="0" w:color="auto"/>
            </w:tcBorders>
            <w:shd w:val="clear" w:color="auto" w:fill="FFFFFF"/>
            <w:noWrap/>
            <w:vAlign w:val="center"/>
            <w:hideMark/>
          </w:tcPr>
          <w:p w14:paraId="1566AD0F"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DECISÃO</w:t>
            </w:r>
          </w:p>
        </w:tc>
      </w:tr>
      <w:tr w:rsidR="00B17AC6" w14:paraId="53EA7457" w14:textId="77777777" w:rsidTr="00B17AC6">
        <w:trPr>
          <w:trHeight w:val="374"/>
        </w:trPr>
        <w:tc>
          <w:tcPr>
            <w:tcW w:w="8639" w:type="dxa"/>
            <w:gridSpan w:val="2"/>
            <w:tcBorders>
              <w:top w:val="single" w:sz="4" w:space="0" w:color="auto"/>
              <w:left w:val="single" w:sz="4" w:space="0" w:color="auto"/>
              <w:bottom w:val="single" w:sz="4" w:space="0" w:color="auto"/>
              <w:right w:val="single" w:sz="4" w:space="0" w:color="000000"/>
            </w:tcBorders>
            <w:shd w:val="clear" w:color="auto" w:fill="FFFFFF"/>
            <w:noWrap/>
            <w:vAlign w:val="center"/>
            <w:hideMark/>
          </w:tcPr>
          <w:p w14:paraId="5905F08F"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SENADO</w:t>
            </w:r>
          </w:p>
        </w:tc>
      </w:tr>
      <w:tr w:rsidR="00B17AC6" w14:paraId="431EF938" w14:textId="77777777" w:rsidTr="00B17AC6">
        <w:trPr>
          <w:trHeight w:val="374"/>
        </w:trPr>
        <w:tc>
          <w:tcPr>
            <w:tcW w:w="4390" w:type="dxa"/>
            <w:tcBorders>
              <w:top w:val="nil"/>
              <w:left w:val="single" w:sz="4" w:space="0" w:color="auto"/>
              <w:bottom w:val="single" w:sz="4" w:space="0" w:color="auto"/>
              <w:right w:val="single" w:sz="4" w:space="0" w:color="auto"/>
            </w:tcBorders>
            <w:shd w:val="clear" w:color="auto" w:fill="FFFFFF"/>
            <w:noWrap/>
            <w:vAlign w:val="center"/>
            <w:hideMark/>
          </w:tcPr>
          <w:p w14:paraId="647E1800" w14:textId="77777777" w:rsidR="00B17AC6" w:rsidRDefault="00B17AC6">
            <w:pPr>
              <w:spacing w:after="0" w:line="240" w:lineRule="auto"/>
              <w:jc w:val="left"/>
              <w:rPr>
                <w:rFonts w:eastAsia="Times New Roman"/>
                <w:szCs w:val="24"/>
                <w:lang w:eastAsia="pt-BR"/>
              </w:rPr>
            </w:pPr>
            <w:r>
              <w:rPr>
                <w:rFonts w:eastAsia="Times New Roman"/>
                <w:szCs w:val="24"/>
                <w:lang w:eastAsia="pt-BR"/>
              </w:rPr>
              <w:t xml:space="preserve">Projeto de lei do </w:t>
            </w:r>
            <w:proofErr w:type="spellStart"/>
            <w:r>
              <w:rPr>
                <w:rFonts w:eastAsia="Times New Roman"/>
                <w:szCs w:val="24"/>
                <w:lang w:eastAsia="pt-BR"/>
              </w:rPr>
              <w:t>Reitup</w:t>
            </w:r>
            <w:proofErr w:type="spellEnd"/>
            <w:r>
              <w:rPr>
                <w:rFonts w:eastAsia="Times New Roman"/>
                <w:szCs w:val="24"/>
                <w:lang w:eastAsia="pt-BR"/>
              </w:rPr>
              <w:t xml:space="preserve"> (incentivo a transporte coletivo)</w:t>
            </w:r>
          </w:p>
        </w:tc>
        <w:tc>
          <w:tcPr>
            <w:tcW w:w="4249" w:type="dxa"/>
            <w:tcBorders>
              <w:top w:val="nil"/>
              <w:left w:val="nil"/>
              <w:bottom w:val="single" w:sz="4" w:space="0" w:color="auto"/>
              <w:right w:val="single" w:sz="4" w:space="0" w:color="auto"/>
            </w:tcBorders>
            <w:shd w:val="clear" w:color="auto" w:fill="FFFFFF"/>
            <w:noWrap/>
            <w:vAlign w:val="center"/>
            <w:hideMark/>
          </w:tcPr>
          <w:p w14:paraId="546BB581"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comissão</w:t>
            </w:r>
          </w:p>
        </w:tc>
      </w:tr>
      <w:tr w:rsidR="00B17AC6" w14:paraId="754453DD" w14:textId="77777777" w:rsidTr="00B17AC6">
        <w:trPr>
          <w:trHeight w:val="374"/>
        </w:trPr>
        <w:tc>
          <w:tcPr>
            <w:tcW w:w="4390" w:type="dxa"/>
            <w:tcBorders>
              <w:top w:val="nil"/>
              <w:left w:val="single" w:sz="4" w:space="0" w:color="auto"/>
              <w:bottom w:val="single" w:sz="4" w:space="0" w:color="auto"/>
              <w:right w:val="single" w:sz="4" w:space="0" w:color="auto"/>
            </w:tcBorders>
            <w:shd w:val="clear" w:color="auto" w:fill="FFFFFF"/>
            <w:noWrap/>
            <w:vAlign w:val="center"/>
            <w:hideMark/>
          </w:tcPr>
          <w:p w14:paraId="164BADA4" w14:textId="77777777" w:rsidR="00B17AC6" w:rsidRDefault="00B17AC6">
            <w:pPr>
              <w:spacing w:after="0" w:line="240" w:lineRule="auto"/>
              <w:jc w:val="left"/>
              <w:rPr>
                <w:rFonts w:eastAsia="Times New Roman"/>
                <w:szCs w:val="24"/>
                <w:lang w:eastAsia="pt-BR"/>
              </w:rPr>
            </w:pPr>
            <w:r>
              <w:rPr>
                <w:rFonts w:eastAsia="Times New Roman"/>
                <w:szCs w:val="24"/>
                <w:lang w:eastAsia="pt-BR"/>
              </w:rPr>
              <w:t>Exigência de ficha limpa para servidor público concursado e comissionado</w:t>
            </w:r>
          </w:p>
        </w:tc>
        <w:tc>
          <w:tcPr>
            <w:tcW w:w="4249" w:type="dxa"/>
            <w:tcBorders>
              <w:top w:val="nil"/>
              <w:left w:val="nil"/>
              <w:bottom w:val="single" w:sz="4" w:space="0" w:color="auto"/>
              <w:right w:val="single" w:sz="4" w:space="0" w:color="auto"/>
            </w:tcBorders>
            <w:shd w:val="clear" w:color="auto" w:fill="FFFFFF"/>
            <w:noWrap/>
            <w:vAlign w:val="center"/>
            <w:hideMark/>
          </w:tcPr>
          <w:p w14:paraId="70512D50"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52B34E33" w14:textId="77777777" w:rsidTr="00B17AC6">
        <w:trPr>
          <w:trHeight w:val="374"/>
        </w:trPr>
        <w:tc>
          <w:tcPr>
            <w:tcW w:w="4390" w:type="dxa"/>
            <w:tcBorders>
              <w:top w:val="nil"/>
              <w:left w:val="single" w:sz="4" w:space="0" w:color="auto"/>
              <w:bottom w:val="single" w:sz="4" w:space="0" w:color="auto"/>
              <w:right w:val="single" w:sz="4" w:space="0" w:color="auto"/>
            </w:tcBorders>
            <w:shd w:val="clear" w:color="auto" w:fill="FFFFFF"/>
            <w:noWrap/>
            <w:vAlign w:val="center"/>
            <w:hideMark/>
          </w:tcPr>
          <w:p w14:paraId="59524496" w14:textId="77777777" w:rsidR="00B17AC6" w:rsidRDefault="00B17AC6">
            <w:pPr>
              <w:spacing w:after="0" w:line="240" w:lineRule="auto"/>
              <w:jc w:val="left"/>
              <w:rPr>
                <w:rFonts w:eastAsia="Times New Roman"/>
                <w:szCs w:val="24"/>
                <w:lang w:eastAsia="pt-BR"/>
              </w:rPr>
            </w:pPr>
            <w:r>
              <w:rPr>
                <w:rFonts w:eastAsia="Times New Roman"/>
                <w:szCs w:val="24"/>
                <w:lang w:eastAsia="pt-BR"/>
              </w:rPr>
              <w:t>Royalties para educação e saúde</w:t>
            </w:r>
          </w:p>
        </w:tc>
        <w:tc>
          <w:tcPr>
            <w:tcW w:w="4249" w:type="dxa"/>
            <w:tcBorders>
              <w:top w:val="nil"/>
              <w:left w:val="nil"/>
              <w:bottom w:val="single" w:sz="4" w:space="0" w:color="auto"/>
              <w:right w:val="single" w:sz="4" w:space="0" w:color="auto"/>
            </w:tcBorders>
            <w:shd w:val="clear" w:color="auto" w:fill="FFFFFF"/>
            <w:noWrap/>
            <w:vAlign w:val="center"/>
            <w:hideMark/>
          </w:tcPr>
          <w:p w14:paraId="441E1FB5"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00568C87" w14:textId="77777777" w:rsidTr="00B17AC6">
        <w:trPr>
          <w:trHeight w:val="374"/>
        </w:trPr>
        <w:tc>
          <w:tcPr>
            <w:tcW w:w="8639" w:type="dxa"/>
            <w:gridSpan w:val="2"/>
            <w:tcBorders>
              <w:top w:val="single" w:sz="4" w:space="0" w:color="auto"/>
              <w:left w:val="single" w:sz="4" w:space="0" w:color="auto"/>
              <w:bottom w:val="single" w:sz="4" w:space="0" w:color="auto"/>
              <w:right w:val="single" w:sz="4" w:space="0" w:color="000000"/>
            </w:tcBorders>
            <w:shd w:val="clear" w:color="auto" w:fill="FFFFFF"/>
            <w:noWrap/>
            <w:vAlign w:val="center"/>
            <w:hideMark/>
          </w:tcPr>
          <w:p w14:paraId="43CBE680"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CÂMARA</w:t>
            </w:r>
          </w:p>
        </w:tc>
      </w:tr>
      <w:tr w:rsidR="00B17AC6" w14:paraId="4AFA271B" w14:textId="77777777" w:rsidTr="00B17AC6">
        <w:trPr>
          <w:trHeight w:val="374"/>
        </w:trPr>
        <w:tc>
          <w:tcPr>
            <w:tcW w:w="4390" w:type="dxa"/>
            <w:tcBorders>
              <w:top w:val="nil"/>
              <w:left w:val="single" w:sz="4" w:space="0" w:color="auto"/>
              <w:bottom w:val="single" w:sz="4" w:space="0" w:color="auto"/>
              <w:right w:val="single" w:sz="4" w:space="0" w:color="auto"/>
            </w:tcBorders>
            <w:shd w:val="clear" w:color="auto" w:fill="FFFFFF"/>
            <w:noWrap/>
            <w:vAlign w:val="center"/>
            <w:hideMark/>
          </w:tcPr>
          <w:p w14:paraId="1359CA39" w14:textId="77777777" w:rsidR="00B17AC6" w:rsidRDefault="00B17AC6">
            <w:pPr>
              <w:spacing w:after="0" w:line="240" w:lineRule="auto"/>
              <w:jc w:val="left"/>
              <w:rPr>
                <w:rFonts w:eastAsia="Times New Roman"/>
                <w:szCs w:val="24"/>
                <w:lang w:eastAsia="pt-BR"/>
              </w:rPr>
            </w:pPr>
            <w:r>
              <w:rPr>
                <w:rFonts w:eastAsia="Times New Roman"/>
                <w:szCs w:val="24"/>
                <w:lang w:eastAsia="pt-BR"/>
              </w:rPr>
              <w:t>Arquivamento do projeto que autoriza tratamento de homossexuais ("cura gay")</w:t>
            </w:r>
          </w:p>
        </w:tc>
        <w:tc>
          <w:tcPr>
            <w:tcW w:w="4249" w:type="dxa"/>
            <w:tcBorders>
              <w:top w:val="nil"/>
              <w:left w:val="nil"/>
              <w:bottom w:val="single" w:sz="4" w:space="0" w:color="auto"/>
              <w:right w:val="single" w:sz="4" w:space="0" w:color="auto"/>
            </w:tcBorders>
            <w:shd w:val="clear" w:color="auto" w:fill="FFFFFF"/>
            <w:noWrap/>
            <w:vAlign w:val="center"/>
            <w:hideMark/>
          </w:tcPr>
          <w:p w14:paraId="76AFA281" w14:textId="77777777" w:rsidR="00B17AC6" w:rsidRDefault="00B17AC6">
            <w:pPr>
              <w:spacing w:after="0" w:line="240" w:lineRule="auto"/>
              <w:jc w:val="left"/>
              <w:rPr>
                <w:rFonts w:eastAsia="Times New Roman"/>
                <w:szCs w:val="24"/>
                <w:lang w:eastAsia="pt-BR"/>
              </w:rPr>
            </w:pPr>
            <w:r>
              <w:rPr>
                <w:rFonts w:eastAsia="Times New Roman"/>
                <w:szCs w:val="24"/>
                <w:lang w:eastAsia="pt-BR"/>
              </w:rPr>
              <w:t>Plenário aprovou retirada de pauta</w:t>
            </w:r>
          </w:p>
        </w:tc>
      </w:tr>
    </w:tbl>
    <w:p w14:paraId="79BB069B" w14:textId="77777777" w:rsidR="00B17AC6" w:rsidRDefault="00B17AC6" w:rsidP="00B17AC6">
      <w:pPr>
        <w:spacing w:before="240" w:line="240" w:lineRule="auto"/>
        <w:jc w:val="center"/>
        <w:rPr>
          <w:rFonts w:eastAsia="Calibri"/>
          <w:b/>
          <w:szCs w:val="24"/>
          <w:u w:val="single"/>
          <w:lang w:eastAsia="zh-CN"/>
        </w:rPr>
      </w:pPr>
      <w:r>
        <w:rPr>
          <w:b/>
          <w:szCs w:val="24"/>
          <w:u w:val="single"/>
        </w:rPr>
        <w:t>3 de julho de 2013</w:t>
      </w:r>
    </w:p>
    <w:tbl>
      <w:tblPr>
        <w:tblW w:w="8602" w:type="dxa"/>
        <w:tblCellMar>
          <w:left w:w="70" w:type="dxa"/>
          <w:right w:w="70" w:type="dxa"/>
        </w:tblCellMar>
        <w:tblLook w:val="04A0" w:firstRow="1" w:lastRow="0" w:firstColumn="1" w:lastColumn="0" w:noHBand="0" w:noVBand="1"/>
      </w:tblPr>
      <w:tblGrid>
        <w:gridCol w:w="4390"/>
        <w:gridCol w:w="4212"/>
      </w:tblGrid>
      <w:tr w:rsidR="00B17AC6" w14:paraId="22B643AC" w14:textId="77777777" w:rsidTr="00B17AC6">
        <w:trPr>
          <w:trHeight w:val="321"/>
        </w:trPr>
        <w:tc>
          <w:tcPr>
            <w:tcW w:w="4390"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6F9534F"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TEMA</w:t>
            </w:r>
          </w:p>
        </w:tc>
        <w:tc>
          <w:tcPr>
            <w:tcW w:w="4212" w:type="dxa"/>
            <w:tcBorders>
              <w:top w:val="single" w:sz="4" w:space="0" w:color="auto"/>
              <w:left w:val="nil"/>
              <w:bottom w:val="single" w:sz="4" w:space="0" w:color="auto"/>
              <w:right w:val="single" w:sz="4" w:space="0" w:color="auto"/>
            </w:tcBorders>
            <w:shd w:val="clear" w:color="auto" w:fill="FFFFFF"/>
            <w:noWrap/>
            <w:vAlign w:val="center"/>
            <w:hideMark/>
          </w:tcPr>
          <w:p w14:paraId="75FDBFDC"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DECISÃO</w:t>
            </w:r>
          </w:p>
        </w:tc>
      </w:tr>
      <w:tr w:rsidR="00B17AC6" w14:paraId="6A8CC78A" w14:textId="77777777" w:rsidTr="00B17AC6">
        <w:trPr>
          <w:trHeight w:val="321"/>
        </w:trPr>
        <w:tc>
          <w:tcPr>
            <w:tcW w:w="4390" w:type="dxa"/>
            <w:tcBorders>
              <w:top w:val="nil"/>
              <w:left w:val="single" w:sz="4" w:space="0" w:color="auto"/>
              <w:bottom w:val="single" w:sz="4" w:space="0" w:color="auto"/>
              <w:right w:val="nil"/>
            </w:tcBorders>
            <w:shd w:val="clear" w:color="auto" w:fill="FFFFFF"/>
            <w:noWrap/>
            <w:vAlign w:val="center"/>
            <w:hideMark/>
          </w:tcPr>
          <w:p w14:paraId="454EF4ED"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SENADO</w:t>
            </w:r>
          </w:p>
        </w:tc>
        <w:tc>
          <w:tcPr>
            <w:tcW w:w="4212" w:type="dxa"/>
            <w:tcBorders>
              <w:top w:val="single" w:sz="4" w:space="0" w:color="auto"/>
              <w:left w:val="nil"/>
              <w:bottom w:val="single" w:sz="4" w:space="0" w:color="auto"/>
              <w:right w:val="single" w:sz="4" w:space="0" w:color="auto"/>
            </w:tcBorders>
            <w:shd w:val="clear" w:color="auto" w:fill="FFFFFF"/>
            <w:noWrap/>
            <w:vAlign w:val="center"/>
            <w:hideMark/>
          </w:tcPr>
          <w:p w14:paraId="011700F7"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 </w:t>
            </w:r>
          </w:p>
        </w:tc>
      </w:tr>
      <w:tr w:rsidR="00B17AC6" w14:paraId="2771500E" w14:textId="77777777" w:rsidTr="00B17AC6">
        <w:trPr>
          <w:trHeight w:val="321"/>
        </w:trPr>
        <w:tc>
          <w:tcPr>
            <w:tcW w:w="4390" w:type="dxa"/>
            <w:tcBorders>
              <w:top w:val="nil"/>
              <w:left w:val="single" w:sz="4" w:space="0" w:color="auto"/>
              <w:bottom w:val="single" w:sz="4" w:space="0" w:color="auto"/>
              <w:right w:val="single" w:sz="4" w:space="0" w:color="auto"/>
            </w:tcBorders>
            <w:shd w:val="clear" w:color="auto" w:fill="FFFFFF"/>
            <w:noWrap/>
            <w:vAlign w:val="center"/>
            <w:hideMark/>
          </w:tcPr>
          <w:p w14:paraId="35CFE1BC" w14:textId="77777777" w:rsidR="00B17AC6" w:rsidRDefault="00B17AC6">
            <w:pPr>
              <w:spacing w:after="0" w:line="240" w:lineRule="auto"/>
              <w:jc w:val="left"/>
              <w:rPr>
                <w:rFonts w:eastAsia="Times New Roman"/>
                <w:szCs w:val="24"/>
                <w:lang w:eastAsia="pt-BR"/>
              </w:rPr>
            </w:pPr>
            <w:r>
              <w:rPr>
                <w:rFonts w:eastAsia="Times New Roman"/>
                <w:szCs w:val="24"/>
                <w:lang w:eastAsia="pt-BR"/>
              </w:rPr>
              <w:t>Fim do voto secreto no Congresso</w:t>
            </w:r>
          </w:p>
        </w:tc>
        <w:tc>
          <w:tcPr>
            <w:tcW w:w="4212" w:type="dxa"/>
            <w:tcBorders>
              <w:top w:val="nil"/>
              <w:left w:val="nil"/>
              <w:bottom w:val="single" w:sz="4" w:space="0" w:color="auto"/>
              <w:right w:val="single" w:sz="4" w:space="0" w:color="auto"/>
            </w:tcBorders>
            <w:shd w:val="clear" w:color="auto" w:fill="FFFFFF"/>
            <w:noWrap/>
            <w:vAlign w:val="center"/>
            <w:hideMark/>
          </w:tcPr>
          <w:p w14:paraId="0313BE1F"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comissão</w:t>
            </w:r>
          </w:p>
        </w:tc>
      </w:tr>
      <w:tr w:rsidR="00B17AC6" w14:paraId="1C33CDD9" w14:textId="77777777" w:rsidTr="00B17AC6">
        <w:trPr>
          <w:trHeight w:val="321"/>
        </w:trPr>
        <w:tc>
          <w:tcPr>
            <w:tcW w:w="4390" w:type="dxa"/>
            <w:tcBorders>
              <w:top w:val="nil"/>
              <w:left w:val="single" w:sz="4" w:space="0" w:color="auto"/>
              <w:bottom w:val="single" w:sz="4" w:space="0" w:color="auto"/>
              <w:right w:val="single" w:sz="4" w:space="0" w:color="auto"/>
            </w:tcBorders>
            <w:shd w:val="clear" w:color="auto" w:fill="FFFFFF"/>
            <w:noWrap/>
            <w:vAlign w:val="center"/>
            <w:hideMark/>
          </w:tcPr>
          <w:p w14:paraId="4118E3AF" w14:textId="77777777" w:rsidR="00B17AC6" w:rsidRDefault="00B17AC6">
            <w:pPr>
              <w:spacing w:after="0" w:line="240" w:lineRule="auto"/>
              <w:jc w:val="left"/>
              <w:rPr>
                <w:rFonts w:eastAsia="Times New Roman"/>
                <w:szCs w:val="24"/>
                <w:lang w:eastAsia="pt-BR"/>
              </w:rPr>
            </w:pPr>
            <w:r>
              <w:rPr>
                <w:rFonts w:eastAsia="Times New Roman"/>
                <w:szCs w:val="24"/>
                <w:lang w:eastAsia="pt-BR"/>
              </w:rPr>
              <w:t>Nova distribuição de direitos autorais</w:t>
            </w:r>
          </w:p>
        </w:tc>
        <w:tc>
          <w:tcPr>
            <w:tcW w:w="4212" w:type="dxa"/>
            <w:tcBorders>
              <w:top w:val="nil"/>
              <w:left w:val="nil"/>
              <w:bottom w:val="single" w:sz="4" w:space="0" w:color="auto"/>
              <w:right w:val="single" w:sz="4" w:space="0" w:color="auto"/>
            </w:tcBorders>
            <w:shd w:val="clear" w:color="auto" w:fill="FFFFFF"/>
            <w:noWrap/>
            <w:vAlign w:val="center"/>
            <w:hideMark/>
          </w:tcPr>
          <w:p w14:paraId="72E37CB3"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1C556A9B" w14:textId="77777777" w:rsidTr="00B17AC6">
        <w:trPr>
          <w:trHeight w:val="321"/>
        </w:trPr>
        <w:tc>
          <w:tcPr>
            <w:tcW w:w="4390" w:type="dxa"/>
            <w:tcBorders>
              <w:top w:val="nil"/>
              <w:left w:val="single" w:sz="4" w:space="0" w:color="auto"/>
              <w:bottom w:val="single" w:sz="4" w:space="0" w:color="auto"/>
              <w:right w:val="nil"/>
            </w:tcBorders>
            <w:shd w:val="clear" w:color="auto" w:fill="FFFFFF"/>
            <w:noWrap/>
            <w:vAlign w:val="center"/>
            <w:hideMark/>
          </w:tcPr>
          <w:p w14:paraId="0A6CCA30"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CÂMARA</w:t>
            </w:r>
          </w:p>
        </w:tc>
        <w:tc>
          <w:tcPr>
            <w:tcW w:w="4212" w:type="dxa"/>
            <w:tcBorders>
              <w:top w:val="single" w:sz="4" w:space="0" w:color="auto"/>
              <w:left w:val="nil"/>
              <w:bottom w:val="single" w:sz="4" w:space="0" w:color="auto"/>
              <w:right w:val="single" w:sz="4" w:space="0" w:color="auto"/>
            </w:tcBorders>
            <w:shd w:val="clear" w:color="auto" w:fill="FFFFFF"/>
            <w:noWrap/>
            <w:vAlign w:val="center"/>
            <w:hideMark/>
          </w:tcPr>
          <w:p w14:paraId="0A954A70"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 </w:t>
            </w:r>
          </w:p>
        </w:tc>
      </w:tr>
      <w:tr w:rsidR="00B17AC6" w14:paraId="4D82E414" w14:textId="77777777" w:rsidTr="00B17AC6">
        <w:trPr>
          <w:trHeight w:val="321"/>
        </w:trPr>
        <w:tc>
          <w:tcPr>
            <w:tcW w:w="4390" w:type="dxa"/>
            <w:tcBorders>
              <w:top w:val="nil"/>
              <w:left w:val="single" w:sz="4" w:space="0" w:color="auto"/>
              <w:bottom w:val="single" w:sz="4" w:space="0" w:color="auto"/>
              <w:right w:val="single" w:sz="4" w:space="0" w:color="auto"/>
            </w:tcBorders>
            <w:shd w:val="clear" w:color="auto" w:fill="FFFFFF"/>
            <w:noWrap/>
            <w:vAlign w:val="center"/>
            <w:hideMark/>
          </w:tcPr>
          <w:p w14:paraId="13E76D77" w14:textId="77777777" w:rsidR="00B17AC6" w:rsidRDefault="00B17AC6">
            <w:pPr>
              <w:spacing w:after="0" w:line="240" w:lineRule="auto"/>
              <w:jc w:val="left"/>
              <w:rPr>
                <w:rFonts w:eastAsia="Times New Roman"/>
                <w:szCs w:val="24"/>
                <w:lang w:eastAsia="pt-BR"/>
              </w:rPr>
            </w:pPr>
            <w:r>
              <w:rPr>
                <w:rFonts w:eastAsia="Times New Roman"/>
                <w:szCs w:val="24"/>
                <w:lang w:eastAsia="pt-BR"/>
              </w:rPr>
              <w:t>Extinção da multa de 10% do FGTS em demissões sem justa causa</w:t>
            </w:r>
          </w:p>
        </w:tc>
        <w:tc>
          <w:tcPr>
            <w:tcW w:w="4212" w:type="dxa"/>
            <w:tcBorders>
              <w:top w:val="nil"/>
              <w:left w:val="nil"/>
              <w:bottom w:val="single" w:sz="4" w:space="0" w:color="auto"/>
              <w:right w:val="single" w:sz="4" w:space="0" w:color="auto"/>
            </w:tcBorders>
            <w:shd w:val="clear" w:color="auto" w:fill="FFFFFF"/>
            <w:noWrap/>
            <w:vAlign w:val="center"/>
            <w:hideMark/>
          </w:tcPr>
          <w:p w14:paraId="305F27B4"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7FF1F3FC" w14:textId="77777777" w:rsidTr="00B17AC6">
        <w:trPr>
          <w:trHeight w:val="321"/>
        </w:trPr>
        <w:tc>
          <w:tcPr>
            <w:tcW w:w="4390" w:type="dxa"/>
            <w:tcBorders>
              <w:top w:val="nil"/>
              <w:left w:val="single" w:sz="4" w:space="0" w:color="auto"/>
              <w:bottom w:val="single" w:sz="4" w:space="0" w:color="auto"/>
              <w:right w:val="single" w:sz="4" w:space="0" w:color="auto"/>
            </w:tcBorders>
            <w:shd w:val="clear" w:color="auto" w:fill="FFFFFF"/>
            <w:noWrap/>
            <w:vAlign w:val="center"/>
            <w:hideMark/>
          </w:tcPr>
          <w:p w14:paraId="3174BC3E" w14:textId="77777777" w:rsidR="00B17AC6" w:rsidRDefault="00B17AC6">
            <w:pPr>
              <w:spacing w:after="0" w:line="240" w:lineRule="auto"/>
              <w:jc w:val="left"/>
              <w:rPr>
                <w:rFonts w:eastAsia="Times New Roman"/>
                <w:szCs w:val="24"/>
                <w:lang w:eastAsia="pt-BR"/>
              </w:rPr>
            </w:pPr>
            <w:r>
              <w:rPr>
                <w:rFonts w:eastAsia="Times New Roman"/>
                <w:szCs w:val="24"/>
                <w:lang w:eastAsia="pt-BR"/>
              </w:rPr>
              <w:t>Autonomia para Defensoria da União</w:t>
            </w:r>
          </w:p>
        </w:tc>
        <w:tc>
          <w:tcPr>
            <w:tcW w:w="4212" w:type="dxa"/>
            <w:tcBorders>
              <w:top w:val="nil"/>
              <w:left w:val="nil"/>
              <w:bottom w:val="single" w:sz="4" w:space="0" w:color="auto"/>
              <w:right w:val="single" w:sz="4" w:space="0" w:color="auto"/>
            </w:tcBorders>
            <w:shd w:val="clear" w:color="auto" w:fill="FFFFFF"/>
            <w:noWrap/>
            <w:vAlign w:val="center"/>
            <w:hideMark/>
          </w:tcPr>
          <w:p w14:paraId="66665C5B"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799095D7" w14:textId="77777777" w:rsidTr="00B17AC6">
        <w:trPr>
          <w:trHeight w:val="321"/>
        </w:trPr>
        <w:tc>
          <w:tcPr>
            <w:tcW w:w="4390" w:type="dxa"/>
            <w:tcBorders>
              <w:top w:val="nil"/>
              <w:left w:val="single" w:sz="4" w:space="0" w:color="auto"/>
              <w:bottom w:val="single" w:sz="4" w:space="0" w:color="auto"/>
              <w:right w:val="single" w:sz="4" w:space="0" w:color="auto"/>
            </w:tcBorders>
            <w:shd w:val="clear" w:color="auto" w:fill="FFFFFF"/>
            <w:noWrap/>
            <w:vAlign w:val="center"/>
            <w:hideMark/>
          </w:tcPr>
          <w:p w14:paraId="0029FE17" w14:textId="77777777" w:rsidR="00B17AC6" w:rsidRDefault="00B17AC6">
            <w:pPr>
              <w:spacing w:after="0" w:line="240" w:lineRule="auto"/>
              <w:jc w:val="left"/>
              <w:rPr>
                <w:rFonts w:eastAsia="Times New Roman"/>
                <w:szCs w:val="24"/>
                <w:lang w:eastAsia="pt-BR"/>
              </w:rPr>
            </w:pPr>
            <w:r>
              <w:rPr>
                <w:rFonts w:eastAsia="Times New Roman"/>
                <w:szCs w:val="24"/>
                <w:lang w:eastAsia="pt-BR"/>
              </w:rPr>
              <w:t>Urgência para lei de defesa do usuário de serviço público</w:t>
            </w:r>
          </w:p>
        </w:tc>
        <w:tc>
          <w:tcPr>
            <w:tcW w:w="4212" w:type="dxa"/>
            <w:tcBorders>
              <w:top w:val="nil"/>
              <w:left w:val="nil"/>
              <w:bottom w:val="single" w:sz="4" w:space="0" w:color="auto"/>
              <w:right w:val="single" w:sz="4" w:space="0" w:color="auto"/>
            </w:tcBorders>
            <w:shd w:val="clear" w:color="auto" w:fill="FFFFFF"/>
            <w:noWrap/>
            <w:vAlign w:val="center"/>
            <w:hideMark/>
          </w:tcPr>
          <w:p w14:paraId="66056F6D"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693EB72E" w14:textId="77777777" w:rsidTr="00B17AC6">
        <w:trPr>
          <w:trHeight w:val="321"/>
        </w:trPr>
        <w:tc>
          <w:tcPr>
            <w:tcW w:w="4390" w:type="dxa"/>
            <w:tcBorders>
              <w:top w:val="nil"/>
              <w:left w:val="single" w:sz="4" w:space="0" w:color="auto"/>
              <w:bottom w:val="single" w:sz="4" w:space="0" w:color="auto"/>
              <w:right w:val="single" w:sz="4" w:space="0" w:color="auto"/>
            </w:tcBorders>
            <w:shd w:val="clear" w:color="auto" w:fill="FFFFFF"/>
            <w:noWrap/>
            <w:vAlign w:val="center"/>
            <w:hideMark/>
          </w:tcPr>
          <w:p w14:paraId="3AD16140" w14:textId="77777777" w:rsidR="00B17AC6" w:rsidRDefault="00B17AC6">
            <w:pPr>
              <w:spacing w:after="0" w:line="240" w:lineRule="auto"/>
              <w:jc w:val="left"/>
              <w:rPr>
                <w:rFonts w:eastAsia="Times New Roman"/>
                <w:szCs w:val="24"/>
                <w:lang w:eastAsia="pt-BR"/>
              </w:rPr>
            </w:pPr>
            <w:r>
              <w:rPr>
                <w:rFonts w:eastAsia="Times New Roman"/>
                <w:szCs w:val="24"/>
                <w:lang w:eastAsia="pt-BR"/>
              </w:rPr>
              <w:t>Maior transparência para aumento na tarifa de transporte</w:t>
            </w:r>
          </w:p>
        </w:tc>
        <w:tc>
          <w:tcPr>
            <w:tcW w:w="4212" w:type="dxa"/>
            <w:tcBorders>
              <w:top w:val="nil"/>
              <w:left w:val="nil"/>
              <w:bottom w:val="single" w:sz="4" w:space="0" w:color="auto"/>
              <w:right w:val="single" w:sz="4" w:space="0" w:color="auto"/>
            </w:tcBorders>
            <w:shd w:val="clear" w:color="auto" w:fill="FFFFFF"/>
            <w:noWrap/>
            <w:vAlign w:val="center"/>
            <w:hideMark/>
          </w:tcPr>
          <w:p w14:paraId="0D8CAFBE"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bl>
    <w:p w14:paraId="26065187" w14:textId="77777777" w:rsidR="00B17AC6" w:rsidRDefault="00B17AC6" w:rsidP="00B17AC6">
      <w:pPr>
        <w:spacing w:before="240" w:line="240" w:lineRule="auto"/>
        <w:jc w:val="center"/>
        <w:rPr>
          <w:rFonts w:eastAsia="Calibri"/>
          <w:szCs w:val="24"/>
          <w:lang w:eastAsia="zh-CN"/>
        </w:rPr>
      </w:pPr>
    </w:p>
    <w:p w14:paraId="5B727E82" w14:textId="77777777" w:rsidR="00B17AC6" w:rsidRDefault="00B17AC6" w:rsidP="00B17AC6">
      <w:pPr>
        <w:spacing w:after="0" w:line="240" w:lineRule="auto"/>
        <w:jc w:val="left"/>
        <w:rPr>
          <w:szCs w:val="24"/>
        </w:rPr>
      </w:pPr>
      <w:r>
        <w:rPr>
          <w:szCs w:val="24"/>
        </w:rPr>
        <w:br w:type="page"/>
      </w:r>
    </w:p>
    <w:p w14:paraId="526C3298" w14:textId="77777777" w:rsidR="00B17AC6" w:rsidRDefault="00B17AC6" w:rsidP="00B17AC6">
      <w:pPr>
        <w:spacing w:before="240" w:line="240" w:lineRule="auto"/>
        <w:jc w:val="center"/>
        <w:rPr>
          <w:b/>
          <w:szCs w:val="24"/>
          <w:u w:val="single"/>
        </w:rPr>
      </w:pPr>
      <w:r>
        <w:rPr>
          <w:b/>
          <w:szCs w:val="24"/>
          <w:u w:val="single"/>
        </w:rPr>
        <w:lastRenderedPageBreak/>
        <w:t>4 de julho de 2013</w:t>
      </w:r>
    </w:p>
    <w:tbl>
      <w:tblPr>
        <w:tblW w:w="8828" w:type="dxa"/>
        <w:tblCellMar>
          <w:left w:w="70" w:type="dxa"/>
          <w:right w:w="70" w:type="dxa"/>
        </w:tblCellMar>
        <w:tblLook w:val="04A0" w:firstRow="1" w:lastRow="0" w:firstColumn="1" w:lastColumn="0" w:noHBand="0" w:noVBand="1"/>
      </w:tblPr>
      <w:tblGrid>
        <w:gridCol w:w="4851"/>
        <w:gridCol w:w="3977"/>
      </w:tblGrid>
      <w:tr w:rsidR="00B17AC6" w14:paraId="0E0C6A9B" w14:textId="77777777" w:rsidTr="00B17AC6">
        <w:trPr>
          <w:trHeight w:val="315"/>
        </w:trPr>
        <w:tc>
          <w:tcPr>
            <w:tcW w:w="485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1BDDC43E"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TEMA</w:t>
            </w:r>
          </w:p>
        </w:tc>
        <w:tc>
          <w:tcPr>
            <w:tcW w:w="3977" w:type="dxa"/>
            <w:tcBorders>
              <w:top w:val="single" w:sz="4" w:space="0" w:color="auto"/>
              <w:left w:val="nil"/>
              <w:bottom w:val="single" w:sz="4" w:space="0" w:color="auto"/>
              <w:right w:val="single" w:sz="4" w:space="0" w:color="auto"/>
            </w:tcBorders>
            <w:shd w:val="clear" w:color="auto" w:fill="FFFFFF"/>
            <w:noWrap/>
            <w:vAlign w:val="center"/>
            <w:hideMark/>
          </w:tcPr>
          <w:p w14:paraId="25BE3BE4"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DECISÃO</w:t>
            </w:r>
          </w:p>
        </w:tc>
      </w:tr>
      <w:tr w:rsidR="00B17AC6" w14:paraId="21A82D68" w14:textId="77777777" w:rsidTr="00B17AC6">
        <w:trPr>
          <w:trHeight w:val="315"/>
        </w:trPr>
        <w:tc>
          <w:tcPr>
            <w:tcW w:w="4851" w:type="dxa"/>
            <w:tcBorders>
              <w:top w:val="nil"/>
              <w:left w:val="single" w:sz="4" w:space="0" w:color="auto"/>
              <w:bottom w:val="single" w:sz="4" w:space="0" w:color="auto"/>
              <w:right w:val="nil"/>
            </w:tcBorders>
            <w:shd w:val="clear" w:color="auto" w:fill="FFFFFF"/>
            <w:noWrap/>
            <w:vAlign w:val="center"/>
            <w:hideMark/>
          </w:tcPr>
          <w:p w14:paraId="0D626872"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SENADO</w:t>
            </w:r>
          </w:p>
        </w:tc>
        <w:tc>
          <w:tcPr>
            <w:tcW w:w="3977" w:type="dxa"/>
            <w:tcBorders>
              <w:top w:val="single" w:sz="4" w:space="0" w:color="auto"/>
              <w:left w:val="nil"/>
              <w:bottom w:val="single" w:sz="4" w:space="0" w:color="auto"/>
              <w:right w:val="single" w:sz="4" w:space="0" w:color="auto"/>
            </w:tcBorders>
            <w:shd w:val="clear" w:color="auto" w:fill="FFFFFF"/>
            <w:noWrap/>
            <w:vAlign w:val="center"/>
            <w:hideMark/>
          </w:tcPr>
          <w:p w14:paraId="134D905E"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 </w:t>
            </w:r>
          </w:p>
        </w:tc>
      </w:tr>
      <w:tr w:rsidR="00B17AC6" w14:paraId="580D7141" w14:textId="77777777" w:rsidTr="00B17AC6">
        <w:trPr>
          <w:trHeight w:val="315"/>
        </w:trPr>
        <w:tc>
          <w:tcPr>
            <w:tcW w:w="4851" w:type="dxa"/>
            <w:tcBorders>
              <w:top w:val="nil"/>
              <w:left w:val="single" w:sz="4" w:space="0" w:color="auto"/>
              <w:bottom w:val="single" w:sz="4" w:space="0" w:color="auto"/>
              <w:right w:val="single" w:sz="4" w:space="0" w:color="auto"/>
            </w:tcBorders>
            <w:shd w:val="clear" w:color="auto" w:fill="FFFFFF"/>
            <w:noWrap/>
            <w:vAlign w:val="center"/>
            <w:hideMark/>
          </w:tcPr>
          <w:p w14:paraId="4BE2BEA8" w14:textId="77777777" w:rsidR="00B17AC6" w:rsidRDefault="00B17AC6">
            <w:pPr>
              <w:spacing w:after="0" w:line="240" w:lineRule="auto"/>
              <w:jc w:val="left"/>
              <w:rPr>
                <w:rFonts w:eastAsia="Times New Roman"/>
                <w:szCs w:val="24"/>
                <w:lang w:eastAsia="pt-BR"/>
              </w:rPr>
            </w:pPr>
            <w:r>
              <w:rPr>
                <w:rFonts w:eastAsia="Times New Roman"/>
                <w:szCs w:val="24"/>
                <w:lang w:eastAsia="pt-BR"/>
              </w:rPr>
              <w:t>Multa para empresa que corrompe no setor público</w:t>
            </w:r>
          </w:p>
        </w:tc>
        <w:tc>
          <w:tcPr>
            <w:tcW w:w="3977" w:type="dxa"/>
            <w:tcBorders>
              <w:top w:val="nil"/>
              <w:left w:val="nil"/>
              <w:bottom w:val="single" w:sz="4" w:space="0" w:color="auto"/>
              <w:right w:val="single" w:sz="4" w:space="0" w:color="auto"/>
            </w:tcBorders>
            <w:shd w:val="clear" w:color="auto" w:fill="FFFFFF"/>
            <w:noWrap/>
            <w:vAlign w:val="center"/>
            <w:hideMark/>
          </w:tcPr>
          <w:p w14:paraId="54B8FEA2"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4795B1A6" w14:textId="77777777" w:rsidTr="00B17AC6">
        <w:trPr>
          <w:trHeight w:val="315"/>
        </w:trPr>
        <w:tc>
          <w:tcPr>
            <w:tcW w:w="4851" w:type="dxa"/>
            <w:tcBorders>
              <w:top w:val="nil"/>
              <w:left w:val="single" w:sz="4" w:space="0" w:color="auto"/>
              <w:bottom w:val="single" w:sz="4" w:space="0" w:color="auto"/>
              <w:right w:val="single" w:sz="4" w:space="0" w:color="auto"/>
            </w:tcBorders>
            <w:shd w:val="clear" w:color="auto" w:fill="FFFFFF"/>
            <w:noWrap/>
            <w:vAlign w:val="center"/>
            <w:hideMark/>
          </w:tcPr>
          <w:p w14:paraId="16BEB3BE" w14:textId="77777777" w:rsidR="00B17AC6" w:rsidRDefault="00B17AC6">
            <w:pPr>
              <w:spacing w:after="0" w:line="240" w:lineRule="auto"/>
              <w:jc w:val="left"/>
              <w:rPr>
                <w:rFonts w:eastAsia="Times New Roman"/>
                <w:szCs w:val="24"/>
                <w:lang w:eastAsia="pt-BR"/>
              </w:rPr>
            </w:pPr>
            <w:r>
              <w:rPr>
                <w:rFonts w:eastAsia="Times New Roman"/>
                <w:szCs w:val="24"/>
                <w:lang w:eastAsia="pt-BR"/>
              </w:rPr>
              <w:t>Opinião do internauta sobre propostas no Senado</w:t>
            </w:r>
          </w:p>
        </w:tc>
        <w:tc>
          <w:tcPr>
            <w:tcW w:w="3977" w:type="dxa"/>
            <w:tcBorders>
              <w:top w:val="nil"/>
              <w:left w:val="nil"/>
              <w:bottom w:val="single" w:sz="4" w:space="0" w:color="auto"/>
              <w:right w:val="single" w:sz="4" w:space="0" w:color="auto"/>
            </w:tcBorders>
            <w:shd w:val="clear" w:color="auto" w:fill="FFFFFF"/>
            <w:noWrap/>
            <w:vAlign w:val="center"/>
            <w:hideMark/>
          </w:tcPr>
          <w:p w14:paraId="2D022D6E"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58F4B54F" w14:textId="77777777" w:rsidTr="00B17AC6">
        <w:trPr>
          <w:trHeight w:val="315"/>
        </w:trPr>
        <w:tc>
          <w:tcPr>
            <w:tcW w:w="4851" w:type="dxa"/>
            <w:tcBorders>
              <w:top w:val="nil"/>
              <w:left w:val="single" w:sz="4" w:space="0" w:color="auto"/>
              <w:bottom w:val="single" w:sz="4" w:space="0" w:color="auto"/>
              <w:right w:val="single" w:sz="4" w:space="0" w:color="auto"/>
            </w:tcBorders>
            <w:shd w:val="clear" w:color="auto" w:fill="FFFFFF"/>
            <w:noWrap/>
            <w:vAlign w:val="center"/>
            <w:hideMark/>
          </w:tcPr>
          <w:p w14:paraId="54CCFB3B" w14:textId="77777777" w:rsidR="00B17AC6" w:rsidRDefault="00B17AC6">
            <w:pPr>
              <w:spacing w:after="0" w:line="240" w:lineRule="auto"/>
              <w:jc w:val="left"/>
              <w:rPr>
                <w:rFonts w:eastAsia="Times New Roman"/>
                <w:szCs w:val="24"/>
                <w:lang w:eastAsia="pt-BR"/>
              </w:rPr>
            </w:pPr>
            <w:r>
              <w:rPr>
                <w:rFonts w:eastAsia="Times New Roman"/>
                <w:szCs w:val="24"/>
                <w:lang w:eastAsia="pt-BR"/>
              </w:rPr>
              <w:t xml:space="preserve">Regras para socorro </w:t>
            </w:r>
            <w:proofErr w:type="spellStart"/>
            <w:r>
              <w:rPr>
                <w:rFonts w:eastAsia="Times New Roman"/>
                <w:szCs w:val="24"/>
                <w:lang w:eastAsia="pt-BR"/>
              </w:rPr>
              <w:t>a</w:t>
            </w:r>
            <w:proofErr w:type="spellEnd"/>
            <w:r>
              <w:rPr>
                <w:rFonts w:eastAsia="Times New Roman"/>
                <w:szCs w:val="24"/>
                <w:lang w:eastAsia="pt-BR"/>
              </w:rPr>
              <w:t xml:space="preserve"> vítimas de violência sexual</w:t>
            </w:r>
          </w:p>
        </w:tc>
        <w:tc>
          <w:tcPr>
            <w:tcW w:w="3977" w:type="dxa"/>
            <w:tcBorders>
              <w:top w:val="nil"/>
              <w:left w:val="nil"/>
              <w:bottom w:val="single" w:sz="4" w:space="0" w:color="auto"/>
              <w:right w:val="single" w:sz="4" w:space="0" w:color="auto"/>
            </w:tcBorders>
            <w:shd w:val="clear" w:color="auto" w:fill="FFFFFF"/>
            <w:noWrap/>
            <w:vAlign w:val="center"/>
            <w:hideMark/>
          </w:tcPr>
          <w:p w14:paraId="56CEDCAD"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bl>
    <w:p w14:paraId="3EDC7715" w14:textId="77777777" w:rsidR="00B17AC6" w:rsidRDefault="00B17AC6" w:rsidP="00B17AC6">
      <w:pPr>
        <w:spacing w:before="240" w:line="240" w:lineRule="auto"/>
        <w:jc w:val="center"/>
        <w:rPr>
          <w:rFonts w:eastAsia="Calibri"/>
          <w:b/>
          <w:szCs w:val="24"/>
          <w:u w:val="single"/>
          <w:lang w:eastAsia="zh-CN"/>
        </w:rPr>
      </w:pPr>
      <w:r>
        <w:rPr>
          <w:b/>
          <w:szCs w:val="24"/>
          <w:u w:val="single"/>
        </w:rPr>
        <w:t>9 de julho de 2013</w:t>
      </w:r>
    </w:p>
    <w:tbl>
      <w:tblPr>
        <w:tblW w:w="8828" w:type="dxa"/>
        <w:tblCellMar>
          <w:left w:w="70" w:type="dxa"/>
          <w:right w:w="70" w:type="dxa"/>
        </w:tblCellMar>
        <w:tblLook w:val="04A0" w:firstRow="1" w:lastRow="0" w:firstColumn="1" w:lastColumn="0" w:noHBand="0" w:noVBand="1"/>
      </w:tblPr>
      <w:tblGrid>
        <w:gridCol w:w="4815"/>
        <w:gridCol w:w="4013"/>
      </w:tblGrid>
      <w:tr w:rsidR="00B17AC6" w14:paraId="49FC724D" w14:textId="77777777" w:rsidTr="00B17AC6">
        <w:trPr>
          <w:trHeight w:val="315"/>
        </w:trPr>
        <w:tc>
          <w:tcPr>
            <w:tcW w:w="4815"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2AD1433C"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TEMA</w:t>
            </w:r>
          </w:p>
        </w:tc>
        <w:tc>
          <w:tcPr>
            <w:tcW w:w="4013" w:type="dxa"/>
            <w:tcBorders>
              <w:top w:val="single" w:sz="4" w:space="0" w:color="auto"/>
              <w:left w:val="nil"/>
              <w:bottom w:val="single" w:sz="4" w:space="0" w:color="auto"/>
              <w:right w:val="single" w:sz="4" w:space="0" w:color="auto"/>
            </w:tcBorders>
            <w:shd w:val="clear" w:color="auto" w:fill="FFFFFF"/>
            <w:noWrap/>
            <w:vAlign w:val="center"/>
            <w:hideMark/>
          </w:tcPr>
          <w:p w14:paraId="390D3023"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DECISÃO</w:t>
            </w:r>
          </w:p>
        </w:tc>
      </w:tr>
      <w:tr w:rsidR="00B17AC6" w14:paraId="744BCA26" w14:textId="77777777" w:rsidTr="00B17AC6">
        <w:trPr>
          <w:trHeight w:val="315"/>
        </w:trPr>
        <w:tc>
          <w:tcPr>
            <w:tcW w:w="4815" w:type="dxa"/>
            <w:tcBorders>
              <w:top w:val="nil"/>
              <w:left w:val="single" w:sz="4" w:space="0" w:color="auto"/>
              <w:bottom w:val="single" w:sz="4" w:space="0" w:color="auto"/>
              <w:right w:val="nil"/>
            </w:tcBorders>
            <w:shd w:val="clear" w:color="auto" w:fill="FFFFFF"/>
            <w:noWrap/>
            <w:vAlign w:val="center"/>
            <w:hideMark/>
          </w:tcPr>
          <w:p w14:paraId="74B9C7AA"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CÂMARA</w:t>
            </w:r>
          </w:p>
        </w:tc>
        <w:tc>
          <w:tcPr>
            <w:tcW w:w="4013" w:type="dxa"/>
            <w:tcBorders>
              <w:top w:val="single" w:sz="4" w:space="0" w:color="auto"/>
              <w:left w:val="nil"/>
              <w:bottom w:val="single" w:sz="4" w:space="0" w:color="auto"/>
              <w:right w:val="single" w:sz="4" w:space="0" w:color="auto"/>
            </w:tcBorders>
            <w:shd w:val="clear" w:color="auto" w:fill="FFFFFF"/>
            <w:noWrap/>
            <w:vAlign w:val="center"/>
            <w:hideMark/>
          </w:tcPr>
          <w:p w14:paraId="162DC0D8"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 </w:t>
            </w:r>
          </w:p>
        </w:tc>
      </w:tr>
      <w:tr w:rsidR="00B17AC6" w14:paraId="63288FFB" w14:textId="77777777" w:rsidTr="00B17AC6">
        <w:trPr>
          <w:trHeight w:val="315"/>
        </w:trPr>
        <w:tc>
          <w:tcPr>
            <w:tcW w:w="4815" w:type="dxa"/>
            <w:tcBorders>
              <w:top w:val="nil"/>
              <w:left w:val="single" w:sz="4" w:space="0" w:color="auto"/>
              <w:bottom w:val="single" w:sz="4" w:space="0" w:color="auto"/>
              <w:right w:val="single" w:sz="4" w:space="0" w:color="auto"/>
            </w:tcBorders>
            <w:shd w:val="clear" w:color="auto" w:fill="FFFFFF"/>
            <w:noWrap/>
            <w:vAlign w:val="center"/>
            <w:hideMark/>
          </w:tcPr>
          <w:p w14:paraId="1A97100A" w14:textId="77777777" w:rsidR="00B17AC6" w:rsidRDefault="00B17AC6">
            <w:pPr>
              <w:spacing w:after="0" w:line="240" w:lineRule="auto"/>
              <w:jc w:val="left"/>
              <w:rPr>
                <w:rFonts w:eastAsia="Times New Roman"/>
                <w:szCs w:val="24"/>
                <w:lang w:eastAsia="pt-BR"/>
              </w:rPr>
            </w:pPr>
            <w:r>
              <w:rPr>
                <w:rFonts w:eastAsia="Times New Roman"/>
                <w:szCs w:val="24"/>
                <w:lang w:eastAsia="pt-BR"/>
              </w:rPr>
              <w:t>Meia-entrada para jovens carentes no Estatuto da Juventude</w:t>
            </w:r>
          </w:p>
        </w:tc>
        <w:tc>
          <w:tcPr>
            <w:tcW w:w="4013" w:type="dxa"/>
            <w:tcBorders>
              <w:top w:val="nil"/>
              <w:left w:val="nil"/>
              <w:bottom w:val="single" w:sz="4" w:space="0" w:color="auto"/>
              <w:right w:val="single" w:sz="4" w:space="0" w:color="auto"/>
            </w:tcBorders>
            <w:shd w:val="clear" w:color="auto" w:fill="FFFFFF"/>
            <w:noWrap/>
            <w:vAlign w:val="center"/>
            <w:hideMark/>
          </w:tcPr>
          <w:p w14:paraId="304F0967"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195CC78E" w14:textId="77777777" w:rsidTr="00B17AC6">
        <w:trPr>
          <w:trHeight w:val="315"/>
        </w:trPr>
        <w:tc>
          <w:tcPr>
            <w:tcW w:w="4815" w:type="dxa"/>
            <w:tcBorders>
              <w:top w:val="nil"/>
              <w:left w:val="single" w:sz="4" w:space="0" w:color="auto"/>
              <w:bottom w:val="single" w:sz="4" w:space="0" w:color="auto"/>
              <w:right w:val="single" w:sz="4" w:space="0" w:color="auto"/>
            </w:tcBorders>
            <w:shd w:val="clear" w:color="auto" w:fill="FFFFFF"/>
            <w:noWrap/>
            <w:vAlign w:val="center"/>
            <w:hideMark/>
          </w:tcPr>
          <w:p w14:paraId="262868AD" w14:textId="77777777" w:rsidR="00B17AC6" w:rsidRDefault="00B17AC6">
            <w:pPr>
              <w:spacing w:after="0" w:line="240" w:lineRule="auto"/>
              <w:jc w:val="left"/>
              <w:rPr>
                <w:rFonts w:eastAsia="Times New Roman"/>
                <w:szCs w:val="24"/>
                <w:lang w:eastAsia="pt-BR"/>
              </w:rPr>
            </w:pPr>
            <w:r>
              <w:rPr>
                <w:rFonts w:eastAsia="Times New Roman"/>
                <w:szCs w:val="24"/>
                <w:lang w:eastAsia="pt-BR"/>
              </w:rPr>
              <w:t>Nova distribuição de direitos autorais para obras musicais</w:t>
            </w:r>
          </w:p>
        </w:tc>
        <w:tc>
          <w:tcPr>
            <w:tcW w:w="4013" w:type="dxa"/>
            <w:tcBorders>
              <w:top w:val="nil"/>
              <w:left w:val="nil"/>
              <w:bottom w:val="single" w:sz="4" w:space="0" w:color="auto"/>
              <w:right w:val="single" w:sz="4" w:space="0" w:color="auto"/>
            </w:tcBorders>
            <w:shd w:val="clear" w:color="auto" w:fill="FFFFFF"/>
            <w:noWrap/>
            <w:vAlign w:val="center"/>
            <w:hideMark/>
          </w:tcPr>
          <w:p w14:paraId="77447C2D"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4BCC3A22" w14:textId="77777777" w:rsidTr="00B17AC6">
        <w:trPr>
          <w:trHeight w:val="315"/>
        </w:trPr>
        <w:tc>
          <w:tcPr>
            <w:tcW w:w="4815" w:type="dxa"/>
            <w:tcBorders>
              <w:top w:val="nil"/>
              <w:left w:val="single" w:sz="4" w:space="0" w:color="auto"/>
              <w:bottom w:val="single" w:sz="4" w:space="0" w:color="auto"/>
              <w:right w:val="single" w:sz="4" w:space="0" w:color="auto"/>
            </w:tcBorders>
            <w:shd w:val="clear" w:color="auto" w:fill="FFFFFF"/>
            <w:noWrap/>
            <w:vAlign w:val="center"/>
            <w:hideMark/>
          </w:tcPr>
          <w:p w14:paraId="17605A25" w14:textId="77777777" w:rsidR="00B17AC6" w:rsidRDefault="00B17AC6">
            <w:pPr>
              <w:spacing w:after="0" w:line="240" w:lineRule="auto"/>
              <w:jc w:val="left"/>
              <w:rPr>
                <w:rFonts w:eastAsia="Times New Roman"/>
                <w:szCs w:val="24"/>
                <w:lang w:eastAsia="pt-BR"/>
              </w:rPr>
            </w:pPr>
            <w:r>
              <w:rPr>
                <w:rFonts w:eastAsia="Times New Roman"/>
                <w:szCs w:val="24"/>
                <w:lang w:eastAsia="pt-BR"/>
              </w:rPr>
              <w:t>Moção de repúdio aos EUA por espionagem no Brasil</w:t>
            </w:r>
          </w:p>
        </w:tc>
        <w:tc>
          <w:tcPr>
            <w:tcW w:w="4013" w:type="dxa"/>
            <w:tcBorders>
              <w:top w:val="nil"/>
              <w:left w:val="nil"/>
              <w:bottom w:val="single" w:sz="4" w:space="0" w:color="auto"/>
              <w:right w:val="single" w:sz="4" w:space="0" w:color="auto"/>
            </w:tcBorders>
            <w:shd w:val="clear" w:color="auto" w:fill="FFFFFF"/>
            <w:noWrap/>
            <w:vAlign w:val="center"/>
            <w:hideMark/>
          </w:tcPr>
          <w:p w14:paraId="666F02D3"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2EDE9CD2" w14:textId="77777777" w:rsidTr="00B17AC6">
        <w:trPr>
          <w:trHeight w:val="315"/>
        </w:trPr>
        <w:tc>
          <w:tcPr>
            <w:tcW w:w="4815" w:type="dxa"/>
            <w:tcBorders>
              <w:top w:val="nil"/>
              <w:left w:val="single" w:sz="4" w:space="0" w:color="auto"/>
              <w:bottom w:val="single" w:sz="4" w:space="0" w:color="auto"/>
              <w:right w:val="single" w:sz="4" w:space="0" w:color="auto"/>
            </w:tcBorders>
            <w:shd w:val="clear" w:color="auto" w:fill="FFFFFF"/>
            <w:noWrap/>
            <w:vAlign w:val="center"/>
            <w:hideMark/>
          </w:tcPr>
          <w:p w14:paraId="74DF1040" w14:textId="77777777" w:rsidR="00B17AC6" w:rsidRDefault="00B17AC6">
            <w:pPr>
              <w:spacing w:after="0" w:line="240" w:lineRule="auto"/>
              <w:jc w:val="left"/>
              <w:rPr>
                <w:rFonts w:eastAsia="Times New Roman"/>
                <w:szCs w:val="24"/>
                <w:lang w:eastAsia="pt-BR"/>
              </w:rPr>
            </w:pPr>
            <w:r>
              <w:rPr>
                <w:rFonts w:eastAsia="Times New Roman"/>
                <w:szCs w:val="24"/>
                <w:lang w:eastAsia="pt-BR"/>
              </w:rPr>
              <w:t xml:space="preserve">Suspenção </w:t>
            </w:r>
            <w:proofErr w:type="gramStart"/>
            <w:r>
              <w:rPr>
                <w:rFonts w:eastAsia="Times New Roman"/>
                <w:szCs w:val="24"/>
                <w:lang w:eastAsia="pt-BR"/>
              </w:rPr>
              <w:t>dos salário</w:t>
            </w:r>
            <w:proofErr w:type="gramEnd"/>
            <w:r>
              <w:rPr>
                <w:rFonts w:eastAsia="Times New Roman"/>
                <w:szCs w:val="24"/>
                <w:lang w:eastAsia="pt-BR"/>
              </w:rPr>
              <w:t>, verbas e direitos parlamentares de Natan Donadon</w:t>
            </w:r>
          </w:p>
        </w:tc>
        <w:tc>
          <w:tcPr>
            <w:tcW w:w="4013" w:type="dxa"/>
            <w:tcBorders>
              <w:top w:val="nil"/>
              <w:left w:val="nil"/>
              <w:bottom w:val="single" w:sz="4" w:space="0" w:color="auto"/>
              <w:right w:val="single" w:sz="4" w:space="0" w:color="auto"/>
            </w:tcBorders>
            <w:shd w:val="clear" w:color="auto" w:fill="FFFFFF"/>
            <w:noWrap/>
            <w:vAlign w:val="center"/>
            <w:hideMark/>
          </w:tcPr>
          <w:p w14:paraId="2C7F68A7"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Aprovado pela Mesa Diretora</w:t>
            </w:r>
          </w:p>
        </w:tc>
      </w:tr>
    </w:tbl>
    <w:p w14:paraId="2D32E913" w14:textId="77777777" w:rsidR="00B17AC6" w:rsidRDefault="00B17AC6" w:rsidP="00B17AC6">
      <w:pPr>
        <w:spacing w:before="240" w:line="240" w:lineRule="auto"/>
        <w:jc w:val="center"/>
        <w:rPr>
          <w:rFonts w:eastAsia="Calibri"/>
          <w:szCs w:val="24"/>
          <w:lang w:eastAsia="zh-CN"/>
        </w:rPr>
      </w:pPr>
    </w:p>
    <w:p w14:paraId="15244E01" w14:textId="77777777" w:rsidR="00B17AC6" w:rsidRDefault="00B17AC6" w:rsidP="00B17AC6">
      <w:pPr>
        <w:spacing w:after="0" w:line="240" w:lineRule="auto"/>
        <w:jc w:val="left"/>
        <w:rPr>
          <w:szCs w:val="24"/>
        </w:rPr>
      </w:pPr>
      <w:r>
        <w:rPr>
          <w:szCs w:val="24"/>
        </w:rPr>
        <w:br w:type="page"/>
      </w:r>
    </w:p>
    <w:p w14:paraId="2CD13682" w14:textId="77777777" w:rsidR="00B17AC6" w:rsidRDefault="00B17AC6" w:rsidP="00B17AC6">
      <w:pPr>
        <w:spacing w:before="240" w:line="240" w:lineRule="auto"/>
        <w:jc w:val="center"/>
        <w:rPr>
          <w:b/>
          <w:szCs w:val="24"/>
          <w:u w:val="single"/>
        </w:rPr>
      </w:pPr>
      <w:r>
        <w:rPr>
          <w:b/>
          <w:szCs w:val="24"/>
          <w:u w:val="single"/>
        </w:rPr>
        <w:lastRenderedPageBreak/>
        <w:t>10 de julho de 2013</w:t>
      </w:r>
    </w:p>
    <w:tbl>
      <w:tblPr>
        <w:tblW w:w="8828" w:type="dxa"/>
        <w:tblCellMar>
          <w:left w:w="70" w:type="dxa"/>
          <w:right w:w="70" w:type="dxa"/>
        </w:tblCellMar>
        <w:tblLook w:val="04A0" w:firstRow="1" w:lastRow="0" w:firstColumn="1" w:lastColumn="0" w:noHBand="0" w:noVBand="1"/>
      </w:tblPr>
      <w:tblGrid>
        <w:gridCol w:w="4957"/>
        <w:gridCol w:w="3871"/>
      </w:tblGrid>
      <w:tr w:rsidR="00B17AC6" w14:paraId="4B6004FF" w14:textId="77777777" w:rsidTr="00B17AC6">
        <w:trPr>
          <w:trHeight w:val="315"/>
        </w:trPr>
        <w:tc>
          <w:tcPr>
            <w:tcW w:w="4957"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7124F144"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TEMA</w:t>
            </w:r>
          </w:p>
        </w:tc>
        <w:tc>
          <w:tcPr>
            <w:tcW w:w="3871" w:type="dxa"/>
            <w:tcBorders>
              <w:top w:val="single" w:sz="4" w:space="0" w:color="auto"/>
              <w:left w:val="nil"/>
              <w:bottom w:val="single" w:sz="4" w:space="0" w:color="auto"/>
              <w:right w:val="single" w:sz="4" w:space="0" w:color="auto"/>
            </w:tcBorders>
            <w:shd w:val="clear" w:color="auto" w:fill="FFFFFF"/>
            <w:noWrap/>
            <w:vAlign w:val="center"/>
            <w:hideMark/>
          </w:tcPr>
          <w:p w14:paraId="3148A7F4"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DECISÃO</w:t>
            </w:r>
          </w:p>
        </w:tc>
      </w:tr>
      <w:tr w:rsidR="00B17AC6" w14:paraId="02A1D266" w14:textId="77777777" w:rsidTr="00B17AC6">
        <w:trPr>
          <w:trHeight w:val="315"/>
        </w:trPr>
        <w:tc>
          <w:tcPr>
            <w:tcW w:w="4957" w:type="dxa"/>
            <w:tcBorders>
              <w:top w:val="nil"/>
              <w:left w:val="single" w:sz="4" w:space="0" w:color="auto"/>
              <w:bottom w:val="single" w:sz="4" w:space="0" w:color="auto"/>
              <w:right w:val="nil"/>
            </w:tcBorders>
            <w:shd w:val="clear" w:color="auto" w:fill="FFFFFF"/>
            <w:noWrap/>
            <w:vAlign w:val="center"/>
            <w:hideMark/>
          </w:tcPr>
          <w:p w14:paraId="3DAC7DCF"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CONGRESSO</w:t>
            </w:r>
          </w:p>
        </w:tc>
        <w:tc>
          <w:tcPr>
            <w:tcW w:w="3871" w:type="dxa"/>
            <w:tcBorders>
              <w:top w:val="single" w:sz="4" w:space="0" w:color="auto"/>
              <w:left w:val="nil"/>
              <w:bottom w:val="single" w:sz="4" w:space="0" w:color="auto"/>
              <w:right w:val="single" w:sz="4" w:space="0" w:color="auto"/>
            </w:tcBorders>
            <w:shd w:val="clear" w:color="auto" w:fill="FFFFFF"/>
            <w:noWrap/>
            <w:vAlign w:val="center"/>
            <w:hideMark/>
          </w:tcPr>
          <w:p w14:paraId="1D633981"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 </w:t>
            </w:r>
          </w:p>
        </w:tc>
      </w:tr>
      <w:tr w:rsidR="00B17AC6" w14:paraId="00BB0649" w14:textId="77777777" w:rsidTr="00B17AC6">
        <w:trPr>
          <w:trHeight w:val="315"/>
        </w:trPr>
        <w:tc>
          <w:tcPr>
            <w:tcW w:w="4957" w:type="dxa"/>
            <w:tcBorders>
              <w:top w:val="nil"/>
              <w:left w:val="single" w:sz="4" w:space="0" w:color="auto"/>
              <w:bottom w:val="single" w:sz="4" w:space="0" w:color="auto"/>
              <w:right w:val="single" w:sz="4" w:space="0" w:color="auto"/>
            </w:tcBorders>
            <w:shd w:val="clear" w:color="auto" w:fill="FFFFFF"/>
            <w:noWrap/>
            <w:vAlign w:val="center"/>
            <w:hideMark/>
          </w:tcPr>
          <w:p w14:paraId="15113FF1" w14:textId="77777777" w:rsidR="00B17AC6" w:rsidRDefault="00B17AC6">
            <w:pPr>
              <w:spacing w:after="0" w:line="240" w:lineRule="auto"/>
              <w:jc w:val="left"/>
              <w:rPr>
                <w:rFonts w:eastAsia="Times New Roman"/>
                <w:szCs w:val="24"/>
                <w:lang w:eastAsia="pt-BR"/>
              </w:rPr>
            </w:pPr>
            <w:r>
              <w:rPr>
                <w:rFonts w:eastAsia="Times New Roman"/>
                <w:szCs w:val="24"/>
                <w:lang w:eastAsia="pt-BR"/>
              </w:rPr>
              <w:t>Regulamentação de direitos de domésticas</w:t>
            </w:r>
          </w:p>
        </w:tc>
        <w:tc>
          <w:tcPr>
            <w:tcW w:w="3871" w:type="dxa"/>
            <w:tcBorders>
              <w:top w:val="nil"/>
              <w:left w:val="nil"/>
              <w:bottom w:val="single" w:sz="4" w:space="0" w:color="auto"/>
              <w:right w:val="single" w:sz="4" w:space="0" w:color="auto"/>
            </w:tcBorders>
            <w:shd w:val="clear" w:color="auto" w:fill="FFFFFF"/>
            <w:noWrap/>
            <w:vAlign w:val="center"/>
            <w:hideMark/>
          </w:tcPr>
          <w:p w14:paraId="51CEAC76"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comissão</w:t>
            </w:r>
          </w:p>
        </w:tc>
      </w:tr>
      <w:tr w:rsidR="00B17AC6" w14:paraId="17F35AE6" w14:textId="77777777" w:rsidTr="00B17AC6">
        <w:trPr>
          <w:trHeight w:val="315"/>
        </w:trPr>
        <w:tc>
          <w:tcPr>
            <w:tcW w:w="4957" w:type="dxa"/>
            <w:tcBorders>
              <w:top w:val="single" w:sz="4" w:space="0" w:color="auto"/>
              <w:left w:val="single" w:sz="4" w:space="0" w:color="auto"/>
              <w:bottom w:val="single" w:sz="4" w:space="0" w:color="auto"/>
              <w:right w:val="nil"/>
            </w:tcBorders>
            <w:shd w:val="clear" w:color="auto" w:fill="FFFFFF"/>
            <w:noWrap/>
            <w:vAlign w:val="center"/>
            <w:hideMark/>
          </w:tcPr>
          <w:p w14:paraId="21ECC2B6"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SENADO</w:t>
            </w:r>
          </w:p>
        </w:tc>
        <w:tc>
          <w:tcPr>
            <w:tcW w:w="3871" w:type="dxa"/>
            <w:tcBorders>
              <w:top w:val="nil"/>
              <w:left w:val="nil"/>
              <w:bottom w:val="single" w:sz="4" w:space="0" w:color="auto"/>
              <w:right w:val="single" w:sz="4" w:space="0" w:color="auto"/>
            </w:tcBorders>
            <w:shd w:val="clear" w:color="auto" w:fill="FFFFFF"/>
            <w:noWrap/>
            <w:vAlign w:val="center"/>
            <w:hideMark/>
          </w:tcPr>
          <w:p w14:paraId="12F68FB2"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 </w:t>
            </w:r>
          </w:p>
        </w:tc>
      </w:tr>
      <w:tr w:rsidR="00B17AC6" w14:paraId="32E86867" w14:textId="77777777" w:rsidTr="00B17AC6">
        <w:trPr>
          <w:trHeight w:val="315"/>
        </w:trPr>
        <w:tc>
          <w:tcPr>
            <w:tcW w:w="4957" w:type="dxa"/>
            <w:tcBorders>
              <w:top w:val="nil"/>
              <w:left w:val="single" w:sz="4" w:space="0" w:color="auto"/>
              <w:bottom w:val="single" w:sz="4" w:space="0" w:color="auto"/>
              <w:right w:val="single" w:sz="4" w:space="0" w:color="auto"/>
            </w:tcBorders>
            <w:shd w:val="clear" w:color="auto" w:fill="FFFFFF"/>
            <w:noWrap/>
            <w:vAlign w:val="center"/>
            <w:hideMark/>
          </w:tcPr>
          <w:p w14:paraId="6DF2E05D" w14:textId="77777777" w:rsidR="00B17AC6" w:rsidRDefault="00B17AC6">
            <w:pPr>
              <w:spacing w:after="0" w:line="240" w:lineRule="auto"/>
              <w:jc w:val="left"/>
              <w:rPr>
                <w:rFonts w:eastAsia="Times New Roman"/>
                <w:szCs w:val="24"/>
                <w:lang w:eastAsia="pt-BR"/>
              </w:rPr>
            </w:pPr>
            <w:r>
              <w:rPr>
                <w:rFonts w:eastAsia="Times New Roman"/>
                <w:szCs w:val="24"/>
                <w:lang w:eastAsia="pt-BR"/>
              </w:rPr>
              <w:t>Maior facilidade para apresentação de projeto de iniciativa popular</w:t>
            </w:r>
          </w:p>
        </w:tc>
        <w:tc>
          <w:tcPr>
            <w:tcW w:w="3871" w:type="dxa"/>
            <w:tcBorders>
              <w:top w:val="nil"/>
              <w:left w:val="nil"/>
              <w:bottom w:val="single" w:sz="4" w:space="0" w:color="auto"/>
              <w:right w:val="single" w:sz="4" w:space="0" w:color="auto"/>
            </w:tcBorders>
            <w:shd w:val="clear" w:color="auto" w:fill="FFFFFF"/>
            <w:noWrap/>
            <w:vAlign w:val="center"/>
            <w:hideMark/>
          </w:tcPr>
          <w:p w14:paraId="199637D3"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comissão</w:t>
            </w:r>
          </w:p>
        </w:tc>
      </w:tr>
      <w:tr w:rsidR="00B17AC6" w14:paraId="1FAD8F0E" w14:textId="77777777" w:rsidTr="00B17AC6">
        <w:trPr>
          <w:trHeight w:val="315"/>
        </w:trPr>
        <w:tc>
          <w:tcPr>
            <w:tcW w:w="4957" w:type="dxa"/>
            <w:tcBorders>
              <w:top w:val="nil"/>
              <w:left w:val="single" w:sz="4" w:space="0" w:color="auto"/>
              <w:bottom w:val="single" w:sz="4" w:space="0" w:color="auto"/>
              <w:right w:val="single" w:sz="4" w:space="0" w:color="auto"/>
            </w:tcBorders>
            <w:shd w:val="clear" w:color="auto" w:fill="FFFFFF"/>
            <w:noWrap/>
            <w:vAlign w:val="center"/>
            <w:hideMark/>
          </w:tcPr>
          <w:p w14:paraId="18FA0D97" w14:textId="77777777" w:rsidR="00B17AC6" w:rsidRDefault="00B17AC6">
            <w:pPr>
              <w:spacing w:after="0" w:line="240" w:lineRule="auto"/>
              <w:jc w:val="left"/>
              <w:rPr>
                <w:rFonts w:eastAsia="Times New Roman"/>
                <w:szCs w:val="24"/>
                <w:lang w:eastAsia="pt-BR"/>
              </w:rPr>
            </w:pPr>
            <w:r>
              <w:rPr>
                <w:rFonts w:eastAsia="Times New Roman"/>
                <w:szCs w:val="24"/>
                <w:lang w:eastAsia="pt-BR"/>
              </w:rPr>
              <w:t>Redução no número de suplentes e proibição de parentes de senador</w:t>
            </w:r>
          </w:p>
        </w:tc>
        <w:tc>
          <w:tcPr>
            <w:tcW w:w="3871" w:type="dxa"/>
            <w:tcBorders>
              <w:top w:val="nil"/>
              <w:left w:val="nil"/>
              <w:bottom w:val="single" w:sz="4" w:space="0" w:color="auto"/>
              <w:right w:val="single" w:sz="4" w:space="0" w:color="auto"/>
            </w:tcBorders>
            <w:shd w:val="clear" w:color="auto" w:fill="FFFFFF"/>
            <w:noWrap/>
            <w:vAlign w:val="center"/>
            <w:hideMark/>
          </w:tcPr>
          <w:p w14:paraId="4BE808FC"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42D398B1" w14:textId="77777777" w:rsidTr="00B17AC6">
        <w:trPr>
          <w:trHeight w:val="315"/>
        </w:trPr>
        <w:tc>
          <w:tcPr>
            <w:tcW w:w="4957" w:type="dxa"/>
            <w:tcBorders>
              <w:top w:val="nil"/>
              <w:left w:val="single" w:sz="4" w:space="0" w:color="auto"/>
              <w:bottom w:val="single" w:sz="4" w:space="0" w:color="auto"/>
              <w:right w:val="single" w:sz="4" w:space="0" w:color="auto"/>
            </w:tcBorders>
            <w:shd w:val="clear" w:color="auto" w:fill="FFFFFF"/>
            <w:noWrap/>
            <w:vAlign w:val="center"/>
            <w:hideMark/>
          </w:tcPr>
          <w:p w14:paraId="6055C7F4" w14:textId="77777777" w:rsidR="00B17AC6" w:rsidRDefault="00B17AC6">
            <w:pPr>
              <w:spacing w:after="0" w:line="240" w:lineRule="auto"/>
              <w:jc w:val="left"/>
              <w:rPr>
                <w:rFonts w:eastAsia="Times New Roman"/>
                <w:szCs w:val="24"/>
                <w:lang w:eastAsia="pt-BR"/>
              </w:rPr>
            </w:pPr>
            <w:r>
              <w:rPr>
                <w:rFonts w:eastAsia="Times New Roman"/>
                <w:szCs w:val="24"/>
                <w:lang w:eastAsia="pt-BR"/>
              </w:rPr>
              <w:t>Maior facilidade para apresentação de projeto de iniciativa popular</w:t>
            </w:r>
          </w:p>
        </w:tc>
        <w:tc>
          <w:tcPr>
            <w:tcW w:w="3871" w:type="dxa"/>
            <w:tcBorders>
              <w:top w:val="nil"/>
              <w:left w:val="nil"/>
              <w:bottom w:val="single" w:sz="4" w:space="0" w:color="auto"/>
              <w:right w:val="single" w:sz="4" w:space="0" w:color="auto"/>
            </w:tcBorders>
            <w:shd w:val="clear" w:color="auto" w:fill="FFFFFF"/>
            <w:noWrap/>
            <w:vAlign w:val="center"/>
            <w:hideMark/>
          </w:tcPr>
          <w:p w14:paraId="55E4BA80"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760952D6" w14:textId="77777777" w:rsidTr="00B17AC6">
        <w:trPr>
          <w:trHeight w:val="315"/>
        </w:trPr>
        <w:tc>
          <w:tcPr>
            <w:tcW w:w="4957" w:type="dxa"/>
            <w:tcBorders>
              <w:top w:val="nil"/>
              <w:left w:val="single" w:sz="4" w:space="0" w:color="auto"/>
              <w:bottom w:val="single" w:sz="4" w:space="0" w:color="auto"/>
              <w:right w:val="single" w:sz="4" w:space="0" w:color="auto"/>
            </w:tcBorders>
            <w:shd w:val="clear" w:color="auto" w:fill="FFFFFF"/>
            <w:noWrap/>
            <w:vAlign w:val="center"/>
            <w:hideMark/>
          </w:tcPr>
          <w:p w14:paraId="4A95901F" w14:textId="77777777" w:rsidR="00B17AC6" w:rsidRDefault="00B17AC6">
            <w:pPr>
              <w:spacing w:after="0" w:line="240" w:lineRule="auto"/>
              <w:jc w:val="left"/>
              <w:rPr>
                <w:rFonts w:eastAsia="Times New Roman"/>
                <w:szCs w:val="24"/>
                <w:lang w:eastAsia="pt-BR"/>
              </w:rPr>
            </w:pPr>
            <w:r>
              <w:rPr>
                <w:rFonts w:eastAsia="Times New Roman"/>
                <w:szCs w:val="24"/>
                <w:lang w:eastAsia="pt-BR"/>
              </w:rPr>
              <w:t>Nova distribuição de direitos autorais para obras musicais</w:t>
            </w:r>
          </w:p>
        </w:tc>
        <w:tc>
          <w:tcPr>
            <w:tcW w:w="3871" w:type="dxa"/>
            <w:tcBorders>
              <w:top w:val="nil"/>
              <w:left w:val="nil"/>
              <w:bottom w:val="single" w:sz="4" w:space="0" w:color="auto"/>
              <w:right w:val="single" w:sz="4" w:space="0" w:color="auto"/>
            </w:tcBorders>
            <w:shd w:val="clear" w:color="auto" w:fill="FFFFFF"/>
            <w:noWrap/>
            <w:vAlign w:val="center"/>
            <w:hideMark/>
          </w:tcPr>
          <w:p w14:paraId="66C6DC96"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0F512738" w14:textId="77777777" w:rsidTr="00B17AC6">
        <w:trPr>
          <w:trHeight w:val="315"/>
        </w:trPr>
        <w:tc>
          <w:tcPr>
            <w:tcW w:w="4957" w:type="dxa"/>
            <w:tcBorders>
              <w:top w:val="nil"/>
              <w:left w:val="single" w:sz="4" w:space="0" w:color="auto"/>
              <w:bottom w:val="single" w:sz="4" w:space="0" w:color="auto"/>
              <w:right w:val="single" w:sz="4" w:space="0" w:color="auto"/>
            </w:tcBorders>
            <w:shd w:val="clear" w:color="auto" w:fill="FFFFFF"/>
            <w:noWrap/>
            <w:vAlign w:val="center"/>
            <w:hideMark/>
          </w:tcPr>
          <w:p w14:paraId="5EBBCE9B" w14:textId="77777777" w:rsidR="00B17AC6" w:rsidRDefault="00B17AC6">
            <w:pPr>
              <w:spacing w:after="0" w:line="240" w:lineRule="auto"/>
              <w:jc w:val="left"/>
              <w:rPr>
                <w:rFonts w:eastAsia="Times New Roman"/>
                <w:szCs w:val="24"/>
                <w:lang w:eastAsia="pt-BR"/>
              </w:rPr>
            </w:pPr>
            <w:r>
              <w:rPr>
                <w:rFonts w:eastAsia="Times New Roman"/>
                <w:szCs w:val="24"/>
                <w:lang w:eastAsia="pt-BR"/>
              </w:rPr>
              <w:t>Definição do conceito de organização criminosa</w:t>
            </w:r>
          </w:p>
        </w:tc>
        <w:tc>
          <w:tcPr>
            <w:tcW w:w="3871" w:type="dxa"/>
            <w:tcBorders>
              <w:top w:val="nil"/>
              <w:left w:val="nil"/>
              <w:bottom w:val="single" w:sz="4" w:space="0" w:color="auto"/>
              <w:right w:val="single" w:sz="4" w:space="0" w:color="auto"/>
            </w:tcBorders>
            <w:shd w:val="clear" w:color="auto" w:fill="FFFFFF"/>
            <w:noWrap/>
            <w:vAlign w:val="center"/>
            <w:hideMark/>
          </w:tcPr>
          <w:p w14:paraId="65F1FBAE"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26CE9E11" w14:textId="77777777" w:rsidTr="00B17AC6">
        <w:trPr>
          <w:trHeight w:val="315"/>
        </w:trPr>
        <w:tc>
          <w:tcPr>
            <w:tcW w:w="4957" w:type="dxa"/>
            <w:tcBorders>
              <w:top w:val="nil"/>
              <w:left w:val="single" w:sz="4" w:space="0" w:color="auto"/>
              <w:bottom w:val="single" w:sz="4" w:space="0" w:color="auto"/>
              <w:right w:val="single" w:sz="4" w:space="0" w:color="auto"/>
            </w:tcBorders>
            <w:shd w:val="clear" w:color="auto" w:fill="FFFFFF"/>
            <w:noWrap/>
            <w:vAlign w:val="center"/>
            <w:hideMark/>
          </w:tcPr>
          <w:p w14:paraId="375A3D20" w14:textId="77777777" w:rsidR="00B17AC6" w:rsidRDefault="00B17AC6">
            <w:pPr>
              <w:spacing w:after="0" w:line="240" w:lineRule="auto"/>
              <w:jc w:val="left"/>
              <w:rPr>
                <w:rFonts w:eastAsia="Times New Roman"/>
                <w:szCs w:val="24"/>
                <w:lang w:eastAsia="pt-BR"/>
              </w:rPr>
            </w:pPr>
            <w:r>
              <w:rPr>
                <w:rFonts w:eastAsia="Times New Roman"/>
                <w:szCs w:val="24"/>
                <w:lang w:eastAsia="pt-BR"/>
              </w:rPr>
              <w:t>Anistia para funcionários grevistas dos Correios</w:t>
            </w:r>
          </w:p>
        </w:tc>
        <w:tc>
          <w:tcPr>
            <w:tcW w:w="3871" w:type="dxa"/>
            <w:tcBorders>
              <w:top w:val="nil"/>
              <w:left w:val="nil"/>
              <w:bottom w:val="single" w:sz="4" w:space="0" w:color="auto"/>
              <w:right w:val="single" w:sz="4" w:space="0" w:color="auto"/>
            </w:tcBorders>
            <w:shd w:val="clear" w:color="auto" w:fill="FFFFFF"/>
            <w:noWrap/>
            <w:vAlign w:val="center"/>
            <w:hideMark/>
          </w:tcPr>
          <w:p w14:paraId="1BE7CDCB"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235E2C88" w14:textId="77777777" w:rsidTr="00B17AC6">
        <w:trPr>
          <w:trHeight w:val="315"/>
        </w:trPr>
        <w:tc>
          <w:tcPr>
            <w:tcW w:w="4957" w:type="dxa"/>
            <w:tcBorders>
              <w:top w:val="nil"/>
              <w:left w:val="single" w:sz="4" w:space="0" w:color="auto"/>
              <w:bottom w:val="single" w:sz="4" w:space="0" w:color="auto"/>
              <w:right w:val="single" w:sz="4" w:space="0" w:color="auto"/>
            </w:tcBorders>
            <w:shd w:val="clear" w:color="auto" w:fill="FFFFFF"/>
            <w:noWrap/>
            <w:vAlign w:val="center"/>
            <w:hideMark/>
          </w:tcPr>
          <w:p w14:paraId="5F92CA4A" w14:textId="77777777" w:rsidR="00B17AC6" w:rsidRDefault="00B17AC6">
            <w:pPr>
              <w:spacing w:after="0" w:line="240" w:lineRule="auto"/>
              <w:jc w:val="left"/>
              <w:rPr>
                <w:rFonts w:eastAsia="Times New Roman"/>
                <w:szCs w:val="24"/>
                <w:lang w:eastAsia="pt-BR"/>
              </w:rPr>
            </w:pPr>
            <w:r>
              <w:rPr>
                <w:rFonts w:eastAsia="Times New Roman"/>
                <w:szCs w:val="24"/>
                <w:lang w:eastAsia="pt-BR"/>
              </w:rPr>
              <w:t>Visita de peritos a presídios para combate à tortura</w:t>
            </w:r>
          </w:p>
        </w:tc>
        <w:tc>
          <w:tcPr>
            <w:tcW w:w="3871" w:type="dxa"/>
            <w:tcBorders>
              <w:top w:val="nil"/>
              <w:left w:val="nil"/>
              <w:bottom w:val="single" w:sz="4" w:space="0" w:color="auto"/>
              <w:right w:val="single" w:sz="4" w:space="0" w:color="auto"/>
            </w:tcBorders>
            <w:shd w:val="clear" w:color="auto" w:fill="FFFFFF"/>
            <w:noWrap/>
            <w:vAlign w:val="center"/>
            <w:hideMark/>
          </w:tcPr>
          <w:p w14:paraId="1D676A1A"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539DC1DC" w14:textId="77777777" w:rsidTr="00B17AC6">
        <w:trPr>
          <w:trHeight w:val="315"/>
        </w:trPr>
        <w:tc>
          <w:tcPr>
            <w:tcW w:w="4957" w:type="dxa"/>
            <w:tcBorders>
              <w:top w:val="nil"/>
              <w:left w:val="single" w:sz="4" w:space="0" w:color="auto"/>
              <w:bottom w:val="single" w:sz="4" w:space="0" w:color="auto"/>
              <w:right w:val="single" w:sz="4" w:space="0" w:color="auto"/>
            </w:tcBorders>
            <w:shd w:val="clear" w:color="auto" w:fill="FFFFFF"/>
            <w:noWrap/>
            <w:vAlign w:val="center"/>
            <w:hideMark/>
          </w:tcPr>
          <w:p w14:paraId="6EDF2303" w14:textId="77777777" w:rsidR="00B17AC6" w:rsidRDefault="00B17AC6">
            <w:pPr>
              <w:spacing w:after="0" w:line="240" w:lineRule="auto"/>
              <w:jc w:val="left"/>
              <w:rPr>
                <w:rFonts w:eastAsia="Times New Roman"/>
                <w:szCs w:val="24"/>
                <w:lang w:eastAsia="pt-BR"/>
              </w:rPr>
            </w:pPr>
            <w:r>
              <w:rPr>
                <w:rFonts w:eastAsia="Times New Roman"/>
                <w:szCs w:val="24"/>
                <w:lang w:eastAsia="pt-BR"/>
              </w:rPr>
              <w:t>Anistia policiais e bombeiros que participaram de greves</w:t>
            </w:r>
          </w:p>
        </w:tc>
        <w:tc>
          <w:tcPr>
            <w:tcW w:w="3871" w:type="dxa"/>
            <w:tcBorders>
              <w:top w:val="nil"/>
              <w:left w:val="nil"/>
              <w:bottom w:val="single" w:sz="4" w:space="0" w:color="auto"/>
              <w:right w:val="single" w:sz="4" w:space="0" w:color="auto"/>
            </w:tcBorders>
            <w:shd w:val="clear" w:color="auto" w:fill="FFFFFF"/>
            <w:noWrap/>
            <w:vAlign w:val="center"/>
            <w:hideMark/>
          </w:tcPr>
          <w:p w14:paraId="014F207B"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204399CE" w14:textId="77777777" w:rsidTr="00B17AC6">
        <w:trPr>
          <w:trHeight w:val="315"/>
        </w:trPr>
        <w:tc>
          <w:tcPr>
            <w:tcW w:w="4957" w:type="dxa"/>
            <w:tcBorders>
              <w:top w:val="single" w:sz="4" w:space="0" w:color="auto"/>
              <w:left w:val="single" w:sz="4" w:space="0" w:color="auto"/>
              <w:bottom w:val="single" w:sz="4" w:space="0" w:color="auto"/>
              <w:right w:val="nil"/>
            </w:tcBorders>
            <w:shd w:val="clear" w:color="auto" w:fill="FFFFFF"/>
            <w:noWrap/>
            <w:vAlign w:val="center"/>
            <w:hideMark/>
          </w:tcPr>
          <w:p w14:paraId="6622F115"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CÂMARA</w:t>
            </w:r>
          </w:p>
        </w:tc>
        <w:tc>
          <w:tcPr>
            <w:tcW w:w="3871" w:type="dxa"/>
            <w:tcBorders>
              <w:top w:val="single" w:sz="4" w:space="0" w:color="auto"/>
              <w:left w:val="nil"/>
              <w:bottom w:val="single" w:sz="4" w:space="0" w:color="auto"/>
              <w:right w:val="single" w:sz="4" w:space="0" w:color="auto"/>
            </w:tcBorders>
            <w:shd w:val="clear" w:color="auto" w:fill="FFFFFF"/>
            <w:noWrap/>
            <w:vAlign w:val="center"/>
            <w:hideMark/>
          </w:tcPr>
          <w:p w14:paraId="6587A7F7"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 </w:t>
            </w:r>
          </w:p>
        </w:tc>
      </w:tr>
      <w:tr w:rsidR="00B17AC6" w14:paraId="19170517" w14:textId="77777777" w:rsidTr="00B17AC6">
        <w:trPr>
          <w:trHeight w:val="315"/>
        </w:trPr>
        <w:tc>
          <w:tcPr>
            <w:tcW w:w="4957" w:type="dxa"/>
            <w:tcBorders>
              <w:top w:val="nil"/>
              <w:left w:val="single" w:sz="4" w:space="0" w:color="auto"/>
              <w:bottom w:val="single" w:sz="4" w:space="0" w:color="auto"/>
              <w:right w:val="single" w:sz="4" w:space="0" w:color="auto"/>
            </w:tcBorders>
            <w:shd w:val="clear" w:color="auto" w:fill="FFFFFF"/>
            <w:noWrap/>
            <w:vAlign w:val="center"/>
            <w:hideMark/>
          </w:tcPr>
          <w:p w14:paraId="5C703CF7" w14:textId="77777777" w:rsidR="00B17AC6" w:rsidRDefault="00B17AC6">
            <w:pPr>
              <w:spacing w:after="0" w:line="240" w:lineRule="auto"/>
              <w:jc w:val="left"/>
              <w:rPr>
                <w:rFonts w:eastAsia="Times New Roman"/>
                <w:szCs w:val="24"/>
                <w:lang w:eastAsia="pt-BR"/>
              </w:rPr>
            </w:pPr>
            <w:r>
              <w:rPr>
                <w:rFonts w:eastAsia="Times New Roman"/>
                <w:szCs w:val="24"/>
                <w:lang w:eastAsia="pt-BR"/>
              </w:rPr>
              <w:t>Desoneração da folha de pagamento de 10 setores da economia</w:t>
            </w:r>
          </w:p>
        </w:tc>
        <w:tc>
          <w:tcPr>
            <w:tcW w:w="3871" w:type="dxa"/>
            <w:tcBorders>
              <w:top w:val="nil"/>
              <w:left w:val="nil"/>
              <w:bottom w:val="single" w:sz="4" w:space="0" w:color="auto"/>
              <w:right w:val="single" w:sz="4" w:space="0" w:color="auto"/>
            </w:tcBorders>
            <w:shd w:val="clear" w:color="auto" w:fill="FFFFFF"/>
            <w:noWrap/>
            <w:vAlign w:val="center"/>
            <w:hideMark/>
          </w:tcPr>
          <w:p w14:paraId="58DFB45C"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r w:rsidR="00B17AC6" w14:paraId="11E0A208" w14:textId="77777777" w:rsidTr="00B17AC6">
        <w:trPr>
          <w:trHeight w:val="315"/>
        </w:trPr>
        <w:tc>
          <w:tcPr>
            <w:tcW w:w="4957" w:type="dxa"/>
            <w:tcBorders>
              <w:top w:val="nil"/>
              <w:left w:val="single" w:sz="4" w:space="0" w:color="auto"/>
              <w:bottom w:val="single" w:sz="4" w:space="0" w:color="auto"/>
              <w:right w:val="single" w:sz="4" w:space="0" w:color="auto"/>
            </w:tcBorders>
            <w:shd w:val="clear" w:color="auto" w:fill="FFFFFF"/>
            <w:noWrap/>
            <w:vAlign w:val="center"/>
            <w:hideMark/>
          </w:tcPr>
          <w:p w14:paraId="232B0AC4" w14:textId="77777777" w:rsidR="00B17AC6" w:rsidRDefault="00B17AC6">
            <w:pPr>
              <w:spacing w:after="0" w:line="240" w:lineRule="auto"/>
              <w:jc w:val="left"/>
              <w:rPr>
                <w:rFonts w:eastAsia="Times New Roman"/>
                <w:szCs w:val="24"/>
                <w:lang w:eastAsia="pt-BR"/>
              </w:rPr>
            </w:pPr>
            <w:r>
              <w:rPr>
                <w:rFonts w:eastAsia="Times New Roman"/>
                <w:szCs w:val="24"/>
                <w:lang w:eastAsia="pt-BR"/>
              </w:rPr>
              <w:t>Derrubado texto do Senado, destinando mais royalties para educação e saúde</w:t>
            </w:r>
          </w:p>
        </w:tc>
        <w:tc>
          <w:tcPr>
            <w:tcW w:w="3871" w:type="dxa"/>
            <w:tcBorders>
              <w:top w:val="nil"/>
              <w:left w:val="nil"/>
              <w:bottom w:val="single" w:sz="4" w:space="0" w:color="auto"/>
              <w:right w:val="single" w:sz="4" w:space="0" w:color="auto"/>
            </w:tcBorders>
            <w:shd w:val="clear" w:color="auto" w:fill="FFFFFF"/>
            <w:noWrap/>
            <w:vAlign w:val="center"/>
            <w:hideMark/>
          </w:tcPr>
          <w:p w14:paraId="4548B8A6" w14:textId="77777777" w:rsidR="00B17AC6" w:rsidRDefault="00B17AC6">
            <w:pPr>
              <w:spacing w:after="0" w:line="240" w:lineRule="auto"/>
              <w:jc w:val="left"/>
              <w:rPr>
                <w:rFonts w:eastAsia="Times New Roman"/>
                <w:szCs w:val="24"/>
                <w:lang w:eastAsia="pt-BR"/>
              </w:rPr>
            </w:pPr>
            <w:r>
              <w:rPr>
                <w:rFonts w:eastAsia="Times New Roman"/>
                <w:szCs w:val="24"/>
                <w:lang w:eastAsia="pt-BR"/>
              </w:rPr>
              <w:t>Rejeitada em plenário</w:t>
            </w:r>
          </w:p>
        </w:tc>
      </w:tr>
    </w:tbl>
    <w:p w14:paraId="71B4CBB2" w14:textId="77777777" w:rsidR="00B17AC6" w:rsidRDefault="00B17AC6" w:rsidP="00B17AC6">
      <w:pPr>
        <w:spacing w:before="240" w:line="240" w:lineRule="auto"/>
        <w:jc w:val="center"/>
        <w:rPr>
          <w:rFonts w:eastAsia="Calibri"/>
          <w:b/>
          <w:szCs w:val="24"/>
          <w:u w:val="single"/>
          <w:lang w:eastAsia="zh-CN"/>
        </w:rPr>
      </w:pPr>
      <w:r>
        <w:rPr>
          <w:b/>
          <w:szCs w:val="24"/>
          <w:u w:val="single"/>
        </w:rPr>
        <w:t>11 de julho de 2013</w:t>
      </w:r>
    </w:p>
    <w:tbl>
      <w:tblPr>
        <w:tblW w:w="8852" w:type="dxa"/>
        <w:tblCellMar>
          <w:left w:w="70" w:type="dxa"/>
          <w:right w:w="70" w:type="dxa"/>
        </w:tblCellMar>
        <w:tblLook w:val="04A0" w:firstRow="1" w:lastRow="0" w:firstColumn="1" w:lastColumn="0" w:noHBand="0" w:noVBand="1"/>
      </w:tblPr>
      <w:tblGrid>
        <w:gridCol w:w="4971"/>
        <w:gridCol w:w="3881"/>
      </w:tblGrid>
      <w:tr w:rsidR="00B17AC6" w14:paraId="5FCDBC00" w14:textId="77777777" w:rsidTr="00B17AC6">
        <w:trPr>
          <w:trHeight w:val="391"/>
        </w:trPr>
        <w:tc>
          <w:tcPr>
            <w:tcW w:w="4971" w:type="dxa"/>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3FF74DBF"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TEMA</w:t>
            </w:r>
          </w:p>
        </w:tc>
        <w:tc>
          <w:tcPr>
            <w:tcW w:w="3881" w:type="dxa"/>
            <w:tcBorders>
              <w:top w:val="single" w:sz="4" w:space="0" w:color="auto"/>
              <w:left w:val="nil"/>
              <w:bottom w:val="single" w:sz="4" w:space="0" w:color="auto"/>
              <w:right w:val="single" w:sz="4" w:space="0" w:color="auto"/>
            </w:tcBorders>
            <w:shd w:val="clear" w:color="auto" w:fill="FFFFFF"/>
            <w:noWrap/>
            <w:vAlign w:val="center"/>
            <w:hideMark/>
          </w:tcPr>
          <w:p w14:paraId="0D6E6963"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DECISÃO</w:t>
            </w:r>
          </w:p>
        </w:tc>
      </w:tr>
      <w:tr w:rsidR="00B17AC6" w14:paraId="4D91A0A8" w14:textId="77777777" w:rsidTr="00B17AC6">
        <w:trPr>
          <w:trHeight w:val="391"/>
        </w:trPr>
        <w:tc>
          <w:tcPr>
            <w:tcW w:w="4971" w:type="dxa"/>
            <w:tcBorders>
              <w:top w:val="nil"/>
              <w:left w:val="single" w:sz="4" w:space="0" w:color="auto"/>
              <w:bottom w:val="single" w:sz="4" w:space="0" w:color="auto"/>
              <w:right w:val="nil"/>
            </w:tcBorders>
            <w:shd w:val="clear" w:color="auto" w:fill="FFFFFF"/>
            <w:noWrap/>
            <w:vAlign w:val="center"/>
            <w:hideMark/>
          </w:tcPr>
          <w:p w14:paraId="72B23F50"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SENADO</w:t>
            </w:r>
          </w:p>
        </w:tc>
        <w:tc>
          <w:tcPr>
            <w:tcW w:w="3881" w:type="dxa"/>
            <w:tcBorders>
              <w:top w:val="single" w:sz="4" w:space="0" w:color="auto"/>
              <w:left w:val="nil"/>
              <w:bottom w:val="single" w:sz="4" w:space="0" w:color="auto"/>
              <w:right w:val="single" w:sz="4" w:space="0" w:color="auto"/>
            </w:tcBorders>
            <w:shd w:val="clear" w:color="auto" w:fill="FFFFFF"/>
            <w:noWrap/>
            <w:vAlign w:val="center"/>
            <w:hideMark/>
          </w:tcPr>
          <w:p w14:paraId="3B33CECF" w14:textId="77777777" w:rsidR="00B17AC6" w:rsidRDefault="00B17AC6">
            <w:pPr>
              <w:spacing w:after="0" w:line="240" w:lineRule="auto"/>
              <w:jc w:val="left"/>
              <w:rPr>
                <w:rFonts w:eastAsia="Times New Roman"/>
                <w:b/>
                <w:bCs/>
                <w:szCs w:val="24"/>
                <w:lang w:eastAsia="pt-BR"/>
              </w:rPr>
            </w:pPr>
            <w:r>
              <w:rPr>
                <w:rFonts w:eastAsia="Times New Roman"/>
                <w:b/>
                <w:bCs/>
                <w:szCs w:val="24"/>
                <w:lang w:eastAsia="pt-BR"/>
              </w:rPr>
              <w:t> </w:t>
            </w:r>
          </w:p>
        </w:tc>
      </w:tr>
      <w:tr w:rsidR="00B17AC6" w14:paraId="5D9E5DA4" w14:textId="77777777" w:rsidTr="00B17AC6">
        <w:trPr>
          <w:trHeight w:val="391"/>
        </w:trPr>
        <w:tc>
          <w:tcPr>
            <w:tcW w:w="4971" w:type="dxa"/>
            <w:tcBorders>
              <w:top w:val="nil"/>
              <w:left w:val="single" w:sz="4" w:space="0" w:color="auto"/>
              <w:bottom w:val="single" w:sz="4" w:space="0" w:color="auto"/>
              <w:right w:val="single" w:sz="4" w:space="0" w:color="auto"/>
            </w:tcBorders>
            <w:shd w:val="clear" w:color="auto" w:fill="FFFFFF"/>
            <w:noWrap/>
            <w:vAlign w:val="center"/>
            <w:hideMark/>
          </w:tcPr>
          <w:p w14:paraId="66CD357B" w14:textId="77777777" w:rsidR="00B17AC6" w:rsidRDefault="00B17AC6">
            <w:pPr>
              <w:spacing w:after="0" w:line="240" w:lineRule="auto"/>
              <w:jc w:val="left"/>
              <w:rPr>
                <w:rFonts w:eastAsia="Times New Roman"/>
                <w:szCs w:val="24"/>
                <w:lang w:eastAsia="pt-BR"/>
              </w:rPr>
            </w:pPr>
            <w:r>
              <w:rPr>
                <w:rFonts w:eastAsia="Times New Roman"/>
                <w:szCs w:val="24"/>
                <w:lang w:eastAsia="pt-BR"/>
              </w:rPr>
              <w:t xml:space="preserve">Solicitação </w:t>
            </w:r>
            <w:proofErr w:type="gramStart"/>
            <w:r>
              <w:rPr>
                <w:rFonts w:eastAsia="Times New Roman"/>
                <w:szCs w:val="24"/>
                <w:lang w:eastAsia="pt-BR"/>
              </w:rPr>
              <w:t>de  informações</w:t>
            </w:r>
            <w:proofErr w:type="gramEnd"/>
            <w:r>
              <w:rPr>
                <w:rFonts w:eastAsia="Times New Roman"/>
                <w:szCs w:val="24"/>
                <w:lang w:eastAsia="pt-BR"/>
              </w:rPr>
              <w:t xml:space="preserve"> sobre todos voos da FAB desde 2010</w:t>
            </w:r>
          </w:p>
        </w:tc>
        <w:tc>
          <w:tcPr>
            <w:tcW w:w="3881" w:type="dxa"/>
            <w:tcBorders>
              <w:top w:val="nil"/>
              <w:left w:val="nil"/>
              <w:bottom w:val="single" w:sz="4" w:space="0" w:color="auto"/>
              <w:right w:val="single" w:sz="4" w:space="0" w:color="auto"/>
            </w:tcBorders>
            <w:shd w:val="clear" w:color="auto" w:fill="FFFFFF"/>
            <w:noWrap/>
            <w:vAlign w:val="center"/>
            <w:hideMark/>
          </w:tcPr>
          <w:p w14:paraId="69899176"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pela Mesa</w:t>
            </w:r>
          </w:p>
        </w:tc>
      </w:tr>
      <w:tr w:rsidR="00B17AC6" w14:paraId="624BAC35" w14:textId="77777777" w:rsidTr="00B17AC6">
        <w:trPr>
          <w:trHeight w:val="391"/>
        </w:trPr>
        <w:tc>
          <w:tcPr>
            <w:tcW w:w="4971" w:type="dxa"/>
            <w:tcBorders>
              <w:top w:val="nil"/>
              <w:left w:val="single" w:sz="4" w:space="0" w:color="auto"/>
              <w:bottom w:val="single" w:sz="4" w:space="0" w:color="auto"/>
              <w:right w:val="single" w:sz="4" w:space="0" w:color="auto"/>
            </w:tcBorders>
            <w:shd w:val="clear" w:color="auto" w:fill="FFFFFF"/>
            <w:noWrap/>
            <w:vAlign w:val="center"/>
            <w:hideMark/>
          </w:tcPr>
          <w:p w14:paraId="1F7B4D7F" w14:textId="77777777" w:rsidR="00B17AC6" w:rsidRDefault="00B17AC6">
            <w:pPr>
              <w:spacing w:after="0" w:line="240" w:lineRule="auto"/>
              <w:jc w:val="left"/>
              <w:rPr>
                <w:rFonts w:eastAsia="Times New Roman"/>
                <w:szCs w:val="24"/>
                <w:lang w:eastAsia="pt-BR"/>
              </w:rPr>
            </w:pPr>
            <w:r>
              <w:rPr>
                <w:rFonts w:eastAsia="Times New Roman"/>
                <w:szCs w:val="24"/>
                <w:lang w:eastAsia="pt-BR"/>
              </w:rPr>
              <w:t>Regulamentação de direitos das domésticas</w:t>
            </w:r>
          </w:p>
        </w:tc>
        <w:tc>
          <w:tcPr>
            <w:tcW w:w="3881" w:type="dxa"/>
            <w:tcBorders>
              <w:top w:val="nil"/>
              <w:left w:val="nil"/>
              <w:bottom w:val="single" w:sz="4" w:space="0" w:color="auto"/>
              <w:right w:val="single" w:sz="4" w:space="0" w:color="auto"/>
            </w:tcBorders>
            <w:shd w:val="clear" w:color="auto" w:fill="FFFFFF"/>
            <w:noWrap/>
            <w:vAlign w:val="center"/>
            <w:hideMark/>
          </w:tcPr>
          <w:p w14:paraId="5858D0B6" w14:textId="77777777" w:rsidR="00B17AC6" w:rsidRDefault="00B17AC6">
            <w:pPr>
              <w:spacing w:after="0" w:line="240" w:lineRule="auto"/>
              <w:jc w:val="left"/>
              <w:rPr>
                <w:rFonts w:eastAsia="Times New Roman"/>
                <w:szCs w:val="24"/>
                <w:lang w:eastAsia="pt-BR"/>
              </w:rPr>
            </w:pPr>
            <w:r>
              <w:rPr>
                <w:rFonts w:eastAsia="Times New Roman"/>
                <w:szCs w:val="24"/>
                <w:lang w:eastAsia="pt-BR"/>
              </w:rPr>
              <w:t>Aprovada em plenário</w:t>
            </w:r>
          </w:p>
        </w:tc>
      </w:tr>
    </w:tbl>
    <w:p w14:paraId="0C1A6225" w14:textId="77777777" w:rsidR="00B17AC6" w:rsidRDefault="00B17AC6" w:rsidP="00B17AC6">
      <w:pPr>
        <w:spacing w:before="240" w:line="240" w:lineRule="auto"/>
        <w:jc w:val="left"/>
        <w:rPr>
          <w:rFonts w:eastAsia="Calibri"/>
          <w:szCs w:val="24"/>
          <w:lang w:eastAsia="zh-CN"/>
        </w:rPr>
      </w:pPr>
    </w:p>
    <w:p w14:paraId="6B33E6B4" w14:textId="6D6650F3" w:rsidR="00B17AC6" w:rsidRDefault="00B17AC6" w:rsidP="00B17AC6">
      <w:pPr>
        <w:spacing w:before="240" w:line="240" w:lineRule="auto"/>
        <w:jc w:val="center"/>
        <w:rPr>
          <w:b/>
          <w:szCs w:val="24"/>
        </w:rPr>
      </w:pPr>
      <w:r>
        <w:rPr>
          <w:szCs w:val="24"/>
        </w:rPr>
        <w:br w:type="page"/>
      </w:r>
      <w:r>
        <w:rPr>
          <w:b/>
          <w:szCs w:val="24"/>
        </w:rPr>
        <w:lastRenderedPageBreak/>
        <w:t>Anexo 6 – Discurso de Dilma Rousseff em Rede Nacional em 21 de junho de 2013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B17AC6" w14:paraId="741AA23E" w14:textId="77777777" w:rsidTr="00B17AC6">
        <w:tc>
          <w:tcPr>
            <w:tcW w:w="9211" w:type="dxa"/>
            <w:tcBorders>
              <w:top w:val="single" w:sz="4" w:space="0" w:color="auto"/>
              <w:left w:val="single" w:sz="4" w:space="0" w:color="auto"/>
              <w:bottom w:val="single" w:sz="4" w:space="0" w:color="auto"/>
              <w:right w:val="single" w:sz="4" w:space="0" w:color="auto"/>
            </w:tcBorders>
          </w:tcPr>
          <w:p w14:paraId="4126693F" w14:textId="77777777" w:rsidR="00B17AC6" w:rsidRDefault="00B17AC6" w:rsidP="00B17AC6">
            <w:pPr>
              <w:autoSpaceDE w:val="0"/>
              <w:spacing w:before="240" w:after="0" w:line="240" w:lineRule="auto"/>
              <w:rPr>
                <w:szCs w:val="24"/>
              </w:rPr>
            </w:pPr>
            <w:r>
              <w:rPr>
                <w:szCs w:val="24"/>
              </w:rPr>
              <w:t xml:space="preserve">1) </w:t>
            </w:r>
            <w:r>
              <w:rPr>
                <w:i/>
                <w:szCs w:val="24"/>
              </w:rPr>
              <w:t>Pela responsabilidade fiscal, para garantir a estabilidade da economia e o controle da inflação.</w:t>
            </w:r>
            <w:r>
              <w:rPr>
                <w:szCs w:val="24"/>
              </w:rPr>
              <w:t xml:space="preserve"> Esse é um pacto perene de todos nós. Essa é uma dimensão especialmente importante </w:t>
            </w:r>
            <w:proofErr w:type="gramStart"/>
            <w:r>
              <w:rPr>
                <w:szCs w:val="24"/>
              </w:rPr>
              <w:t>no momento atual</w:t>
            </w:r>
            <w:proofErr w:type="gramEnd"/>
            <w:r>
              <w:rPr>
                <w:szCs w:val="24"/>
              </w:rPr>
              <w:t>, quando a prolongada crise econômica mundial ainda castiga, com volatilidade, todas as nações;</w:t>
            </w:r>
          </w:p>
          <w:p w14:paraId="79A0786A" w14:textId="77777777" w:rsidR="00B17AC6" w:rsidRDefault="00B17AC6" w:rsidP="00B17AC6">
            <w:pPr>
              <w:autoSpaceDE w:val="0"/>
              <w:spacing w:before="240" w:after="0" w:line="240" w:lineRule="auto"/>
              <w:rPr>
                <w:szCs w:val="24"/>
              </w:rPr>
            </w:pPr>
            <w:r>
              <w:rPr>
                <w:szCs w:val="24"/>
              </w:rPr>
              <w:t xml:space="preserve">2) </w:t>
            </w:r>
            <w:r>
              <w:rPr>
                <w:i/>
                <w:szCs w:val="24"/>
              </w:rPr>
              <w:t>Pela construção de uma ampla e profunda reforma política, que amplie a participação popular e amplie os horizontes da cidadania.</w:t>
            </w:r>
            <w:r>
              <w:rPr>
                <w:szCs w:val="24"/>
              </w:rPr>
              <w:t xml:space="preserve"> Esse tema, todos nós sabemos, já entrou e saiu da pauta do país por várias vezes, e é necessário que nós, ao percebermos que, nas últimas décadas, ele entrou e saiu várias vezes, tenhamos a iniciativa de romper o impacto. Quero, nesse momento, propor o debate sobre a convocação de um plebiscito popular que autorize o funcionamento de um processo constituinte específico para fazer a reforma política que o país tanto necessita. O Brasil está maduro para avançar e já deixou claro que não quer ficar parado onde está.</w:t>
            </w:r>
          </w:p>
          <w:p w14:paraId="1C38753E" w14:textId="77777777" w:rsidR="00B17AC6" w:rsidRDefault="00B17AC6" w:rsidP="00B17AC6">
            <w:pPr>
              <w:autoSpaceDE w:val="0"/>
              <w:spacing w:before="240" w:after="0" w:line="240" w:lineRule="auto"/>
              <w:rPr>
                <w:szCs w:val="24"/>
              </w:rPr>
            </w:pPr>
            <w:r>
              <w:rPr>
                <w:szCs w:val="24"/>
              </w:rPr>
              <w:t>Devemos também dar prioridade ao combate à corrupção, de forma ainda mais contundente do que já vem sendo feito em todas as esferas. Nesse sentido, uma iniciativa fundamental é uma nova legislação que classifique a corrupção dolosa como equivalente a crime hediondo, com penas severas, muito mais severas. Além disso, todas as esferas administrativas, de todos os poderes da República, devem se esforçar para agilizar a implantação plena da Lei de Acesso à Informação, que dá ao governante mais instrumentos de combate à corrupção e contribui para a participação da cidadania.</w:t>
            </w:r>
          </w:p>
          <w:p w14:paraId="3CF69361" w14:textId="77777777" w:rsidR="00B17AC6" w:rsidRDefault="00B17AC6" w:rsidP="00B17AC6">
            <w:pPr>
              <w:autoSpaceDE w:val="0"/>
              <w:spacing w:before="240" w:after="0" w:line="240" w:lineRule="auto"/>
            </w:pPr>
            <w:r>
              <w:rPr>
                <w:szCs w:val="24"/>
              </w:rPr>
              <w:t xml:space="preserve">3) </w:t>
            </w:r>
            <w:r>
              <w:rPr>
                <w:i/>
                <w:szCs w:val="24"/>
              </w:rPr>
              <w:t>Pela saúde</w:t>
            </w:r>
            <w:r>
              <w:rPr>
                <w:szCs w:val="24"/>
              </w:rPr>
              <w:t xml:space="preserve">. </w:t>
            </w:r>
            <w:r>
              <w:t xml:space="preserve">Quero propor aos senhores e às senhoras acelerar os investimentos já contratados em hospitais, </w:t>
            </w:r>
            <w:proofErr w:type="spellStart"/>
            <w:proofErr w:type="gramStart"/>
            <w:r>
              <w:t>UPAs</w:t>
            </w:r>
            <w:proofErr w:type="spellEnd"/>
            <w:proofErr w:type="gramEnd"/>
            <w:r>
              <w:t xml:space="preserve"> e unidades básicas de saúde. Por exemplo, ampliar também a adesão dos hospitais filantrópicos ao programa que troca dívidas por mais atendimento e incentivar a ida de médicos para as cidades que mais precisam e as regiões que mais precisam.</w:t>
            </w:r>
          </w:p>
          <w:p w14:paraId="5A80D17E" w14:textId="77777777" w:rsidR="00B17AC6" w:rsidRDefault="00B17AC6" w:rsidP="00B17AC6">
            <w:pPr>
              <w:autoSpaceDE w:val="0"/>
              <w:spacing w:before="240" w:after="0" w:line="240" w:lineRule="auto"/>
              <w:rPr>
                <w:szCs w:val="24"/>
              </w:rPr>
            </w:pPr>
            <w:r>
              <w:rPr>
                <w:szCs w:val="24"/>
              </w:rPr>
              <w:t>Quando não houver a disponibilidade de médicos brasileiros, contrataremos profissionais estrangeiros para trabalhar com exclusividade no Sistema Único de Saúde.</w:t>
            </w:r>
          </w:p>
          <w:p w14:paraId="1AF1C623" w14:textId="77777777" w:rsidR="00B17AC6" w:rsidRDefault="00B17AC6" w:rsidP="00B17AC6">
            <w:pPr>
              <w:autoSpaceDE w:val="0"/>
              <w:spacing w:before="240" w:after="0" w:line="240" w:lineRule="auto"/>
              <w:rPr>
                <w:szCs w:val="24"/>
              </w:rPr>
            </w:pPr>
            <w:r>
              <w:rPr>
                <w:szCs w:val="24"/>
              </w:rPr>
              <w:t>Neste último aspecto, sei que vamos enfrentar um bom debate democrático. De início, gostaria de dizer à classe médica brasileira que não se trata, nem de longe, de uma medida hostil ou desrespeitosa aos nossos profissionais. Trata-se de uma ação emergencial, localizada, tendo em vista a grande dificuldade que estamos enfrentando para encontrar médicos, em número suficiente ou com disposição para trabalhar nas áreas mais remotas do país ou nas zonas mais pobres das nossas grandes cidades.</w:t>
            </w:r>
          </w:p>
          <w:p w14:paraId="484AEDC1" w14:textId="77777777" w:rsidR="00B17AC6" w:rsidRDefault="00B17AC6" w:rsidP="00B17AC6">
            <w:pPr>
              <w:autoSpaceDE w:val="0"/>
              <w:spacing w:before="240" w:after="0" w:line="240" w:lineRule="auto"/>
            </w:pPr>
            <w:r>
              <w:rPr>
                <w:szCs w:val="24"/>
              </w:rPr>
              <w:t xml:space="preserve">4) </w:t>
            </w:r>
            <w:r>
              <w:rPr>
                <w:i/>
                <w:szCs w:val="24"/>
              </w:rPr>
              <w:t>Pelos transportes</w:t>
            </w:r>
            <w:r>
              <w:rPr>
                <w:szCs w:val="24"/>
              </w:rPr>
              <w:t xml:space="preserve">. Que </w:t>
            </w:r>
            <w:r>
              <w:t xml:space="preserve">propõe a dar um salto de qualidade no transporte público nas grandes cidades, mudar a matriz desse transporte. Fazer mais metrôs, </w:t>
            </w:r>
            <w:proofErr w:type="spellStart"/>
            <w:r>
              <w:t>VLTs</w:t>
            </w:r>
            <w:proofErr w:type="spellEnd"/>
            <w:r>
              <w:t xml:space="preserve"> e corredores de ônibus. Avançar mais rápido em direção ao transporte público de qualidade e acessível. O governo federal já desonerou impostos, o que permitiu a redução das tarifas de ônibus em 7,23%, e 13,75% na tarifa do metrô e dos trens. Além disso, mantivemos congeladas as tarifas de metrô e trens operados pelo governo federal desde 2003. Desoneramos também o IPI para a compra de ônibus. Estamos dispostos, agora, a ampliar a desoneração do PIS/</w:t>
            </w:r>
            <w:proofErr w:type="spellStart"/>
            <w:r>
              <w:t>Cofins</w:t>
            </w:r>
            <w:proofErr w:type="spellEnd"/>
            <w:r>
              <w:t xml:space="preserve"> sobre o óleo diesel dos ônibus e a energia elétrica consumida por metrôs e trens. Esse processo pode ser fortalecido pelos estados e os municípios com a desoneração de seus impostos. Tenho certeza </w:t>
            </w:r>
            <w:proofErr w:type="gramStart"/>
            <w:r>
              <w:t>que</w:t>
            </w:r>
            <w:proofErr w:type="gramEnd"/>
            <w:r>
              <w:t xml:space="preserve"> as senhoras e os senhores estarão sensíveis a isso.</w:t>
            </w:r>
          </w:p>
          <w:p w14:paraId="7D8FD210" w14:textId="77777777" w:rsidR="00B17AC6" w:rsidRDefault="00B17AC6" w:rsidP="00B17AC6">
            <w:pPr>
              <w:autoSpaceDE w:val="0"/>
              <w:spacing w:before="240" w:after="0" w:line="240" w:lineRule="auto"/>
              <w:rPr>
                <w:szCs w:val="24"/>
              </w:rPr>
            </w:pPr>
            <w:r>
              <w:rPr>
                <w:szCs w:val="24"/>
              </w:rPr>
              <w:lastRenderedPageBreak/>
              <w:t xml:space="preserve">Além disso, decidi destinar mais R$ 50 bilhões para novos investimentos em obras de mobilidade urbana. Essa decisão é reflexo do pleito por melhoria do transporte coletivo no nosso país, onde as grandes cidades crescem e onde, no passado, houve a incorreta opção por não investir em metrôs. Só muito recentemente, nas últimas décadas, é que o metrô passou a ser um dos meios de transporte reconhecidos como sendo objeto da necessidade de investimento. Tenho certeza </w:t>
            </w:r>
            <w:proofErr w:type="gramStart"/>
            <w:r>
              <w:rPr>
                <w:szCs w:val="24"/>
              </w:rPr>
              <w:t>que</w:t>
            </w:r>
            <w:proofErr w:type="gramEnd"/>
            <w:r>
              <w:rPr>
                <w:szCs w:val="24"/>
              </w:rPr>
              <w:t xml:space="preserve"> nos últimos anos o Brasil tem tido um grande investimento na área de transporte coletivo urbano e temos muito orgulho de, junto com os governadores e os prefeitos, participarmos desse grande esforço.</w:t>
            </w:r>
          </w:p>
          <w:p w14:paraId="117A9E8F" w14:textId="77777777" w:rsidR="00B17AC6" w:rsidRDefault="00B17AC6" w:rsidP="00B17AC6">
            <w:pPr>
              <w:autoSpaceDE w:val="0"/>
              <w:spacing w:before="240" w:after="0" w:line="240" w:lineRule="auto"/>
              <w:rPr>
                <w:szCs w:val="24"/>
              </w:rPr>
            </w:pPr>
            <w:r>
              <w:rPr>
                <w:szCs w:val="24"/>
              </w:rPr>
              <w:t>O nosso pacto precisa, pois, assegurar também uma grande participação da sociedade na discussão política do transporte, uma maior transparência e controle social no cálculo das tarifas de ônibus. Para isso, estou criando o Conselho Nacional de Transporte Público, com participação da sociedade civil e dos usuários. A criação de Conselho semelhante nos municípios e regiões metropolitanas onde ainda não existem será extremamente importante.</w:t>
            </w:r>
          </w:p>
          <w:p w14:paraId="28219969" w14:textId="77777777" w:rsidR="00B17AC6" w:rsidRDefault="00B17AC6" w:rsidP="00B17AC6">
            <w:pPr>
              <w:autoSpaceDE w:val="0"/>
              <w:spacing w:before="240" w:after="0" w:line="240" w:lineRule="auto"/>
              <w:rPr>
                <w:szCs w:val="24"/>
              </w:rPr>
            </w:pPr>
          </w:p>
          <w:p w14:paraId="2C07133C" w14:textId="77777777" w:rsidR="00B17AC6" w:rsidRDefault="00B17AC6" w:rsidP="00B17AC6">
            <w:pPr>
              <w:autoSpaceDE w:val="0"/>
              <w:spacing w:before="240" w:after="0" w:line="240" w:lineRule="auto"/>
            </w:pPr>
            <w:r>
              <w:rPr>
                <w:szCs w:val="24"/>
              </w:rPr>
              <w:t xml:space="preserve">5) </w:t>
            </w:r>
            <w:r>
              <w:rPr>
                <w:i/>
                <w:szCs w:val="24"/>
              </w:rPr>
              <w:t>Pela educação pública</w:t>
            </w:r>
            <w:r>
              <w:rPr>
                <w:szCs w:val="24"/>
              </w:rPr>
              <w:t xml:space="preserve">. </w:t>
            </w:r>
            <w:r>
              <w:t>Nenhuma nação se desenvolve sem alfabetização na idade certa e sem creches para a população que mais precisa, sem educação em tempo integral, sem ensino técnico profissionalizante, sem universidade de excelência, sem pesquisa, ciência e inovação. São condições essenciais para alcançar essas metas a formação, a valorização e bons salários para os educadores, e isso exige recursos.</w:t>
            </w:r>
          </w:p>
          <w:p w14:paraId="2679A038" w14:textId="77777777" w:rsidR="00B17AC6" w:rsidRDefault="00B17AC6" w:rsidP="00B17AC6">
            <w:pPr>
              <w:spacing w:before="240" w:line="240" w:lineRule="auto"/>
              <w:rPr>
                <w:szCs w:val="24"/>
              </w:rPr>
            </w:pPr>
            <w:r>
              <w:rPr>
                <w:szCs w:val="24"/>
              </w:rPr>
              <w:t xml:space="preserve">Avançamos muito nas últimas décadas, para reverter o atraso secular da nossa educação, mas agora precisamos – vou repetir – de mais recursos. Por isso mesmo o meu governo tem lutado, junto ao Congresso Nacional, para que 100% dos royalties do petróleo e os recursos, 50% dos recursos do </w:t>
            </w:r>
            <w:proofErr w:type="spellStart"/>
            <w:r>
              <w:rPr>
                <w:szCs w:val="24"/>
              </w:rPr>
              <w:t>pré</w:t>
            </w:r>
            <w:proofErr w:type="spellEnd"/>
            <w:r>
              <w:rPr>
                <w:szCs w:val="24"/>
              </w:rPr>
              <w:t>-sal, a serem recebidos pelas prefeituras, pelo governo federal, pelos municípios, e a parte da União, eu repito, sejam investidos na educação. Confio que os senhores congressistas aprovarão esse projeto que tramita no Legislativo com urgência constitucional.</w:t>
            </w:r>
          </w:p>
          <w:p w14:paraId="23043965" w14:textId="77777777" w:rsidR="00B17AC6" w:rsidRDefault="00B17AC6">
            <w:pPr>
              <w:spacing w:before="240" w:line="240" w:lineRule="auto"/>
              <w:rPr>
                <w:szCs w:val="24"/>
              </w:rPr>
            </w:pPr>
          </w:p>
        </w:tc>
      </w:tr>
    </w:tbl>
    <w:p w14:paraId="62BFFD0C" w14:textId="4EC44FAD" w:rsidR="00987E0C" w:rsidRPr="00B17AC6" w:rsidRDefault="00987E0C" w:rsidP="00073DA8">
      <w:pPr>
        <w:widowControl w:val="0"/>
        <w:autoSpaceDE w:val="0"/>
        <w:autoSpaceDN w:val="0"/>
        <w:adjustRightInd w:val="0"/>
        <w:spacing w:line="240" w:lineRule="auto"/>
        <w:rPr>
          <w:rFonts w:cs="Times New Roman"/>
          <w:b/>
          <w:szCs w:val="24"/>
        </w:rPr>
      </w:pPr>
    </w:p>
    <w:sectPr w:rsidR="00987E0C" w:rsidRPr="00B17AC6" w:rsidSect="003B1C64">
      <w:headerReference w:type="default" r:id="rId27"/>
      <w:pgSz w:w="11906" w:h="16838"/>
      <w:pgMar w:top="1134" w:right="1701" w:bottom="1701"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Christiane Jalles de Paula" w:date="2024-08-09T21:05:00Z" w:initials="CJdP">
    <w:p w14:paraId="7A36F893" w14:textId="77777777" w:rsidR="008563D7" w:rsidRDefault="00B0072A" w:rsidP="008563D7">
      <w:pPr>
        <w:pStyle w:val="Textodecomentrio"/>
        <w:jc w:val="left"/>
      </w:pPr>
      <w:r>
        <w:rPr>
          <w:rStyle w:val="Refdecomentrio"/>
        </w:rPr>
        <w:annotationRef/>
      </w:r>
      <w:r w:rsidR="008563D7">
        <w:t>1992 em diante já democratizou. Melhor informar das datas, veja minha sugestão.</w:t>
      </w:r>
    </w:p>
    <w:p w14:paraId="29EB14BE" w14:textId="77777777" w:rsidR="008563D7" w:rsidRDefault="008563D7" w:rsidP="008563D7">
      <w:pPr>
        <w:pStyle w:val="Textodecomentrio"/>
        <w:jc w:val="left"/>
      </w:pPr>
    </w:p>
    <w:p w14:paraId="017D83C6" w14:textId="77777777" w:rsidR="008563D7" w:rsidRDefault="008563D7" w:rsidP="008563D7">
      <w:pPr>
        <w:pStyle w:val="Textodecomentrio"/>
        <w:jc w:val="left"/>
      </w:pPr>
      <w:r>
        <w:t xml:space="preserve">Acho que seu resumo precisa trazer a abordagem teórico-metodológica que você trabalhou.  </w:t>
      </w:r>
    </w:p>
  </w:comment>
  <w:comment w:id="39" w:author="Christiane Jalles de Paula" w:date="2024-08-09T21:38:00Z" w:initials="CJdP">
    <w:p w14:paraId="1DE39D65" w14:textId="7B8E922A" w:rsidR="0098739D" w:rsidRDefault="0098739D" w:rsidP="0098739D">
      <w:pPr>
        <w:pStyle w:val="Textodecomentrio"/>
        <w:jc w:val="left"/>
      </w:pPr>
      <w:r>
        <w:rPr>
          <w:rStyle w:val="Refdecomentrio"/>
        </w:rPr>
        <w:annotationRef/>
      </w:r>
      <w:r>
        <w:t xml:space="preserve">Isso aqui está equivocado. Precisa rever </w:t>
      </w:r>
    </w:p>
  </w:comment>
  <w:comment w:id="45" w:author="Christiane Jalles de Paula" w:date="2024-08-09T21:41:00Z" w:initials="CJdP">
    <w:p w14:paraId="3970358C" w14:textId="77777777" w:rsidR="008F3908" w:rsidRDefault="008F3908" w:rsidP="008F3908">
      <w:pPr>
        <w:pStyle w:val="Textodecomentrio"/>
        <w:jc w:val="left"/>
      </w:pPr>
      <w:r>
        <w:rPr>
          <w:rStyle w:val="Refdecomentrio"/>
        </w:rPr>
        <w:annotationRef/>
      </w:r>
      <w:r>
        <w:t xml:space="preserve">De quem é? Faltou a referencia. </w:t>
      </w:r>
    </w:p>
  </w:comment>
  <w:comment w:id="49" w:author="Christiane Jalles de Paula" w:date="2024-08-09T21:57:00Z" w:initials="CJdP">
    <w:p w14:paraId="5AF871B6" w14:textId="77777777" w:rsidR="008420C2" w:rsidRDefault="008420C2" w:rsidP="008420C2">
      <w:pPr>
        <w:pStyle w:val="Textodecomentrio"/>
        <w:jc w:val="left"/>
      </w:pPr>
      <w:r>
        <w:rPr>
          <w:rStyle w:val="Refdecomentrio"/>
        </w:rPr>
        <w:annotationRef/>
      </w:r>
      <w:r>
        <w:t>Não entendi esse parágrafo. Você tratava de teoria e entrou na Constituição de 1988. Pens que deve desenvolver o debate teórico e depois começar outro parágrafo tratando dos mov sociais no Brasil....</w:t>
      </w:r>
    </w:p>
  </w:comment>
  <w:comment w:id="54" w:author="Christiane Jalles de Paula" w:date="2024-08-10T15:10:00Z" w:initials="CJdP">
    <w:p w14:paraId="38666FB7" w14:textId="77777777" w:rsidR="008563D7" w:rsidRDefault="008563D7" w:rsidP="008563D7">
      <w:pPr>
        <w:pStyle w:val="Textodecomentrio"/>
        <w:jc w:val="left"/>
      </w:pPr>
      <w:r>
        <w:rPr>
          <w:rStyle w:val="Refdecomentrio"/>
        </w:rPr>
        <w:annotationRef/>
      </w:r>
      <w:r>
        <w:t>Gustavo, vc usa junho e Junho. Acho bom normatizar em um deles.</w:t>
      </w:r>
    </w:p>
  </w:comment>
  <w:comment w:id="55" w:author="Christiane Jalles de Paula" w:date="2024-08-10T15:12:00Z" w:initials="CJdP">
    <w:p w14:paraId="3612A996" w14:textId="77777777" w:rsidR="008563D7" w:rsidRDefault="008563D7" w:rsidP="008563D7">
      <w:pPr>
        <w:pStyle w:val="Textodecomentrio"/>
        <w:jc w:val="left"/>
      </w:pPr>
      <w:r>
        <w:rPr>
          <w:rStyle w:val="Refdecomentrio"/>
        </w:rPr>
        <w:annotationRef/>
      </w:r>
      <w:r>
        <w:t xml:space="preserve">Acho que 2016 é mais ligado aos eventos de 2015, não? </w:t>
      </w:r>
    </w:p>
  </w:comment>
  <w:comment w:id="64" w:author="Christiane Jalles de Paula" w:date="2024-08-10T15:23:00Z" w:initials="CJdP">
    <w:p w14:paraId="51375737" w14:textId="77777777" w:rsidR="00576117" w:rsidRDefault="00576117" w:rsidP="00B000CC">
      <w:pPr>
        <w:pStyle w:val="Textodecomentrio"/>
        <w:jc w:val="left"/>
      </w:pPr>
      <w:r>
        <w:rPr>
          <w:rStyle w:val="Refdecomentrio"/>
        </w:rPr>
        <w:annotationRef/>
      </w:r>
      <w:r>
        <w:t>Precisa arrumar a numeração dos subitens dos capítulos</w:t>
      </w:r>
    </w:p>
  </w:comment>
  <w:comment w:id="84" w:author="Usuário Convidado" w:date="2023-09-04T17:45:00Z" w:initials="UC">
    <w:p w14:paraId="1D22D6A2" w14:textId="77777777" w:rsidR="00B000CC" w:rsidRDefault="00B000CC" w:rsidP="00B000CC">
      <w:pPr>
        <w:pStyle w:val="Textodecomentrio"/>
        <w:jc w:val="left"/>
      </w:pPr>
      <w:r>
        <w:t>Vc conseguiu entrar nisso?</w:t>
      </w:r>
    </w:p>
  </w:comment>
  <w:comment w:id="90" w:author="Christiane Jalles de Paula" w:date="2024-08-10T15:38:00Z" w:initials="CJdP">
    <w:p w14:paraId="691347C4" w14:textId="77777777" w:rsidR="000C0507" w:rsidRDefault="000C0507" w:rsidP="000C0507">
      <w:pPr>
        <w:pStyle w:val="Textodecomentrio"/>
        <w:jc w:val="left"/>
      </w:pPr>
      <w:r>
        <w:rPr>
          <w:rStyle w:val="Refdecomentrio"/>
        </w:rPr>
        <w:annotationRef/>
      </w:r>
      <w:r>
        <w:t>Você precisa dizer quais são eles para o seu leitor.</w:t>
      </w:r>
    </w:p>
  </w:comment>
  <w:comment w:id="94" w:author="Christiane Jalles de Paula" w:date="2024-08-10T15:46:00Z" w:initials="CJdP">
    <w:p w14:paraId="56385C06" w14:textId="77777777" w:rsidR="009F53E5" w:rsidRDefault="009F53E5" w:rsidP="009F53E5">
      <w:pPr>
        <w:pStyle w:val="Textodecomentrio"/>
        <w:jc w:val="left"/>
      </w:pPr>
      <w:r>
        <w:rPr>
          <w:rStyle w:val="Refdecomentrio"/>
        </w:rPr>
        <w:annotationRef/>
      </w:r>
      <w:r>
        <w:t>Onde está o grifo?</w:t>
      </w:r>
    </w:p>
  </w:comment>
  <w:comment w:id="111" w:author="Gustavo Paccelli" w:date="2023-11-02T10:45:00Z" w:initials="GP">
    <w:p w14:paraId="425C8007" w14:textId="44BA6D65" w:rsidR="006D0FB5" w:rsidRDefault="006D0FB5" w:rsidP="003973C7">
      <w:pPr>
        <w:pStyle w:val="Textodecomentrio"/>
        <w:jc w:val="left"/>
      </w:pPr>
      <w:r>
        <w:rPr>
          <w:rStyle w:val="Refdecomentrio"/>
        </w:rPr>
        <w:annotationRef/>
      </w:r>
      <w:r>
        <w:t>Referência do Willey Blackwel</w:t>
      </w:r>
    </w:p>
  </w:comment>
  <w:comment w:id="115" w:author="Gustavo Paccelli" w:date="2023-11-24T14:39:00Z" w:initials="GP">
    <w:p w14:paraId="62F5B2D3" w14:textId="77777777" w:rsidR="000B08AC" w:rsidRDefault="000B08AC" w:rsidP="007478A6">
      <w:pPr>
        <w:pStyle w:val="Textodecomentrio"/>
        <w:jc w:val="left"/>
      </w:pPr>
      <w:r>
        <w:rPr>
          <w:rStyle w:val="Refdecomentrio"/>
        </w:rPr>
        <w:annotationRef/>
      </w:r>
      <w:r>
        <w:t>Esse trecho está ruim aqui. O primeiro período é importante para os meus propósitos. O restante tenho que adequar no decorrer dos demais textos.</w:t>
      </w:r>
    </w:p>
  </w:comment>
  <w:comment w:id="116" w:author="Gustavo Paccelli" w:date="2023-11-24T14:49:00Z" w:initials="GP">
    <w:p w14:paraId="789C4EFC" w14:textId="77777777" w:rsidR="00085D88" w:rsidRDefault="00085D88" w:rsidP="00C34F35">
      <w:pPr>
        <w:pStyle w:val="Textodecomentrio"/>
        <w:jc w:val="left"/>
      </w:pPr>
      <w:r>
        <w:rPr>
          <w:rStyle w:val="Refdecomentrio"/>
        </w:rPr>
        <w:annotationRef/>
      </w:r>
      <w:r>
        <w:t>Ver se faz sentido manter essa nota de rodapé</w:t>
      </w:r>
    </w:p>
  </w:comment>
  <w:comment w:id="117" w:author="Christiane Jalles de Paula" w:date="2024-08-10T16:11:00Z" w:initials="CJdP">
    <w:p w14:paraId="03C9AB1F" w14:textId="77777777" w:rsidR="008D221D" w:rsidRDefault="008D221D" w:rsidP="008D221D">
      <w:pPr>
        <w:pStyle w:val="Textodecomentrio"/>
        <w:jc w:val="left"/>
      </w:pPr>
      <w:r>
        <w:rPr>
          <w:rStyle w:val="Refdecomentrio"/>
        </w:rPr>
        <w:annotationRef/>
      </w:r>
      <w:r>
        <w:t>Gustavo que deve vir para o corpo do texto.</w:t>
      </w:r>
    </w:p>
  </w:comment>
  <w:comment w:id="122" w:author="Gustavo Paccelli" w:date="2024-01-30T09:35:00Z" w:initials="GP">
    <w:p w14:paraId="3DF3637A" w14:textId="23F6ABE7" w:rsidR="0061464A" w:rsidRDefault="0061464A" w:rsidP="0061464A">
      <w:pPr>
        <w:pStyle w:val="Textodecomentrio"/>
        <w:jc w:val="left"/>
      </w:pPr>
      <w:r>
        <w:rPr>
          <w:rStyle w:val="Refdecomentrio"/>
        </w:rPr>
        <w:annotationRef/>
      </w:r>
      <w:r>
        <w:t>Não sei se vale a pena deixar essa tabela explícita. Talvez a ideia de trabalhar ela heurísticamente, seja melhor tentar resumir e pegar os pontos sobre os quais eu quero dar ênfase.</w:t>
      </w:r>
    </w:p>
  </w:comment>
  <w:comment w:id="123" w:author="Christiane Jalles de Paula" w:date="2024-08-10T16:16:00Z" w:initials="CJdP">
    <w:p w14:paraId="47C3C4C9" w14:textId="77777777" w:rsidR="008D221D" w:rsidRDefault="008D221D" w:rsidP="008D221D">
      <w:pPr>
        <w:pStyle w:val="Textodecomentrio"/>
        <w:jc w:val="left"/>
      </w:pPr>
      <w:r>
        <w:rPr>
          <w:rStyle w:val="Refdecomentrio"/>
        </w:rPr>
        <w:annotationRef/>
      </w:r>
      <w:r>
        <w:t xml:space="preserve">Sem o quadro, fica difícil para o leitor entender. </w:t>
      </w:r>
    </w:p>
  </w:comment>
  <w:comment w:id="128" w:author="Gustavo Paccelli" w:date="2024-01-23T10:58:00Z" w:initials="GP">
    <w:p w14:paraId="186544DE" w14:textId="6148544A" w:rsidR="00522B35" w:rsidRDefault="00FB0CBB" w:rsidP="00522B35">
      <w:pPr>
        <w:pStyle w:val="Textodecomentrio"/>
        <w:jc w:val="left"/>
      </w:pPr>
      <w:r>
        <w:rPr>
          <w:rStyle w:val="Refdecomentrio"/>
        </w:rPr>
        <w:annotationRef/>
      </w:r>
      <w:r w:rsidR="00522B35">
        <w:t xml:space="preserve">Retirei </w:t>
      </w:r>
      <w:r w:rsidR="00522B35">
        <w:rPr>
          <w:i/>
          <w:iCs/>
        </w:rPr>
        <w:t>condições de mudança sociocultural</w:t>
      </w:r>
      <w:r w:rsidR="00522B35">
        <w:t xml:space="preserve"> pelo fato de que ao tratar de condições contextuais eu levo em consideração esse indicador como um indicador que atravessa esses momentos devido a sua especificidade histórica e contextual que leva em consideração elementos da teoria da modernização, da mobilização de recursos e das queixas.</w:t>
      </w:r>
    </w:p>
  </w:comment>
  <w:comment w:id="129" w:author="Gustavo Paccelli" w:date="2024-01-23T13:17:00Z" w:initials="GP">
    <w:p w14:paraId="1D897F86" w14:textId="77777777" w:rsidR="004C22FB" w:rsidRDefault="004C22FB" w:rsidP="004C22FB">
      <w:pPr>
        <w:pStyle w:val="Textodecomentrio"/>
        <w:jc w:val="left"/>
      </w:pPr>
      <w:r>
        <w:rPr>
          <w:rStyle w:val="Refdecomentrio"/>
        </w:rPr>
        <w:annotationRef/>
      </w:r>
      <w:r>
        <w:t>Pensar que esse termo pode mudar também.</w:t>
      </w:r>
    </w:p>
  </w:comment>
  <w:comment w:id="134" w:author="Gustavo Paccelli" w:date="2024-03-20T14:46:00Z" w:initials="GP">
    <w:p w14:paraId="033C640B" w14:textId="77777777" w:rsidR="00106255" w:rsidRDefault="00EB129B" w:rsidP="00106255">
      <w:pPr>
        <w:pStyle w:val="Textodecomentrio"/>
        <w:jc w:val="left"/>
      </w:pPr>
      <w:r>
        <w:rPr>
          <w:rStyle w:val="Refdecomentrio"/>
        </w:rPr>
        <w:annotationRef/>
      </w:r>
      <w:r w:rsidR="00106255">
        <w:t>Primeira estrutura de oportunidade: a questão da participação e sua reconfiguração onde há em um primeiro momento o resultado de um processo de mobilização autônoma na sociedade. Em um segundo momento a institucionalização juntamente com a expansão das temáticas em torno dos movimentos identitários e isso gera uma dificuldade de absorção por parte da politica institucional. Um terceiro momento é que essa pulverizaçao de pautas cria um campo de mobilizaçao à direita que se aproveita das contingências do momentos, as outras estruturas, e que encontra respaldo no sistema politico.</w:t>
      </w:r>
    </w:p>
  </w:comment>
  <w:comment w:id="135" w:author="Christiane Jalles de Paula" w:date="2024-08-10T16:21:00Z" w:initials="CJdP">
    <w:p w14:paraId="35A05050" w14:textId="77777777" w:rsidR="00B5200C" w:rsidRDefault="00B5200C" w:rsidP="00B5200C">
      <w:pPr>
        <w:pStyle w:val="Textodecomentrio"/>
        <w:jc w:val="left"/>
      </w:pPr>
      <w:r>
        <w:rPr>
          <w:rStyle w:val="Refdecomentrio"/>
        </w:rPr>
        <w:annotationRef/>
      </w:r>
      <w:r>
        <w:t>Essa observação deve estar no seu texto. Elucida bem o que está tratando.</w:t>
      </w:r>
    </w:p>
  </w:comment>
  <w:comment w:id="137" w:author="Gustavo Paccelli" w:date="2024-03-20T15:10:00Z" w:initials="GP">
    <w:p w14:paraId="5BFBA8BA" w14:textId="1AA2366B" w:rsidR="0004533F" w:rsidRDefault="0004533F" w:rsidP="0004533F">
      <w:pPr>
        <w:pStyle w:val="Textodecomentrio"/>
        <w:jc w:val="left"/>
      </w:pPr>
      <w:r>
        <w:rPr>
          <w:rStyle w:val="Refdecomentrio"/>
        </w:rPr>
        <w:annotationRef/>
      </w:r>
      <w:r>
        <w:t>Talvez colocar uma figura gráfica mostrando exemplificando isso daqui.</w:t>
      </w:r>
    </w:p>
  </w:comment>
  <w:comment w:id="144" w:author="Gustavo Paccelli" w:date="2024-06-14T15:49:00Z" w:initials="GP">
    <w:p w14:paraId="3EEFF494" w14:textId="77777777" w:rsidR="007F65C3" w:rsidRDefault="007F65C3" w:rsidP="007F65C3">
      <w:pPr>
        <w:pStyle w:val="Textodecomentrio"/>
        <w:jc w:val="left"/>
      </w:pPr>
      <w:r>
        <w:rPr>
          <w:rStyle w:val="Refdecomentrio"/>
        </w:rPr>
        <w:annotationRef/>
      </w:r>
      <w:r>
        <w:t>Algumas notas ficaram grandes. Não sei se coloco no decorrer do texto ou mantenho como notas. Estou com receio do texto ficar muito extenso e cansativo acrescentando as notas a ele.</w:t>
      </w:r>
    </w:p>
  </w:comment>
  <w:comment w:id="145" w:author="Christiane Jalles de Paula" w:date="2024-08-10T16:26:00Z" w:initials="CJdP">
    <w:p w14:paraId="526FCFE9" w14:textId="77777777" w:rsidR="00263D09" w:rsidRDefault="00263D09" w:rsidP="00263D09">
      <w:pPr>
        <w:pStyle w:val="Textodecomentrio"/>
        <w:jc w:val="left"/>
      </w:pPr>
      <w:r>
        <w:rPr>
          <w:rStyle w:val="Refdecomentrio"/>
        </w:rPr>
        <w:annotationRef/>
      </w:r>
      <w:r>
        <w:t>Gustavo, notas só de conteúdo. As referências bibliográficas completas são indicadas na Bibliografia.</w:t>
      </w:r>
    </w:p>
  </w:comment>
  <w:comment w:id="167" w:author="Gustavo Paccelli" w:date="2024-02-21T10:11:00Z" w:initials="GP">
    <w:p w14:paraId="185DDA08" w14:textId="67682649" w:rsidR="00804311" w:rsidRDefault="00804311" w:rsidP="00804311">
      <w:pPr>
        <w:pStyle w:val="Textodecomentrio"/>
        <w:jc w:val="left"/>
      </w:pPr>
      <w:r>
        <w:rPr>
          <w:rStyle w:val="Refdecomentrio"/>
        </w:rPr>
        <w:annotationRef/>
      </w:r>
      <w:r>
        <w:t>Colocar essa referência na bibliografia.</w:t>
      </w:r>
    </w:p>
  </w:comment>
  <w:comment w:id="176" w:author="Christiane Jalles de Paula" w:date="2024-08-10T16:41:00Z" w:initials="CJdP">
    <w:p w14:paraId="5D86C31C" w14:textId="77777777" w:rsidR="005C43CD" w:rsidRDefault="005C43CD" w:rsidP="005C43CD">
      <w:pPr>
        <w:pStyle w:val="Textodecomentrio"/>
        <w:jc w:val="left"/>
      </w:pPr>
      <w:r>
        <w:rPr>
          <w:rStyle w:val="Refdecomentrio"/>
        </w:rPr>
        <w:annotationRef/>
      </w:r>
      <w:r>
        <w:t>O argumento acima  é de Rodrigues? Se sim, precisa dar o crédito. Achei que fosse seu.</w:t>
      </w:r>
    </w:p>
  </w:comment>
  <w:comment w:id="182" w:author="Gustavo Paccelli" w:date="2024-03-07T12:50:00Z" w:initials="GP">
    <w:p w14:paraId="6382130F" w14:textId="7EB41307" w:rsidR="00804311" w:rsidRDefault="00804311" w:rsidP="00804311">
      <w:pPr>
        <w:jc w:val="left"/>
      </w:pPr>
      <w:r>
        <w:rPr>
          <w:rStyle w:val="Refdecomentrio"/>
        </w:rPr>
        <w:annotationRef/>
      </w:r>
      <w:r>
        <w:rPr>
          <w:sz w:val="20"/>
          <w:szCs w:val="20"/>
        </w:rPr>
        <w:t>Coloca referência do Boaventura e do avritzer</w:t>
      </w:r>
    </w:p>
  </w:comment>
  <w:comment w:id="189" w:author="Gustavo Paccelli" w:date="2024-06-22T20:18:00Z" w:initials="GP">
    <w:p w14:paraId="2B1D095E" w14:textId="77777777" w:rsidR="00B67F5F" w:rsidRDefault="00B67F5F" w:rsidP="00B67F5F">
      <w:pPr>
        <w:pStyle w:val="Textodecomentrio"/>
        <w:jc w:val="left"/>
      </w:pPr>
      <w:r>
        <w:rPr>
          <w:rStyle w:val="Refdecomentrio"/>
        </w:rPr>
        <w:annotationRef/>
      </w:r>
      <w:r>
        <w:t>Colcoar aqui a discussão sobre a politica das campeãs nacionais e como articular ela com a questão das relaçoes com o sistema politico.</w:t>
      </w:r>
    </w:p>
  </w:comment>
  <w:comment w:id="190" w:author="Gustavo Paccelli" w:date="2024-06-22T20:24:00Z" w:initials="GP">
    <w:p w14:paraId="0A16E1C8" w14:textId="77777777" w:rsidR="001243AD" w:rsidRDefault="001243AD" w:rsidP="001243AD">
      <w:pPr>
        <w:pStyle w:val="Textodecomentrio"/>
        <w:jc w:val="left"/>
      </w:pPr>
      <w:r>
        <w:rPr>
          <w:rStyle w:val="Refdecomentrio"/>
        </w:rPr>
        <w:annotationRef/>
      </w:r>
      <w:r>
        <w:t>Está aqui o caminho. Não esquecer de falar sobre a contradição que leva a junho de 2013: Criação de elementos civilizatórios na sociedade brasileira, mas não modificou o padrão de exploração no capitalismo. Tradução: uma modernização de setores da economia, mas sem uma modernização da sociedade. Ainda que a politica de formalizaçao do emprego e as taxas de emprego baixas, isso não se traduziu em melhores condições de vida (entendo essas condições de vida como direitos).</w:t>
      </w:r>
    </w:p>
  </w:comment>
  <w:comment w:id="191" w:author="Christiane Jalles de Paula" w:date="2024-08-10T16:54:00Z" w:initials="CJdP">
    <w:p w14:paraId="583849EE" w14:textId="77777777" w:rsidR="00AB44FA" w:rsidRDefault="00AB44FA" w:rsidP="00AB44FA">
      <w:pPr>
        <w:pStyle w:val="Textodecomentrio"/>
        <w:jc w:val="left"/>
      </w:pPr>
      <w:r>
        <w:rPr>
          <w:rStyle w:val="Refdecomentrio"/>
        </w:rPr>
        <w:annotationRef/>
      </w:r>
      <w:r>
        <w:t>Você incluiu. Acho que precisa excluir esse comentário</w:t>
      </w:r>
    </w:p>
  </w:comment>
  <w:comment w:id="206" w:author="Christiane Jalles de Paula" w:date="2024-08-10T17:11:00Z" w:initials="CJdP">
    <w:p w14:paraId="6EAB3C5A" w14:textId="77777777" w:rsidR="00E15678" w:rsidRDefault="00E15678" w:rsidP="00E15678">
      <w:pPr>
        <w:pStyle w:val="Textodecomentrio"/>
        <w:jc w:val="left"/>
      </w:pPr>
      <w:r>
        <w:rPr>
          <w:rStyle w:val="Refdecomentrio"/>
        </w:rPr>
        <w:annotationRef/>
      </w:r>
      <w:r>
        <w:t>Acima vc usa presidente. Vale uniformizar</w:t>
      </w:r>
    </w:p>
  </w:comment>
  <w:comment w:id="209" w:author="Gustavo Paccelli" w:date="2024-07-17T09:16:00Z" w:initials="GP">
    <w:p w14:paraId="7603BF70" w14:textId="7AD8E061" w:rsidR="00184003" w:rsidRDefault="00184003" w:rsidP="00184003">
      <w:pPr>
        <w:pStyle w:val="Textodecomentrio"/>
        <w:jc w:val="left"/>
      </w:pPr>
      <w:r>
        <w:rPr>
          <w:rStyle w:val="Refdecomentrio"/>
        </w:rPr>
        <w:annotationRef/>
      </w:r>
      <w:r>
        <w:t>Não sei se essa pergunta aqui faz sentido. A ideia é respondê-la de acordo com a ideia de deterioraçao das condições de vida observadas sob o ponto de vista dos direitos sociais que é a marca de junho de 2013 com a questão das passagens.</w:t>
      </w:r>
    </w:p>
  </w:comment>
  <w:comment w:id="210" w:author="Christiane Jalles de Paula" w:date="2024-08-10T17:15:00Z" w:initials="CJdP">
    <w:p w14:paraId="7142F9C0" w14:textId="77777777" w:rsidR="00E15678" w:rsidRDefault="00E15678" w:rsidP="00E15678">
      <w:pPr>
        <w:pStyle w:val="Textodecomentrio"/>
        <w:jc w:val="left"/>
      </w:pPr>
      <w:r>
        <w:rPr>
          <w:rStyle w:val="Refdecomentrio"/>
        </w:rPr>
        <w:annotationRef/>
      </w:r>
      <w:r>
        <w:t>Acho que não faz sentido nessa redação. Se vc pensar bem o tema das passagens é também econômico. Depois amplia, né? Acho que vc para manter a pergunta, deve respondê-la e enfatizar que, contudo, a racionalidade econômica não responde completamente a questão.</w:t>
      </w:r>
    </w:p>
  </w:comment>
  <w:comment w:id="216" w:author="Gustavo Paccelli" w:date="2024-07-24T09:17:00Z" w:initials="GP">
    <w:p w14:paraId="6BCA8001" w14:textId="7B66F81D" w:rsidR="00DC010A" w:rsidRDefault="00DC010A" w:rsidP="00DC010A">
      <w:pPr>
        <w:pStyle w:val="Textodecomentrio"/>
        <w:jc w:val="left"/>
      </w:pPr>
      <w:r>
        <w:rPr>
          <w:rStyle w:val="Refdecomentrio"/>
        </w:rPr>
        <w:annotationRef/>
      </w:r>
      <w:r>
        <w:t>Colocar alguma referência de notícia a respeito disso.</w:t>
      </w:r>
    </w:p>
  </w:comment>
  <w:comment w:id="217" w:author="Christiane Jalles de Paula" w:date="2024-08-10T17:22:00Z" w:initials="CJdP">
    <w:p w14:paraId="0B46EB62" w14:textId="77777777" w:rsidR="002F7B94" w:rsidRDefault="002F7B94" w:rsidP="002F7B94">
      <w:pPr>
        <w:pStyle w:val="Textodecomentrio"/>
        <w:jc w:val="left"/>
      </w:pPr>
      <w:r>
        <w:rPr>
          <w:rStyle w:val="Refdecomentrio"/>
        </w:rPr>
        <w:annotationRef/>
      </w:r>
      <w:r>
        <w:t>corrigir</w:t>
      </w:r>
    </w:p>
  </w:comment>
  <w:comment w:id="218" w:author="Gustavo Paccelli" w:date="2024-07-30T15:36:00Z" w:initials="GP">
    <w:p w14:paraId="4F98376A" w14:textId="072CFB28" w:rsidR="00EA7ED8" w:rsidRDefault="00277EE8" w:rsidP="00EA7ED8">
      <w:pPr>
        <w:pStyle w:val="Textodecomentrio"/>
        <w:jc w:val="left"/>
      </w:pPr>
      <w:r>
        <w:rPr>
          <w:rStyle w:val="Refdecomentrio"/>
        </w:rPr>
        <w:annotationRef/>
      </w:r>
      <w:r w:rsidR="00EA7ED8">
        <w:t>Se eu não me engano é Quadro, modificar o nome de tabela para Quadro. Inserir Legenda para entrar na lista.</w:t>
      </w:r>
    </w:p>
  </w:comment>
  <w:comment w:id="219" w:author="Christiane Jalles de Paula" w:date="2024-08-10T17:22:00Z" w:initials="CJdP">
    <w:p w14:paraId="49E40758" w14:textId="77777777" w:rsidR="002F7B94" w:rsidRDefault="002F7B94" w:rsidP="002F7B94">
      <w:pPr>
        <w:pStyle w:val="Textodecomentrio"/>
        <w:jc w:val="left"/>
      </w:pPr>
      <w:r>
        <w:rPr>
          <w:rStyle w:val="Refdecomentrio"/>
        </w:rPr>
        <w:annotationRef/>
      </w:r>
      <w:r>
        <w:t>Sim, é quadro. Tabela é para números</w:t>
      </w:r>
    </w:p>
  </w:comment>
  <w:comment w:id="226" w:author="Christiane Jalles de Paula" w:date="2024-08-10T17:30:00Z" w:initials="CJdP">
    <w:p w14:paraId="3B12E329" w14:textId="77777777" w:rsidR="002F7B94" w:rsidRDefault="002F7B94" w:rsidP="002F7B94">
      <w:pPr>
        <w:pStyle w:val="Textodecomentrio"/>
        <w:jc w:val="left"/>
      </w:pPr>
      <w:r>
        <w:rPr>
          <w:rStyle w:val="Refdecomentrio"/>
        </w:rPr>
        <w:annotationRef/>
      </w:r>
      <w:r>
        <w:t xml:space="preserve">Quais são? </w:t>
      </w:r>
    </w:p>
  </w:comment>
  <w:comment w:id="229" w:author="Gustavo Paccelli" w:date="2024-07-30T00:23:00Z" w:initials="GP">
    <w:p w14:paraId="79F6BC51" w14:textId="30B4CB66" w:rsidR="0040060B" w:rsidRDefault="0040060B" w:rsidP="0040060B">
      <w:pPr>
        <w:pStyle w:val="Textodecomentrio"/>
        <w:jc w:val="left"/>
      </w:pPr>
      <w:r>
        <w:rPr>
          <w:rStyle w:val="Refdecomentrio"/>
        </w:rPr>
        <w:annotationRef/>
      </w:r>
      <w:r>
        <w:t>Não sei se faz sentido essa tabela e os comentários da nota de rodapé 70 que poderiam estar em alguma análise sobre a conjuntura.</w:t>
      </w:r>
    </w:p>
  </w:comment>
  <w:comment w:id="230" w:author="Christiane Jalles de Paula" w:date="2024-08-10T17:27:00Z" w:initials="CJdP">
    <w:p w14:paraId="00E80367" w14:textId="77777777" w:rsidR="002F7B94" w:rsidRDefault="002F7B94" w:rsidP="002F7B94">
      <w:pPr>
        <w:pStyle w:val="Textodecomentrio"/>
        <w:jc w:val="left"/>
      </w:pPr>
      <w:r>
        <w:rPr>
          <w:rStyle w:val="Refdecomentrio"/>
        </w:rPr>
        <w:annotationRef/>
      </w:r>
      <w:r>
        <w:t xml:space="preserve">Gustavo, essa nota deve vir no corpo do texto. Explica o seu contraponto à Ângela. </w:t>
      </w:r>
    </w:p>
  </w:comment>
  <w:comment w:id="231" w:author="Christiane Jalles de Paula" w:date="2024-08-10T17:27:00Z" w:initials="CJdP">
    <w:p w14:paraId="5A724F66" w14:textId="77777777" w:rsidR="002F7B94" w:rsidRDefault="002F7B94" w:rsidP="002F7B94">
      <w:pPr>
        <w:pStyle w:val="Textodecomentrio"/>
        <w:jc w:val="left"/>
      </w:pPr>
      <w:r>
        <w:rPr>
          <w:rStyle w:val="Refdecomentrio"/>
        </w:rPr>
        <w:annotationRef/>
      </w:r>
      <w:r>
        <w:t>As duas notas, na verdade</w:t>
      </w:r>
    </w:p>
  </w:comment>
  <w:comment w:id="232" w:author="Gustavo Paccelli" w:date="2024-07-30T09:30:00Z" w:initials="GP">
    <w:p w14:paraId="6F5F66AC" w14:textId="45551F7E" w:rsidR="00D83BD9" w:rsidRDefault="00D83BD9" w:rsidP="00D83BD9">
      <w:pPr>
        <w:pStyle w:val="Textodecomentrio"/>
        <w:jc w:val="left"/>
      </w:pPr>
      <w:r>
        <w:rPr>
          <w:rStyle w:val="Refdecomentrio"/>
        </w:rPr>
        <w:annotationRef/>
      </w:r>
      <w:r>
        <w:t>Ver se esse quadro faz sentido aqui mesmo.</w:t>
      </w:r>
    </w:p>
  </w:comment>
  <w:comment w:id="233" w:author="Christiane Jalles de Paula" w:date="2024-08-10T17:33:00Z" w:initials="CJdP">
    <w:p w14:paraId="3982B3FF" w14:textId="77777777" w:rsidR="00B02392" w:rsidRDefault="00B02392" w:rsidP="00B02392">
      <w:pPr>
        <w:pStyle w:val="Textodecomentrio"/>
        <w:jc w:val="left"/>
      </w:pPr>
      <w:r>
        <w:rPr>
          <w:rStyle w:val="Refdecomentrio"/>
        </w:rPr>
        <w:annotationRef/>
      </w:r>
      <w:r>
        <w:t>Faz, mas vc deve registrar que incluiu mais um ciclo de confronto (eleições) no que havia sido organizado pela Alonso</w:t>
      </w:r>
    </w:p>
  </w:comment>
  <w:comment w:id="234" w:author="Gustavo Paccelli" w:date="2024-07-31T09:35:00Z" w:initials="GP">
    <w:p w14:paraId="1777CA1D" w14:textId="4408BB76" w:rsidR="00614776" w:rsidRDefault="00614776" w:rsidP="00614776">
      <w:pPr>
        <w:pStyle w:val="Textodecomentrio"/>
        <w:jc w:val="left"/>
      </w:pPr>
      <w:r>
        <w:rPr>
          <w:rStyle w:val="Refdecomentrio"/>
        </w:rPr>
        <w:annotationRef/>
      </w:r>
      <w:r>
        <w:t>Argumento central importante para diferenciar junho dos movimentos pró impeachment de Dilma.</w:t>
      </w:r>
    </w:p>
  </w:comment>
  <w:comment w:id="235" w:author="Gustavo Paccelli" w:date="2024-08-01T15:13:00Z" w:initials="GP">
    <w:p w14:paraId="19E731F2" w14:textId="77777777" w:rsidR="004350E3" w:rsidRDefault="004350E3" w:rsidP="004350E3">
      <w:pPr>
        <w:pStyle w:val="Textodecomentrio"/>
        <w:jc w:val="left"/>
      </w:pPr>
      <w:r>
        <w:rPr>
          <w:rStyle w:val="Refdecomentrio"/>
        </w:rPr>
        <w:annotationRef/>
      </w:r>
      <w:r>
        <w:t>Rever a possibilidade de colcoar o termo Dynamics of contentious no lugar de relações politicas.</w:t>
      </w:r>
    </w:p>
  </w:comment>
  <w:comment w:id="241" w:author="Christiane Jalles de Paula" w:date="2024-08-10T17:36:00Z" w:initials="CJdP">
    <w:p w14:paraId="1562F073" w14:textId="77777777" w:rsidR="00B02392" w:rsidRDefault="00B02392" w:rsidP="00B02392">
      <w:pPr>
        <w:pStyle w:val="Textodecomentrio"/>
        <w:jc w:val="left"/>
      </w:pPr>
      <w:r>
        <w:rPr>
          <w:rStyle w:val="Refdecomentrio"/>
        </w:rPr>
        <w:annotationRef/>
      </w:r>
      <w:r>
        <w:t xml:space="preserve">Fazer relação das siglas usadas e colocar no início da tese. </w:t>
      </w:r>
    </w:p>
  </w:comment>
  <w:comment w:id="242" w:author="Christiane Jalles de Paula" w:date="2024-08-10T17:37:00Z" w:initials="CJdP">
    <w:p w14:paraId="05B47ED8" w14:textId="77777777" w:rsidR="00B02392" w:rsidRDefault="00B02392" w:rsidP="00B02392">
      <w:pPr>
        <w:pStyle w:val="Textodecomentrio"/>
        <w:jc w:val="left"/>
      </w:pPr>
      <w:r>
        <w:rPr>
          <w:rStyle w:val="Refdecomentrio"/>
        </w:rPr>
        <w:annotationRef/>
      </w:r>
      <w:r>
        <w:t>Grifo seu?</w:t>
      </w:r>
    </w:p>
  </w:comment>
  <w:comment w:id="261" w:author="Christiane Jalles de Paula" w:date="2024-08-10T17:40:00Z" w:initials="CJdP">
    <w:p w14:paraId="78647D2E" w14:textId="77777777" w:rsidR="00B02392" w:rsidRDefault="00B02392" w:rsidP="00B02392">
      <w:pPr>
        <w:pStyle w:val="Textodecomentrio"/>
        <w:jc w:val="left"/>
      </w:pPr>
      <w:r>
        <w:rPr>
          <w:rStyle w:val="Refdecomentrio"/>
        </w:rPr>
        <w:annotationRef/>
      </w:r>
      <w:r>
        <w:t>Falta a página</w:t>
      </w:r>
    </w:p>
  </w:comment>
  <w:comment w:id="269" w:author="Christiane Jalles de Paula" w:date="2024-08-10T17:45:00Z" w:initials="CJdP">
    <w:p w14:paraId="6FFDF016" w14:textId="77777777" w:rsidR="000A08D3" w:rsidRDefault="000A08D3" w:rsidP="000A08D3">
      <w:pPr>
        <w:pStyle w:val="Textodecomentrio"/>
        <w:jc w:val="left"/>
      </w:pPr>
      <w:r>
        <w:rPr>
          <w:rStyle w:val="Refdecomentrio"/>
        </w:rPr>
        <w:annotationRef/>
      </w:r>
      <w:r>
        <w:t>Acho exagero isso. Marcou o imaginário da direita brasileira</w:t>
      </w:r>
    </w:p>
  </w:comment>
  <w:comment w:id="270" w:author="Christiane Jalles de Paula" w:date="2024-08-10T17:46:00Z" w:initials="CJdP">
    <w:p w14:paraId="54E48262" w14:textId="77777777" w:rsidR="000A08D3" w:rsidRDefault="000A08D3" w:rsidP="000A08D3">
      <w:pPr>
        <w:pStyle w:val="Textodecomentrio"/>
        <w:jc w:val="left"/>
      </w:pPr>
      <w:r>
        <w:rPr>
          <w:rStyle w:val="Refdecomentrio"/>
        </w:rPr>
        <w:annotationRef/>
      </w:r>
      <w:r>
        <w:t xml:space="preserve">Não era da direita radical. Nem sei se vc pode chamar de direita. Acho que figuras que se opunham ao Pt fica melhor. </w:t>
      </w:r>
    </w:p>
  </w:comment>
  <w:comment w:id="285" w:author="Gustavo Paccelli" w:date="2022-04-06T14:19:00Z" w:initials="GP">
    <w:p w14:paraId="5021117F" w14:textId="73153B55" w:rsidR="00FA15C4" w:rsidRDefault="00FA15C4" w:rsidP="00FA15C4">
      <w:pPr>
        <w:pStyle w:val="Textodecomentrio"/>
        <w:jc w:val="left"/>
      </w:pPr>
      <w:r>
        <w:rPr>
          <w:rStyle w:val="Refdecomentrio"/>
        </w:rPr>
        <w:annotationRef/>
      </w:r>
      <w:r>
        <w:t xml:space="preserve"> De acordo com McAdam et al. (2008), podemos nos referir às abordagens em torno de duas perspectivas sobre os movimentos sociais: as que tratam a respeito de sua emergência e as que tratam sobre o seu desenvolvimento. No primeiro caso, o foco está em torno da raiz da causa dos movimentos sociais elencando suas origens e formação de base. No segundo caso, tratamos do fenômeno sobre o ponto de vista dos diversos processos de aliança e coalizões.</w:t>
      </w:r>
    </w:p>
  </w:comment>
  <w:comment w:id="287" w:author="Gustavo Paccelli" w:date="2022-06-14T15:51:00Z" w:initials="GP">
    <w:p w14:paraId="31F89248" w14:textId="77777777" w:rsidR="00EC47D7" w:rsidRDefault="00FA15C4">
      <w:pPr>
        <w:pStyle w:val="Textodecomentrio"/>
        <w:jc w:val="left"/>
      </w:pPr>
      <w:r>
        <w:rPr>
          <w:rStyle w:val="Refdecomentrio"/>
        </w:rPr>
        <w:annotationRef/>
      </w:r>
      <w:r w:rsidR="00EC47D7">
        <w:t>Esse parágrafo podemos colocar em um segundo momento quando for tratar das influências externas aos protestos. Precisamente, acredito que esse parágrafo possa entrar lá na frente quando for falar de repertórios, frames etc.</w:t>
      </w:r>
    </w:p>
  </w:comment>
  <w:comment w:id="288" w:author="Christiane Jalles de Paula" w:date="2024-08-10T17:52:00Z" w:initials="CJdP">
    <w:p w14:paraId="5C836262" w14:textId="77777777" w:rsidR="0019085E" w:rsidRDefault="0019085E" w:rsidP="0019085E">
      <w:pPr>
        <w:pStyle w:val="Textodecomentrio"/>
        <w:jc w:val="left"/>
      </w:pPr>
      <w:r>
        <w:rPr>
          <w:rStyle w:val="Refdecomentrio"/>
        </w:rPr>
        <w:annotationRef/>
      </w:r>
      <w:r>
        <w:t>Concordo, está fora de lugar</w:t>
      </w:r>
    </w:p>
  </w:comment>
  <w:comment w:id="289" w:author="Gustavo Paccelli" w:date="2023-05-04T15:09:00Z" w:initials="GP">
    <w:p w14:paraId="6842F9A9" w14:textId="5DE38D68" w:rsidR="00A36B4F" w:rsidRDefault="004713B3">
      <w:pPr>
        <w:pStyle w:val="Textodecomentrio"/>
        <w:jc w:val="left"/>
      </w:pPr>
      <w:r>
        <w:rPr>
          <w:rStyle w:val="Refdecomentrio"/>
        </w:rPr>
        <w:annotationRef/>
      </w:r>
      <w:r w:rsidR="00A36B4F">
        <w:t>Rever esses dois parágrafos.</w:t>
      </w:r>
    </w:p>
  </w:comment>
  <w:comment w:id="290" w:author="Gustavo Paccelli" w:date="2023-05-04T15:15:00Z" w:initials="GP">
    <w:p w14:paraId="28250A0A" w14:textId="77777777" w:rsidR="00BD739A" w:rsidRDefault="00BD739A">
      <w:pPr>
        <w:pStyle w:val="Textodecomentrio"/>
        <w:jc w:val="left"/>
      </w:pPr>
      <w:r>
        <w:rPr>
          <w:rStyle w:val="Refdecomentrio"/>
        </w:rPr>
        <w:annotationRef/>
      </w:r>
      <w:r>
        <w:t>Texto alternativo.</w:t>
      </w:r>
    </w:p>
    <w:p w14:paraId="2FFEF482" w14:textId="77777777" w:rsidR="00BD739A" w:rsidRDefault="00BD739A">
      <w:pPr>
        <w:pStyle w:val="Textodecomentrio"/>
        <w:jc w:val="left"/>
      </w:pPr>
    </w:p>
    <w:p w14:paraId="62F6E5A8" w14:textId="77777777" w:rsidR="00BD739A" w:rsidRDefault="00BD739A">
      <w:pPr>
        <w:pStyle w:val="Textodecomentrio"/>
        <w:jc w:val="left"/>
      </w:pPr>
      <w:r>
        <w:t>Compreendo a importância de entender como os movimentos, coletivos e grupos sociais se organizam e mobilizam em momentos de conflito. Concordo com a ideia de que a maneira como essas estruturas são organizadas está diretamente relacionada às narrativas presentes em cada momento político e como elas se conectam com as demandas e organização dos movimentos e coletivos.</w:t>
      </w:r>
    </w:p>
    <w:p w14:paraId="34D55458" w14:textId="77777777" w:rsidR="00BD739A" w:rsidRDefault="00BD739A">
      <w:pPr>
        <w:pStyle w:val="Textodecomentrio"/>
        <w:jc w:val="left"/>
      </w:pPr>
      <w:r>
        <w:t>Além disso, é fundamental analisar os processos de aliança e coalizão que são formados durante esses momentos, pois eles podem ser consensuais ou conflituosos, como se sustentam e quais direções elas tomam. Isso indica, de certa maneira, para onde determinado tipo de conflito se desenvolve. Neste sentido, é necessário, pois, compreender como essas alianças e coalizões se sustentam e quais as direções que elas tomam.</w:t>
      </w:r>
    </w:p>
    <w:p w14:paraId="77118689" w14:textId="77777777" w:rsidR="00BD739A" w:rsidRDefault="00BD739A">
      <w:pPr>
        <w:pStyle w:val="Textodecomentrio"/>
        <w:jc w:val="left"/>
      </w:pPr>
    </w:p>
    <w:p w14:paraId="76633C6A" w14:textId="77777777" w:rsidR="00BD739A" w:rsidRDefault="00BD739A">
      <w:pPr>
        <w:pStyle w:val="Textodecomentrio"/>
        <w:jc w:val="left"/>
      </w:pPr>
      <w:r>
        <w:t>Por fim, é importante considerar os mecanismos externos que procuram disputar espaços e construir sentidos para determinada dinâmica de mobilização. Esses mecanismos podem influenciar significativamente os rumos do conflito e devem ser levados em conta na análise.</w:t>
      </w:r>
    </w:p>
    <w:p w14:paraId="58119815" w14:textId="77777777" w:rsidR="00BD739A" w:rsidRDefault="00BD739A">
      <w:pPr>
        <w:pStyle w:val="Textodecomentrio"/>
        <w:jc w:val="left"/>
      </w:pPr>
    </w:p>
    <w:p w14:paraId="3EA96515" w14:textId="77777777" w:rsidR="00BD739A" w:rsidRDefault="00BD739A">
      <w:pPr>
        <w:pStyle w:val="Textodecomentrio"/>
        <w:jc w:val="left"/>
      </w:pPr>
      <w:r>
        <w:t>Entendo que, a compreensão da organização e mobilização dos movimentos, coletivos e grupos sociais em momentos de conflito é uma tarefa complexa, mas fundamental para entender as dinâmicas sociais e políticas de uma determinada sociedade.</w:t>
      </w:r>
    </w:p>
  </w:comment>
  <w:comment w:id="291" w:author="Christiane Jalles de Paula" w:date="2024-08-10T17:55:00Z" w:initials="CJdP">
    <w:p w14:paraId="38227177" w14:textId="77777777" w:rsidR="0019085E" w:rsidRDefault="0019085E" w:rsidP="0019085E">
      <w:pPr>
        <w:pStyle w:val="Textodecomentrio"/>
        <w:jc w:val="left"/>
      </w:pPr>
      <w:r>
        <w:rPr>
          <w:rStyle w:val="Refdecomentrio"/>
        </w:rPr>
        <w:annotationRef/>
      </w:r>
      <w:r>
        <w:t xml:space="preserve">Acho que não deve substituir por esse. Penso que esse texto deve vir antes desse final. </w:t>
      </w:r>
    </w:p>
    <w:p w14:paraId="614CC8AC" w14:textId="77777777" w:rsidR="0019085E" w:rsidRDefault="0019085E" w:rsidP="0019085E">
      <w:pPr>
        <w:pStyle w:val="Textodecomentrio"/>
        <w:jc w:val="left"/>
      </w:pPr>
      <w:r>
        <w:t>Esses dois últimos parágrafos estão ótimos. Explicam para o seu leitor o que ele encontrará no capitulo.</w:t>
      </w:r>
    </w:p>
  </w:comment>
  <w:comment w:id="293" w:author="Christiane Jalles de Paula" w:date="2024-08-10T19:41:00Z" w:initials="CJdP">
    <w:p w14:paraId="52EE4522" w14:textId="77777777" w:rsidR="002768E7" w:rsidRDefault="002768E7" w:rsidP="002768E7">
      <w:pPr>
        <w:pStyle w:val="Textodecomentrio"/>
        <w:jc w:val="left"/>
      </w:pPr>
      <w:r>
        <w:rPr>
          <w:rStyle w:val="Refdecomentrio"/>
        </w:rPr>
        <w:annotationRef/>
      </w:r>
      <w:r>
        <w:t xml:space="preserve">Acho que esse devia ser o título do capítulo  esse tópico deixar de existir. </w:t>
      </w:r>
    </w:p>
  </w:comment>
  <w:comment w:id="295" w:author="Gustavo Paccelli" w:date="2021-04-20T17:47:00Z" w:initials="GP">
    <w:p w14:paraId="490F34AE" w14:textId="5C34FA4F" w:rsidR="00FA15C4" w:rsidRDefault="00FA15C4" w:rsidP="00FA15C4">
      <w:pPr>
        <w:pStyle w:val="Textodecomentrio"/>
      </w:pPr>
      <w:r>
        <w:rPr>
          <w:rStyle w:val="Refdecomentrio"/>
        </w:rPr>
        <w:annotationRef/>
      </w:r>
      <w:r>
        <w:t>Dynamics Contentious e Contentious Performances</w:t>
      </w:r>
    </w:p>
  </w:comment>
  <w:comment w:id="299" w:author="Gustavo Paccelli" w:date="2021-04-20T17:51:00Z" w:initials="GP">
    <w:p w14:paraId="206FE003" w14:textId="77777777" w:rsidR="00FA15C4" w:rsidRDefault="00FA15C4" w:rsidP="00FA15C4">
      <w:pPr>
        <w:pStyle w:val="Textodecomentrio"/>
      </w:pPr>
      <w:r>
        <w:rPr>
          <w:rStyle w:val="Refdecomentrio"/>
        </w:rPr>
        <w:annotationRef/>
      </w:r>
      <w:r>
        <w:t xml:space="preserve"> Colcoar as referências de Brasílio Sallum, Alberto Tosi Rodrigues, Tatagiba, André Singer, Marcos Nobre, </w:t>
      </w:r>
    </w:p>
  </w:comment>
  <w:comment w:id="300" w:author="Gustavo Paccelli" w:date="2021-04-20T18:08:00Z" w:initials="GP">
    <w:p w14:paraId="7EF18B6F" w14:textId="77777777" w:rsidR="00703DAA" w:rsidRDefault="00FA15C4">
      <w:pPr>
        <w:pStyle w:val="Textodecomentrio"/>
        <w:jc w:val="left"/>
      </w:pPr>
      <w:r>
        <w:rPr>
          <w:rStyle w:val="Refdecomentrio"/>
        </w:rPr>
        <w:annotationRef/>
      </w:r>
      <w:r w:rsidR="00703DAA">
        <w:t>Contentious episodes analysis. In: Mobilization: An International Analýsis</w:t>
      </w:r>
    </w:p>
  </w:comment>
  <w:comment w:id="310" w:author="Gustavo Paccelli" w:date="2022-06-14T15:59:00Z" w:initials="GP">
    <w:p w14:paraId="137F11F2" w14:textId="718FA417" w:rsidR="00FA15C4" w:rsidRDefault="00FA15C4" w:rsidP="00FA15C4">
      <w:pPr>
        <w:pStyle w:val="Textodecomentrio"/>
      </w:pPr>
      <w:r>
        <w:rPr>
          <w:rStyle w:val="Refdecomentrio"/>
        </w:rPr>
        <w:annotationRef/>
      </w:r>
      <w:r>
        <w:t>Parágrafo mais conclusivo. Talvez possa aparecer no final do escrito.</w:t>
      </w:r>
    </w:p>
  </w:comment>
  <w:comment w:id="311" w:author="Christiane Jalles de Paula" w:date="2024-08-10T18:22:00Z" w:initials="CJdP">
    <w:p w14:paraId="2122DE6F" w14:textId="77777777" w:rsidR="002501F9" w:rsidRDefault="002501F9" w:rsidP="002501F9">
      <w:pPr>
        <w:pStyle w:val="Textodecomentrio"/>
        <w:jc w:val="left"/>
      </w:pPr>
      <w:r>
        <w:rPr>
          <w:rStyle w:val="Refdecomentrio"/>
        </w:rPr>
        <w:annotationRef/>
      </w:r>
      <w:r>
        <w:t>Concordo. Fica melhor no fim</w:t>
      </w:r>
    </w:p>
  </w:comment>
  <w:comment w:id="313" w:author="Gustavo Paccelli" w:date="2022-06-20T15:44:00Z" w:initials="GP">
    <w:p w14:paraId="0DEC617C" w14:textId="638F48CA" w:rsidR="00FA15C4" w:rsidRDefault="00FA15C4" w:rsidP="00FA15C4">
      <w:pPr>
        <w:pStyle w:val="Textodecomentrio"/>
        <w:jc w:val="left"/>
      </w:pPr>
      <w:r>
        <w:rPr>
          <w:rStyle w:val="Refdecomentrio"/>
        </w:rPr>
        <w:annotationRef/>
      </w:r>
      <w:r>
        <w:t>Colocar as matérias da Veja sobre o caso PC Farias.</w:t>
      </w:r>
    </w:p>
  </w:comment>
  <w:comment w:id="316" w:author="Gustavo Paccelli" w:date="2023-03-31T15:47:00Z" w:initials="GP">
    <w:p w14:paraId="431C4559" w14:textId="7D184A18" w:rsidR="0022714A" w:rsidRDefault="0022714A">
      <w:pPr>
        <w:pStyle w:val="Textodecomentrio"/>
        <w:jc w:val="left"/>
      </w:pPr>
      <w:r>
        <w:rPr>
          <w:rStyle w:val="Refdecomentrio"/>
        </w:rPr>
        <w:annotationRef/>
      </w:r>
      <w:r>
        <w:t>Rever se essa nota faz sentido enquanto nota ou enquanto texto. Ela tem uma boa reflexão.</w:t>
      </w:r>
    </w:p>
  </w:comment>
  <w:comment w:id="317" w:author="Christiane Jalles de Paula" w:date="2024-08-10T18:44:00Z" w:initials="CJdP">
    <w:p w14:paraId="2D3793D5" w14:textId="77777777" w:rsidR="004174A4" w:rsidRDefault="004174A4" w:rsidP="004174A4">
      <w:pPr>
        <w:pStyle w:val="Textodecomentrio"/>
        <w:jc w:val="left"/>
      </w:pPr>
      <w:r>
        <w:rPr>
          <w:rStyle w:val="Refdecomentrio"/>
        </w:rPr>
        <w:annotationRef/>
      </w:r>
      <w:r>
        <w:t>É texto e deve vir antes desse parágrafo.</w:t>
      </w:r>
    </w:p>
  </w:comment>
  <w:comment w:id="319" w:author="Gustavo Paccelli" w:date="2023-05-25T15:59:00Z" w:initials="GP">
    <w:p w14:paraId="6756AF31" w14:textId="61FEA9CA" w:rsidR="00785815" w:rsidRDefault="00785815">
      <w:pPr>
        <w:pStyle w:val="Textodecomentrio"/>
        <w:jc w:val="left"/>
      </w:pPr>
      <w:r>
        <w:rPr>
          <w:rStyle w:val="Refdecomentrio"/>
        </w:rPr>
        <w:annotationRef/>
      </w:r>
      <w:r>
        <w:t>Retirar essa parte</w:t>
      </w:r>
    </w:p>
  </w:comment>
  <w:comment w:id="320" w:author="Christiane Jalles de Paula" w:date="2024-08-10T18:46:00Z" w:initials="CJdP">
    <w:p w14:paraId="36ADE1E5" w14:textId="77777777" w:rsidR="004174A4" w:rsidRDefault="004174A4" w:rsidP="004174A4">
      <w:pPr>
        <w:pStyle w:val="Textodecomentrio"/>
        <w:jc w:val="left"/>
      </w:pPr>
      <w:r>
        <w:rPr>
          <w:rStyle w:val="Refdecomentrio"/>
        </w:rPr>
        <w:annotationRef/>
      </w:r>
      <w:r>
        <w:t>concordo</w:t>
      </w:r>
    </w:p>
  </w:comment>
  <w:comment w:id="322" w:author="Gustavo Paccelli" w:date="2023-06-21T15:08:00Z" w:initials="GP">
    <w:p w14:paraId="07D0985C" w14:textId="330E7885" w:rsidR="00AC1417" w:rsidRDefault="00AC1417">
      <w:pPr>
        <w:pStyle w:val="Textodecomentrio"/>
        <w:jc w:val="left"/>
      </w:pPr>
      <w:r>
        <w:rPr>
          <w:rStyle w:val="Refdecomentrio"/>
        </w:rPr>
        <w:annotationRef/>
      </w:r>
      <w:r>
        <w:t>Colocar a referência dos estudantes.</w:t>
      </w:r>
    </w:p>
  </w:comment>
  <w:comment w:id="326" w:author="Usuário Convidado" w:date="2023-09-05T15:46:00Z" w:initials="UC">
    <w:p w14:paraId="7923C521" w14:textId="54A1CF0D" w:rsidR="0A554350" w:rsidRDefault="0A554350">
      <w:r>
        <w:t>Não seria a UNE, UBES...ou seja, as entidades estudantis?</w:t>
      </w:r>
      <w:r>
        <w:annotationRef/>
      </w:r>
    </w:p>
  </w:comment>
  <w:comment w:id="327" w:author="Gustavo Paccelli" w:date="2023-07-04T18:56:00Z" w:initials="GP">
    <w:p w14:paraId="7E5DD9F3" w14:textId="77777777" w:rsidR="00D54CC3" w:rsidRDefault="00D54CC3">
      <w:pPr>
        <w:pStyle w:val="Textodecomentrio"/>
        <w:jc w:val="left"/>
      </w:pPr>
      <w:r>
        <w:rPr>
          <w:rStyle w:val="Refdecomentrio"/>
        </w:rPr>
        <w:annotationRef/>
      </w:r>
      <w:r>
        <w:t>Colocar uma nota de rodapé falando do texto do Alberto Tosi sobre a formação desses estudantes e as diferenças de construção de suas identidades ao longo do período até as diretas.</w:t>
      </w:r>
    </w:p>
  </w:comment>
  <w:comment w:id="332" w:author="Usuário Convidado" w:date="2023-09-05T15:49:00Z" w:initials="UC">
    <w:p w14:paraId="0C1FD241" w14:textId="1F48A85F" w:rsidR="0A554350" w:rsidRDefault="0A554350">
      <w:r>
        <w:t>Quem?</w:t>
      </w:r>
      <w:r>
        <w:annotationRef/>
      </w:r>
    </w:p>
  </w:comment>
  <w:comment w:id="341" w:author="Christiane Jalles de Paula" w:date="2024-08-10T18:59:00Z" w:initials="CJdP">
    <w:p w14:paraId="17CE1F12" w14:textId="77777777" w:rsidR="00C0024D" w:rsidRDefault="00C0024D" w:rsidP="00C0024D">
      <w:pPr>
        <w:pStyle w:val="Textodecomentrio"/>
        <w:jc w:val="left"/>
      </w:pPr>
      <w:r>
        <w:rPr>
          <w:rStyle w:val="Refdecomentrio"/>
        </w:rPr>
        <w:annotationRef/>
      </w:r>
      <w:r>
        <w:t>Inserir a página</w:t>
      </w:r>
    </w:p>
  </w:comment>
  <w:comment w:id="349" w:author="Gustavo Paccelli" w:date="2023-05-24T15:05:00Z" w:initials="GP">
    <w:p w14:paraId="569151CC" w14:textId="757E818A" w:rsidR="00B7199F" w:rsidRDefault="00B7199F">
      <w:pPr>
        <w:pStyle w:val="Textodecomentrio"/>
        <w:jc w:val="left"/>
      </w:pPr>
      <w:r>
        <w:rPr>
          <w:rStyle w:val="Refdecomentrio"/>
        </w:rPr>
        <w:annotationRef/>
      </w:r>
      <w:r>
        <w:t>Colocar número no quadro</w:t>
      </w:r>
    </w:p>
  </w:comment>
  <w:comment w:id="351" w:author="Gustavo Paccelli" w:date="2023-08-24T14:52:00Z" w:initials="GP">
    <w:p w14:paraId="6ABC0659" w14:textId="77777777" w:rsidR="002B50AE" w:rsidRDefault="002B50AE">
      <w:pPr>
        <w:pStyle w:val="Textodecomentrio"/>
        <w:jc w:val="left"/>
      </w:pPr>
      <w:r>
        <w:rPr>
          <w:rStyle w:val="Refdecomentrio"/>
        </w:rPr>
        <w:annotationRef/>
      </w:r>
      <w:r>
        <w:t>Acrescentar a referência do alberto tosi</w:t>
      </w:r>
    </w:p>
  </w:comment>
  <w:comment w:id="353" w:author="Gustavo Paccelli" w:date="2023-07-19T13:05:00Z" w:initials="GP">
    <w:p w14:paraId="0AF750EF" w14:textId="26BB35B6" w:rsidR="00922DC4" w:rsidRDefault="00922DC4">
      <w:pPr>
        <w:pStyle w:val="Textodecomentrio"/>
        <w:jc w:val="left"/>
      </w:pPr>
      <w:r>
        <w:rPr>
          <w:rStyle w:val="Refdecomentrio"/>
        </w:rPr>
        <w:annotationRef/>
      </w:r>
      <w:r>
        <w:t xml:space="preserve">Retornando nosso olhar para o MEP é preciso destacar que ele atuou como a principal estrutura de mobilização no período do Fora Collor. </w:t>
      </w:r>
    </w:p>
    <w:p w14:paraId="4CE8A1A3" w14:textId="77777777" w:rsidR="00922DC4" w:rsidRDefault="00922DC4">
      <w:pPr>
        <w:pStyle w:val="Textodecomentrio"/>
        <w:jc w:val="left"/>
      </w:pPr>
      <w:r>
        <w:t>FALAR DOS ESTUDANTES DA UNE E DO PT – ARTIGO DO MASTUSCELLI E O LIVRO DA ANN MISCHE</w:t>
      </w:r>
    </w:p>
    <w:p w14:paraId="138DC8A1" w14:textId="77777777" w:rsidR="00922DC4" w:rsidRDefault="00922DC4">
      <w:pPr>
        <w:pStyle w:val="Textodecomentrio"/>
        <w:jc w:val="left"/>
      </w:pPr>
      <w:r>
        <w:rPr>
          <w:highlight w:val="yellow"/>
        </w:rPr>
        <w:t>MAS O QUE FAZ COM QUE ESSSAS ESTRUTURAS SE CONECTEM DURANTE ESSES MOMENTOS?</w:t>
      </w:r>
      <w:r>
        <w:t xml:space="preserve"> &lt;- Entrar aqui com a questão dos quadros interpretativos e o debate a respeito desse conceito concatenando com ideologia etc.</w:t>
      </w:r>
    </w:p>
    <w:p w14:paraId="415676DF" w14:textId="77777777" w:rsidR="00922DC4" w:rsidRDefault="00922DC4">
      <w:pPr>
        <w:pStyle w:val="Textodecomentrio"/>
        <w:jc w:val="left"/>
      </w:pPr>
    </w:p>
    <w:p w14:paraId="2D1B0D33" w14:textId="77777777" w:rsidR="00922DC4" w:rsidRDefault="00922DC4">
      <w:pPr>
        <w:pStyle w:val="Textodecomentrio"/>
        <w:jc w:val="left"/>
      </w:pPr>
    </w:p>
    <w:p w14:paraId="01D61C3F" w14:textId="77777777" w:rsidR="00922DC4" w:rsidRDefault="00922DC4">
      <w:pPr>
        <w:pStyle w:val="Textodecomentrio"/>
        <w:jc w:val="left"/>
      </w:pPr>
      <w:r>
        <w:t xml:space="preserve">Ao tratar sobre as manifestações no período do Fora Collor, a literatura especializada sempre trouxe o protagonismo juvenil e, principalmente, estudantil como o principal elemento na construção e engajamento nas manifestações. O que a literatura especializada sempre esteve preocupada foi em mostrar como os estudantes organizaram e se engajaram em torno das manifestações pró impeachment de Collor e seu aspecto de novidade frente às diversas formas de organização e engajamento na sociedade brasileira. De certa maneira, ao apontar para a questão da juventude e os estudantes como catalisadores das manifestações e colocar o crédito em suas formas organizativas, os diversos autores esqueceram-se de trazer à tona as principais formas de organização desses estudantes e como eles construíram uma estrutura de mobilização importante nesses momentos. </w:t>
      </w:r>
    </w:p>
    <w:p w14:paraId="0E0651A4" w14:textId="77777777" w:rsidR="00922DC4" w:rsidRDefault="00922DC4">
      <w:pPr>
        <w:pStyle w:val="Textodecomentrio"/>
        <w:jc w:val="left"/>
      </w:pPr>
      <w:r>
        <w:t>Isto é, algumas estruturas que dizem respeito a forma como os jovens vão se mobilizar, juntamente com a formação das diversas formas de ação que são atravessadas pelas temáticas as quais essa categoria está envolvida. Em certo sentido, ao produzir momentos de grandes manifestações os jovens podem ser portadores de determinada dinâmica, assim como elementos adjacentes ao acontecimento dos ciclos de protestos. A principal questão é de que maneira esses eventos se tornam grandiosos tendo no interior das estruturas de mobilização os jovens como um ator importante.</w:t>
      </w:r>
    </w:p>
    <w:p w14:paraId="2937A2B4" w14:textId="77777777" w:rsidR="00922DC4" w:rsidRDefault="00922DC4">
      <w:pPr>
        <w:pStyle w:val="Textodecomentrio"/>
        <w:jc w:val="left"/>
      </w:pPr>
      <w:r>
        <w:t xml:space="preserve">Neste sentido, quais foram os </w:t>
      </w:r>
      <w:r>
        <w:rPr>
          <w:i/>
          <w:iCs/>
        </w:rPr>
        <w:t>veículos coletivos</w:t>
      </w:r>
      <w:r>
        <w:t xml:space="preserve"> por meio dos quais os jovens se mobilizam nesses momentos?</w:t>
      </w:r>
    </w:p>
  </w:comment>
  <w:comment w:id="354" w:author="Christiane Jalles de Paula" w:date="2024-08-10T19:04:00Z" w:initials="CJdP">
    <w:p w14:paraId="30331C00" w14:textId="77777777" w:rsidR="00C0024D" w:rsidRDefault="00C0024D" w:rsidP="00C0024D">
      <w:pPr>
        <w:pStyle w:val="Textodecomentrio"/>
        <w:jc w:val="left"/>
      </w:pPr>
      <w:r>
        <w:rPr>
          <w:rStyle w:val="Refdecomentrio"/>
        </w:rPr>
        <w:annotationRef/>
      </w:r>
      <w:r>
        <w:t>?</w:t>
      </w:r>
    </w:p>
  </w:comment>
  <w:comment w:id="356" w:author="Christiane Jalles de Paula" w:date="2024-08-10T19:40:00Z" w:initials="CJdP">
    <w:p w14:paraId="6120FCC2" w14:textId="77777777" w:rsidR="002768E7" w:rsidRDefault="002768E7" w:rsidP="002768E7">
      <w:pPr>
        <w:pStyle w:val="Textodecomentrio"/>
        <w:jc w:val="left"/>
      </w:pPr>
      <w:r>
        <w:rPr>
          <w:rStyle w:val="Refdecomentrio"/>
        </w:rPr>
        <w:annotationRef/>
      </w:r>
      <w:r>
        <w:t>Acho que esse tópico deve vir antes do Fora Collor. Seria o 3.1</w:t>
      </w:r>
    </w:p>
  </w:comment>
  <w:comment w:id="368" w:author="Christiane Jalles de Paula" w:date="2024-08-10T19:10:00Z" w:initials="CJdP">
    <w:p w14:paraId="395FDDFE" w14:textId="242B7790" w:rsidR="00C258EB" w:rsidRDefault="00C258EB" w:rsidP="00C258EB">
      <w:pPr>
        <w:pStyle w:val="Textodecomentrio"/>
        <w:jc w:val="left"/>
      </w:pPr>
      <w:r>
        <w:rPr>
          <w:rStyle w:val="Refdecomentrio"/>
        </w:rPr>
        <w:annotationRef/>
      </w:r>
      <w:r>
        <w:t>?</w:t>
      </w:r>
    </w:p>
  </w:comment>
  <w:comment w:id="369" w:author="Gustavo Paccelli" w:date="2021-04-19T22:05:00Z" w:initials="GP">
    <w:p w14:paraId="3C49EF6F" w14:textId="3CD9DEA1" w:rsidR="00B32897" w:rsidRDefault="00B32897" w:rsidP="00B32897">
      <w:pPr>
        <w:pStyle w:val="Textodecomentrio"/>
      </w:pPr>
      <w:r>
        <w:rPr>
          <w:rStyle w:val="Refdecomentrio"/>
        </w:rPr>
        <w:annotationRef/>
      </w:r>
      <w:r>
        <w:t>Esse parágrafo parece uma conclusão. Averiguar a posição dele no decorrer do texto.</w:t>
      </w:r>
    </w:p>
  </w:comment>
  <w:comment w:id="370" w:author="Christiane Jalles de Paula" w:date="2024-08-10T19:23:00Z" w:initials="CJdP">
    <w:p w14:paraId="28FDFA48" w14:textId="77777777" w:rsidR="007100F2" w:rsidRDefault="007100F2" w:rsidP="007100F2">
      <w:pPr>
        <w:pStyle w:val="Textodecomentrio"/>
        <w:jc w:val="left"/>
      </w:pPr>
      <w:r>
        <w:rPr>
          <w:rStyle w:val="Refdecomentrio"/>
        </w:rPr>
        <w:annotationRef/>
      </w:r>
      <w:r>
        <w:t xml:space="preserve">É o jovem ou as instituições de representação juvenil? Acho tão genérico e essencialista falar o jovem.  </w:t>
      </w:r>
    </w:p>
  </w:comment>
  <w:comment w:id="375" w:author="Gustavo Paccelli" w:date="2021-04-20T17:54:00Z" w:initials="GP">
    <w:p w14:paraId="7B7336F5" w14:textId="15CE4CD0" w:rsidR="00B32897" w:rsidRDefault="00B32897" w:rsidP="00B32897">
      <w:pPr>
        <w:pStyle w:val="Textodecomentrio"/>
      </w:pPr>
      <w:r>
        <w:rPr>
          <w:rStyle w:val="Refdecomentrio"/>
        </w:rPr>
        <w:annotationRef/>
      </w:r>
      <w:r>
        <w:t>Acrescentar artigo recente que trabalha sobre coletivos na que tem na Revista simbiótica.</w:t>
      </w:r>
    </w:p>
    <w:p w14:paraId="0E1059B5" w14:textId="77777777" w:rsidR="00B32897" w:rsidRDefault="00B32897" w:rsidP="00B32897">
      <w:pPr>
        <w:pStyle w:val="Textodecomentrio"/>
      </w:pPr>
      <w:r>
        <w:t>Olhar os artigos produzidos pelo Marcelo Kunrath no GPACE para trabalhar mais essa questão dos coletivos. Colocar mais carne aqui e respaldo bibliográfico.</w:t>
      </w:r>
    </w:p>
  </w:comment>
  <w:comment w:id="376" w:author="Christiane Jalles de Paula" w:date="2024-08-10T19:25:00Z" w:initials="CJdP">
    <w:p w14:paraId="0BF6D467" w14:textId="77777777" w:rsidR="007100F2" w:rsidRDefault="007100F2" w:rsidP="007100F2">
      <w:pPr>
        <w:pStyle w:val="Textodecomentrio"/>
        <w:jc w:val="left"/>
      </w:pPr>
      <w:r>
        <w:rPr>
          <w:rStyle w:val="Refdecomentrio"/>
        </w:rPr>
        <w:annotationRef/>
      </w:r>
      <w:r>
        <w:t>Não precisa disso. Abre uma nota e referencia essa bibliografia. Para saber mais sobre os coletivos ver: fulanos e sicranos.</w:t>
      </w:r>
    </w:p>
  </w:comment>
  <w:comment w:id="377" w:author="Gustavo Paccelli" w:date="2020-09-10T00:28:00Z" w:initials="GP">
    <w:p w14:paraId="244E1C3E" w14:textId="07FD6C21" w:rsidR="00B32897" w:rsidRDefault="00B32897" w:rsidP="00B32897">
      <w:pPr>
        <w:pStyle w:val="Textodecomentrio"/>
      </w:pPr>
      <w:r>
        <w:rPr>
          <w:rStyle w:val="Refdecomentrio"/>
        </w:rPr>
        <w:annotationRef/>
      </w:r>
      <w:r>
        <w:t>Lembrar a questão do Castells em Comunication Power e Redes de Indignação e Esperança. A referências à questão da cultura está principalmente nos escritos de Melucci.</w:t>
      </w:r>
    </w:p>
  </w:comment>
  <w:comment w:id="380" w:author="Christiane Jalles de Paula" w:date="2024-08-10T19:29:00Z" w:initials="CJdP">
    <w:p w14:paraId="77E2CC92" w14:textId="77777777" w:rsidR="006431E7" w:rsidRDefault="006431E7" w:rsidP="006431E7">
      <w:pPr>
        <w:pStyle w:val="Textodecomentrio"/>
        <w:jc w:val="left"/>
      </w:pPr>
      <w:r>
        <w:rPr>
          <w:rStyle w:val="Refdecomentrio"/>
        </w:rPr>
        <w:annotationRef/>
      </w:r>
      <w:r>
        <w:t>Não entendi a relação dessa frase com o restante do parágrafo</w:t>
      </w:r>
    </w:p>
  </w:comment>
  <w:comment w:id="382" w:author="Gustavo Paccelli" w:date="2021-04-20T16:40:00Z" w:initials="GP">
    <w:p w14:paraId="639E45CC" w14:textId="4D0A0A0C" w:rsidR="00B32897" w:rsidRDefault="00B32897" w:rsidP="00B32897">
      <w:pPr>
        <w:pStyle w:val="Textodecomentrio"/>
      </w:pPr>
      <w:r>
        <w:rPr>
          <w:rStyle w:val="Refdecomentrio"/>
        </w:rPr>
        <w:annotationRef/>
      </w:r>
      <w:r>
        <w:t>Averiguar esse parágrafo e sua conexão com o próximo. Está confuso.</w:t>
      </w:r>
    </w:p>
  </w:comment>
  <w:comment w:id="383" w:author="Christiane Jalles de Paula" w:date="2024-08-10T19:31:00Z" w:initials="CJdP">
    <w:p w14:paraId="02AB8D82" w14:textId="77777777" w:rsidR="006431E7" w:rsidRDefault="006431E7" w:rsidP="006431E7">
      <w:pPr>
        <w:pStyle w:val="Textodecomentrio"/>
        <w:jc w:val="left"/>
      </w:pPr>
      <w:r>
        <w:rPr>
          <w:rStyle w:val="Refdecomentrio"/>
        </w:rPr>
        <w:annotationRef/>
      </w:r>
      <w:r>
        <w:t>É um mesmo parágrafo.</w:t>
      </w:r>
    </w:p>
  </w:comment>
  <w:comment w:id="385" w:author="Christiane Jalles de Paula" w:date="2024-08-10T19:33:00Z" w:initials="CJdP">
    <w:p w14:paraId="4B79F65E" w14:textId="77777777" w:rsidR="006431E7" w:rsidRDefault="006431E7" w:rsidP="006431E7">
      <w:pPr>
        <w:pStyle w:val="Textodecomentrio"/>
        <w:jc w:val="left"/>
      </w:pPr>
      <w:r>
        <w:rPr>
          <w:rStyle w:val="Refdecomentrio"/>
        </w:rPr>
        <w:annotationRef/>
      </w:r>
      <w:r>
        <w:t xml:space="preserve">Acho que essa nota deve vir para o corpo do texto. </w:t>
      </w:r>
    </w:p>
  </w:comment>
  <w:comment w:id="386" w:author="Gustavo Paccelli" w:date="2021-04-20T17:26:00Z" w:initials="GP">
    <w:p w14:paraId="49E883B1" w14:textId="7B440C2E" w:rsidR="00B32897" w:rsidRDefault="00B32897" w:rsidP="00B32897">
      <w:pPr>
        <w:pStyle w:val="Textodecomentrio"/>
      </w:pPr>
      <w:r>
        <w:rPr>
          <w:rStyle w:val="Refdecomentrio"/>
        </w:rPr>
        <w:annotationRef/>
      </w:r>
      <w:r>
        <w:t>Não acabei por aqui. Acrescentar mais discussão a respeito dos coletivos e formas mais recentes sobre os movimentos conservadores. Trabalhar a dicotomia movimento-partido e partido-movimento de Boaventura de Souza Santos. Ver livro Demodiversidade</w:t>
      </w:r>
    </w:p>
    <w:p w14:paraId="7810FC4F" w14:textId="77777777" w:rsidR="00B32897" w:rsidRDefault="00B32897" w:rsidP="00B32897">
      <w:pPr>
        <w:pStyle w:val="Textodecomentrio"/>
      </w:pPr>
      <w:r>
        <w:t>Procurar bibliografia recente que sustente o argumento dos jovens conservadores na política.</w:t>
      </w:r>
    </w:p>
  </w:comment>
  <w:comment w:id="387" w:author="Gustavo Paccelli" w:date="2021-04-20T17:06:00Z" w:initials="GP">
    <w:p w14:paraId="3EAC48D4" w14:textId="77777777" w:rsidR="00B32897" w:rsidRDefault="00B32897" w:rsidP="00B32897">
      <w:pPr>
        <w:pStyle w:val="Textodecomentrio"/>
      </w:pPr>
      <w:r>
        <w:rPr>
          <w:rStyle w:val="Refdecomentrio"/>
        </w:rPr>
        <w:annotationRef/>
      </w:r>
      <w:r>
        <w:t>Esses dois pontos organizar melhor depois.</w:t>
      </w:r>
    </w:p>
  </w:comment>
  <w:comment w:id="388" w:author="Christiane Jalles de Paula" w:date="2024-08-10T19:36:00Z" w:initials="CJdP">
    <w:p w14:paraId="4D7A7267" w14:textId="77777777" w:rsidR="002768E7" w:rsidRDefault="006431E7" w:rsidP="002768E7">
      <w:pPr>
        <w:pStyle w:val="Textodecomentrio"/>
        <w:jc w:val="left"/>
      </w:pPr>
      <w:r>
        <w:rPr>
          <w:rStyle w:val="Refdecomentrio"/>
        </w:rPr>
        <w:annotationRef/>
      </w:r>
      <w:r w:rsidR="002768E7">
        <w:t>Acho que esse parágrafo do impeachment deve compor o próximo tópico.</w:t>
      </w:r>
    </w:p>
  </w:comment>
  <w:comment w:id="389" w:author="Christiane Jalles de Paula" w:date="2024-08-10T19:38:00Z" w:initials="CJdP">
    <w:p w14:paraId="0F47A260" w14:textId="7B5B95EF" w:rsidR="006431E7" w:rsidRDefault="006431E7" w:rsidP="006431E7">
      <w:pPr>
        <w:pStyle w:val="Textodecomentrio"/>
        <w:jc w:val="left"/>
      </w:pPr>
      <w:r>
        <w:rPr>
          <w:rStyle w:val="Refdecomentrio"/>
        </w:rPr>
        <w:annotationRef/>
      </w:r>
      <w:r>
        <w:t>Acho que a mídia como estrutura de mobilização não foi efetivamente trabalhada por você. Se concorda comigo, sugiro que assinale isso numa nota aqui e complete a nota com esse parágrafo.</w:t>
      </w:r>
    </w:p>
  </w:comment>
  <w:comment w:id="393" w:author="Gustavo Paccelli" w:date="2023-07-20T08:50:00Z" w:initials="GP">
    <w:p w14:paraId="05C0B319" w14:textId="55400B77" w:rsidR="00171130" w:rsidRDefault="00171130">
      <w:pPr>
        <w:pStyle w:val="Textodecomentrio"/>
        <w:jc w:val="left"/>
      </w:pPr>
      <w:r>
        <w:rPr>
          <w:rStyle w:val="Refdecomentrio"/>
        </w:rPr>
        <w:annotationRef/>
      </w:r>
      <w:r>
        <w:t>Colocar as demais referências aqui não só do SINGER, mas do pochmann, etc.</w:t>
      </w:r>
    </w:p>
  </w:comment>
  <w:comment w:id="394" w:author="Christiane Jalles de Paula" w:date="2024-08-10T19:47:00Z" w:initials="CJdP">
    <w:p w14:paraId="4C7CD8EB" w14:textId="77777777" w:rsidR="002768E7" w:rsidRDefault="002768E7" w:rsidP="002768E7">
      <w:pPr>
        <w:pStyle w:val="Textodecomentrio"/>
        <w:jc w:val="left"/>
      </w:pPr>
      <w:r>
        <w:rPr>
          <w:rStyle w:val="Refdecomentrio"/>
        </w:rPr>
        <w:annotationRef/>
      </w:r>
      <w:r>
        <w:t>resolver</w:t>
      </w:r>
    </w:p>
  </w:comment>
  <w:comment w:id="396" w:author="Gustavo Paccelli" w:date="2023-08-24T09:42:00Z" w:initials="GP">
    <w:p w14:paraId="6D679C5B" w14:textId="1EF632DD" w:rsidR="000A78E6" w:rsidRDefault="000A78E6">
      <w:pPr>
        <w:pStyle w:val="Textodecomentrio"/>
        <w:jc w:val="left"/>
      </w:pPr>
      <w:r>
        <w:rPr>
          <w:rStyle w:val="Refdecomentrio"/>
        </w:rPr>
        <w:annotationRef/>
      </w:r>
      <w:r>
        <w:t>Acrescentar na nota de rodapé o debate da Angela alonso no seu último livro sobre essa questãod a moralidade.</w:t>
      </w:r>
    </w:p>
  </w:comment>
  <w:comment w:id="397" w:author="Christiane Jalles de Paula" w:date="2024-08-10T19:47:00Z" w:initials="CJdP">
    <w:p w14:paraId="198470FC" w14:textId="77777777" w:rsidR="002768E7" w:rsidRDefault="002768E7" w:rsidP="002768E7">
      <w:pPr>
        <w:pStyle w:val="Textodecomentrio"/>
        <w:jc w:val="left"/>
      </w:pPr>
      <w:r>
        <w:rPr>
          <w:rStyle w:val="Refdecomentrio"/>
        </w:rPr>
        <w:annotationRef/>
      </w:r>
      <w:r>
        <w:t>resolver</w:t>
      </w:r>
    </w:p>
  </w:comment>
  <w:comment w:id="398" w:author="Gustavo Paccelli" w:date="2023-07-20T09:02:00Z" w:initials="GP">
    <w:p w14:paraId="10055A93" w14:textId="3C96A654" w:rsidR="004405FE" w:rsidRDefault="004405FE">
      <w:pPr>
        <w:pStyle w:val="Textodecomentrio"/>
        <w:jc w:val="left"/>
      </w:pPr>
      <w:r>
        <w:rPr>
          <w:rStyle w:val="Refdecomentrio"/>
        </w:rPr>
        <w:annotationRef/>
      </w:r>
      <w:r>
        <w:t>Colocar pesquisa do datafolha sobre popularidade presidencial.</w:t>
      </w:r>
    </w:p>
  </w:comment>
  <w:comment w:id="404" w:author="Gustavo Paccelli" w:date="2023-08-24T09:47:00Z" w:initials="GP">
    <w:p w14:paraId="11599C80" w14:textId="77777777" w:rsidR="00CD5260" w:rsidRDefault="00362956">
      <w:pPr>
        <w:pStyle w:val="Textodecomentrio"/>
        <w:jc w:val="left"/>
      </w:pPr>
      <w:r>
        <w:rPr>
          <w:rStyle w:val="Refdecomentrio"/>
        </w:rPr>
        <w:annotationRef/>
      </w:r>
      <w:r w:rsidR="00CD5260">
        <w:t xml:space="preserve">Não sei se aqui cabe colocar um adendo sobre a questão do tocqueville sobre as demandas ascendentes. Neste sentido, entender que as pessoas não reivindicam somente pelo fato de que querem mais, mas, sobretudo, a partir da ideia de que aquele modelo de desenvolvimento já não se encaixa nos anseios sociais. Há uma espécie de desencaixe, ou deslocamento das exigências e necessidades da população que se manifestam de diversas maneiras e as quais o sistema, de alguma forma, tenta posteiormente contornar. </w:t>
      </w:r>
    </w:p>
  </w:comment>
  <w:comment w:id="405" w:author="Christiane Jalles de Paula" w:date="2024-08-10T19:48:00Z" w:initials="CJdP">
    <w:p w14:paraId="478B0E83" w14:textId="77777777" w:rsidR="002768E7" w:rsidRDefault="002768E7" w:rsidP="002768E7">
      <w:pPr>
        <w:pStyle w:val="Textodecomentrio"/>
        <w:jc w:val="left"/>
      </w:pPr>
      <w:r>
        <w:rPr>
          <w:rStyle w:val="Refdecomentrio"/>
        </w:rPr>
        <w:annotationRef/>
      </w:r>
      <w:r>
        <w:t>Resolver. Acho interessante incluir, mas só se tiver isso a mão.</w:t>
      </w:r>
    </w:p>
  </w:comment>
  <w:comment w:id="406" w:author="Gustavo Paccelli" w:date="2023-07-28T09:19:00Z" w:initials="GP">
    <w:p w14:paraId="0646CC1F" w14:textId="074933AB" w:rsidR="00F07282" w:rsidRDefault="00F07282">
      <w:pPr>
        <w:pStyle w:val="Textodecomentrio"/>
        <w:jc w:val="left"/>
      </w:pPr>
      <w:r>
        <w:rPr>
          <w:rStyle w:val="Refdecomentrio"/>
        </w:rPr>
        <w:annotationRef/>
      </w:r>
      <w:r>
        <w:t>Colocar uma referência no rodapé sobre isso</w:t>
      </w:r>
    </w:p>
  </w:comment>
  <w:comment w:id="407" w:author="Gustavo Paccelli" w:date="2023-08-23T14:31:00Z" w:initials="GP">
    <w:p w14:paraId="325F9335" w14:textId="77777777" w:rsidR="0068373F" w:rsidRDefault="0068373F">
      <w:pPr>
        <w:pStyle w:val="Textodecomentrio"/>
        <w:jc w:val="left"/>
      </w:pPr>
      <w:r>
        <w:rPr>
          <w:rStyle w:val="Refdecomentrio"/>
        </w:rPr>
        <w:annotationRef/>
      </w:r>
      <w:r>
        <w:t>Trabalho do Pochmann, Ruy Braga, Marcelo Neri, etc.</w:t>
      </w:r>
    </w:p>
  </w:comment>
  <w:comment w:id="409" w:author="Gustavo Paccelli" w:date="2023-08-10T16:23:00Z" w:initials="GP">
    <w:p w14:paraId="2E1B0722" w14:textId="437F4419" w:rsidR="00374510" w:rsidRDefault="00374510">
      <w:pPr>
        <w:pStyle w:val="Textodecomentrio"/>
        <w:jc w:val="left"/>
      </w:pPr>
      <w:r>
        <w:rPr>
          <w:rStyle w:val="Refdecomentrio"/>
        </w:rPr>
        <w:annotationRef/>
      </w:r>
      <w:r>
        <w:t>Colocar uma nota sobre esse termo com as considerações da Maria da Glória e a consequente crítica da Olívia Perez</w:t>
      </w:r>
    </w:p>
  </w:comment>
  <w:comment w:id="410" w:author="Christiane Jalles de Paula" w:date="2024-08-10T20:19:00Z" w:initials="CJdP">
    <w:p w14:paraId="385D60B5" w14:textId="77777777" w:rsidR="00C149AC" w:rsidRDefault="00C149AC" w:rsidP="00C149AC">
      <w:pPr>
        <w:pStyle w:val="Textodecomentrio"/>
        <w:jc w:val="left"/>
      </w:pPr>
      <w:r>
        <w:rPr>
          <w:rStyle w:val="Refdecomentrio"/>
        </w:rPr>
        <w:annotationRef/>
      </w:r>
      <w:r>
        <w:t>resolver</w:t>
      </w:r>
    </w:p>
  </w:comment>
  <w:comment w:id="411" w:author="Gustavo Paccelli" w:date="2023-07-28T11:19:00Z" w:initials="GP">
    <w:p w14:paraId="47A892CA" w14:textId="3B9356F2" w:rsidR="004829B8" w:rsidRDefault="004829B8" w:rsidP="004829B8">
      <w:pPr>
        <w:pStyle w:val="Textodecomentrio"/>
        <w:jc w:val="left"/>
      </w:pPr>
      <w:r>
        <w:rPr>
          <w:rStyle w:val="Refdecomentrio"/>
        </w:rPr>
        <w:annotationRef/>
      </w:r>
      <w:r>
        <w:t>Continuar com essa discussão apresentando a discussão principal e os caminhos que esse tipo de definição tomou.</w:t>
      </w:r>
    </w:p>
  </w:comment>
  <w:comment w:id="412" w:author="Gustavo Paccelli" w:date="2023-08-03T16:11:00Z" w:initials="GP">
    <w:p w14:paraId="76D8C09D" w14:textId="77777777" w:rsidR="005E12F2" w:rsidRDefault="005E12F2">
      <w:pPr>
        <w:pStyle w:val="Textodecomentrio"/>
        <w:jc w:val="left"/>
      </w:pPr>
      <w:r>
        <w:rPr>
          <w:rStyle w:val="Refdecomentrio"/>
        </w:rPr>
        <w:annotationRef/>
      </w:r>
      <w:r>
        <w:t>Rever essa parte e como eu conjugo a ideia de novo, novíssimos etc. Existe uma crítica boa a ideia de novíssimos movimentos sociais sobretudo pelo fato de que utiliza-se da ideia de que a internet viria a modificar substancialemnte a forma de ativismo dos movimentos sociais. Entendo que a internet funcione como estrtágia de mobilização e dentro da ideia de estruturas de mobilização ela é uma instrumento importante, uma estrutura material a ser levada em conta na disputa por narrativas dentro dos chamados "enquadramentos sociais" (frames).</w:t>
      </w:r>
    </w:p>
  </w:comment>
  <w:comment w:id="413" w:author="Gustavo Paccelli" w:date="2023-08-02T14:33:00Z" w:initials="GP">
    <w:p w14:paraId="192CF885" w14:textId="5190BE6F" w:rsidR="00AD077B" w:rsidRDefault="00AD077B">
      <w:pPr>
        <w:pStyle w:val="Textodecomentrio"/>
        <w:jc w:val="left"/>
      </w:pPr>
      <w:r>
        <w:rPr>
          <w:rStyle w:val="Refdecomentrio"/>
        </w:rPr>
        <w:annotationRef/>
      </w:r>
      <w:r>
        <w:t>Colocar texto Nancy Fraser sobre a redistribuição e reconhecimento.</w:t>
      </w:r>
    </w:p>
  </w:comment>
  <w:comment w:id="414" w:author="Gustavo Paccelli" w:date="2023-07-31T10:11:00Z" w:initials="GP">
    <w:p w14:paraId="11F6A658" w14:textId="4C5D2C42" w:rsidR="005710F7" w:rsidRDefault="005710F7">
      <w:pPr>
        <w:pStyle w:val="Textodecomentrio"/>
        <w:jc w:val="left"/>
      </w:pPr>
      <w:r>
        <w:rPr>
          <w:rStyle w:val="Refdecomentrio"/>
        </w:rPr>
        <w:annotationRef/>
      </w:r>
      <w:r>
        <w:t xml:space="preserve">Colocar algumas referências do campo. Débora rezende, monika Dowbor, etc. Sobretudo falando a respeito da institucionalização dos movimentos sociais no Brasil. </w:t>
      </w:r>
    </w:p>
  </w:comment>
  <w:comment w:id="415" w:author="Gustavo Paccelli" w:date="2023-08-02T10:41:00Z" w:initials="GP">
    <w:p w14:paraId="5C6D1A54" w14:textId="77777777" w:rsidR="00B531D2" w:rsidRDefault="00523BD7">
      <w:pPr>
        <w:pStyle w:val="Textodecomentrio"/>
        <w:jc w:val="left"/>
      </w:pPr>
      <w:r>
        <w:rPr>
          <w:rStyle w:val="Refdecomentrio"/>
        </w:rPr>
        <w:annotationRef/>
      </w:r>
      <w:r w:rsidR="00B531D2">
        <w:t xml:space="preserve">Colocar o debate implicado pelo Rodrigo Nunes em Nem vertical e Nem horizontal. Não sei se cabe aqui, até porque ele está propondo uma outra discussão sobre a organização política e, sobretudo, uma crítica às questões ligadas ao autonomismo, descentralização e a horizontalidade. Para o Rodrigo Nunes propor uma nova forma de organização política em termos de ecologia diferentemente de grande parte das alternativas e formas históricas. Não sei se ele vai de encontro com a minha discussão: a de que em momentos contingentes aquilo que venho mobilizar enquanto estrutura de mobilização e as formas de protesto têm impacto relevante na manutenção e propagação de grandes mobilizações. Isso unindo não só estratégias de organização e ideologias, mas sobretudo, os enquadramentos, narrativas e símbolos. </w:t>
      </w:r>
    </w:p>
  </w:comment>
  <w:comment w:id="420" w:author="Gustavo Paccelli" w:date="2023-09-29T14:55:00Z" w:initials="GP">
    <w:p w14:paraId="27591C16" w14:textId="77777777" w:rsidR="0016290E" w:rsidRDefault="001B16B1" w:rsidP="004246A8">
      <w:pPr>
        <w:pStyle w:val="Textodecomentrio"/>
        <w:jc w:val="left"/>
      </w:pPr>
      <w:r>
        <w:rPr>
          <w:rStyle w:val="Refdecomentrio"/>
        </w:rPr>
        <w:annotationRef/>
      </w:r>
      <w:r w:rsidR="0016290E">
        <w:t>Rever esse trecho e reconfigurar ele adicionando o quadro que eu montei no caderno.</w:t>
      </w:r>
    </w:p>
  </w:comment>
  <w:comment w:id="421" w:author="Gustavo Paccelli" w:date="2023-10-18T14:43:00Z" w:initials="GP">
    <w:p w14:paraId="09DB6DCD" w14:textId="77777777" w:rsidR="009E76B0" w:rsidRDefault="009E76B0" w:rsidP="00154D02">
      <w:pPr>
        <w:pStyle w:val="Textodecomentrio"/>
        <w:jc w:val="left"/>
      </w:pPr>
      <w:r>
        <w:rPr>
          <w:rStyle w:val="Refdecomentrio"/>
        </w:rPr>
        <w:annotationRef/>
      </w:r>
      <w:r>
        <w:t>Rever esse conceito na literatura e colocar ele no devido lugar. Ou então reconfigurar essa escrita em termos de encaixar de forma mais contundente o que junho de 2013 pôde ter representado enquanto um contexto de oportunidades políticas.</w:t>
      </w:r>
    </w:p>
  </w:comment>
  <w:comment w:id="422" w:author="Christiane Jalles de Paula" w:date="2024-08-10T20:29:00Z" w:initials="CJdP">
    <w:p w14:paraId="439F50D7" w14:textId="77777777" w:rsidR="00BE1E29" w:rsidRDefault="00BE1E29" w:rsidP="00BE1E29">
      <w:pPr>
        <w:pStyle w:val="Textodecomentrio"/>
        <w:jc w:val="left"/>
      </w:pPr>
      <w:r>
        <w:rPr>
          <w:rStyle w:val="Refdecomentrio"/>
        </w:rPr>
        <w:annotationRef/>
      </w:r>
      <w:r>
        <w:t>Gustavo vc fez isso no capitulo anterior. Acho que deveria excluir essa frase.</w:t>
      </w:r>
    </w:p>
  </w:comment>
  <w:comment w:id="427" w:author="Gustavo Paccelli" w:date="2023-09-29T15:04:00Z" w:initials="GP">
    <w:p w14:paraId="4634E6E2" w14:textId="5CB9EC3B" w:rsidR="000D7D39" w:rsidRDefault="000D7D39" w:rsidP="00181025">
      <w:pPr>
        <w:pStyle w:val="Textodecomentrio"/>
        <w:jc w:val="left"/>
      </w:pPr>
      <w:r>
        <w:rPr>
          <w:rStyle w:val="Refdecomentrio"/>
        </w:rPr>
        <w:annotationRef/>
      </w:r>
      <w:r>
        <w:t>Colcoar um link de notícia com o número de manifestantes.</w:t>
      </w:r>
    </w:p>
  </w:comment>
  <w:comment w:id="430" w:author="Gustavo Paccelli" w:date="2023-09-29T15:08:00Z" w:initials="GP">
    <w:p w14:paraId="7CDF130B" w14:textId="77777777" w:rsidR="00CF7894" w:rsidRDefault="007932DD" w:rsidP="001C3B74">
      <w:pPr>
        <w:pStyle w:val="Textodecomentrio"/>
        <w:jc w:val="left"/>
      </w:pPr>
      <w:r>
        <w:rPr>
          <w:rStyle w:val="Refdecomentrio"/>
        </w:rPr>
        <w:annotationRef/>
      </w:r>
      <w:r w:rsidR="00CF7894">
        <w:t>Adicionar referências do campo aqui. Sobre o tema dos serviços urbanos e o tema da representação política.</w:t>
      </w:r>
    </w:p>
  </w:comment>
  <w:comment w:id="431" w:author="Gustavo Paccelli" w:date="2023-10-18T14:44:00Z" w:initials="GP">
    <w:p w14:paraId="7CA8472B" w14:textId="77777777" w:rsidR="009E76B0" w:rsidRDefault="009E76B0" w:rsidP="00DF2F12">
      <w:pPr>
        <w:pStyle w:val="Textodecomentrio"/>
        <w:jc w:val="left"/>
      </w:pPr>
      <w:r>
        <w:rPr>
          <w:rStyle w:val="Refdecomentrio"/>
        </w:rPr>
        <w:annotationRef/>
      </w:r>
      <w:r>
        <w:t>Rever se esse pequeno parágrafo não precisa ser retirado ou se faz sentido manter.</w:t>
      </w:r>
    </w:p>
  </w:comment>
  <w:comment w:id="432" w:author="Christiane Jalles de Paula" w:date="2024-08-10T20:33:00Z" w:initials="CJdP">
    <w:p w14:paraId="01793D66" w14:textId="77777777" w:rsidR="00BE1E29" w:rsidRDefault="00BE1E29" w:rsidP="00BE1E29">
      <w:pPr>
        <w:pStyle w:val="Textodecomentrio"/>
        <w:jc w:val="left"/>
      </w:pPr>
      <w:r>
        <w:rPr>
          <w:rStyle w:val="Refdecomentrio"/>
        </w:rPr>
        <w:annotationRef/>
      </w:r>
      <w:r>
        <w:t>Acho que deve manter, mas não é um parágrafo.  Veja minha sugestão.</w:t>
      </w:r>
    </w:p>
    <w:p w14:paraId="23351DAA" w14:textId="77777777" w:rsidR="00BE1E29" w:rsidRDefault="00BE1E29" w:rsidP="00BE1E29">
      <w:pPr>
        <w:pStyle w:val="Textodecomentrio"/>
        <w:jc w:val="left"/>
      </w:pPr>
      <w:r>
        <w:t>Precisa inserir bibliografia sobre descrédito das instituições políticas e "crise" da representação.</w:t>
      </w:r>
    </w:p>
    <w:p w14:paraId="2B54BF64" w14:textId="77777777" w:rsidR="00BE1E29" w:rsidRDefault="00BE1E29" w:rsidP="00BE1E29">
      <w:pPr>
        <w:pStyle w:val="Textodecomentrio"/>
        <w:jc w:val="left"/>
      </w:pPr>
    </w:p>
  </w:comment>
  <w:comment w:id="444" w:author="Gustavo Paccelli" w:date="2023-09-29T15:39:00Z" w:initials="GP">
    <w:p w14:paraId="54A4094C" w14:textId="24DB09A4" w:rsidR="005A2687" w:rsidRDefault="005A2687" w:rsidP="00DA1955">
      <w:pPr>
        <w:pStyle w:val="Textodecomentrio"/>
        <w:jc w:val="left"/>
      </w:pPr>
      <w:r>
        <w:rPr>
          <w:rStyle w:val="Refdecomentrio"/>
        </w:rPr>
        <w:annotationRef/>
      </w:r>
      <w:r>
        <w:t>Colocar e trocar número do quadro</w:t>
      </w:r>
    </w:p>
  </w:comment>
  <w:comment w:id="451" w:author="Gustavo Paccelli" w:date="2023-10-05T15:15:00Z" w:initials="GP">
    <w:p w14:paraId="424F5C32" w14:textId="77777777" w:rsidR="00834624" w:rsidRDefault="00834624" w:rsidP="00DD4C4C">
      <w:pPr>
        <w:pStyle w:val="Textodecomentrio"/>
        <w:jc w:val="left"/>
      </w:pPr>
      <w:r>
        <w:rPr>
          <w:rStyle w:val="Refdecomentrio"/>
        </w:rPr>
        <w:annotationRef/>
      </w:r>
      <w:r>
        <w:t>Colocar nessa nota a noção de frames e masterframes para exemplificar a utilização desses termos.</w:t>
      </w:r>
    </w:p>
  </w:comment>
  <w:comment w:id="452" w:author="Gustavo Paccelli" w:date="2023-10-05T15:46:00Z" w:initials="GP">
    <w:p w14:paraId="6209E6C6" w14:textId="77777777" w:rsidR="005D4725" w:rsidRDefault="005D4725" w:rsidP="005508F9">
      <w:pPr>
        <w:pStyle w:val="Textodecomentrio"/>
        <w:jc w:val="left"/>
      </w:pPr>
      <w:r>
        <w:rPr>
          <w:rStyle w:val="Refdecomentrio"/>
        </w:rPr>
        <w:annotationRef/>
      </w:r>
      <w:r>
        <w:t>Ver e trabalhar esse conceito de arena de acordo com Jasper.</w:t>
      </w:r>
    </w:p>
  </w:comment>
  <w:comment w:id="453" w:author="Gustavo Paccelli" w:date="2023-10-05T15:46:00Z" w:initials="GP">
    <w:p w14:paraId="7FC9F0EF" w14:textId="77777777" w:rsidR="005D4725" w:rsidRDefault="005D4725" w:rsidP="00B0096B">
      <w:pPr>
        <w:pStyle w:val="Textodecomentrio"/>
        <w:jc w:val="left"/>
      </w:pPr>
      <w:r>
        <w:rPr>
          <w:rStyle w:val="Refdecomentrio"/>
        </w:rPr>
        <w:annotationRef/>
      </w:r>
      <w:r>
        <w:t>Colocar número da figura e fonte</w:t>
      </w:r>
    </w:p>
  </w:comment>
  <w:comment w:id="457" w:author="Gustavo Paccelli" w:date="2023-08-25T15:26:00Z" w:initials="GP">
    <w:p w14:paraId="7515A129" w14:textId="7D1A2F0A" w:rsidR="00415D4C" w:rsidRDefault="00415D4C" w:rsidP="00875CE1">
      <w:pPr>
        <w:pStyle w:val="Textodecomentrio"/>
        <w:jc w:val="left"/>
      </w:pPr>
      <w:r>
        <w:rPr>
          <w:rStyle w:val="Refdecomentrio"/>
        </w:rPr>
        <w:annotationRef/>
      </w:r>
      <w:r>
        <w:t>Inserir uma nota comentando a respeito desse conceito na literatura.</w:t>
      </w:r>
    </w:p>
  </w:comment>
  <w:comment w:id="463" w:author="Gustavo Paccelli" w:date="2023-08-24T15:12:00Z" w:initials="GP">
    <w:p w14:paraId="1E6C5950" w14:textId="3FAD1398" w:rsidR="00091808" w:rsidRDefault="00927A88">
      <w:pPr>
        <w:pStyle w:val="Textodecomentrio"/>
        <w:jc w:val="left"/>
      </w:pPr>
      <w:r>
        <w:rPr>
          <w:rStyle w:val="Refdecomentrio"/>
        </w:rPr>
        <w:annotationRef/>
      </w:r>
      <w:r w:rsidR="00091808">
        <w:t>Colocar aqui a estrutura do fora do eixo, mídia ninja, e a tática black blocs, etc. e demais movimentos que compuseram esse campo progressista. O anonymous é controverso né. Talvez ele seria o movimento que desse essa reviravolta à direita nos protestos.</w:t>
      </w:r>
    </w:p>
  </w:comment>
  <w:comment w:id="473" w:author="Gustavo Paccelli" w:date="2023-09-26T17:24:00Z" w:initials="GP">
    <w:p w14:paraId="2BF9FDFF" w14:textId="77777777" w:rsidR="009B17DD" w:rsidRDefault="009B17DD">
      <w:pPr>
        <w:pStyle w:val="Textodecomentrio"/>
        <w:jc w:val="left"/>
      </w:pPr>
      <w:r>
        <w:rPr>
          <w:rStyle w:val="Refdecomentrio"/>
        </w:rPr>
        <w:annotationRef/>
      </w:r>
      <w:r>
        <w:t>Olhar se cabe e faz sentido colocar o seguinte trecho:</w:t>
      </w:r>
    </w:p>
    <w:p w14:paraId="34F939D5" w14:textId="77777777" w:rsidR="009B17DD" w:rsidRDefault="009B17DD" w:rsidP="007D7842">
      <w:pPr>
        <w:pStyle w:val="Textodecomentrio"/>
        <w:jc w:val="left"/>
      </w:pPr>
      <w:r>
        <w:t>Dentre as questões suscitadas pela realização desses megaeventos, se apresentam também a luta pela expansão dos direitos, sobretudo os direitos sociais, assim como as implicações dessa luta sobre outros aspectos da realidade social, como os temas éticos e morais que passariam também a fazer parte da narrativa dos manifestantes, sobretudo as críticas dirigidas a determinados projetos como o “Cura Gay” levantado pelo Deputado Marcos Feliciano.</w:t>
      </w:r>
    </w:p>
  </w:comment>
  <w:comment w:id="474" w:author="Christiane Jalles de Paula" w:date="2024-08-10T20:50:00Z" w:initials="CJdP">
    <w:p w14:paraId="30859BED" w14:textId="77777777" w:rsidR="00A211F4" w:rsidRDefault="00A211F4" w:rsidP="00A211F4">
      <w:pPr>
        <w:pStyle w:val="Textodecomentrio"/>
        <w:jc w:val="left"/>
      </w:pPr>
      <w:r>
        <w:rPr>
          <w:rStyle w:val="Refdecomentrio"/>
        </w:rPr>
        <w:annotationRef/>
      </w:r>
      <w:r>
        <w:t>Acho quenão</w:t>
      </w:r>
    </w:p>
  </w:comment>
  <w:comment w:id="483" w:author="Gustavo Paccelli" w:date="2023-09-27T16:27:00Z" w:initials="GP">
    <w:p w14:paraId="4D10384D" w14:textId="69A65E77" w:rsidR="002F4236" w:rsidRDefault="005D32DD" w:rsidP="00DF5C3A">
      <w:pPr>
        <w:pStyle w:val="Textodecomentrio"/>
        <w:jc w:val="left"/>
      </w:pPr>
      <w:r>
        <w:rPr>
          <w:rStyle w:val="Refdecomentrio"/>
        </w:rPr>
        <w:annotationRef/>
      </w:r>
      <w:r w:rsidR="002F4236">
        <w:t xml:space="preserve">Inserir os dados sobre os anonymous de acordo com a pesquisa do #interagentes sobre as cartografias de junho. Tem na minha dissertação, mas parece que derrubaram o site, ele não existe mais e que não encontra em nenhum lugar hospedada. Repensar como  utilizar a parte em anexo sobre o anonymous serem os principais hubs da internet e a capacidade deles em gerar mobilização. </w:t>
      </w:r>
    </w:p>
  </w:comment>
  <w:comment w:id="484" w:author="Gustavo Paccelli" w:date="2023-10-19T15:25:00Z" w:initials="GP">
    <w:p w14:paraId="7DDBE894" w14:textId="77777777" w:rsidR="004949B9" w:rsidRDefault="004949B9" w:rsidP="003C6BD2">
      <w:pPr>
        <w:pStyle w:val="Textodecomentrio"/>
        <w:jc w:val="left"/>
      </w:pPr>
      <w:r>
        <w:rPr>
          <w:rStyle w:val="Refdecomentrio"/>
        </w:rPr>
        <w:annotationRef/>
      </w:r>
      <w:r>
        <w:t>Existe uma definição ambígua sobre a atuação do Anonymous sobre a qual eu também compactuo. Singer, no Lulismo em Crise vai argumentar que no lugar dos black blocs anarquistas surgiram o anonymous, referindo a essa virada dos movimentos autonomistas aos movimentos conservadores.</w:t>
      </w:r>
    </w:p>
  </w:comment>
  <w:comment w:id="485" w:author="Gustavo Paccelli" w:date="2023-10-08T11:16:00Z" w:initials="GP">
    <w:p w14:paraId="6470E231" w14:textId="2B94ADB3" w:rsidR="00420A25" w:rsidRDefault="00420A25" w:rsidP="00280E27">
      <w:pPr>
        <w:pStyle w:val="Textodecomentrio"/>
        <w:jc w:val="left"/>
      </w:pPr>
      <w:r>
        <w:rPr>
          <w:rStyle w:val="Refdecomentrio"/>
        </w:rPr>
        <w:annotationRef/>
      </w:r>
      <w:r>
        <w:t>Não sei se dou mais corpo a esse tipo de expressão e tratá-la enquanto um conceito. Ou se só deixo ela como está.</w:t>
      </w:r>
    </w:p>
  </w:comment>
  <w:comment w:id="489" w:author="Christiane Jalles de Paula" w:date="2024-08-10T20:59:00Z" w:initials="CJdP">
    <w:p w14:paraId="674C42D9" w14:textId="77777777" w:rsidR="00A211F4" w:rsidRDefault="00A211F4" w:rsidP="00A211F4">
      <w:pPr>
        <w:pStyle w:val="Textodecomentrio"/>
        <w:jc w:val="left"/>
      </w:pPr>
      <w:r>
        <w:rPr>
          <w:rStyle w:val="Refdecomentrio"/>
        </w:rPr>
        <w:annotationRef/>
      </w:r>
      <w:r>
        <w:t>Não é ápice?</w:t>
      </w:r>
    </w:p>
  </w:comment>
  <w:comment w:id="490" w:author="Christiane Jalles de Paula" w:date="2024-08-10T21:07:00Z" w:initials="CJdP">
    <w:p w14:paraId="1EC2F133" w14:textId="77777777" w:rsidR="00B1412A" w:rsidRDefault="00B1412A" w:rsidP="00B1412A">
      <w:pPr>
        <w:pStyle w:val="Textodecomentrio"/>
        <w:jc w:val="left"/>
      </w:pPr>
      <w:r>
        <w:rPr>
          <w:rStyle w:val="Refdecomentrio"/>
        </w:rPr>
        <w:annotationRef/>
      </w:r>
      <w:r>
        <w:t>De direita. Acho danado vc chamar de campo patriota</w:t>
      </w:r>
    </w:p>
  </w:comment>
  <w:comment w:id="491" w:author="Christiane Jalles de Paula" w:date="2024-08-10T21:09:00Z" w:initials="CJdP">
    <w:p w14:paraId="07BB7816" w14:textId="77777777" w:rsidR="00B1412A" w:rsidRDefault="00B1412A" w:rsidP="00B1412A">
      <w:pPr>
        <w:pStyle w:val="Textodecomentrio"/>
        <w:jc w:val="left"/>
      </w:pPr>
      <w:r>
        <w:rPr>
          <w:rStyle w:val="Refdecomentrio"/>
        </w:rPr>
        <w:annotationRef/>
      </w:r>
      <w:r>
        <w:t>direita</w:t>
      </w:r>
    </w:p>
  </w:comment>
  <w:comment w:id="500" w:author="Gustavo Paccelli" w:date="2023-07-26T10:51:00Z" w:initials="GP">
    <w:p w14:paraId="15E2E0B2" w14:textId="45102202" w:rsidR="005B46A0" w:rsidRDefault="005B46A0" w:rsidP="005B46A0">
      <w:pPr>
        <w:pStyle w:val="Textodecomentrio"/>
        <w:jc w:val="left"/>
      </w:pPr>
      <w:r>
        <w:rPr>
          <w:rStyle w:val="Refdecomentrio"/>
        </w:rPr>
        <w:annotationRef/>
      </w:r>
      <w:r>
        <w:t>Concentrar nessa organização</w:t>
      </w:r>
    </w:p>
  </w:comment>
  <w:comment w:id="503" w:author="Gustavo Paccelli" w:date="2024-06-07T16:40:00Z" w:initials="GP">
    <w:p w14:paraId="524773FF" w14:textId="77777777" w:rsidR="00454AE2" w:rsidRDefault="00454AE2" w:rsidP="00454AE2">
      <w:pPr>
        <w:pStyle w:val="Textodecomentrio"/>
        <w:jc w:val="left"/>
      </w:pPr>
      <w:r>
        <w:rPr>
          <w:rStyle w:val="Refdecomentrio"/>
        </w:rPr>
        <w:annotationRef/>
      </w:r>
      <w:r>
        <w:t>Colocar esse insight em algum lugar</w:t>
      </w:r>
    </w:p>
  </w:comment>
  <w:comment w:id="504" w:author="Gustavo Paccelli" w:date="2023-08-03T15:33:00Z" w:initials="GP">
    <w:p w14:paraId="65C79A9C" w14:textId="77777777" w:rsidR="000103AF" w:rsidRDefault="000103AF" w:rsidP="000103AF">
      <w:pPr>
        <w:pStyle w:val="Textodecomentrio"/>
        <w:jc w:val="left"/>
      </w:pPr>
      <w:r>
        <w:rPr>
          <w:rStyle w:val="Refdecomentrio"/>
        </w:rPr>
        <w:annotationRef/>
      </w:r>
      <w:r>
        <w:t>Incluir esse trecho em algum lugar quando falar de junho de 2013</w:t>
      </w:r>
    </w:p>
  </w:comment>
  <w:comment w:id="505" w:author="Gustavo Paccelli" w:date="2024-05-23T16:50:00Z" w:initials="GP">
    <w:p w14:paraId="35832F36" w14:textId="77777777" w:rsidR="000103AF" w:rsidRDefault="000103AF" w:rsidP="000103AF">
      <w:pPr>
        <w:pStyle w:val="Textodecomentrio"/>
        <w:jc w:val="left"/>
      </w:pPr>
      <w:r>
        <w:rPr>
          <w:rStyle w:val="Refdecomentrio"/>
        </w:rPr>
        <w:annotationRef/>
      </w:r>
      <w:r>
        <w:t>Colocar isso lá na frente. Na conclusão.</w:t>
      </w:r>
    </w:p>
  </w:comment>
  <w:comment w:id="506" w:author="Christiane Jalles de Paula" w:date="2024-08-10T21:28:00Z" w:initials="CJdP">
    <w:p w14:paraId="1CE5037E" w14:textId="77777777" w:rsidR="00BB70E0" w:rsidRDefault="00BB70E0" w:rsidP="00BB70E0">
      <w:pPr>
        <w:pStyle w:val="Textodecomentrio"/>
        <w:jc w:val="left"/>
      </w:pPr>
      <w:r>
        <w:rPr>
          <w:rStyle w:val="Refdecomentrio"/>
        </w:rPr>
        <w:annotationRef/>
      </w:r>
      <w:r>
        <w:t>Não é política?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7D83C6" w15:done="0"/>
  <w15:commentEx w15:paraId="1DE39D65" w15:done="0"/>
  <w15:commentEx w15:paraId="3970358C" w15:done="0"/>
  <w15:commentEx w15:paraId="5AF871B6" w15:done="0"/>
  <w15:commentEx w15:paraId="38666FB7" w15:done="0"/>
  <w15:commentEx w15:paraId="3612A996" w15:done="0"/>
  <w15:commentEx w15:paraId="51375737" w15:done="0"/>
  <w15:commentEx w15:paraId="1D22D6A2" w15:done="0"/>
  <w15:commentEx w15:paraId="691347C4" w15:done="0"/>
  <w15:commentEx w15:paraId="56385C06" w15:done="0"/>
  <w15:commentEx w15:paraId="425C8007" w15:done="0"/>
  <w15:commentEx w15:paraId="62F5B2D3" w15:done="0"/>
  <w15:commentEx w15:paraId="789C4EFC" w15:done="0"/>
  <w15:commentEx w15:paraId="03C9AB1F" w15:paraIdParent="789C4EFC" w15:done="0"/>
  <w15:commentEx w15:paraId="3DF3637A" w15:done="0"/>
  <w15:commentEx w15:paraId="47C3C4C9" w15:paraIdParent="3DF3637A" w15:done="0"/>
  <w15:commentEx w15:paraId="186544DE" w15:done="0"/>
  <w15:commentEx w15:paraId="1D897F86" w15:paraIdParent="186544DE" w15:done="0"/>
  <w15:commentEx w15:paraId="033C640B" w15:done="0"/>
  <w15:commentEx w15:paraId="35A05050" w15:paraIdParent="033C640B" w15:done="0"/>
  <w15:commentEx w15:paraId="5BFBA8BA" w15:done="0"/>
  <w15:commentEx w15:paraId="3EEFF494" w15:done="0"/>
  <w15:commentEx w15:paraId="526FCFE9" w15:paraIdParent="3EEFF494" w15:done="0"/>
  <w15:commentEx w15:paraId="185DDA08" w15:done="0"/>
  <w15:commentEx w15:paraId="5D86C31C" w15:done="0"/>
  <w15:commentEx w15:paraId="6382130F" w15:done="0"/>
  <w15:commentEx w15:paraId="2B1D095E" w15:done="0"/>
  <w15:commentEx w15:paraId="0A16E1C8" w15:paraIdParent="2B1D095E" w15:done="0"/>
  <w15:commentEx w15:paraId="583849EE" w15:paraIdParent="2B1D095E" w15:done="0"/>
  <w15:commentEx w15:paraId="6EAB3C5A" w15:done="0"/>
  <w15:commentEx w15:paraId="7603BF70" w15:done="0"/>
  <w15:commentEx w15:paraId="7142F9C0" w15:paraIdParent="7603BF70" w15:done="0"/>
  <w15:commentEx w15:paraId="6BCA8001" w15:done="0"/>
  <w15:commentEx w15:paraId="0B46EB62" w15:done="0"/>
  <w15:commentEx w15:paraId="4F98376A" w15:done="0"/>
  <w15:commentEx w15:paraId="49E40758" w15:paraIdParent="4F98376A" w15:done="0"/>
  <w15:commentEx w15:paraId="3B12E329" w15:done="0"/>
  <w15:commentEx w15:paraId="79F6BC51" w15:done="0"/>
  <w15:commentEx w15:paraId="00E80367" w15:paraIdParent="79F6BC51" w15:done="0"/>
  <w15:commentEx w15:paraId="5A724F66" w15:paraIdParent="79F6BC51" w15:done="0"/>
  <w15:commentEx w15:paraId="6F5F66AC" w15:done="0"/>
  <w15:commentEx w15:paraId="3982B3FF" w15:paraIdParent="6F5F66AC" w15:done="0"/>
  <w15:commentEx w15:paraId="1777CA1D" w15:done="0"/>
  <w15:commentEx w15:paraId="19E731F2" w15:paraIdParent="1777CA1D" w15:done="0"/>
  <w15:commentEx w15:paraId="1562F073" w15:done="0"/>
  <w15:commentEx w15:paraId="05B47ED8" w15:done="0"/>
  <w15:commentEx w15:paraId="78647D2E" w15:done="0"/>
  <w15:commentEx w15:paraId="6FFDF016" w15:done="0"/>
  <w15:commentEx w15:paraId="54E48262" w15:done="0"/>
  <w15:commentEx w15:paraId="5021117F" w15:done="0"/>
  <w15:commentEx w15:paraId="31F89248" w15:done="0"/>
  <w15:commentEx w15:paraId="5C836262" w15:paraIdParent="31F89248" w15:done="0"/>
  <w15:commentEx w15:paraId="6842F9A9" w15:done="0"/>
  <w15:commentEx w15:paraId="3EA96515" w15:paraIdParent="6842F9A9" w15:done="0"/>
  <w15:commentEx w15:paraId="614CC8AC" w15:paraIdParent="6842F9A9" w15:done="0"/>
  <w15:commentEx w15:paraId="52EE4522" w15:done="0"/>
  <w15:commentEx w15:paraId="490F34AE" w15:done="0"/>
  <w15:commentEx w15:paraId="206FE003" w15:done="0"/>
  <w15:commentEx w15:paraId="7EF18B6F" w15:done="0"/>
  <w15:commentEx w15:paraId="137F11F2" w15:done="0"/>
  <w15:commentEx w15:paraId="2122DE6F" w15:paraIdParent="137F11F2" w15:done="0"/>
  <w15:commentEx w15:paraId="0DEC617C" w15:done="0"/>
  <w15:commentEx w15:paraId="431C4559" w15:done="0"/>
  <w15:commentEx w15:paraId="2D3793D5" w15:paraIdParent="431C4559" w15:done="0"/>
  <w15:commentEx w15:paraId="6756AF31" w15:done="0"/>
  <w15:commentEx w15:paraId="36ADE1E5" w15:paraIdParent="6756AF31" w15:done="0"/>
  <w15:commentEx w15:paraId="07D0985C" w15:done="0"/>
  <w15:commentEx w15:paraId="7923C521" w15:done="0"/>
  <w15:commentEx w15:paraId="7E5DD9F3" w15:done="0"/>
  <w15:commentEx w15:paraId="0C1FD241" w15:done="0"/>
  <w15:commentEx w15:paraId="17CE1F12" w15:done="0"/>
  <w15:commentEx w15:paraId="569151CC" w15:done="0"/>
  <w15:commentEx w15:paraId="6ABC0659" w15:done="0"/>
  <w15:commentEx w15:paraId="2937A2B4" w15:done="0"/>
  <w15:commentEx w15:paraId="30331C00" w15:done="0"/>
  <w15:commentEx w15:paraId="6120FCC2" w15:done="0"/>
  <w15:commentEx w15:paraId="395FDDFE" w15:done="0"/>
  <w15:commentEx w15:paraId="3C49EF6F" w15:done="0"/>
  <w15:commentEx w15:paraId="28FDFA48" w15:done="0"/>
  <w15:commentEx w15:paraId="0E1059B5" w15:done="0"/>
  <w15:commentEx w15:paraId="0BF6D467" w15:paraIdParent="0E1059B5" w15:done="0"/>
  <w15:commentEx w15:paraId="244E1C3E" w15:done="0"/>
  <w15:commentEx w15:paraId="77E2CC92" w15:done="0"/>
  <w15:commentEx w15:paraId="639E45CC" w15:done="0"/>
  <w15:commentEx w15:paraId="02AB8D82" w15:paraIdParent="639E45CC" w15:done="0"/>
  <w15:commentEx w15:paraId="4B79F65E" w15:done="0"/>
  <w15:commentEx w15:paraId="7810FC4F" w15:done="0"/>
  <w15:commentEx w15:paraId="3EAC48D4" w15:done="0"/>
  <w15:commentEx w15:paraId="4D7A7267" w15:paraIdParent="3EAC48D4" w15:done="0"/>
  <w15:commentEx w15:paraId="0F47A260" w15:done="0"/>
  <w15:commentEx w15:paraId="05C0B319" w15:done="0"/>
  <w15:commentEx w15:paraId="4C7CD8EB" w15:paraIdParent="05C0B319" w15:done="0"/>
  <w15:commentEx w15:paraId="6D679C5B" w15:done="0"/>
  <w15:commentEx w15:paraId="198470FC" w15:paraIdParent="6D679C5B" w15:done="0"/>
  <w15:commentEx w15:paraId="10055A93" w15:done="0"/>
  <w15:commentEx w15:paraId="11599C80" w15:done="0"/>
  <w15:commentEx w15:paraId="478B0E83" w15:paraIdParent="11599C80" w15:done="0"/>
  <w15:commentEx w15:paraId="0646CC1F" w15:done="0"/>
  <w15:commentEx w15:paraId="325F9335" w15:paraIdParent="0646CC1F" w15:done="0"/>
  <w15:commentEx w15:paraId="2E1B0722" w15:done="0"/>
  <w15:commentEx w15:paraId="385D60B5" w15:paraIdParent="2E1B0722" w15:done="0"/>
  <w15:commentEx w15:paraId="47A892CA" w15:done="0"/>
  <w15:commentEx w15:paraId="76D8C09D" w15:done="0"/>
  <w15:commentEx w15:paraId="192CF885" w15:done="0"/>
  <w15:commentEx w15:paraId="11F6A658" w15:done="0"/>
  <w15:commentEx w15:paraId="5C6D1A54" w15:done="0"/>
  <w15:commentEx w15:paraId="27591C16" w15:done="0"/>
  <w15:commentEx w15:paraId="09DB6DCD" w15:done="0"/>
  <w15:commentEx w15:paraId="439F50D7" w15:paraIdParent="09DB6DCD" w15:done="0"/>
  <w15:commentEx w15:paraId="4634E6E2" w15:done="0"/>
  <w15:commentEx w15:paraId="7CDF130B" w15:done="0"/>
  <w15:commentEx w15:paraId="7CA8472B" w15:paraIdParent="7CDF130B" w15:done="0"/>
  <w15:commentEx w15:paraId="2B54BF64" w15:paraIdParent="7CDF130B" w15:done="0"/>
  <w15:commentEx w15:paraId="54A4094C" w15:done="0"/>
  <w15:commentEx w15:paraId="424F5C32" w15:done="0"/>
  <w15:commentEx w15:paraId="6209E6C6" w15:done="0"/>
  <w15:commentEx w15:paraId="7FC9F0EF" w15:done="0"/>
  <w15:commentEx w15:paraId="7515A129" w15:done="0"/>
  <w15:commentEx w15:paraId="1E6C5950" w15:done="0"/>
  <w15:commentEx w15:paraId="34F939D5" w15:done="0"/>
  <w15:commentEx w15:paraId="30859BED" w15:paraIdParent="34F939D5" w15:done="0"/>
  <w15:commentEx w15:paraId="4D10384D" w15:done="0"/>
  <w15:commentEx w15:paraId="7DDBE894" w15:paraIdParent="4D10384D" w15:done="0"/>
  <w15:commentEx w15:paraId="6470E231" w15:done="0"/>
  <w15:commentEx w15:paraId="674C42D9" w15:done="0"/>
  <w15:commentEx w15:paraId="1EC2F133" w15:done="0"/>
  <w15:commentEx w15:paraId="07BB7816" w15:done="0"/>
  <w15:commentEx w15:paraId="15E2E0B2" w15:done="0"/>
  <w15:commentEx w15:paraId="524773FF" w15:done="0"/>
  <w15:commentEx w15:paraId="65C79A9C" w15:done="0"/>
  <w15:commentEx w15:paraId="35832F36" w15:done="0"/>
  <w15:commentEx w15:paraId="1CE503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6452D52" w16cex:dateUtc="2024-08-10T00:05:00Z"/>
  <w16cex:commentExtensible w16cex:durableId="5426EFF6" w16cex:dateUtc="2024-08-10T00:38:00Z"/>
  <w16cex:commentExtensible w16cex:durableId="6EAAEE7B" w16cex:dateUtc="2024-08-10T00:41:00Z"/>
  <w16cex:commentExtensible w16cex:durableId="6B04CC7F" w16cex:dateUtc="2024-08-10T00:57:00Z"/>
  <w16cex:commentExtensible w16cex:durableId="5C127B68" w16cex:dateUtc="2024-08-10T18:10:00Z"/>
  <w16cex:commentExtensible w16cex:durableId="2E903FAA" w16cex:dateUtc="2024-08-10T18:12:00Z"/>
  <w16cex:commentExtensible w16cex:durableId="7D2740C8" w16cex:dateUtc="2024-08-10T18:23:00Z"/>
  <w16cex:commentExtensible w16cex:durableId="2CB78E75" w16cex:dateUtc="2023-09-04T20:45:00Z"/>
  <w16cex:commentExtensible w16cex:durableId="1609143D" w16cex:dateUtc="2024-08-10T18:38:00Z"/>
  <w16cex:commentExtensible w16cex:durableId="0CB1A436" w16cex:dateUtc="2024-08-10T18:46:00Z"/>
  <w16cex:commentExtensible w16cex:durableId="6D4CCC37" w16cex:dateUtc="2023-11-02T13:45:00Z"/>
  <w16cex:commentExtensible w16cex:durableId="7ECD3221" w16cex:dateUtc="2023-11-24T17:39:00Z"/>
  <w16cex:commentExtensible w16cex:durableId="0DD5B223" w16cex:dateUtc="2023-11-24T17:49:00Z"/>
  <w16cex:commentExtensible w16cex:durableId="516A2BDF" w16cex:dateUtc="2024-08-10T19:11:00Z"/>
  <w16cex:commentExtensible w16cex:durableId="7DD3BCDA" w16cex:dateUtc="2024-01-30T12:35:00Z"/>
  <w16cex:commentExtensible w16cex:durableId="2811DB32" w16cex:dateUtc="2024-08-10T19:16:00Z"/>
  <w16cex:commentExtensible w16cex:durableId="16984346" w16cex:dateUtc="2024-01-23T13:58:00Z"/>
  <w16cex:commentExtensible w16cex:durableId="3B959683" w16cex:dateUtc="2024-01-23T16:17:00Z"/>
  <w16cex:commentExtensible w16cex:durableId="1FBAB22D" w16cex:dateUtc="2024-03-20T17:46:00Z"/>
  <w16cex:commentExtensible w16cex:durableId="1C3033CF" w16cex:dateUtc="2024-08-10T19:21:00Z"/>
  <w16cex:commentExtensible w16cex:durableId="50FE7CC6" w16cex:dateUtc="2024-03-20T18:10:00Z"/>
  <w16cex:commentExtensible w16cex:durableId="3929705A" w16cex:dateUtc="2024-06-14T18:49:00Z"/>
  <w16cex:commentExtensible w16cex:durableId="030F45FC" w16cex:dateUtc="2024-08-10T19:26:00Z"/>
  <w16cex:commentExtensible w16cex:durableId="74C0B22B" w16cex:dateUtc="2024-02-21T13:11:00Z"/>
  <w16cex:commentExtensible w16cex:durableId="4ADA1060" w16cex:dateUtc="2024-08-10T19:41:00Z"/>
  <w16cex:commentExtensible w16cex:durableId="549552B9" w16cex:dateUtc="2024-03-07T15:50:00Z"/>
  <w16cex:commentExtensible w16cex:durableId="0BB8C80C" w16cex:dateUtc="2024-06-22T23:18:00Z"/>
  <w16cex:commentExtensible w16cex:durableId="5717C46F" w16cex:dateUtc="2024-06-22T23:24:00Z"/>
  <w16cex:commentExtensible w16cex:durableId="67E65655" w16cex:dateUtc="2024-08-10T19:54:00Z"/>
  <w16cex:commentExtensible w16cex:durableId="151B1540" w16cex:dateUtc="2024-08-10T20:11:00Z"/>
  <w16cex:commentExtensible w16cex:durableId="70732F17" w16cex:dateUtc="2024-07-17T12:16:00Z"/>
  <w16cex:commentExtensible w16cex:durableId="04B35B41" w16cex:dateUtc="2024-08-10T20:15:00Z"/>
  <w16cex:commentExtensible w16cex:durableId="01A55F53" w16cex:dateUtc="2024-07-24T12:17:00Z"/>
  <w16cex:commentExtensible w16cex:durableId="0F4277A0" w16cex:dateUtc="2024-08-10T20:22:00Z"/>
  <w16cex:commentExtensible w16cex:durableId="7C1FC169" w16cex:dateUtc="2024-07-30T18:36:00Z"/>
  <w16cex:commentExtensible w16cex:durableId="24A99708" w16cex:dateUtc="2024-08-10T20:22:00Z"/>
  <w16cex:commentExtensible w16cex:durableId="23EAAEF6" w16cex:dateUtc="2024-08-10T20:30:00Z"/>
  <w16cex:commentExtensible w16cex:durableId="32A74A44" w16cex:dateUtc="2024-07-30T03:23:00Z"/>
  <w16cex:commentExtensible w16cex:durableId="081F6241" w16cex:dateUtc="2024-08-10T20:27:00Z"/>
  <w16cex:commentExtensible w16cex:durableId="10535D63" w16cex:dateUtc="2024-08-10T20:27:00Z"/>
  <w16cex:commentExtensible w16cex:durableId="6DAC927B" w16cex:dateUtc="2024-07-30T12:30:00Z"/>
  <w16cex:commentExtensible w16cex:durableId="02B7DA85" w16cex:dateUtc="2024-08-10T20:33:00Z"/>
  <w16cex:commentExtensible w16cex:durableId="53856CF7" w16cex:dateUtc="2024-07-31T12:35:00Z"/>
  <w16cex:commentExtensible w16cex:durableId="192C5323" w16cex:dateUtc="2024-08-01T18:13:00Z"/>
  <w16cex:commentExtensible w16cex:durableId="013DC4D2" w16cex:dateUtc="2024-08-10T20:36:00Z"/>
  <w16cex:commentExtensible w16cex:durableId="21D1897A" w16cex:dateUtc="2024-08-10T20:37:00Z"/>
  <w16cex:commentExtensible w16cex:durableId="48A9CAF9" w16cex:dateUtc="2024-08-10T20:40:00Z"/>
  <w16cex:commentExtensible w16cex:durableId="6C04DD36" w16cex:dateUtc="2024-08-10T20:45:00Z"/>
  <w16cex:commentExtensible w16cex:durableId="7CBF837E" w16cex:dateUtc="2024-08-10T20:46:00Z"/>
  <w16cex:commentExtensible w16cex:durableId="25F81FD5" w16cex:dateUtc="2022-04-06T17:19:00Z"/>
  <w16cex:commentExtensible w16cex:durableId="26532CFC" w16cex:dateUtc="2022-06-14T18:51:00Z"/>
  <w16cex:commentExtensible w16cex:durableId="611ED3F4" w16cex:dateUtc="2024-08-10T20:52:00Z"/>
  <w16cex:commentExtensible w16cex:durableId="27FE4939" w16cex:dateUtc="2023-05-04T18:09:00Z"/>
  <w16cex:commentExtensible w16cex:durableId="27FE4A7F" w16cex:dateUtc="2023-05-04T18:15:00Z"/>
  <w16cex:commentExtensible w16cex:durableId="71A793D5" w16cex:dateUtc="2024-08-10T20:55:00Z"/>
  <w16cex:commentExtensible w16cex:durableId="6F72F2FE" w16cex:dateUtc="2024-08-10T22:41:00Z"/>
  <w16cex:commentExtensible w16cex:durableId="24299220" w16cex:dateUtc="2021-04-20T20:47:00Z"/>
  <w16cex:commentExtensible w16cex:durableId="2429931E" w16cex:dateUtc="2021-04-20T20:51:00Z"/>
  <w16cex:commentExtensible w16cex:durableId="24299707" w16cex:dateUtc="2021-04-20T21:08:00Z"/>
  <w16cex:commentExtensible w16cex:durableId="26532EEC" w16cex:dateUtc="2022-06-14T18:59:00Z"/>
  <w16cex:commentExtensible w16cex:durableId="77FBA2BE" w16cex:dateUtc="2024-08-10T21:22:00Z"/>
  <w16cex:commentExtensible w16cex:durableId="265B146B" w16cex:dateUtc="2022-06-20T18:44:00Z"/>
  <w16cex:commentExtensible w16cex:durableId="27D17EFC" w16cex:dateUtc="2023-03-31T18:47:00Z"/>
  <w16cex:commentExtensible w16cex:durableId="6B2015E7" w16cex:dateUtc="2024-08-10T21:44:00Z"/>
  <w16cex:commentExtensible w16cex:durableId="281A0471" w16cex:dateUtc="2023-05-25T18:59:00Z"/>
  <w16cex:commentExtensible w16cex:durableId="4AF3841B" w16cex:dateUtc="2024-08-10T21:46:00Z"/>
  <w16cex:commentExtensible w16cex:durableId="283D90D9" w16cex:dateUtc="2023-06-21T18:08:00Z"/>
  <w16cex:commentExtensible w16cex:durableId="2B4E6DF5" w16cex:dateUtc="2023-09-05T18:46:00Z"/>
  <w16cex:commentExtensible w16cex:durableId="284EE9EA" w16cex:dateUtc="2023-07-04T21:56:00Z"/>
  <w16cex:commentExtensible w16cex:durableId="3CC4956D" w16cex:dateUtc="2023-09-05T18:49:00Z"/>
  <w16cex:commentExtensible w16cex:durableId="43B26ED1" w16cex:dateUtc="2024-08-10T21:59:00Z"/>
  <w16cex:commentExtensible w16cex:durableId="2818A633" w16cex:dateUtc="2023-05-24T18:05:00Z"/>
  <w16cex:commentExtensible w16cex:durableId="2891ED35" w16cex:dateUtc="2023-08-24T17:52:00Z"/>
  <w16cex:commentExtensible w16cex:durableId="28625E22" w16cex:dateUtc="2023-07-19T16:05:00Z"/>
  <w16cex:commentExtensible w16cex:durableId="526E3184" w16cex:dateUtc="2024-08-10T22:04:00Z"/>
  <w16cex:commentExtensible w16cex:durableId="0B2FC935" w16cex:dateUtc="2024-08-10T22:40:00Z"/>
  <w16cex:commentExtensible w16cex:durableId="71E55CC7" w16cex:dateUtc="2024-08-10T22:10:00Z"/>
  <w16cex:commentExtensible w16cex:durableId="24287D39" w16cex:dateUtc="2021-04-20T01:05:00Z"/>
  <w16cex:commentExtensible w16cex:durableId="6A2DFC80" w16cex:dateUtc="2024-08-10T22:23:00Z"/>
  <w16cex:commentExtensible w16cex:durableId="242993E2" w16cex:dateUtc="2021-04-20T20:54:00Z"/>
  <w16cex:commentExtensible w16cex:durableId="4DF0CAEC" w16cex:dateUtc="2024-08-10T22:25:00Z"/>
  <w16cex:commentExtensible w16cex:durableId="2303F1B5" w16cex:dateUtc="2020-09-10T03:28:00Z"/>
  <w16cex:commentExtensible w16cex:durableId="0A40BD7B" w16cex:dateUtc="2024-08-10T22:29:00Z"/>
  <w16cex:commentExtensible w16cex:durableId="2429826A" w16cex:dateUtc="2021-04-20T19:40:00Z"/>
  <w16cex:commentExtensible w16cex:durableId="4675F7EF" w16cex:dateUtc="2024-08-10T22:31:00Z"/>
  <w16cex:commentExtensible w16cex:durableId="16EA1790" w16cex:dateUtc="2024-08-10T22:33:00Z"/>
  <w16cex:commentExtensible w16cex:durableId="24298D28" w16cex:dateUtc="2021-04-20T20:26:00Z"/>
  <w16cex:commentExtensible w16cex:durableId="24298894" w16cex:dateUtc="2021-04-20T20:06:00Z"/>
  <w16cex:commentExtensible w16cex:durableId="4FFDCA9F" w16cex:dateUtc="2024-08-10T22:36:00Z"/>
  <w16cex:commentExtensible w16cex:durableId="5F5026D7" w16cex:dateUtc="2024-08-10T22:38:00Z"/>
  <w16cex:commentExtensible w16cex:durableId="286373EA" w16cex:dateUtc="2023-07-20T11:50:00Z"/>
  <w16cex:commentExtensible w16cex:durableId="761008C7" w16cex:dateUtc="2024-08-10T22:47:00Z"/>
  <w16cex:commentExtensible w16cex:durableId="2891A469" w16cex:dateUtc="2023-08-24T12:42:00Z"/>
  <w16cex:commentExtensible w16cex:durableId="6032ED3D" w16cex:dateUtc="2024-08-10T22:47:00Z"/>
  <w16cex:commentExtensible w16cex:durableId="2863768E" w16cex:dateUtc="2023-07-20T12:02:00Z"/>
  <w16cex:commentExtensible w16cex:durableId="2891A5C2" w16cex:dateUtc="2023-08-24T12:47:00Z"/>
  <w16cex:commentExtensible w16cex:durableId="1A824D3A" w16cex:dateUtc="2024-08-10T22:48:00Z"/>
  <w16cex:commentExtensible w16cex:durableId="286E0696" w16cex:dateUtc="2023-07-28T12:19:00Z"/>
  <w16cex:commentExtensible w16cex:durableId="289096D4" w16cex:dateUtc="2023-08-23T17:31:00Z"/>
  <w16cex:commentExtensible w16cex:durableId="287F8D83" w16cex:dateUtc="2023-08-10T19:23:00Z"/>
  <w16cex:commentExtensible w16cex:durableId="76BA56F9" w16cex:dateUtc="2024-08-10T23:19:00Z"/>
  <w16cex:commentExtensible w16cex:durableId="286E22AD" w16cex:dateUtc="2023-07-28T14:19:00Z"/>
  <w16cex:commentExtensible w16cex:durableId="2876503E" w16cex:dateUtc="2023-08-03T19:11:00Z"/>
  <w16cex:commentExtensible w16cex:durableId="2874E7C1" w16cex:dateUtc="2023-08-02T17:33:00Z"/>
  <w16cex:commentExtensible w16cex:durableId="28720739" w16cex:dateUtc="2023-07-31T13:11:00Z"/>
  <w16cex:commentExtensible w16cex:durableId="2874B143" w16cex:dateUtc="2023-08-02T13:41:00Z"/>
  <w16cex:commentExtensible w16cex:durableId="3901CA33" w16cex:dateUtc="2023-09-29T17:55:00Z"/>
  <w16cex:commentExtensible w16cex:durableId="326C4C84" w16cex:dateUtc="2023-10-18T17:43:00Z"/>
  <w16cex:commentExtensible w16cex:durableId="5B20E1C5" w16cex:dateUtc="2024-08-10T23:29:00Z"/>
  <w16cex:commentExtensible w16cex:durableId="7053B72C" w16cex:dateUtc="2023-09-29T18:04:00Z"/>
  <w16cex:commentExtensible w16cex:durableId="6C454BE2" w16cex:dateUtc="2023-09-29T18:08:00Z"/>
  <w16cex:commentExtensible w16cex:durableId="15705691" w16cex:dateUtc="2023-10-18T17:44:00Z"/>
  <w16cex:commentExtensible w16cex:durableId="055713AC" w16cex:dateUtc="2024-08-10T23:33:00Z"/>
  <w16cex:commentExtensible w16cex:durableId="59B4FA32" w16cex:dateUtc="2023-09-29T18:39:00Z"/>
  <w16cex:commentExtensible w16cex:durableId="55910C5D" w16cex:dateUtc="2023-10-05T18:15:00Z"/>
  <w16cex:commentExtensible w16cex:durableId="20D12625" w16cex:dateUtc="2023-10-05T18:46:00Z"/>
  <w16cex:commentExtensible w16cex:durableId="279FF922" w16cex:dateUtc="2023-10-05T18:46:00Z"/>
  <w16cex:commentExtensible w16cex:durableId="2893469C" w16cex:dateUtc="2023-08-25T18:26:00Z"/>
  <w16cex:commentExtensible w16cex:durableId="2891F1E8" w16cex:dateUtc="2023-08-24T18:12:00Z"/>
  <w16cex:commentExtensible w16cex:durableId="0EBA16D1" w16cex:dateUtc="2023-09-26T20:24:00Z"/>
  <w16cex:commentExtensible w16cex:durableId="2C958E12" w16cex:dateUtc="2024-08-10T23:50:00Z"/>
  <w16cex:commentExtensible w16cex:durableId="2FC3F9FD" w16cex:dateUtc="2023-09-27T19:27:00Z"/>
  <w16cex:commentExtensible w16cex:durableId="792E118A" w16cex:dateUtc="2023-10-19T18:25:00Z"/>
  <w16cex:commentExtensible w16cex:durableId="6461E0A8" w16cex:dateUtc="2023-10-08T14:16:00Z"/>
  <w16cex:commentExtensible w16cex:durableId="4F53F5B6" w16cex:dateUtc="2024-08-10T23:59:00Z"/>
  <w16cex:commentExtensible w16cex:durableId="2B8941C9" w16cex:dateUtc="2024-08-11T00:07:00Z"/>
  <w16cex:commentExtensible w16cex:durableId="62E99A2F" w16cex:dateUtc="2024-08-11T00:09:00Z"/>
  <w16cex:commentExtensible w16cex:durableId="286B792C" w16cex:dateUtc="2023-07-26T13:51:00Z"/>
  <w16cex:commentExtensible w16cex:durableId="6E03F765" w16cex:dateUtc="2024-06-07T19:40:00Z"/>
  <w16cex:commentExtensible w16cex:durableId="2876473F" w16cex:dateUtc="2023-08-03T18:33:00Z"/>
  <w16cex:commentExtensible w16cex:durableId="273A8EE4" w16cex:dateUtc="2024-05-23T19:50:00Z"/>
  <w16cex:commentExtensible w16cex:durableId="3D77A847" w16cex:dateUtc="2024-08-11T00: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7D83C6" w16cid:durableId="36452D52"/>
  <w16cid:commentId w16cid:paraId="1DE39D65" w16cid:durableId="5426EFF6"/>
  <w16cid:commentId w16cid:paraId="3970358C" w16cid:durableId="6EAAEE7B"/>
  <w16cid:commentId w16cid:paraId="5AF871B6" w16cid:durableId="6B04CC7F"/>
  <w16cid:commentId w16cid:paraId="38666FB7" w16cid:durableId="5C127B68"/>
  <w16cid:commentId w16cid:paraId="3612A996" w16cid:durableId="2E903FAA"/>
  <w16cid:commentId w16cid:paraId="51375737" w16cid:durableId="7D2740C8"/>
  <w16cid:commentId w16cid:paraId="1D22D6A2" w16cid:durableId="2CB78E75"/>
  <w16cid:commentId w16cid:paraId="691347C4" w16cid:durableId="1609143D"/>
  <w16cid:commentId w16cid:paraId="56385C06" w16cid:durableId="0CB1A436"/>
  <w16cid:commentId w16cid:paraId="425C8007" w16cid:durableId="6D4CCC37"/>
  <w16cid:commentId w16cid:paraId="62F5B2D3" w16cid:durableId="7ECD3221"/>
  <w16cid:commentId w16cid:paraId="789C4EFC" w16cid:durableId="0DD5B223"/>
  <w16cid:commentId w16cid:paraId="03C9AB1F" w16cid:durableId="516A2BDF"/>
  <w16cid:commentId w16cid:paraId="3DF3637A" w16cid:durableId="7DD3BCDA"/>
  <w16cid:commentId w16cid:paraId="47C3C4C9" w16cid:durableId="2811DB32"/>
  <w16cid:commentId w16cid:paraId="186544DE" w16cid:durableId="16984346"/>
  <w16cid:commentId w16cid:paraId="1D897F86" w16cid:durableId="3B959683"/>
  <w16cid:commentId w16cid:paraId="033C640B" w16cid:durableId="1FBAB22D"/>
  <w16cid:commentId w16cid:paraId="35A05050" w16cid:durableId="1C3033CF"/>
  <w16cid:commentId w16cid:paraId="5BFBA8BA" w16cid:durableId="50FE7CC6"/>
  <w16cid:commentId w16cid:paraId="3EEFF494" w16cid:durableId="3929705A"/>
  <w16cid:commentId w16cid:paraId="526FCFE9" w16cid:durableId="030F45FC"/>
  <w16cid:commentId w16cid:paraId="185DDA08" w16cid:durableId="74C0B22B"/>
  <w16cid:commentId w16cid:paraId="5D86C31C" w16cid:durableId="4ADA1060"/>
  <w16cid:commentId w16cid:paraId="6382130F" w16cid:durableId="549552B9"/>
  <w16cid:commentId w16cid:paraId="2B1D095E" w16cid:durableId="0BB8C80C"/>
  <w16cid:commentId w16cid:paraId="0A16E1C8" w16cid:durableId="5717C46F"/>
  <w16cid:commentId w16cid:paraId="583849EE" w16cid:durableId="67E65655"/>
  <w16cid:commentId w16cid:paraId="6EAB3C5A" w16cid:durableId="151B1540"/>
  <w16cid:commentId w16cid:paraId="7603BF70" w16cid:durableId="70732F17"/>
  <w16cid:commentId w16cid:paraId="7142F9C0" w16cid:durableId="04B35B41"/>
  <w16cid:commentId w16cid:paraId="6BCA8001" w16cid:durableId="01A55F53"/>
  <w16cid:commentId w16cid:paraId="0B46EB62" w16cid:durableId="0F4277A0"/>
  <w16cid:commentId w16cid:paraId="4F98376A" w16cid:durableId="7C1FC169"/>
  <w16cid:commentId w16cid:paraId="49E40758" w16cid:durableId="24A99708"/>
  <w16cid:commentId w16cid:paraId="3B12E329" w16cid:durableId="23EAAEF6"/>
  <w16cid:commentId w16cid:paraId="79F6BC51" w16cid:durableId="32A74A44"/>
  <w16cid:commentId w16cid:paraId="00E80367" w16cid:durableId="081F6241"/>
  <w16cid:commentId w16cid:paraId="5A724F66" w16cid:durableId="10535D63"/>
  <w16cid:commentId w16cid:paraId="6F5F66AC" w16cid:durableId="6DAC927B"/>
  <w16cid:commentId w16cid:paraId="3982B3FF" w16cid:durableId="02B7DA85"/>
  <w16cid:commentId w16cid:paraId="1777CA1D" w16cid:durableId="53856CF7"/>
  <w16cid:commentId w16cid:paraId="19E731F2" w16cid:durableId="192C5323"/>
  <w16cid:commentId w16cid:paraId="1562F073" w16cid:durableId="013DC4D2"/>
  <w16cid:commentId w16cid:paraId="05B47ED8" w16cid:durableId="21D1897A"/>
  <w16cid:commentId w16cid:paraId="78647D2E" w16cid:durableId="48A9CAF9"/>
  <w16cid:commentId w16cid:paraId="6FFDF016" w16cid:durableId="6C04DD36"/>
  <w16cid:commentId w16cid:paraId="54E48262" w16cid:durableId="7CBF837E"/>
  <w16cid:commentId w16cid:paraId="5021117F" w16cid:durableId="25F81FD5"/>
  <w16cid:commentId w16cid:paraId="31F89248" w16cid:durableId="26532CFC"/>
  <w16cid:commentId w16cid:paraId="5C836262" w16cid:durableId="611ED3F4"/>
  <w16cid:commentId w16cid:paraId="6842F9A9" w16cid:durableId="27FE4939"/>
  <w16cid:commentId w16cid:paraId="3EA96515" w16cid:durableId="27FE4A7F"/>
  <w16cid:commentId w16cid:paraId="614CC8AC" w16cid:durableId="71A793D5"/>
  <w16cid:commentId w16cid:paraId="52EE4522" w16cid:durableId="6F72F2FE"/>
  <w16cid:commentId w16cid:paraId="490F34AE" w16cid:durableId="24299220"/>
  <w16cid:commentId w16cid:paraId="206FE003" w16cid:durableId="2429931E"/>
  <w16cid:commentId w16cid:paraId="7EF18B6F" w16cid:durableId="24299707"/>
  <w16cid:commentId w16cid:paraId="137F11F2" w16cid:durableId="26532EEC"/>
  <w16cid:commentId w16cid:paraId="2122DE6F" w16cid:durableId="77FBA2BE"/>
  <w16cid:commentId w16cid:paraId="0DEC617C" w16cid:durableId="265B146B"/>
  <w16cid:commentId w16cid:paraId="431C4559" w16cid:durableId="27D17EFC"/>
  <w16cid:commentId w16cid:paraId="2D3793D5" w16cid:durableId="6B2015E7"/>
  <w16cid:commentId w16cid:paraId="6756AF31" w16cid:durableId="281A0471"/>
  <w16cid:commentId w16cid:paraId="36ADE1E5" w16cid:durableId="4AF3841B"/>
  <w16cid:commentId w16cid:paraId="07D0985C" w16cid:durableId="283D90D9"/>
  <w16cid:commentId w16cid:paraId="7923C521" w16cid:durableId="2B4E6DF5"/>
  <w16cid:commentId w16cid:paraId="7E5DD9F3" w16cid:durableId="284EE9EA"/>
  <w16cid:commentId w16cid:paraId="0C1FD241" w16cid:durableId="3CC4956D"/>
  <w16cid:commentId w16cid:paraId="17CE1F12" w16cid:durableId="43B26ED1"/>
  <w16cid:commentId w16cid:paraId="569151CC" w16cid:durableId="2818A633"/>
  <w16cid:commentId w16cid:paraId="6ABC0659" w16cid:durableId="2891ED35"/>
  <w16cid:commentId w16cid:paraId="2937A2B4" w16cid:durableId="28625E22"/>
  <w16cid:commentId w16cid:paraId="30331C00" w16cid:durableId="526E3184"/>
  <w16cid:commentId w16cid:paraId="6120FCC2" w16cid:durableId="0B2FC935"/>
  <w16cid:commentId w16cid:paraId="395FDDFE" w16cid:durableId="71E55CC7"/>
  <w16cid:commentId w16cid:paraId="3C49EF6F" w16cid:durableId="24287D39"/>
  <w16cid:commentId w16cid:paraId="28FDFA48" w16cid:durableId="6A2DFC80"/>
  <w16cid:commentId w16cid:paraId="0E1059B5" w16cid:durableId="242993E2"/>
  <w16cid:commentId w16cid:paraId="0BF6D467" w16cid:durableId="4DF0CAEC"/>
  <w16cid:commentId w16cid:paraId="244E1C3E" w16cid:durableId="2303F1B5"/>
  <w16cid:commentId w16cid:paraId="77E2CC92" w16cid:durableId="0A40BD7B"/>
  <w16cid:commentId w16cid:paraId="639E45CC" w16cid:durableId="2429826A"/>
  <w16cid:commentId w16cid:paraId="02AB8D82" w16cid:durableId="4675F7EF"/>
  <w16cid:commentId w16cid:paraId="4B79F65E" w16cid:durableId="16EA1790"/>
  <w16cid:commentId w16cid:paraId="7810FC4F" w16cid:durableId="24298D28"/>
  <w16cid:commentId w16cid:paraId="3EAC48D4" w16cid:durableId="24298894"/>
  <w16cid:commentId w16cid:paraId="4D7A7267" w16cid:durableId="4FFDCA9F"/>
  <w16cid:commentId w16cid:paraId="0F47A260" w16cid:durableId="5F5026D7"/>
  <w16cid:commentId w16cid:paraId="05C0B319" w16cid:durableId="286373EA"/>
  <w16cid:commentId w16cid:paraId="4C7CD8EB" w16cid:durableId="761008C7"/>
  <w16cid:commentId w16cid:paraId="6D679C5B" w16cid:durableId="2891A469"/>
  <w16cid:commentId w16cid:paraId="198470FC" w16cid:durableId="6032ED3D"/>
  <w16cid:commentId w16cid:paraId="10055A93" w16cid:durableId="2863768E"/>
  <w16cid:commentId w16cid:paraId="11599C80" w16cid:durableId="2891A5C2"/>
  <w16cid:commentId w16cid:paraId="478B0E83" w16cid:durableId="1A824D3A"/>
  <w16cid:commentId w16cid:paraId="0646CC1F" w16cid:durableId="286E0696"/>
  <w16cid:commentId w16cid:paraId="325F9335" w16cid:durableId="289096D4"/>
  <w16cid:commentId w16cid:paraId="2E1B0722" w16cid:durableId="287F8D83"/>
  <w16cid:commentId w16cid:paraId="385D60B5" w16cid:durableId="76BA56F9"/>
  <w16cid:commentId w16cid:paraId="47A892CA" w16cid:durableId="286E22AD"/>
  <w16cid:commentId w16cid:paraId="76D8C09D" w16cid:durableId="2876503E"/>
  <w16cid:commentId w16cid:paraId="192CF885" w16cid:durableId="2874E7C1"/>
  <w16cid:commentId w16cid:paraId="11F6A658" w16cid:durableId="28720739"/>
  <w16cid:commentId w16cid:paraId="5C6D1A54" w16cid:durableId="2874B143"/>
  <w16cid:commentId w16cid:paraId="27591C16" w16cid:durableId="3901CA33"/>
  <w16cid:commentId w16cid:paraId="09DB6DCD" w16cid:durableId="326C4C84"/>
  <w16cid:commentId w16cid:paraId="439F50D7" w16cid:durableId="5B20E1C5"/>
  <w16cid:commentId w16cid:paraId="4634E6E2" w16cid:durableId="7053B72C"/>
  <w16cid:commentId w16cid:paraId="7CDF130B" w16cid:durableId="6C454BE2"/>
  <w16cid:commentId w16cid:paraId="7CA8472B" w16cid:durableId="15705691"/>
  <w16cid:commentId w16cid:paraId="2B54BF64" w16cid:durableId="055713AC"/>
  <w16cid:commentId w16cid:paraId="54A4094C" w16cid:durableId="59B4FA32"/>
  <w16cid:commentId w16cid:paraId="424F5C32" w16cid:durableId="55910C5D"/>
  <w16cid:commentId w16cid:paraId="6209E6C6" w16cid:durableId="20D12625"/>
  <w16cid:commentId w16cid:paraId="7FC9F0EF" w16cid:durableId="279FF922"/>
  <w16cid:commentId w16cid:paraId="7515A129" w16cid:durableId="2893469C"/>
  <w16cid:commentId w16cid:paraId="1E6C5950" w16cid:durableId="2891F1E8"/>
  <w16cid:commentId w16cid:paraId="34F939D5" w16cid:durableId="0EBA16D1"/>
  <w16cid:commentId w16cid:paraId="30859BED" w16cid:durableId="2C958E12"/>
  <w16cid:commentId w16cid:paraId="4D10384D" w16cid:durableId="2FC3F9FD"/>
  <w16cid:commentId w16cid:paraId="7DDBE894" w16cid:durableId="792E118A"/>
  <w16cid:commentId w16cid:paraId="6470E231" w16cid:durableId="6461E0A8"/>
  <w16cid:commentId w16cid:paraId="674C42D9" w16cid:durableId="4F53F5B6"/>
  <w16cid:commentId w16cid:paraId="1EC2F133" w16cid:durableId="2B8941C9"/>
  <w16cid:commentId w16cid:paraId="07BB7816" w16cid:durableId="62E99A2F"/>
  <w16cid:commentId w16cid:paraId="15E2E0B2" w16cid:durableId="286B792C"/>
  <w16cid:commentId w16cid:paraId="524773FF" w16cid:durableId="6E03F765"/>
  <w16cid:commentId w16cid:paraId="65C79A9C" w16cid:durableId="2876473F"/>
  <w16cid:commentId w16cid:paraId="35832F36" w16cid:durableId="273A8EE4"/>
  <w16cid:commentId w16cid:paraId="1CE5037E" w16cid:durableId="3D77A8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99D645" w14:textId="77777777" w:rsidR="00F47C77" w:rsidRDefault="00F47C77" w:rsidP="005B1979">
      <w:pPr>
        <w:spacing w:after="0" w:line="240" w:lineRule="auto"/>
      </w:pPr>
      <w:r>
        <w:separator/>
      </w:r>
    </w:p>
  </w:endnote>
  <w:endnote w:type="continuationSeparator" w:id="0">
    <w:p w14:paraId="4877E37D" w14:textId="77777777" w:rsidR="00F47C77" w:rsidRDefault="00F47C77" w:rsidP="005B1979">
      <w:pPr>
        <w:spacing w:after="0" w:line="240" w:lineRule="auto"/>
      </w:pPr>
      <w:r>
        <w:continuationSeparator/>
      </w:r>
    </w:p>
  </w:endnote>
  <w:endnote w:type="continuationNotice" w:id="1">
    <w:p w14:paraId="6E7F213A" w14:textId="77777777" w:rsidR="00F47C77" w:rsidRDefault="00F47C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nionPro-Regular">
    <w:altName w:val="Cambria"/>
    <w:panose1 w:val="00000000000000000000"/>
    <w:charset w:val="00"/>
    <w:family w:val="roman"/>
    <w:notTrueType/>
    <w:pitch w:val="default"/>
  </w:font>
  <w:font w:name="Myriad-Bold-SC700">
    <w:altName w:val="Cambria"/>
    <w:panose1 w:val="00000000000000000000"/>
    <w:charset w:val="00"/>
    <w:family w:val="roman"/>
    <w:notTrueType/>
    <w:pitch w:val="default"/>
  </w:font>
  <w:font w:name="Myriad-BoldItalic-SC700">
    <w:altName w:val="Cambria"/>
    <w:panose1 w:val="00000000000000000000"/>
    <w:charset w:val="00"/>
    <w:family w:val="roman"/>
    <w:notTrueType/>
    <w:pitch w:val="default"/>
  </w:font>
  <w:font w:name="Myriad-Bold">
    <w:altName w:val="Cambria"/>
    <w:panose1 w:val="00000000000000000000"/>
    <w:charset w:val="00"/>
    <w:family w:val="roman"/>
    <w:notTrueType/>
    <w:pitch w:val="default"/>
  </w:font>
  <w:font w:name="FreeSans;Times New Roma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宋体">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B63D1C" w14:textId="77777777" w:rsidR="00F47C77" w:rsidRDefault="00F47C77" w:rsidP="005B1979">
      <w:pPr>
        <w:spacing w:after="0" w:line="240" w:lineRule="auto"/>
      </w:pPr>
      <w:r>
        <w:separator/>
      </w:r>
    </w:p>
  </w:footnote>
  <w:footnote w:type="continuationSeparator" w:id="0">
    <w:p w14:paraId="78DE2B86" w14:textId="77777777" w:rsidR="00F47C77" w:rsidRDefault="00F47C77" w:rsidP="005B1979">
      <w:pPr>
        <w:spacing w:after="0" w:line="240" w:lineRule="auto"/>
      </w:pPr>
      <w:r>
        <w:continuationSeparator/>
      </w:r>
    </w:p>
  </w:footnote>
  <w:footnote w:type="continuationNotice" w:id="1">
    <w:p w14:paraId="5CAAE144" w14:textId="77777777" w:rsidR="00F47C77" w:rsidRDefault="00F47C77">
      <w:pPr>
        <w:spacing w:after="0" w:line="240" w:lineRule="auto"/>
      </w:pPr>
    </w:p>
  </w:footnote>
  <w:footnote w:id="2">
    <w:p w14:paraId="51B5C83F" w14:textId="2ED3CD59" w:rsidR="00B17AC6" w:rsidRPr="00A403CF" w:rsidRDefault="00B17AC6">
      <w:pPr>
        <w:pStyle w:val="Textodenotaderodap"/>
        <w:rPr>
          <w:sz w:val="18"/>
          <w:szCs w:val="18"/>
        </w:rPr>
      </w:pPr>
      <w:r w:rsidRPr="00A403CF">
        <w:rPr>
          <w:rStyle w:val="Refdenotaderodap"/>
          <w:sz w:val="18"/>
          <w:szCs w:val="18"/>
        </w:rPr>
        <w:footnoteRef/>
      </w:r>
      <w:r w:rsidRPr="00A403CF">
        <w:rPr>
          <w:sz w:val="18"/>
          <w:szCs w:val="18"/>
        </w:rPr>
        <w:t xml:space="preserve"> O importante a notar neste período é a forma como a ação coletiva organizou sua mobilização no que tange à implementação de práticas que se tornarão presentes nos momentos posteriores. O uso das redes sociais como mecanismos mobilizadores da ação e a prática de ocupação se transformaram elementos principais no desenvolvimento da tática contenciosa nos anos seguintes. Porém, é preciso deixar claro que existe uma diferença no desenrolar dos protestos da Primavera Árabe. Neste contexto, temos uma mobilização em torno da ruptura política com governos ditatoriais que, não havendo qualquer relação com o contexto de crise iniciado em 2008, agrega o fato de que a maneira como o ativismo se comportou representa uma marca semelhante aos processos de mobilização deste mesmo período.</w:t>
      </w:r>
    </w:p>
  </w:footnote>
  <w:footnote w:id="3">
    <w:p w14:paraId="66F2EE8E" w14:textId="0873F37F" w:rsidR="00B17AC6" w:rsidRDefault="00B17AC6">
      <w:pPr>
        <w:pStyle w:val="Textodenotaderodap"/>
      </w:pPr>
      <w:r>
        <w:rPr>
          <w:rStyle w:val="Refdenotaderodap"/>
        </w:rPr>
        <w:footnoteRef/>
      </w:r>
      <w:r>
        <w:t xml:space="preserve"> </w:t>
      </w:r>
      <w:r w:rsidRPr="00361337">
        <w:rPr>
          <w:sz w:val="18"/>
          <w:szCs w:val="18"/>
        </w:rPr>
        <w:t>O interessante notar é que o desenvolvimento do estudo dos movimentos sociais acarretou diferentes abordagens que receberam influências importantes na composição de suas teorias (ALONSO, 2009; DELLAPORTA &amp; DIANI, 2006;</w:t>
      </w:r>
      <w:r>
        <w:rPr>
          <w:sz w:val="18"/>
          <w:szCs w:val="18"/>
        </w:rPr>
        <w:t xml:space="preserve"> </w:t>
      </w:r>
      <w:r w:rsidRPr="00361337">
        <w:rPr>
          <w:sz w:val="18"/>
          <w:szCs w:val="18"/>
        </w:rPr>
        <w:t>GOHN, 2012</w:t>
      </w:r>
      <w:r>
        <w:rPr>
          <w:sz w:val="18"/>
          <w:szCs w:val="18"/>
        </w:rPr>
        <w:t>a; COSTA, 2013</w:t>
      </w:r>
      <w:r w:rsidRPr="00361337">
        <w:rPr>
          <w:sz w:val="18"/>
          <w:szCs w:val="18"/>
        </w:rPr>
        <w:t>). Como afirma Alexander (1987; 1998), a mudança de paradigma na maneira de observar a ação coletiva possibilitou um deslocamento do modelo clássico de análise dos movimentos sociais, desprendendo-se do campo de análise preocupado com o comportamento coletivo e entrando no campo da ação. Esse movimento possibilitou o surgimento de três principais tipos de abordagens teóricas: as abordagens histórico-estrutural, culturalista-identitária e institucional/organizacional comportamentalista</w:t>
      </w:r>
      <w:r>
        <w:rPr>
          <w:sz w:val="18"/>
          <w:szCs w:val="18"/>
        </w:rPr>
        <w:t xml:space="preserve"> (GOHN, 2012)</w:t>
      </w:r>
      <w:r w:rsidRPr="00361337">
        <w:rPr>
          <w:sz w:val="18"/>
          <w:szCs w:val="18"/>
        </w:rPr>
        <w:t xml:space="preserve">. Della Porta e </w:t>
      </w:r>
      <w:proofErr w:type="spellStart"/>
      <w:r w:rsidRPr="00361337">
        <w:rPr>
          <w:sz w:val="18"/>
          <w:szCs w:val="18"/>
        </w:rPr>
        <w:t>Diani</w:t>
      </w:r>
      <w:proofErr w:type="spellEnd"/>
      <w:r w:rsidRPr="00361337">
        <w:rPr>
          <w:sz w:val="18"/>
          <w:szCs w:val="18"/>
        </w:rPr>
        <w:t xml:space="preserve"> (2006) apontam detalhadamente a separação de cada uma dessas correntes levando em consideração aspectos mais específicos no desenvolvimento de cada abordagem. Neste sentido, os autores trabalham desde a visão do ator, sua identidade, as redes e a dimensão simbólica da ação coletiva, até os fenômenos de impacto estrutural, as organizações, os repertórios de protestos e as oportunidades políticas. (ALONSO, 2009; DELLAPORTA &amp; DIANI, 2006; GOHN, 2012)</w:t>
      </w:r>
    </w:p>
  </w:footnote>
  <w:footnote w:id="4">
    <w:p w14:paraId="4C7D22EF" w14:textId="520E1EFA" w:rsidR="00B17AC6" w:rsidRPr="00C01A15" w:rsidRDefault="00B17AC6">
      <w:pPr>
        <w:pStyle w:val="Textodenotaderodap"/>
        <w:rPr>
          <w:sz w:val="18"/>
          <w:szCs w:val="18"/>
        </w:rPr>
      </w:pPr>
      <w:r w:rsidRPr="005776B8">
        <w:rPr>
          <w:rStyle w:val="Refdenotaderodap"/>
          <w:sz w:val="18"/>
          <w:szCs w:val="18"/>
        </w:rPr>
        <w:footnoteRef/>
      </w:r>
      <w:r w:rsidRPr="005776B8">
        <w:rPr>
          <w:sz w:val="18"/>
          <w:szCs w:val="18"/>
        </w:rPr>
        <w:t xml:space="preserve"> A vertente funcionalista, que veio influenciar, principalmente, os trabalhos de Parsons (2010), tinha como princípio o entendimento das ações coletivas e dos movimentos sociais como reações provenientes da disfuncionalidade que o sistema tem em produzir coesão social. </w:t>
      </w:r>
      <w:r>
        <w:rPr>
          <w:sz w:val="18"/>
          <w:szCs w:val="18"/>
        </w:rPr>
        <w:t xml:space="preserve">Neste sentido, as ações coletivas seriam encaradas como momentos de irracionalidade social nos quais as pessoas sairiam de suas rotinas costumeiras para fazer coisas que não fariam como indivíduos. De acordo com Jasper (2016, p. 47), parte dos teóricos da conhecida </w:t>
      </w:r>
      <w:r>
        <w:rPr>
          <w:i/>
          <w:sz w:val="18"/>
          <w:szCs w:val="18"/>
        </w:rPr>
        <w:t>teoria das multidões</w:t>
      </w:r>
      <w:r>
        <w:rPr>
          <w:sz w:val="18"/>
          <w:szCs w:val="18"/>
        </w:rPr>
        <w:t xml:space="preserve"> desacreditavam no caráter transformado das ações coletivas postulando que nada de relevante pudesse resultar desse tipo de atividade.</w:t>
      </w:r>
    </w:p>
  </w:footnote>
  <w:footnote w:id="5">
    <w:p w14:paraId="1EB51BF9" w14:textId="3D70F67C" w:rsidR="00B17AC6" w:rsidRPr="00361337" w:rsidRDefault="00B17AC6" w:rsidP="007955E8">
      <w:pPr>
        <w:pStyle w:val="Textodenotaderodap"/>
        <w:rPr>
          <w:sz w:val="18"/>
          <w:szCs w:val="18"/>
        </w:rPr>
      </w:pPr>
      <w:r w:rsidRPr="00361337">
        <w:rPr>
          <w:rStyle w:val="Refdenotaderodap"/>
          <w:sz w:val="18"/>
          <w:szCs w:val="18"/>
        </w:rPr>
        <w:footnoteRef/>
      </w:r>
      <w:r w:rsidRPr="00361337">
        <w:rPr>
          <w:sz w:val="18"/>
          <w:szCs w:val="18"/>
        </w:rPr>
        <w:t xml:space="preserve"> Ver, Alexander (1987; 1998), cuja contribuição chama nossa atenção para os processos de mudança social e como </w:t>
      </w:r>
      <w:del w:id="86" w:author="Christiane Jalles de Paula" w:date="2024-08-10T15:34:00Z" w16du:dateUtc="2024-08-10T18:34:00Z">
        <w:r w:rsidRPr="00361337" w:rsidDel="00B000CC">
          <w:rPr>
            <w:sz w:val="18"/>
            <w:szCs w:val="18"/>
          </w:rPr>
          <w:delText>os mesmos</w:delText>
        </w:r>
      </w:del>
      <w:ins w:id="87" w:author="Christiane Jalles de Paula" w:date="2024-08-10T15:34:00Z" w16du:dateUtc="2024-08-10T18:34:00Z">
        <w:r w:rsidR="00B000CC" w:rsidRPr="00361337">
          <w:rPr>
            <w:sz w:val="18"/>
            <w:szCs w:val="18"/>
          </w:rPr>
          <w:t>eles</w:t>
        </w:r>
      </w:ins>
      <w:r w:rsidRPr="00361337">
        <w:rPr>
          <w:sz w:val="18"/>
          <w:szCs w:val="18"/>
        </w:rPr>
        <w:t xml:space="preserve"> impactam na forma de articulação da ação coletiva e dos movimentos sociais. Apesar da questão de a mudança social ser algo importante na teoria sociológica clássica, haja vista as teorias de entendimento sobre os processos de modernização, queremos, contudo, apontar o caráter de configuração dessa mudança em períodos </w:t>
      </w:r>
      <w:del w:id="88" w:author="Christiane Jalles de Paula" w:date="2024-08-10T15:34:00Z" w16du:dateUtc="2024-08-10T18:34:00Z">
        <w:r w:rsidRPr="00361337" w:rsidDel="00B000CC">
          <w:rPr>
            <w:sz w:val="18"/>
            <w:szCs w:val="18"/>
          </w:rPr>
          <w:delText>onde</w:delText>
        </w:r>
      </w:del>
      <w:ins w:id="89" w:author="Christiane Jalles de Paula" w:date="2024-08-10T15:34:00Z" w16du:dateUtc="2024-08-10T18:34:00Z">
        <w:r w:rsidR="00B000CC" w:rsidRPr="00361337">
          <w:rPr>
            <w:sz w:val="18"/>
            <w:szCs w:val="18"/>
          </w:rPr>
          <w:t>em que</w:t>
        </w:r>
      </w:ins>
      <w:r w:rsidRPr="00361337">
        <w:rPr>
          <w:sz w:val="18"/>
          <w:szCs w:val="18"/>
        </w:rPr>
        <w:t xml:space="preserve"> processos políticos se desenrolam influenciando as oportunidades exploradas pelos atores. Tanto quanto a forma como essas manifestações foram mobilizadas, os significados atribuídos à ação coletiva em cada momento.</w:t>
      </w:r>
      <w:r>
        <w:rPr>
          <w:sz w:val="18"/>
          <w:szCs w:val="18"/>
        </w:rPr>
        <w:t xml:space="preserve"> Mudanças estruturais na sociedade configuram formas de ação coletiva, imprimem identidades específicas e, a partir destas, promovem repertórios de ação diversificados.</w:t>
      </w:r>
    </w:p>
  </w:footnote>
  <w:footnote w:id="6">
    <w:p w14:paraId="6B963EF5" w14:textId="6B6F8430" w:rsidR="00B17AC6" w:rsidRPr="007955E8" w:rsidRDefault="00B17AC6" w:rsidP="007955E8">
      <w:pPr>
        <w:pStyle w:val="Textodenotaderodap"/>
        <w:rPr>
          <w:sz w:val="18"/>
          <w:szCs w:val="18"/>
        </w:rPr>
      </w:pPr>
      <w:r w:rsidRPr="007955E8">
        <w:rPr>
          <w:rStyle w:val="Refdenotaderodap"/>
          <w:sz w:val="18"/>
          <w:szCs w:val="18"/>
        </w:rPr>
        <w:footnoteRef/>
      </w:r>
      <w:r w:rsidRPr="007955E8">
        <w:rPr>
          <w:sz w:val="18"/>
          <w:szCs w:val="18"/>
        </w:rPr>
        <w:t xml:space="preserve"> Para </w:t>
      </w:r>
      <w:proofErr w:type="spellStart"/>
      <w:r w:rsidRPr="007955E8">
        <w:rPr>
          <w:sz w:val="18"/>
          <w:szCs w:val="18"/>
        </w:rPr>
        <w:t>Mancur</w:t>
      </w:r>
      <w:proofErr w:type="spellEnd"/>
      <w:r w:rsidRPr="007955E8">
        <w:rPr>
          <w:sz w:val="18"/>
          <w:szCs w:val="18"/>
        </w:rPr>
        <w:t xml:space="preserve"> Olson (2002), o problema da ação coletiva era agregativo. A compreensão da ação coletiva estava em como mobilizar um número de indivíduos em torno de determinados bens coletivos. Isto é, como envolver os diferentes interesses individuais para alcançar bens coletivos. Em seu livro, </w:t>
      </w:r>
      <w:r w:rsidRPr="00E95FA8">
        <w:rPr>
          <w:i/>
          <w:sz w:val="18"/>
          <w:szCs w:val="18"/>
        </w:rPr>
        <w:t xml:space="preserve">The </w:t>
      </w:r>
      <w:proofErr w:type="spellStart"/>
      <w:r w:rsidRPr="00E95FA8">
        <w:rPr>
          <w:i/>
          <w:sz w:val="18"/>
          <w:szCs w:val="18"/>
        </w:rPr>
        <w:t>logic</w:t>
      </w:r>
      <w:proofErr w:type="spellEnd"/>
      <w:r w:rsidRPr="00E95FA8">
        <w:rPr>
          <w:i/>
          <w:sz w:val="18"/>
          <w:szCs w:val="18"/>
        </w:rPr>
        <w:t xml:space="preserve"> </w:t>
      </w:r>
      <w:proofErr w:type="spellStart"/>
      <w:r w:rsidRPr="00E95FA8">
        <w:rPr>
          <w:i/>
          <w:sz w:val="18"/>
          <w:szCs w:val="18"/>
        </w:rPr>
        <w:t>of</w:t>
      </w:r>
      <w:proofErr w:type="spellEnd"/>
      <w:r w:rsidRPr="00E95FA8">
        <w:rPr>
          <w:i/>
          <w:sz w:val="18"/>
          <w:szCs w:val="18"/>
        </w:rPr>
        <w:t xml:space="preserve"> </w:t>
      </w:r>
      <w:proofErr w:type="spellStart"/>
      <w:r w:rsidRPr="00E95FA8">
        <w:rPr>
          <w:i/>
          <w:sz w:val="18"/>
          <w:szCs w:val="18"/>
        </w:rPr>
        <w:t>collective</w:t>
      </w:r>
      <w:proofErr w:type="spellEnd"/>
      <w:r w:rsidRPr="00E95FA8">
        <w:rPr>
          <w:i/>
          <w:sz w:val="18"/>
          <w:szCs w:val="18"/>
        </w:rPr>
        <w:t xml:space="preserve"> </w:t>
      </w:r>
      <w:proofErr w:type="spellStart"/>
      <w:r w:rsidRPr="00E95FA8">
        <w:rPr>
          <w:i/>
          <w:sz w:val="18"/>
          <w:szCs w:val="18"/>
        </w:rPr>
        <w:t>action</w:t>
      </w:r>
      <w:proofErr w:type="spellEnd"/>
      <w:r w:rsidRPr="007955E8">
        <w:rPr>
          <w:sz w:val="18"/>
          <w:szCs w:val="18"/>
        </w:rPr>
        <w:t xml:space="preserve"> o autor procura responder a essa questão através de uma análise utilitária da ação social. De fato, Olson não estuda os movimentos sociais em sua especificidade. Sua finalidade é o estudo dos grupos de interesses. O autor observa que nos grupos que se compõem de muitos membros a necessidade de organização da ação coletiva está em uma estrutura composta de líderes, os quais conseguem mobilizar os demais indivíduos através da organização dos interesses de um grupo. Neste sentido, se a ideia comumente utilizada de que os grupos pequenos se organizariam devido aos contatos de proximidade e a homogeneidade de seus interesses, a mesma noção não se aplicaria aos grandes grupos.</w:t>
      </w:r>
      <w:r>
        <w:rPr>
          <w:sz w:val="18"/>
          <w:szCs w:val="18"/>
        </w:rPr>
        <w:t xml:space="preserve"> </w:t>
      </w:r>
      <w:r w:rsidRPr="007955E8">
        <w:rPr>
          <w:sz w:val="18"/>
          <w:szCs w:val="18"/>
        </w:rPr>
        <w:t>Estes, por sua vez, teriam de ser estruturados por meio de instituições especiais para resolver os objetivos da ação coletiva (OLSON, 2002, p. 65).</w:t>
      </w:r>
      <w:r>
        <w:rPr>
          <w:sz w:val="18"/>
          <w:szCs w:val="18"/>
        </w:rPr>
        <w:t xml:space="preserve"> Necessariamente, tal abordagem tende a observar os movimentos sociais em relação ao seu fracasso e ao seu sucesso. Os movimentos ou a ação coletiva que não se transformasse em uma organização burocratizada/institucionalizada fracassariam. Mobilizar recursos será um fator importante para a compreensão de alguns dos nossos casos. Entretanto, não significará uma questão de sucesso ou fracasso de determinado movimento ou ação.</w:t>
      </w:r>
    </w:p>
  </w:footnote>
  <w:footnote w:id="7">
    <w:p w14:paraId="10B6999A" w14:textId="2042AE36" w:rsidR="00B17AC6" w:rsidRPr="00361337" w:rsidRDefault="00B17AC6">
      <w:pPr>
        <w:pStyle w:val="Textodenotaderodap"/>
        <w:rPr>
          <w:sz w:val="18"/>
          <w:szCs w:val="18"/>
        </w:rPr>
      </w:pPr>
      <w:r w:rsidRPr="00361337">
        <w:rPr>
          <w:rStyle w:val="Refdenotaderodap"/>
          <w:sz w:val="18"/>
          <w:szCs w:val="18"/>
        </w:rPr>
        <w:footnoteRef/>
      </w:r>
      <w:r w:rsidRPr="00361337">
        <w:rPr>
          <w:sz w:val="18"/>
          <w:szCs w:val="18"/>
        </w:rPr>
        <w:t xml:space="preserve"> É preciso deixar claro uma distinção que a Teoria do Processo Político tem em relação à chamada Teoria da Mobilização de Recursos. A preocupação da teoria da mobilização de recursos está na ênfase da base institucional/organizacional da ação coletiva e dos movimentos sociais. Segundo essa abordagem teórica, existe uma similaridade e convergência da ação coletiva e dos movimentos sociais com os interesses de grupos da política institucionalizada. Neste sentido, a eficácia de determinado movimento seria medida pelo grau de proximidade que este estaria em garantir recursos, coordenar a ação coletiva e se organizar em uma institucionalidade. Para a Teoria do Processo Político, que surgiu de uma crítica à Teoria da Mobilização de Recursos e com influências da teoria dos Novos Movimentos Sociais (MELUCCI, 1989; TOURAINE,1989), tem que ser levado em conta o contexto de engajamento tanto quanto a orientação que cada movimento confere à ação coletiva: os símbolos culturais, as redes de sociabilidade entre os atores, os repertórios de confronto, os frames da ação coletiva (</w:t>
      </w:r>
      <w:proofErr w:type="spellStart"/>
      <w:r w:rsidRPr="00361337">
        <w:rPr>
          <w:i/>
          <w:sz w:val="18"/>
          <w:szCs w:val="18"/>
        </w:rPr>
        <w:t>action</w:t>
      </w:r>
      <w:proofErr w:type="spellEnd"/>
      <w:r w:rsidRPr="00361337">
        <w:rPr>
          <w:i/>
          <w:sz w:val="18"/>
          <w:szCs w:val="18"/>
        </w:rPr>
        <w:t xml:space="preserve"> frames)</w:t>
      </w:r>
      <w:r w:rsidRPr="00361337">
        <w:rPr>
          <w:sz w:val="18"/>
          <w:szCs w:val="18"/>
        </w:rPr>
        <w:t>, são elementos que têm de ser considerados nas dinâmicas de confronto político.</w:t>
      </w:r>
      <w:r>
        <w:rPr>
          <w:sz w:val="18"/>
          <w:szCs w:val="18"/>
        </w:rPr>
        <w:t xml:space="preserve"> Com efeito, a perspectiva do processo político incorporou aos poucos em suas análises as temáticas referentes à cultura. </w:t>
      </w:r>
      <w:proofErr w:type="spellStart"/>
      <w:r>
        <w:rPr>
          <w:sz w:val="18"/>
          <w:szCs w:val="18"/>
        </w:rPr>
        <w:t>Tilly</w:t>
      </w:r>
      <w:proofErr w:type="spellEnd"/>
      <w:r>
        <w:rPr>
          <w:sz w:val="18"/>
          <w:szCs w:val="18"/>
        </w:rPr>
        <w:t xml:space="preserve"> acabou reconhecendo que processos culturais de persuasão também constituem uma parte fundamental da história (ALONSO, 2012; JASPER, 2016, p. 54).</w:t>
      </w:r>
    </w:p>
  </w:footnote>
  <w:footnote w:id="8">
    <w:p w14:paraId="1D308592" w14:textId="77777777" w:rsidR="00436D42" w:rsidRPr="0007721D" w:rsidRDefault="00436D42" w:rsidP="00436D42">
      <w:pPr>
        <w:pStyle w:val="PargrafodaLista"/>
        <w:spacing w:after="0" w:line="240" w:lineRule="auto"/>
        <w:ind w:left="0"/>
        <w:rPr>
          <w:rFonts w:cs="Times New Roman"/>
          <w:bCs/>
          <w:szCs w:val="24"/>
        </w:rPr>
      </w:pPr>
      <w:r>
        <w:rPr>
          <w:rStyle w:val="Refdenotaderodap"/>
        </w:rPr>
        <w:footnoteRef/>
      </w:r>
      <w:r>
        <w:t xml:space="preserve"> </w:t>
      </w:r>
      <w:proofErr w:type="spellStart"/>
      <w:r w:rsidRPr="000C329E">
        <w:rPr>
          <w:sz w:val="18"/>
          <w:szCs w:val="18"/>
        </w:rPr>
        <w:t>Benford</w:t>
      </w:r>
      <w:proofErr w:type="spellEnd"/>
      <w:r w:rsidRPr="000C329E">
        <w:rPr>
          <w:sz w:val="18"/>
          <w:szCs w:val="18"/>
        </w:rPr>
        <w:t xml:space="preserve"> &amp; </w:t>
      </w:r>
      <w:proofErr w:type="spellStart"/>
      <w:r w:rsidRPr="000C329E">
        <w:rPr>
          <w:sz w:val="18"/>
          <w:szCs w:val="18"/>
        </w:rPr>
        <w:t>Snow</w:t>
      </w:r>
      <w:proofErr w:type="spellEnd"/>
      <w:r w:rsidRPr="000C329E">
        <w:rPr>
          <w:sz w:val="18"/>
          <w:szCs w:val="18"/>
        </w:rPr>
        <w:t xml:space="preserve"> (2000) destacaram que os processos de enquadramento, juntamente com a mobilização de recursos e os processos de oportunidade política, são dinâmicas centrais para entender os movimentos sociais. Eles argumentaram que os processos de enquadramento passaram a ser considerados essenciais para moldar o caráter e o curso dos movimentos sociais.</w:t>
      </w:r>
      <w:r w:rsidRPr="000C329E">
        <w:t xml:space="preserve"> </w:t>
      </w:r>
      <w:r>
        <w:rPr>
          <w:rFonts w:cs="Times New Roman"/>
          <w:bCs/>
          <w:sz w:val="18"/>
          <w:szCs w:val="18"/>
        </w:rPr>
        <w:t>A</w:t>
      </w:r>
      <w:r w:rsidRPr="0007721D">
        <w:rPr>
          <w:rFonts w:cs="Times New Roman"/>
          <w:bCs/>
          <w:sz w:val="18"/>
          <w:szCs w:val="18"/>
        </w:rPr>
        <w:t xml:space="preserve"> conceitualização das oportunidades discursivas procura integrar teorias relacionadas ao enquadramento de movimentos sociais (</w:t>
      </w:r>
      <w:r w:rsidRPr="0007721D">
        <w:rPr>
          <w:rFonts w:cs="Times New Roman"/>
          <w:bCs/>
          <w:i/>
          <w:iCs/>
          <w:sz w:val="18"/>
          <w:szCs w:val="18"/>
        </w:rPr>
        <w:t>frames</w:t>
      </w:r>
      <w:r w:rsidRPr="0007721D">
        <w:rPr>
          <w:rFonts w:cs="Times New Roman"/>
          <w:bCs/>
          <w:sz w:val="18"/>
          <w:szCs w:val="18"/>
        </w:rPr>
        <w:t xml:space="preserve">) e à estrutura de oportunidade política. A teoria do enquadramento, isoladamente, mostra-se limitada em sua capacidade de elucidar o porquê de algumas molduras de ação coletiva alcançarem maior sucesso do que outras. Por sua vez, a teoria da oportunidade política, ao destacar oportunidades político-institucionais para a mobilização eficaz do movimento, tende a negligenciar as dinâmicas culturais que desempenham um papel crucial nos desdobramentos do movimento. As </w:t>
      </w:r>
      <w:r w:rsidRPr="0007721D">
        <w:rPr>
          <w:rFonts w:cs="Times New Roman"/>
          <w:bCs/>
          <w:i/>
          <w:iCs/>
          <w:sz w:val="18"/>
          <w:szCs w:val="18"/>
        </w:rPr>
        <w:t>estruturas de oportunidade discursiva</w:t>
      </w:r>
      <w:r w:rsidRPr="0007721D">
        <w:rPr>
          <w:rFonts w:cs="Times New Roman"/>
          <w:bCs/>
          <w:sz w:val="18"/>
          <w:szCs w:val="18"/>
        </w:rPr>
        <w:t xml:space="preserve"> evidenciam que elementos culturais no contexto mais amplo podem facilitar ou restringir a eficácia do enquadramento do movimento social.</w:t>
      </w:r>
      <w:r>
        <w:rPr>
          <w:rFonts w:cs="Times New Roman"/>
          <w:bCs/>
          <w:sz w:val="18"/>
          <w:szCs w:val="18"/>
        </w:rPr>
        <w:t xml:space="preserve"> </w:t>
      </w:r>
      <w:r w:rsidRPr="000F24ED">
        <w:rPr>
          <w:rFonts w:cs="Times New Roman"/>
          <w:bCs/>
          <w:sz w:val="18"/>
          <w:szCs w:val="18"/>
        </w:rPr>
        <w:t xml:space="preserve">Embora o termo "estrutura de oportunidade discursiva" tenha sido introduzido no final da década de 1990, a ideia por trás dele existia há algum tempo. </w:t>
      </w:r>
      <w:proofErr w:type="spellStart"/>
      <w:r w:rsidRPr="000F24ED">
        <w:rPr>
          <w:rFonts w:cs="Times New Roman"/>
          <w:bCs/>
          <w:sz w:val="18"/>
          <w:szCs w:val="18"/>
        </w:rPr>
        <w:t>Snow</w:t>
      </w:r>
      <w:proofErr w:type="spellEnd"/>
      <w:r w:rsidRPr="000F24ED">
        <w:rPr>
          <w:rFonts w:cs="Times New Roman"/>
          <w:bCs/>
          <w:sz w:val="18"/>
          <w:szCs w:val="18"/>
        </w:rPr>
        <w:t xml:space="preserve"> e </w:t>
      </w:r>
      <w:proofErr w:type="spellStart"/>
      <w:r w:rsidRPr="000F24ED">
        <w:rPr>
          <w:rFonts w:cs="Times New Roman"/>
          <w:bCs/>
          <w:sz w:val="18"/>
          <w:szCs w:val="18"/>
        </w:rPr>
        <w:t>Benford</w:t>
      </w:r>
      <w:proofErr w:type="spellEnd"/>
      <w:r w:rsidRPr="000F24ED">
        <w:rPr>
          <w:rFonts w:cs="Times New Roman"/>
          <w:bCs/>
          <w:sz w:val="18"/>
          <w:szCs w:val="18"/>
        </w:rPr>
        <w:t xml:space="preserve"> (1988) descreveram várias circunstâncias nas quais um enquadramento ressoará (frame </w:t>
      </w:r>
      <w:proofErr w:type="spellStart"/>
      <w:r w:rsidRPr="000F24ED">
        <w:rPr>
          <w:rFonts w:cs="Times New Roman"/>
          <w:bCs/>
          <w:sz w:val="18"/>
          <w:szCs w:val="18"/>
        </w:rPr>
        <w:t>ressonance</w:t>
      </w:r>
      <w:proofErr w:type="spellEnd"/>
      <w:r w:rsidRPr="000F24ED">
        <w:rPr>
          <w:rFonts w:cs="Times New Roman"/>
          <w:bCs/>
          <w:sz w:val="18"/>
          <w:szCs w:val="18"/>
        </w:rPr>
        <w:t>) com o público-alvo. Isto é, como a centralidade dos valores ou crenças de determinado enquadramento no decorrer da dinâmica de algum movimento social adequava-se a um quadro referente às experiências do mundo real do público em geral. Da mesma forma, foram encontradas situações nas quais existiam "oportunidades culturais em expansão" que poderiam suscitar tipos específicos de esforços de enquadramento entre os ativistas (</w:t>
      </w:r>
      <w:proofErr w:type="spellStart"/>
      <w:r w:rsidRPr="000F24ED">
        <w:rPr>
          <w:rFonts w:cs="Times New Roman"/>
          <w:bCs/>
          <w:sz w:val="18"/>
          <w:szCs w:val="18"/>
        </w:rPr>
        <w:t>McAdam</w:t>
      </w:r>
      <w:proofErr w:type="spellEnd"/>
      <w:r w:rsidRPr="000F24ED">
        <w:rPr>
          <w:rFonts w:cs="Times New Roman"/>
          <w:bCs/>
          <w:sz w:val="18"/>
          <w:szCs w:val="18"/>
        </w:rPr>
        <w:t>, 1994), assim como o reconhecimento do lado cultural de estruturas de oportunidade (</w:t>
      </w:r>
      <w:proofErr w:type="spellStart"/>
      <w:r w:rsidRPr="000F24ED">
        <w:rPr>
          <w:rFonts w:cs="Times New Roman"/>
          <w:bCs/>
          <w:sz w:val="18"/>
          <w:szCs w:val="18"/>
        </w:rPr>
        <w:t>Gamson</w:t>
      </w:r>
      <w:proofErr w:type="spellEnd"/>
      <w:r w:rsidRPr="000F24ED">
        <w:rPr>
          <w:rFonts w:cs="Times New Roman"/>
          <w:bCs/>
          <w:sz w:val="18"/>
          <w:szCs w:val="18"/>
        </w:rPr>
        <w:t xml:space="preserve"> e Meyer, 1996) em diálogo com o conceito de "campos discursivos" enquanto um papel privilegiado de crenças e valores hegemônicos no contexto mais amplo (Steinberg, 1999).</w:t>
      </w:r>
    </w:p>
  </w:footnote>
  <w:footnote w:id="9">
    <w:p w14:paraId="2E79C8AB" w14:textId="416AD9CF" w:rsidR="005F6DC8" w:rsidRDefault="005F6DC8">
      <w:pPr>
        <w:pStyle w:val="Textodenotaderodap"/>
      </w:pPr>
      <w:r>
        <w:rPr>
          <w:rStyle w:val="Refdenotaderodap"/>
        </w:rPr>
        <w:footnoteRef/>
      </w:r>
      <w:r>
        <w:t xml:space="preserve"> </w:t>
      </w:r>
      <w:r w:rsidR="0079798B" w:rsidRPr="00910B26">
        <w:rPr>
          <w:sz w:val="18"/>
          <w:szCs w:val="18"/>
        </w:rPr>
        <w:t>Em alguns estudos recentes podemos observar</w:t>
      </w:r>
      <w:r w:rsidR="00910B26">
        <w:rPr>
          <w:sz w:val="18"/>
          <w:szCs w:val="18"/>
        </w:rPr>
        <w:t>, por exemplo,</w:t>
      </w:r>
      <w:r w:rsidR="00910B26" w:rsidRPr="00910B26">
        <w:rPr>
          <w:sz w:val="18"/>
          <w:szCs w:val="18"/>
        </w:rPr>
        <w:t xml:space="preserve"> </w:t>
      </w:r>
      <w:r w:rsidRPr="0079798B">
        <w:rPr>
          <w:sz w:val="18"/>
          <w:szCs w:val="18"/>
        </w:rPr>
        <w:t>uma relação de complementariedade entre a estrutura de oportunidade política e a estrutura de oportunidade discursiva, averiguando quais fatores político-culturais ou simbólicos que determinaram as ideias e articulações a respeito das formas como a visão da política climática e energética finlandesa de base tecnológica foi construída, especificada e contestada no debate nacional sobre política energética</w:t>
      </w:r>
      <w:r w:rsidR="00067E1E">
        <w:rPr>
          <w:sz w:val="18"/>
          <w:szCs w:val="18"/>
        </w:rPr>
        <w:t xml:space="preserve"> </w:t>
      </w:r>
      <w:proofErr w:type="spellStart"/>
      <w:r w:rsidR="00067E1E" w:rsidRPr="0079798B">
        <w:rPr>
          <w:sz w:val="18"/>
          <w:szCs w:val="18"/>
        </w:rPr>
        <w:t>Teräväinen</w:t>
      </w:r>
      <w:proofErr w:type="spellEnd"/>
      <w:r w:rsidR="00067E1E" w:rsidRPr="0079798B">
        <w:rPr>
          <w:sz w:val="18"/>
          <w:szCs w:val="18"/>
        </w:rPr>
        <w:t xml:space="preserve"> (2010)</w:t>
      </w:r>
      <w:r w:rsidRPr="0079798B">
        <w:rPr>
          <w:sz w:val="18"/>
          <w:szCs w:val="18"/>
        </w:rPr>
        <w:t>.</w:t>
      </w:r>
      <w:r w:rsidR="00067E1E">
        <w:rPr>
          <w:sz w:val="18"/>
          <w:szCs w:val="18"/>
        </w:rPr>
        <w:t xml:space="preserve"> </w:t>
      </w:r>
      <w:proofErr w:type="spellStart"/>
      <w:r w:rsidRPr="0079798B">
        <w:rPr>
          <w:sz w:val="18"/>
          <w:szCs w:val="18"/>
        </w:rPr>
        <w:t>Wahlström</w:t>
      </w:r>
      <w:proofErr w:type="spellEnd"/>
      <w:r w:rsidRPr="0079798B">
        <w:rPr>
          <w:sz w:val="18"/>
          <w:szCs w:val="18"/>
        </w:rPr>
        <w:t xml:space="preserve"> e </w:t>
      </w:r>
      <w:proofErr w:type="spellStart"/>
      <w:r w:rsidRPr="0079798B">
        <w:rPr>
          <w:sz w:val="18"/>
          <w:szCs w:val="18"/>
        </w:rPr>
        <w:t>Törnberg</w:t>
      </w:r>
      <w:proofErr w:type="spellEnd"/>
      <w:r w:rsidRPr="0079798B">
        <w:rPr>
          <w:sz w:val="18"/>
          <w:szCs w:val="18"/>
        </w:rPr>
        <w:t xml:space="preserve"> analisaram o papel do discurso público em relação à violência radical de direita e utilizaram a noção de oportunidades discursivas no intuito de mapear os mecanismos pelos quais as atividades online nas redes sociais podem contribuir para a violência política de direita. Os autores elaboraram três mecanismos através dos quais as atividades nas redes sociais podem afetar a incidência da violência: a) ter uma estrutura de oportunidade discursiva cada vez mais coproduzida, b) a ocorrência de uma dinâmica intergrupal em grupos de movimento e redes </w:t>
      </w:r>
      <w:proofErr w:type="spellStart"/>
      <w:r w:rsidRPr="0079798B">
        <w:rPr>
          <w:sz w:val="18"/>
          <w:szCs w:val="18"/>
        </w:rPr>
        <w:t>translocais</w:t>
      </w:r>
      <w:proofErr w:type="spellEnd"/>
      <w:r w:rsidRPr="0079798B">
        <w:rPr>
          <w:sz w:val="18"/>
          <w:szCs w:val="18"/>
        </w:rPr>
        <w:t>, e c) compartilhamento de informações práticas e atividades de coordenação (</w:t>
      </w:r>
      <w:proofErr w:type="spellStart"/>
      <w:r w:rsidRPr="0079798B">
        <w:rPr>
          <w:sz w:val="18"/>
          <w:szCs w:val="18"/>
        </w:rPr>
        <w:t>Wahlström</w:t>
      </w:r>
      <w:proofErr w:type="spellEnd"/>
      <w:r w:rsidRPr="0079798B">
        <w:rPr>
          <w:sz w:val="18"/>
          <w:szCs w:val="18"/>
        </w:rPr>
        <w:t xml:space="preserve"> &amp; </w:t>
      </w:r>
      <w:proofErr w:type="spellStart"/>
      <w:r w:rsidRPr="0079798B">
        <w:rPr>
          <w:sz w:val="18"/>
          <w:szCs w:val="18"/>
        </w:rPr>
        <w:t>Törnberg</w:t>
      </w:r>
      <w:proofErr w:type="spellEnd"/>
      <w:r w:rsidRPr="0079798B">
        <w:rPr>
          <w:sz w:val="18"/>
          <w:szCs w:val="18"/>
        </w:rPr>
        <w:t>, 2019). Os autores argumentaram que entender o papel do discurso público é crucial para compreender a dinâmica da violência radical de direita.</w:t>
      </w:r>
    </w:p>
  </w:footnote>
  <w:footnote w:id="10">
    <w:p w14:paraId="1E46C2B6" w14:textId="4758A733" w:rsidR="001B5FBB" w:rsidRPr="001B5FBB" w:rsidRDefault="00B661B8">
      <w:pPr>
        <w:pStyle w:val="Textodenotaderodap"/>
        <w:rPr>
          <w:szCs w:val="24"/>
        </w:rPr>
      </w:pPr>
      <w:r>
        <w:rPr>
          <w:rStyle w:val="Refdenotaderodap"/>
        </w:rPr>
        <w:footnoteRef/>
      </w:r>
      <w:r>
        <w:t xml:space="preserve"> </w:t>
      </w:r>
      <w:r w:rsidRPr="00C11A76">
        <w:rPr>
          <w:sz w:val="18"/>
          <w:szCs w:val="18"/>
        </w:rPr>
        <w:t>Neste sentido, a estrutura de oportunidades políticas representa um conjunto de indícios de quando surgirá um confronto político, colocando em movimento uma cadeia causal que pode levar a uma interação sustentada com autoridades e, portanto, a movimentos sociais</w:t>
      </w:r>
      <w:r w:rsidR="005A37BD" w:rsidRPr="00C11A76">
        <w:rPr>
          <w:sz w:val="18"/>
          <w:szCs w:val="18"/>
        </w:rPr>
        <w:t>.</w:t>
      </w:r>
      <w:r w:rsidR="00F24164" w:rsidRPr="00C11A76">
        <w:rPr>
          <w:sz w:val="18"/>
          <w:szCs w:val="18"/>
        </w:rPr>
        <w:t xml:space="preserve"> Não existe </w:t>
      </w:r>
      <w:r w:rsidR="00B06FE9" w:rsidRPr="00C11A76">
        <w:rPr>
          <w:sz w:val="18"/>
          <w:szCs w:val="18"/>
        </w:rPr>
        <w:t>uma fórmula simples para prever o surgimento do confronto, não só porque a especificação dessas variáveis muda</w:t>
      </w:r>
      <w:r w:rsidR="006C6DD9" w:rsidRPr="00C11A76">
        <w:rPr>
          <w:sz w:val="18"/>
          <w:szCs w:val="18"/>
        </w:rPr>
        <w:t xml:space="preserve"> em diferentes circunstâncias históricas e políticas</w:t>
      </w:r>
      <w:r w:rsidR="00B46D99" w:rsidRPr="00C11A76">
        <w:rPr>
          <w:sz w:val="18"/>
          <w:szCs w:val="18"/>
        </w:rPr>
        <w:t xml:space="preserve"> enquanto fatores que</w:t>
      </w:r>
      <w:r w:rsidR="00250C5C" w:rsidRPr="00C11A76">
        <w:rPr>
          <w:sz w:val="18"/>
          <w:szCs w:val="18"/>
        </w:rPr>
        <w:t xml:space="preserve"> podem variar em direções opostas</w:t>
      </w:r>
      <w:r w:rsidR="00D31BAB" w:rsidRPr="00C11A76">
        <w:rPr>
          <w:sz w:val="18"/>
          <w:szCs w:val="18"/>
        </w:rPr>
        <w:t xml:space="preserve"> àquilo que se espera.</w:t>
      </w:r>
      <w:r w:rsidR="00250C5C" w:rsidRPr="00C11A76">
        <w:rPr>
          <w:sz w:val="18"/>
          <w:szCs w:val="18"/>
        </w:rPr>
        <w:t xml:space="preserve"> </w:t>
      </w:r>
      <w:r w:rsidR="0026308C" w:rsidRPr="00C11A76">
        <w:rPr>
          <w:sz w:val="18"/>
          <w:szCs w:val="18"/>
        </w:rPr>
        <w:t xml:space="preserve">Aqui, concordamos com </w:t>
      </w:r>
      <w:proofErr w:type="spellStart"/>
      <w:r w:rsidR="0026308C" w:rsidRPr="00C11A76">
        <w:rPr>
          <w:sz w:val="18"/>
          <w:szCs w:val="18"/>
        </w:rPr>
        <w:t>Tarrow</w:t>
      </w:r>
      <w:proofErr w:type="spellEnd"/>
      <w:r w:rsidR="0026308C" w:rsidRPr="00C11A76">
        <w:rPr>
          <w:sz w:val="18"/>
          <w:szCs w:val="18"/>
        </w:rPr>
        <w:t xml:space="preserve"> (2008, </w:t>
      </w:r>
      <w:r w:rsidR="001B5FBB" w:rsidRPr="00C11A76">
        <w:rPr>
          <w:sz w:val="18"/>
          <w:szCs w:val="18"/>
        </w:rPr>
        <w:t>p. 39), quando entende que essas oportunidade</w:t>
      </w:r>
      <w:r w:rsidR="00866E34" w:rsidRPr="00C11A76">
        <w:rPr>
          <w:sz w:val="18"/>
          <w:szCs w:val="18"/>
        </w:rPr>
        <w:t>s e restrições políticas proporcionam aberturas que conduzem atores com poucos recursos a se engajar no confronto político</w:t>
      </w:r>
      <w:r w:rsidR="00CD5F63" w:rsidRPr="00C11A76">
        <w:rPr>
          <w:sz w:val="18"/>
          <w:szCs w:val="18"/>
        </w:rPr>
        <w:t>. Se o confronto resulta ou não em movimentos sociais depende de como</w:t>
      </w:r>
      <w:r w:rsidR="00827A2C" w:rsidRPr="00C11A76">
        <w:rPr>
          <w:sz w:val="18"/>
          <w:szCs w:val="18"/>
        </w:rPr>
        <w:t xml:space="preserve"> as pessoas agem coletivamente, de como o consenso é mobilizado em torno de reivindicações comuns e da força e posição das estruturas de mobilização</w:t>
      </w:r>
      <w:r w:rsidR="00A62CF1" w:rsidRPr="00C11A76">
        <w:rPr>
          <w:sz w:val="18"/>
          <w:szCs w:val="18"/>
        </w:rPr>
        <w:t>.</w:t>
      </w:r>
      <w:r w:rsidR="00A4587B" w:rsidRPr="00C11A76">
        <w:rPr>
          <w:sz w:val="18"/>
          <w:szCs w:val="18"/>
        </w:rPr>
        <w:t xml:space="preserve"> Por outro lado</w:t>
      </w:r>
      <w:r w:rsidR="00C11A76">
        <w:rPr>
          <w:sz w:val="18"/>
          <w:szCs w:val="18"/>
        </w:rPr>
        <w:t>.</w:t>
      </w:r>
    </w:p>
  </w:footnote>
  <w:footnote w:id="11">
    <w:p w14:paraId="3A26D175" w14:textId="1071C68A" w:rsidR="003D5C75" w:rsidRDefault="003D5C75">
      <w:pPr>
        <w:pStyle w:val="Textodenotaderodap"/>
      </w:pPr>
      <w:r>
        <w:rPr>
          <w:rStyle w:val="Refdenotaderodap"/>
        </w:rPr>
        <w:footnoteRef/>
      </w:r>
      <w:r>
        <w:t xml:space="preserve"> </w:t>
      </w:r>
      <w:r w:rsidR="006E34CE" w:rsidRPr="006E34CE">
        <w:t xml:space="preserve">Nos termos de </w:t>
      </w:r>
      <w:proofErr w:type="spellStart"/>
      <w:r w:rsidR="006E34CE" w:rsidRPr="006E34CE">
        <w:t>Dobry</w:t>
      </w:r>
      <w:proofErr w:type="spellEnd"/>
      <w:r w:rsidR="006E34CE" w:rsidRPr="006E34CE">
        <w:t xml:space="preserve"> (2005)</w:t>
      </w:r>
      <w:r w:rsidR="005E3AD9">
        <w:t xml:space="preserve"> </w:t>
      </w:r>
      <w:r w:rsidR="005E3AD9" w:rsidRPr="005E3AD9">
        <w:t xml:space="preserve">as </w:t>
      </w:r>
      <w:r w:rsidR="005E3AD9" w:rsidRPr="005E3AD9">
        <w:rPr>
          <w:i/>
        </w:rPr>
        <w:t>conjunturas fluídas</w:t>
      </w:r>
      <w:r w:rsidR="005E3AD9" w:rsidRPr="005E3AD9">
        <w:t xml:space="preserve"> são caracterizadas por um processo de </w:t>
      </w:r>
      <w:proofErr w:type="spellStart"/>
      <w:r w:rsidR="005E3AD9" w:rsidRPr="005E3AD9">
        <w:rPr>
          <w:i/>
        </w:rPr>
        <w:t>dessetorização</w:t>
      </w:r>
      <w:proofErr w:type="spellEnd"/>
      <w:r w:rsidR="005E3AD9" w:rsidRPr="005E3AD9">
        <w:rPr>
          <w:i/>
        </w:rPr>
        <w:t xml:space="preserve"> conjuntural do espaço social</w:t>
      </w:r>
      <w:r w:rsidR="005E3AD9" w:rsidRPr="005E3AD9">
        <w:t xml:space="preserve">. De acordo com o autor, esse processo é marcado por: 1) uma </w:t>
      </w:r>
      <w:r w:rsidR="005E3AD9" w:rsidRPr="005E3AD9">
        <w:rPr>
          <w:i/>
        </w:rPr>
        <w:t>redução da autonomia</w:t>
      </w:r>
      <w:r w:rsidR="005E3AD9" w:rsidRPr="005E3AD9">
        <w:t xml:space="preserve"> dos setores em que há a ocorrência de jogadas transetoriais das quais as mobilizações tendem a ser mais portadoras; 2) a </w:t>
      </w:r>
      <w:r w:rsidR="005E3AD9" w:rsidRPr="005E3AD9">
        <w:rPr>
          <w:i/>
        </w:rPr>
        <w:t>abertura dos espaços de confronto</w:t>
      </w:r>
      <w:r w:rsidR="005E3AD9" w:rsidRPr="005E3AD9">
        <w:t xml:space="preserve"> com uma forte mobilidade de pautas que passam a ser elementos importantes para as táticas dos atores e a eficácia dos recursos localizados no jogo e nos setores; e 3) a </w:t>
      </w:r>
      <w:r w:rsidR="005E3AD9" w:rsidRPr="005E3AD9">
        <w:rPr>
          <w:i/>
        </w:rPr>
        <w:t>evasão dos cálculos</w:t>
      </w:r>
      <w:r w:rsidR="005E3AD9" w:rsidRPr="005E3AD9">
        <w:t xml:space="preserve"> que ocasiona a diminuição da autorreferência dos atores (DOBRY, 2014, p. 106-108). A </w:t>
      </w:r>
      <w:proofErr w:type="spellStart"/>
      <w:r w:rsidR="005E3AD9" w:rsidRPr="005E3AD9">
        <w:t>dessetorização</w:t>
      </w:r>
      <w:proofErr w:type="spellEnd"/>
      <w:r w:rsidR="005E3AD9" w:rsidRPr="005E3AD9">
        <w:t xml:space="preserve">, sob esses três aspectos, </w:t>
      </w:r>
      <w:r w:rsidR="00E34583">
        <w:t>é a</w:t>
      </w:r>
      <w:r w:rsidR="005E3AD9" w:rsidRPr="005E3AD9">
        <w:t xml:space="preserve"> marca</w:t>
      </w:r>
      <w:r w:rsidR="00E34583">
        <w:t xml:space="preserve"> de</w:t>
      </w:r>
      <w:r w:rsidR="005E3AD9" w:rsidRPr="005E3AD9">
        <w:t xml:space="preserve"> determinado fenômeno de crise política enquanto </w:t>
      </w:r>
      <w:r w:rsidR="005E3AD9" w:rsidRPr="005E3AD9">
        <w:rPr>
          <w:i/>
        </w:rPr>
        <w:t>conjuntural</w:t>
      </w:r>
      <w:r w:rsidR="005E3AD9" w:rsidRPr="005E3AD9">
        <w:t>.</w:t>
      </w:r>
      <w:r w:rsidR="00BB364D">
        <w:t xml:space="preserve"> </w:t>
      </w:r>
      <w:r w:rsidR="008F2180" w:rsidRPr="008F2180">
        <w:t xml:space="preserve">Para o autor, são características desses processos aberturas que ocorrem nos sistemas rotineiros que permitem que os atores </w:t>
      </w:r>
      <w:r w:rsidR="008F2180" w:rsidRPr="008F2180">
        <w:rPr>
          <w:i/>
          <w:iCs/>
        </w:rPr>
        <w:t>desfiram jogadas</w:t>
      </w:r>
      <w:r w:rsidR="008F2180" w:rsidRPr="008F2180">
        <w:t xml:space="preserve"> dentro da dinâmica do processo político. Para </w:t>
      </w:r>
      <w:proofErr w:type="spellStart"/>
      <w:r w:rsidR="008F2180" w:rsidRPr="008F2180">
        <w:t>Dobry</w:t>
      </w:r>
      <w:proofErr w:type="spellEnd"/>
      <w:r w:rsidR="008F2180" w:rsidRPr="008F2180">
        <w:t xml:space="preserve">, as arenas abertas nos processos de </w:t>
      </w:r>
      <w:proofErr w:type="spellStart"/>
      <w:r w:rsidR="008F2180" w:rsidRPr="008F2180">
        <w:t>dessetorização</w:t>
      </w:r>
      <w:proofErr w:type="spellEnd"/>
      <w:r w:rsidR="008F2180" w:rsidRPr="008F2180">
        <w:t xml:space="preserve"> conjuntural faz com que os elementos dispostos na conjuntura tomem decisões de acordo com as circunstâncias de determinado momento. Assim, explicar a ação coletiva nesses momentos está também em decifrar para onde os atores estão apontando suas ações. Em termos heurísticos, as formulações de </w:t>
      </w:r>
      <w:proofErr w:type="spellStart"/>
      <w:r w:rsidR="008F2180" w:rsidRPr="008F2180">
        <w:t>Dobry</w:t>
      </w:r>
      <w:proofErr w:type="spellEnd"/>
      <w:r w:rsidR="008F2180" w:rsidRPr="008F2180">
        <w:t xml:space="preserve"> permitem enxergar as ações coletivas não como processos </w:t>
      </w:r>
      <w:proofErr w:type="gramStart"/>
      <w:r w:rsidR="008F2180" w:rsidRPr="008F2180">
        <w:t>inexoráveis</w:t>
      </w:r>
      <w:proofErr w:type="gramEnd"/>
      <w:r w:rsidR="000F11C7">
        <w:t xml:space="preserve"> e inevitáveis</w:t>
      </w:r>
      <w:r w:rsidR="008F2180" w:rsidRPr="008F2180">
        <w:t>, mas como pertencentes ao campo do contingencial.</w:t>
      </w:r>
    </w:p>
  </w:footnote>
  <w:footnote w:id="12">
    <w:p w14:paraId="1FB08E3B" w14:textId="7A92B265" w:rsidR="00C274F6" w:rsidRDefault="00C274F6" w:rsidP="009D6F09">
      <w:pPr>
        <w:pStyle w:val="Textodenotaderodap"/>
      </w:pPr>
      <w:r>
        <w:rPr>
          <w:rStyle w:val="Refdenotaderodap"/>
        </w:rPr>
        <w:footnoteRef/>
      </w:r>
      <w:r>
        <w:t xml:space="preserve"> </w:t>
      </w:r>
      <w:r w:rsidR="009D6F09">
        <w:t>O objetivo do trabalho dos autores é avaliar se diferentes modelos teóricos dentro das oportunidades políticas – a abordagens de queixa, teoria da modernização, teoria da mobilização de recursos e abordagens de oportunidade política - são úteis para explicar o início de grandes levantes não violentos.</w:t>
      </w:r>
      <w:r w:rsidR="008F71E9">
        <w:t xml:space="preserve"> Os autores utilizam-se de</w:t>
      </w:r>
      <w:r w:rsidR="009D6F09">
        <w:t xml:space="preserve"> regressão logística e validação cruzada para comparar o poder preditivo dos quatro modelos, </w:t>
      </w:r>
      <w:r w:rsidR="008F71E9">
        <w:t>apontando</w:t>
      </w:r>
      <w:r w:rsidR="009D6F09">
        <w:t xml:space="preserve"> indicadores estruturais disponíveis para quase todos os países do mundo por pelo menos algumas décadas.</w:t>
      </w:r>
      <w:r w:rsidR="00FA5D2E">
        <w:t xml:space="preserve"> Para os autores,</w:t>
      </w:r>
      <w:r w:rsidR="009D6F09">
        <w:t xml:space="preserve"> </w:t>
      </w:r>
      <w:r w:rsidR="00FA5D2E">
        <w:t>o</w:t>
      </w:r>
      <w:r w:rsidR="009D6F09">
        <w:t xml:space="preserve"> início de episódios maximalistas não violentos, definidos como séries de eventos coordenados e propositais de pelo menos 1.000 participantes que buscam a remoção do governo incumbente, a secessão ou a remoção de uma ocupação estrangeira</w:t>
      </w:r>
      <w:r w:rsidR="00FA5D2E">
        <w:t xml:space="preserve">, </w:t>
      </w:r>
      <w:r w:rsidR="008B3B80">
        <w:t xml:space="preserve">pode ser </w:t>
      </w:r>
      <w:r w:rsidR="004C57DE">
        <w:t>mais bem</w:t>
      </w:r>
      <w:r w:rsidR="008B3B80">
        <w:t xml:space="preserve"> explicado pelo</w:t>
      </w:r>
      <w:r w:rsidR="009D6F09">
        <w:t xml:space="preserve"> modelo de oportunidade política</w:t>
      </w:r>
      <w:r w:rsidR="008B3B80">
        <w:t>, cuj</w:t>
      </w:r>
      <w:r w:rsidR="004C57DE">
        <w:t>os trabalhos têm</w:t>
      </w:r>
      <w:r w:rsidR="009D6F09">
        <w:t xml:space="preserve"> melhor desempenho</w:t>
      </w:r>
      <w:r w:rsidR="004C57DE">
        <w:t>.</w:t>
      </w:r>
      <w:r w:rsidR="009D6F09">
        <w:t xml:space="preserve"> </w:t>
      </w:r>
      <w:r w:rsidR="004C57DE">
        <w:t>E</w:t>
      </w:r>
      <w:r w:rsidR="009D6F09">
        <w:t>mbora as abordagens de queixa</w:t>
      </w:r>
      <w:r w:rsidR="006E2245">
        <w:t xml:space="preserve"> (</w:t>
      </w:r>
      <w:proofErr w:type="spellStart"/>
      <w:r w:rsidR="008C0DC5">
        <w:rPr>
          <w:i/>
          <w:iCs/>
        </w:rPr>
        <w:t>grievance</w:t>
      </w:r>
      <w:proofErr w:type="spellEnd"/>
      <w:r w:rsidR="008C0DC5">
        <w:t>)</w:t>
      </w:r>
      <w:r w:rsidR="009D6F09">
        <w:t xml:space="preserve"> e mobilização de recursos também tenham algum poder explicativo. </w:t>
      </w:r>
      <w:r w:rsidR="00261ECE">
        <w:t>De acordo com os autores, é possível dizer que t</w:t>
      </w:r>
      <w:r w:rsidR="009D6F09">
        <w:t xml:space="preserve">odos os modelos </w:t>
      </w:r>
      <w:r w:rsidR="00261ECE">
        <w:t>podem produzir</w:t>
      </w:r>
      <w:r w:rsidR="009D6F09">
        <w:t xml:space="preserve"> resultados mistos, sugerindo maior ênfase na agência sobre a estrutura na explicação desses episódios.</w:t>
      </w:r>
      <w:r w:rsidR="00327094">
        <w:t xml:space="preserve"> Nosso entendimento é que a partir dessa constatação </w:t>
      </w:r>
      <w:r w:rsidR="00C61DBC">
        <w:t>poderemos melhor explicar os momentos aqui estudados a partir de uma concepção mista e heurística da utilização desses conceitos</w:t>
      </w:r>
      <w:r w:rsidR="002F649E">
        <w:t xml:space="preserve"> com certa ênfase nos aspectos interativos desses eventos, sobretudo, levando em consideração </w:t>
      </w:r>
      <w:r w:rsidR="00512D25">
        <w:t xml:space="preserve">a construção das estruturas de mobilização em cada um desses momentos. </w:t>
      </w:r>
    </w:p>
  </w:footnote>
  <w:footnote w:id="13">
    <w:p w14:paraId="3B934053" w14:textId="58C8A0DF" w:rsidR="00043C00" w:rsidRPr="001E7428" w:rsidRDefault="00043C00" w:rsidP="00043C00">
      <w:pPr>
        <w:spacing w:after="0" w:line="240" w:lineRule="auto"/>
        <w:rPr>
          <w:sz w:val="20"/>
          <w:szCs w:val="20"/>
        </w:rPr>
      </w:pPr>
      <w:r>
        <w:rPr>
          <w:rStyle w:val="Refdenotaderodap"/>
        </w:rPr>
        <w:footnoteRef/>
      </w:r>
      <w:r>
        <w:t xml:space="preserve"> </w:t>
      </w:r>
      <w:r w:rsidRPr="00812F73">
        <w:rPr>
          <w:rStyle w:val="Forte"/>
          <w:b w:val="0"/>
          <w:bCs w:val="0"/>
          <w:sz w:val="20"/>
          <w:szCs w:val="20"/>
        </w:rPr>
        <w:t>Nota</w:t>
      </w:r>
      <w:r w:rsidR="00812F73">
        <w:rPr>
          <w:rStyle w:val="Forte"/>
          <w:b w:val="0"/>
          <w:bCs w:val="0"/>
          <w:sz w:val="20"/>
          <w:szCs w:val="20"/>
        </w:rPr>
        <w:t>:</w:t>
      </w:r>
      <w:r w:rsidRPr="00043C00">
        <w:rPr>
          <w:sz w:val="20"/>
          <w:szCs w:val="20"/>
        </w:rPr>
        <w:t xml:space="preserve"> Um sinal de + indica que o efeito esperado é positivo. Um sinal de – indica que o efeito esperado é negativo. CIRI = </w:t>
      </w:r>
      <w:proofErr w:type="spellStart"/>
      <w:r w:rsidRPr="00043C00">
        <w:rPr>
          <w:sz w:val="20"/>
          <w:szCs w:val="20"/>
        </w:rPr>
        <w:t>Cingranelli</w:t>
      </w:r>
      <w:proofErr w:type="spellEnd"/>
      <w:r w:rsidRPr="00043C00">
        <w:rPr>
          <w:sz w:val="20"/>
          <w:szCs w:val="20"/>
        </w:rPr>
        <w:t>–Richards</w:t>
      </w:r>
      <w:r w:rsidR="001E7428">
        <w:rPr>
          <w:sz w:val="20"/>
          <w:szCs w:val="20"/>
        </w:rPr>
        <w:t>. D</w:t>
      </w:r>
      <w:r w:rsidR="00D30D49">
        <w:rPr>
          <w:sz w:val="20"/>
          <w:szCs w:val="20"/>
        </w:rPr>
        <w:t>e acordo com</w:t>
      </w:r>
      <w:r w:rsidR="0027320C">
        <w:rPr>
          <w:sz w:val="20"/>
          <w:szCs w:val="20"/>
        </w:rPr>
        <w:t xml:space="preserve"> </w:t>
      </w:r>
      <w:proofErr w:type="spellStart"/>
      <w:r w:rsidR="0027320C" w:rsidRPr="006B6804">
        <w:rPr>
          <w:rFonts w:cs="Times New Roman"/>
          <w:bCs/>
          <w:sz w:val="20"/>
          <w:szCs w:val="20"/>
        </w:rPr>
        <w:t>Chenoweth</w:t>
      </w:r>
      <w:proofErr w:type="spellEnd"/>
      <w:r w:rsidR="0027320C" w:rsidRPr="006B6804">
        <w:rPr>
          <w:rFonts w:cs="Times New Roman"/>
          <w:bCs/>
          <w:sz w:val="20"/>
          <w:szCs w:val="20"/>
        </w:rPr>
        <w:t xml:space="preserve"> e </w:t>
      </w:r>
      <w:proofErr w:type="spellStart"/>
      <w:r w:rsidR="0027320C" w:rsidRPr="006B6804">
        <w:rPr>
          <w:rFonts w:cs="Times New Roman"/>
          <w:bCs/>
          <w:sz w:val="20"/>
          <w:szCs w:val="20"/>
        </w:rPr>
        <w:t>Ulfelder</w:t>
      </w:r>
      <w:proofErr w:type="spellEnd"/>
      <w:r w:rsidR="0027320C" w:rsidRPr="006B6804">
        <w:rPr>
          <w:rFonts w:cs="Times New Roman"/>
          <w:bCs/>
          <w:sz w:val="20"/>
          <w:szCs w:val="20"/>
        </w:rPr>
        <w:t xml:space="preserve"> </w:t>
      </w:r>
      <w:r w:rsidR="00F857C0">
        <w:rPr>
          <w:rFonts w:cs="Times New Roman"/>
          <w:bCs/>
          <w:sz w:val="20"/>
          <w:szCs w:val="20"/>
        </w:rPr>
        <w:t>(</w:t>
      </w:r>
      <w:r w:rsidR="0027320C" w:rsidRPr="006B6804">
        <w:rPr>
          <w:rFonts w:cs="Times New Roman"/>
          <w:bCs/>
          <w:sz w:val="20"/>
          <w:szCs w:val="20"/>
        </w:rPr>
        <w:t>2015</w:t>
      </w:r>
      <w:r w:rsidR="0027320C">
        <w:rPr>
          <w:rFonts w:cs="Times New Roman"/>
          <w:bCs/>
          <w:sz w:val="20"/>
          <w:szCs w:val="20"/>
        </w:rPr>
        <w:t xml:space="preserve">, p. </w:t>
      </w:r>
      <w:r w:rsidR="001E7428">
        <w:rPr>
          <w:rFonts w:cs="Times New Roman"/>
          <w:bCs/>
          <w:sz w:val="20"/>
          <w:szCs w:val="20"/>
        </w:rPr>
        <w:t>23</w:t>
      </w:r>
      <w:r w:rsidR="0027320C" w:rsidRPr="006B6804">
        <w:rPr>
          <w:rFonts w:cs="Times New Roman"/>
          <w:bCs/>
          <w:sz w:val="20"/>
          <w:szCs w:val="20"/>
        </w:rPr>
        <w:t>)</w:t>
      </w:r>
      <w:r w:rsidR="00D17C4B">
        <w:rPr>
          <w:sz w:val="20"/>
          <w:szCs w:val="20"/>
        </w:rPr>
        <w:t>, a</w:t>
      </w:r>
      <w:r w:rsidR="00D30D49" w:rsidRPr="00D30D49">
        <w:rPr>
          <w:sz w:val="20"/>
          <w:szCs w:val="20"/>
        </w:rPr>
        <w:t>lguns</w:t>
      </w:r>
      <w:r w:rsidR="001E7428">
        <w:rPr>
          <w:sz w:val="20"/>
          <w:szCs w:val="20"/>
        </w:rPr>
        <w:t xml:space="preserve"> autores</w:t>
      </w:r>
      <w:r w:rsidR="00D30D49" w:rsidRPr="00D30D49">
        <w:rPr>
          <w:sz w:val="20"/>
          <w:szCs w:val="20"/>
        </w:rPr>
        <w:t xml:space="preserve"> sugerem que essa abordagem é tanto tautológica quanto não falseável, uma vez que implica que o fracasso de um movimento é causado por habilidades insuficientes para vencer. Tal determinação só pode ser feita </w:t>
      </w:r>
      <w:r w:rsidR="00D30D49" w:rsidRPr="0086514E">
        <w:rPr>
          <w:i/>
          <w:iCs/>
          <w:sz w:val="20"/>
          <w:szCs w:val="20"/>
        </w:rPr>
        <w:t>post hoc</w:t>
      </w:r>
      <w:r w:rsidR="00D30D49" w:rsidRPr="00D30D49">
        <w:rPr>
          <w:sz w:val="20"/>
          <w:szCs w:val="20"/>
        </w:rPr>
        <w:t>, e é impossível especificar com antecedência quais habilidades são necessárias para o sucesso</w:t>
      </w:r>
      <w:r w:rsidRPr="00043C00">
        <w:rPr>
          <w:sz w:val="20"/>
          <w:szCs w:val="20"/>
        </w:rPr>
        <w:t>; GATT = Acordo Geral sobre Tarifas e Comércio; PIB = produto interno bruto; ICCPR = Pacto Internacional sobre Direitos Civis e Políticos; NELDA = Eleições Nacionais em Democracias e Autocracias; PITF = Força-Tarefa de Instabilidade Política; OMC = Organização Mundial do Comércio.</w:t>
      </w:r>
    </w:p>
  </w:footnote>
  <w:footnote w:id="14">
    <w:p w14:paraId="111921BC" w14:textId="7C24C278" w:rsidR="005D7916" w:rsidRPr="005D7916" w:rsidRDefault="006D237E" w:rsidP="005D7916">
      <w:pPr>
        <w:pStyle w:val="Textodenotaderodap"/>
      </w:pPr>
      <w:r>
        <w:rPr>
          <w:rStyle w:val="Refdenotaderodap"/>
        </w:rPr>
        <w:footnoteRef/>
      </w:r>
      <w:r>
        <w:t xml:space="preserve"> </w:t>
      </w:r>
      <w:r w:rsidR="005D7916">
        <w:t xml:space="preserve">Ver: </w:t>
      </w:r>
      <w:r w:rsidR="007B632C" w:rsidRPr="007B632C">
        <w:t xml:space="preserve">Carlos, N. L., Cavalcante, I., &amp; Neta, O. (2018). </w:t>
      </w:r>
      <w:r w:rsidR="007B632C" w:rsidRPr="007B632C">
        <w:rPr>
          <w:b/>
          <w:bCs/>
        </w:rPr>
        <w:t>A EDUCAÇÃO NO PERÍODO DA DITADURA MILITAR: O ENSINO TÉCNICO PROFISSIONALIZANTE E SUAS CONTRADIÇÕES (1964-1985).</w:t>
      </w:r>
      <w:r w:rsidR="007B632C" w:rsidRPr="007B632C">
        <w:t> </w:t>
      </w:r>
      <w:r w:rsidR="007B632C" w:rsidRPr="007B632C">
        <w:rPr>
          <w:i/>
          <w:iCs/>
        </w:rPr>
        <w:t>Revista Trabalho Necessário</w:t>
      </w:r>
      <w:r w:rsidR="007B632C" w:rsidRPr="007B632C">
        <w:t>, </w:t>
      </w:r>
      <w:r w:rsidR="007B632C" w:rsidRPr="007B632C">
        <w:rPr>
          <w:i/>
          <w:iCs/>
        </w:rPr>
        <w:t>16</w:t>
      </w:r>
      <w:r w:rsidR="007B632C" w:rsidRPr="007B632C">
        <w:t>(30), 83-108.</w:t>
      </w:r>
      <w:r w:rsidR="00E1342B">
        <w:t xml:space="preserve"> Assim como: </w:t>
      </w:r>
      <w:r w:rsidR="005D7916" w:rsidRPr="005D7916">
        <w:t xml:space="preserve">CUNHA, L. </w:t>
      </w:r>
      <w:r w:rsidR="00E1342B" w:rsidRPr="005D7916">
        <w:t>A.</w:t>
      </w:r>
      <w:r w:rsidR="005D7916" w:rsidRPr="005D7916">
        <w:t xml:space="preserve"> </w:t>
      </w:r>
      <w:r w:rsidR="005D7916" w:rsidRPr="005D7916">
        <w:rPr>
          <w:b/>
          <w:bCs/>
        </w:rPr>
        <w:t>Ensino profissional: o grande fracasso da ditadura.</w:t>
      </w:r>
      <w:r w:rsidR="005D7916" w:rsidRPr="005D7916">
        <w:t xml:space="preserve"> Cadernos de Pesquisa, v. 44, n. 154, p. 912–933, out. 2014.</w:t>
      </w:r>
    </w:p>
    <w:p w14:paraId="3E570913" w14:textId="0C2FDC54" w:rsidR="006D237E" w:rsidRPr="00B46477" w:rsidRDefault="006D237E">
      <w:pPr>
        <w:pStyle w:val="Textodenotaderodap"/>
      </w:pPr>
    </w:p>
  </w:footnote>
  <w:footnote w:id="15">
    <w:p w14:paraId="61956F86" w14:textId="3F16A93F" w:rsidR="00FB2B3A" w:rsidRDefault="00FB2B3A">
      <w:pPr>
        <w:pStyle w:val="Textodenotaderodap"/>
      </w:pPr>
      <w:r>
        <w:rPr>
          <w:rStyle w:val="Refdenotaderodap"/>
        </w:rPr>
        <w:footnoteRef/>
      </w:r>
      <w:r>
        <w:t xml:space="preserve"> Em 1940, apenas 38,4% da população era alfabetizada; em 1950 esse percentual continuava baixo, 42,7%. Em 1970, os alfabetizados representavam </w:t>
      </w:r>
      <w:r>
        <w:rPr>
          <w:rStyle w:val="font1"/>
        </w:rPr>
        <w:t>⅔</w:t>
      </w:r>
      <w:r>
        <w:t xml:space="preserve"> da população, e em 1980 atingiam 74%. </w:t>
      </w:r>
      <w:r w:rsidR="00B41AC2">
        <w:t>De alguma maneira, o aumento da escolaridade exerceu um profundo impacto sobre a alfabetização e isso</w:t>
      </w:r>
      <w:r w:rsidR="000160E1">
        <w:t xml:space="preserve"> passaria a entrar na conta da participação</w:t>
      </w:r>
      <w:r w:rsidR="008D022B">
        <w:t xml:space="preserve"> política</w:t>
      </w:r>
      <w:r w:rsidR="000160E1">
        <w:t xml:space="preserve"> </w:t>
      </w:r>
      <w:r w:rsidR="008D022B">
        <w:t>ao tratar sobre as questões referentes ao processo</w:t>
      </w:r>
      <w:r w:rsidR="009C0DB5">
        <w:t xml:space="preserve"> constituinte de 1988</w:t>
      </w:r>
      <w:r w:rsidR="00797AF4">
        <w:t>.</w:t>
      </w:r>
    </w:p>
  </w:footnote>
  <w:footnote w:id="16">
    <w:p w14:paraId="7CBD49E1" w14:textId="7882AE5F" w:rsidR="000621C7" w:rsidRPr="00F176DB" w:rsidRDefault="000621C7">
      <w:pPr>
        <w:pStyle w:val="Textodenotaderodap"/>
      </w:pPr>
      <w:r>
        <w:rPr>
          <w:rStyle w:val="Refdenotaderodap"/>
        </w:rPr>
        <w:footnoteRef/>
      </w:r>
      <w:r>
        <w:t xml:space="preserve"> A ampla reforma</w:t>
      </w:r>
      <w:r w:rsidR="002F7AD5">
        <w:t xml:space="preserve"> universitária foi propiciada por um movimento paradoxal</w:t>
      </w:r>
      <w:r w:rsidR="00B857DB">
        <w:t xml:space="preserve"> da política de modernização no período da ditadura</w:t>
      </w:r>
      <w:r w:rsidR="007229EF">
        <w:t xml:space="preserve"> permeada</w:t>
      </w:r>
      <w:r w:rsidR="008C0858">
        <w:t xml:space="preserve"> por uma tipologia resistência x colaboração. </w:t>
      </w:r>
      <w:r w:rsidR="00ED0B7A">
        <w:t>Neste sentido, elas operaram também como alvo de um projeto modernizador autoritário</w:t>
      </w:r>
      <w:r w:rsidR="00533F88">
        <w:t xml:space="preserve"> cujo papel tem na preparação </w:t>
      </w:r>
      <w:r w:rsidR="009602F9">
        <w:t>das elites administrativas</w:t>
      </w:r>
      <w:r w:rsidR="00533F88">
        <w:t xml:space="preserve"> de tecnólogos e cientistas</w:t>
      </w:r>
      <w:r w:rsidR="00CF6798">
        <w:t>, mas que tinha também sua importância política, como formadoras de lideranças intelectuais.</w:t>
      </w:r>
      <w:r w:rsidR="009F561B">
        <w:t xml:space="preserve"> </w:t>
      </w:r>
      <w:r w:rsidR="00B857DB">
        <w:t>Ainda que a infraestrutura universitária e os recursos para pesquisa e pós-graduação</w:t>
      </w:r>
      <w:r w:rsidR="00E04865">
        <w:t xml:space="preserve"> tenham aumentado significativamente no Brasil, seu crescimento foi, deveras</w:t>
      </w:r>
      <w:r w:rsidR="00001A50">
        <w:t xml:space="preserve">, atabalhoado e precário, </w:t>
      </w:r>
      <w:r w:rsidR="003C09DC">
        <w:t>sobretudo</w:t>
      </w:r>
      <w:r w:rsidR="00001A50">
        <w:t xml:space="preserve"> quando este mesmo crescimento entra em crise com o esgotamento da expansão econômica</w:t>
      </w:r>
      <w:r w:rsidR="009E4852">
        <w:t xml:space="preserve"> do regime militar nos anos 1980</w:t>
      </w:r>
      <w:r w:rsidR="009F561B">
        <w:t xml:space="preserve"> </w:t>
      </w:r>
      <w:r w:rsidR="000C0497">
        <w:t>(Motta, 2014, p. 54)</w:t>
      </w:r>
      <w:r w:rsidR="009E4852">
        <w:t>. Neste sentido,</w:t>
      </w:r>
      <w:r w:rsidR="007F3F75">
        <w:t xml:space="preserve"> </w:t>
      </w:r>
      <w:r w:rsidR="00B9107C">
        <w:t>a reforma universitária da ditadura foi um processo marcado por para</w:t>
      </w:r>
      <w:r w:rsidR="00ED7144">
        <w:t>do</w:t>
      </w:r>
      <w:r w:rsidR="00B9107C">
        <w:t>xos e impulsionado por forças heterogêneas</w:t>
      </w:r>
      <w:r w:rsidR="009602F9">
        <w:t>. O conflito, assim, era permeado pela tentativa de democratização da política e da sociedade</w:t>
      </w:r>
      <w:r w:rsidR="00F176DB">
        <w:t xml:space="preserve"> vi</w:t>
      </w:r>
      <w:r w:rsidR="003E7CBD">
        <w:t>a</w:t>
      </w:r>
      <w:r w:rsidR="00F176DB">
        <w:t xml:space="preserve"> estrutura universitária </w:t>
      </w:r>
      <w:r w:rsidR="00F176DB">
        <w:rPr>
          <w:i/>
          <w:iCs/>
        </w:rPr>
        <w:t>versus</w:t>
      </w:r>
      <w:r w:rsidR="00F176DB">
        <w:t xml:space="preserve"> o objetivo de conectar as universidades </w:t>
      </w:r>
      <w:r w:rsidR="009F561B">
        <w:t>ao desenvolvimento tecnocrata e autoritário.</w:t>
      </w:r>
    </w:p>
  </w:footnote>
  <w:footnote w:id="17">
    <w:p w14:paraId="5FF8162F" w14:textId="52F90959" w:rsidR="005B021F" w:rsidRDefault="005B021F">
      <w:pPr>
        <w:pStyle w:val="Textodenotaderodap"/>
      </w:pPr>
      <w:r>
        <w:rPr>
          <w:rStyle w:val="Refdenotaderodap"/>
        </w:rPr>
        <w:footnoteRef/>
      </w:r>
      <w:r>
        <w:t xml:space="preserve"> </w:t>
      </w:r>
      <w:r w:rsidR="006E0369">
        <w:t xml:space="preserve">Como analisado por </w:t>
      </w:r>
      <w:r w:rsidR="001863A4">
        <w:t>Luna e Klein (2014</w:t>
      </w:r>
      <w:r w:rsidR="0071236B">
        <w:t>a</w:t>
      </w:r>
      <w:r w:rsidR="0028658A">
        <w:t>, p. 70</w:t>
      </w:r>
      <w:r w:rsidR="00F13BE7">
        <w:t>) essa taxa de crescimento pode ser explicada por um conjunto de fa</w:t>
      </w:r>
      <w:r w:rsidR="002B70FE">
        <w:t xml:space="preserve">tores que se </w:t>
      </w:r>
      <w:r w:rsidR="0059396F">
        <w:t xml:space="preserve">concatenaram em uma mudança no padrão da taxa de fecundidade </w:t>
      </w:r>
      <w:r w:rsidR="00BD7E93">
        <w:t>modificando as bases da pirâmide etária da população brasileira</w:t>
      </w:r>
      <w:r w:rsidR="00BB502A">
        <w:t>. Apesar</w:t>
      </w:r>
      <w:r w:rsidR="00B01CD1">
        <w:t xml:space="preserve"> </w:t>
      </w:r>
      <w:r w:rsidR="00BB502A">
        <w:t xml:space="preserve">da </w:t>
      </w:r>
      <w:r w:rsidR="00B01CD1">
        <w:t>redução no número de filhos</w:t>
      </w:r>
      <w:r w:rsidR="005B660D">
        <w:t xml:space="preserve"> </w:t>
      </w:r>
      <w:r w:rsidR="001C5226">
        <w:t>houve também um declínio na mortalidade infantil, decorrente de</w:t>
      </w:r>
      <w:r w:rsidR="00F42197">
        <w:t xml:space="preserve"> questões institucionais como a unificação dos </w:t>
      </w:r>
      <w:r w:rsidR="00B16B9F">
        <w:t xml:space="preserve">inúmeros </w:t>
      </w:r>
      <w:r w:rsidR="00F42197">
        <w:t>Institutos de Aposentador</w:t>
      </w:r>
      <w:r w:rsidR="00B16B9F">
        <w:t>ia e Pensões (INPS)</w:t>
      </w:r>
      <w:r w:rsidR="00A45D8E">
        <w:t xml:space="preserve"> e</w:t>
      </w:r>
      <w:r w:rsidR="00E91B72">
        <w:t xml:space="preserve"> as reformas institucionais que permitiram</w:t>
      </w:r>
      <w:r w:rsidR="00AF7F3A">
        <w:t xml:space="preserve"> a expansão do sistema de saúde pública, com crescimento das </w:t>
      </w:r>
      <w:r w:rsidR="00996A7C">
        <w:t>internações hospitalares e implantação dos programas nacionais de vacinação infantil.</w:t>
      </w:r>
      <w:r w:rsidR="0055649D">
        <w:t xml:space="preserve"> De alguma maneira</w:t>
      </w:r>
      <w:r w:rsidR="00400A00">
        <w:t>,</w:t>
      </w:r>
      <w:r w:rsidR="0055649D">
        <w:t xml:space="preserve"> as reformas mais institucionais permitiram</w:t>
      </w:r>
      <w:r w:rsidR="00C02D9B">
        <w:t xml:space="preserve"> uma pequena homogeneização da pirâmide etária que configurou um número maior de</w:t>
      </w:r>
      <w:r w:rsidR="00FC76FF">
        <w:t xml:space="preserve"> pessoas em idade economicamente ativa</w:t>
      </w:r>
      <w:r w:rsidR="000E7DBB">
        <w:t xml:space="preserve"> como um contingente grande na cena demográfica brasileira.</w:t>
      </w:r>
      <w:r w:rsidR="00996A7C">
        <w:t xml:space="preserve"> </w:t>
      </w:r>
      <w:r w:rsidR="00147B75">
        <w:t>Esse fator se repetiria nos anos seguintes</w:t>
      </w:r>
      <w:r w:rsidR="00637828">
        <w:t>, sobretudo com a influência da criação do Sistema Único de Saúde e</w:t>
      </w:r>
      <w:r w:rsidR="0028658A">
        <w:t xml:space="preserve"> as reformas descentralizadoras realizadas após o fim do regime militar</w:t>
      </w:r>
      <w:r w:rsidR="00996A7C">
        <w:t>.</w:t>
      </w:r>
    </w:p>
  </w:footnote>
  <w:footnote w:id="18">
    <w:p w14:paraId="42EEF23F" w14:textId="14385969" w:rsidR="00D05657" w:rsidRDefault="00D05657">
      <w:pPr>
        <w:pStyle w:val="Textodenotaderodap"/>
      </w:pPr>
      <w:r>
        <w:rPr>
          <w:rStyle w:val="Refdenotaderodap"/>
        </w:rPr>
        <w:footnoteRef/>
      </w:r>
      <w:r>
        <w:t xml:space="preserve"> </w:t>
      </w:r>
      <w:r w:rsidR="00F35BD8">
        <w:t>A partir de 1979, após o fim do governo Geisel, o apoio estatal</w:t>
      </w:r>
      <w:r w:rsidR="00940175">
        <w:t xml:space="preserve"> conferiu ao núcleo industrial brasileiro uma estrutura</w:t>
      </w:r>
      <w:r w:rsidR="005A6CB6">
        <w:t xml:space="preserve"> completamente integrada, com um amplo setor de produção de bens de capital. O Brasil passou a possuir um dos maiores complexos industriais </w:t>
      </w:r>
      <w:r w:rsidR="008F6CE0">
        <w:t xml:space="preserve">entre os países </w:t>
      </w:r>
      <w:r w:rsidR="002746F0">
        <w:t xml:space="preserve">em desenvolvimento. </w:t>
      </w:r>
      <w:r w:rsidR="00794ED1">
        <w:t xml:space="preserve">O país passou a conviver nesse </w:t>
      </w:r>
      <w:r w:rsidR="00F036FD">
        <w:t>período com uma taxa de crescimento anual superior a 6%</w:t>
      </w:r>
      <w:r w:rsidR="00B34666">
        <w:t xml:space="preserve">, mas com um forte déficit </w:t>
      </w:r>
      <w:r w:rsidR="00A65FDF">
        <w:t>nas transações correntes, financiado</w:t>
      </w:r>
      <w:r w:rsidR="004D3CEF">
        <w:t xml:space="preserve"> por recursos externos. O aumento da dívida passou de 17% para 27% do Produto Interno Bruto (PIB)</w:t>
      </w:r>
      <w:r w:rsidR="00084E69">
        <w:t xml:space="preserve"> e</w:t>
      </w:r>
      <w:r w:rsidR="008A6698">
        <w:t xml:space="preserve"> as taxas de juros ultrapassaram os 10% em </w:t>
      </w:r>
      <w:r w:rsidR="00084E69">
        <w:t xml:space="preserve">1979. Como decorrência, </w:t>
      </w:r>
      <w:r w:rsidR="009B2441">
        <w:t xml:space="preserve">o serviço anual da dívida externa, inferior a US$ 1 bilhão em 1973, ultrapassou </w:t>
      </w:r>
      <w:r w:rsidR="007D5825">
        <w:t xml:space="preserve">os 5 bilhões em 1979 e dobrou em 1981 (Luna </w:t>
      </w:r>
      <w:r w:rsidR="00EA3D8B">
        <w:t>&amp;</w:t>
      </w:r>
      <w:r w:rsidR="007D5825">
        <w:t xml:space="preserve"> Klein, 2014</w:t>
      </w:r>
      <w:r w:rsidR="004F4C6C">
        <w:t>b</w:t>
      </w:r>
      <w:r w:rsidR="007D5825">
        <w:t xml:space="preserve">, p. </w:t>
      </w:r>
      <w:r w:rsidR="0076773F">
        <w:t>93).</w:t>
      </w:r>
    </w:p>
  </w:footnote>
  <w:footnote w:id="19">
    <w:p w14:paraId="512BA59A" w14:textId="4FB25FD2" w:rsidR="00CF3C20" w:rsidRPr="005C7792" w:rsidRDefault="00CF3C20">
      <w:pPr>
        <w:pStyle w:val="Textodenotaderodap"/>
        <w:rPr>
          <w:i/>
          <w:iCs/>
        </w:rPr>
      </w:pPr>
      <w:r>
        <w:rPr>
          <w:rStyle w:val="Refdenotaderodap"/>
        </w:rPr>
        <w:footnoteRef/>
      </w:r>
      <w:r>
        <w:t xml:space="preserve"> </w:t>
      </w:r>
      <w:r w:rsidR="00061DAE">
        <w:t xml:space="preserve"> </w:t>
      </w:r>
      <w:r w:rsidR="00A33222">
        <w:t>Como observou</w:t>
      </w:r>
      <w:r w:rsidR="002756D6">
        <w:t xml:space="preserve"> </w:t>
      </w:r>
      <w:r w:rsidR="00A33222">
        <w:t>Júlio Aurélio Vianna Lopes (</w:t>
      </w:r>
      <w:r w:rsidR="002756D6">
        <w:t>2009</w:t>
      </w:r>
      <w:r w:rsidR="001215CE">
        <w:t>, p. 98</w:t>
      </w:r>
      <w:r w:rsidR="002756D6">
        <w:t>), a dinâmica política que informou a Constituição de 1988</w:t>
      </w:r>
      <w:r w:rsidR="000C5A0D">
        <w:t xml:space="preserve"> representou um compromisso entre as principais correntes ideológicas da moderna sociedade brasileira</w:t>
      </w:r>
      <w:r w:rsidR="00EC5661">
        <w:t xml:space="preserve">, ao invés de consistir em hegemonia de </w:t>
      </w:r>
      <w:r w:rsidR="00EB4574">
        <w:t>alguns</w:t>
      </w:r>
      <w:r w:rsidR="00EC5661">
        <w:t xml:space="preserve"> sobre as demais tendências políticas fundamentais</w:t>
      </w:r>
      <w:r w:rsidR="002C04FF">
        <w:t xml:space="preserve"> </w:t>
      </w:r>
      <w:r w:rsidR="00E059BD">
        <w:t>do país</w:t>
      </w:r>
      <w:r w:rsidR="002C04FF">
        <w:t>.</w:t>
      </w:r>
      <w:r w:rsidR="00765F26">
        <w:t xml:space="preserve"> De fato, todos os impasses da Assembleia, levando</w:t>
      </w:r>
      <w:r w:rsidR="00DE76E7">
        <w:t xml:space="preserve"> à paralisia decisória do processo constituinte, ocorreram durante o equacionamento dos temas referentes </w:t>
      </w:r>
      <w:r w:rsidR="001D54C1">
        <w:t>a delimitação do âmbito de participação política</w:t>
      </w:r>
      <w:r w:rsidR="0079415A">
        <w:t xml:space="preserve"> e da democracia social, sobretudo referindo-se </w:t>
      </w:r>
      <w:r w:rsidR="002965E5">
        <w:t>às obrigações sociais da propriedade privada. Nesses temas a Assembleia cindia-se, especialmente, entre suas principais</w:t>
      </w:r>
      <w:r w:rsidR="00B43904">
        <w:t xml:space="preserve"> tendências constituintes: a centr</w:t>
      </w:r>
      <w:r w:rsidR="009B1CC0">
        <w:t>o</w:t>
      </w:r>
      <w:r w:rsidR="00B43904">
        <w:t>-esquerda (Sistematização) e a centro-direita</w:t>
      </w:r>
      <w:r w:rsidR="00BD517B">
        <w:t xml:space="preserve"> (Centrão). Dessa confrontação, em plenário, resultavam</w:t>
      </w:r>
      <w:r w:rsidR="00F63534">
        <w:t xml:space="preserve"> “buracos negros”, que era o jargão empregado para designar as situações em que sequer conseguia</w:t>
      </w:r>
      <w:r w:rsidR="009B1CC0">
        <w:t xml:space="preserve"> a definição de qualquer texto-base para a continuidade das votações de ulteriores ajustes.</w:t>
      </w:r>
      <w:r w:rsidR="007C5E09">
        <w:t xml:space="preserve"> Decerto, é perceptível que</w:t>
      </w:r>
      <w:r w:rsidR="00C03CFB">
        <w:t xml:space="preserve"> a ordem constitucional de 1988 traduziria um equilíbrio de forças entre centro-esquerda</w:t>
      </w:r>
      <w:r w:rsidR="0006531F">
        <w:t xml:space="preserve"> em variados aspectos: </w:t>
      </w:r>
      <w:r w:rsidR="000A2584">
        <w:t>público e privado; a nação e a globalização; a distribuição e a produção; a participação e a governabilidade</w:t>
      </w:r>
      <w:r w:rsidR="00292308">
        <w:t>.</w:t>
      </w:r>
      <w:r w:rsidR="000348D4">
        <w:t xml:space="preserve"> </w:t>
      </w:r>
      <w:r w:rsidR="00907F89">
        <w:t>Essa dinâmica pendulou sobre</w:t>
      </w:r>
      <w:r w:rsidR="007C161E">
        <w:t xml:space="preserve"> diversos pontos os quais demonstraram os elementos de disputa entre esses dois blocos</w:t>
      </w:r>
      <w:r w:rsidR="00032623">
        <w:t>. Assim, as reformas constitucionais, ao menos até o advento do governo Lula,</w:t>
      </w:r>
      <w:r w:rsidR="0075387D">
        <w:t xml:space="preserve"> traduziram uma recomposição progressiva da centro-direita e sua disposição política de delinear a Carta Magna em moldes mais condizentes</w:t>
      </w:r>
      <w:r w:rsidR="00FC139B">
        <w:t xml:space="preserve"> consigo</w:t>
      </w:r>
      <w:r w:rsidR="008C4426">
        <w:t xml:space="preserve">. Por outro lado, </w:t>
      </w:r>
      <w:r w:rsidR="00250846">
        <w:t xml:space="preserve">a resistência às </w:t>
      </w:r>
      <w:proofErr w:type="spellStart"/>
      <w:r w:rsidR="00250846">
        <w:t>vulneralizaç</w:t>
      </w:r>
      <w:r w:rsidR="006D2E72">
        <w:t>õ</w:t>
      </w:r>
      <w:r w:rsidR="00250846">
        <w:t>es</w:t>
      </w:r>
      <w:proofErr w:type="spellEnd"/>
      <w:r w:rsidR="00250846">
        <w:t xml:space="preserve"> da ordem de 1988 evidencia o peso dos mesmos ingredientes políticos de sua arquitetura </w:t>
      </w:r>
      <w:proofErr w:type="spellStart"/>
      <w:r w:rsidR="00250846">
        <w:t>consociativa</w:t>
      </w:r>
      <w:proofErr w:type="spellEnd"/>
      <w:r w:rsidR="005A2FFF">
        <w:t xml:space="preserve"> em que </w:t>
      </w:r>
      <w:r w:rsidR="002E6DB9">
        <w:t>uma centro-esquerda</w:t>
      </w:r>
      <w:r w:rsidR="004D21B3">
        <w:t xml:space="preserve"> remanescente</w:t>
      </w:r>
      <w:r w:rsidR="002E6DB9">
        <w:t xml:space="preserve"> tem</w:t>
      </w:r>
      <w:r w:rsidR="00491820">
        <w:t xml:space="preserve"> limitado </w:t>
      </w:r>
      <w:r w:rsidR="006C5B76">
        <w:t xml:space="preserve">o </w:t>
      </w:r>
      <w:r w:rsidR="00491820">
        <w:t>alcance dos intentos reformadores</w:t>
      </w:r>
      <w:r w:rsidR="00506D3E">
        <w:t>.</w:t>
      </w:r>
      <w:r w:rsidR="00292308">
        <w:t xml:space="preserve"> </w:t>
      </w:r>
      <w:r w:rsidR="009B1CC0">
        <w:t xml:space="preserve">Ver: </w:t>
      </w:r>
      <w:r w:rsidR="00774A45">
        <w:t xml:space="preserve">Lopes, A. V. </w:t>
      </w:r>
      <w:r w:rsidR="00774A45">
        <w:rPr>
          <w:b/>
          <w:bCs/>
        </w:rPr>
        <w:t>O consórcio político da o</w:t>
      </w:r>
      <w:r w:rsidR="005C7792">
        <w:rPr>
          <w:b/>
          <w:bCs/>
        </w:rPr>
        <w:t>r</w:t>
      </w:r>
      <w:r w:rsidR="00774A45">
        <w:rPr>
          <w:b/>
          <w:bCs/>
        </w:rPr>
        <w:t>dem de 1988.</w:t>
      </w:r>
      <w:r w:rsidR="00B44E8E">
        <w:t xml:space="preserve"> </w:t>
      </w:r>
      <w:r w:rsidR="00B44E8E" w:rsidRPr="005C7792">
        <w:rPr>
          <w:i/>
          <w:iCs/>
        </w:rPr>
        <w:t>In: Rezende de Carvalho, M. A.</w:t>
      </w:r>
      <w:r w:rsidR="00CF2E9D" w:rsidRPr="005C7792">
        <w:rPr>
          <w:i/>
          <w:iCs/>
        </w:rPr>
        <w:t xml:space="preserve"> Araújo, C. Simões, J. A. (</w:t>
      </w:r>
      <w:proofErr w:type="spellStart"/>
      <w:r w:rsidR="00CF2E9D" w:rsidRPr="005C7792">
        <w:rPr>
          <w:i/>
          <w:iCs/>
        </w:rPr>
        <w:t>Orgs</w:t>
      </w:r>
      <w:proofErr w:type="spellEnd"/>
      <w:r w:rsidR="00CF2E9D" w:rsidRPr="005C7792">
        <w:rPr>
          <w:i/>
          <w:iCs/>
        </w:rPr>
        <w:t>.)</w:t>
      </w:r>
      <w:r w:rsidR="00BD2864" w:rsidRPr="005C7792">
        <w:rPr>
          <w:i/>
          <w:iCs/>
        </w:rPr>
        <w:t xml:space="preserve"> A constituição de 1988: passado e futuro.</w:t>
      </w:r>
      <w:r w:rsidR="00D1287E" w:rsidRPr="005C7792">
        <w:rPr>
          <w:i/>
          <w:iCs/>
        </w:rPr>
        <w:t xml:space="preserve"> São Paulo: Aderaldo e Rotschild: </w:t>
      </w:r>
      <w:proofErr w:type="spellStart"/>
      <w:r w:rsidR="00D1287E" w:rsidRPr="005C7792">
        <w:rPr>
          <w:i/>
          <w:iCs/>
        </w:rPr>
        <w:t>Anpocs</w:t>
      </w:r>
      <w:proofErr w:type="spellEnd"/>
      <w:r w:rsidR="00D1287E" w:rsidRPr="005C7792">
        <w:rPr>
          <w:i/>
          <w:iCs/>
        </w:rPr>
        <w:t>, 2009.</w:t>
      </w:r>
    </w:p>
  </w:footnote>
  <w:footnote w:id="20">
    <w:p w14:paraId="2FF53ADB" w14:textId="479689D2" w:rsidR="007A1420" w:rsidRPr="00A42F56" w:rsidRDefault="007A1420">
      <w:pPr>
        <w:pStyle w:val="Textodenotaderodap"/>
      </w:pPr>
      <w:r>
        <w:rPr>
          <w:rStyle w:val="Refdenotaderodap"/>
        </w:rPr>
        <w:footnoteRef/>
      </w:r>
      <w:r>
        <w:t xml:space="preserve"> Ver</w:t>
      </w:r>
      <w:r w:rsidR="001C5944">
        <w:t xml:space="preserve">: </w:t>
      </w:r>
      <w:r w:rsidR="00C24D4E">
        <w:t xml:space="preserve">Godoy, C. F. de. </w:t>
      </w:r>
      <w:r w:rsidR="00C24D4E">
        <w:rPr>
          <w:b/>
          <w:bCs/>
        </w:rPr>
        <w:t>A eleição presidencial brasileira de 1989</w:t>
      </w:r>
      <w:r w:rsidR="00C2394D">
        <w:rPr>
          <w:b/>
          <w:bCs/>
        </w:rPr>
        <w:t>: literatura e processo.</w:t>
      </w:r>
      <w:r w:rsidR="00C2394D">
        <w:t xml:space="preserve"> São Paulo, Edusp, 2002.</w:t>
      </w:r>
      <w:r w:rsidR="00C37BA6">
        <w:t xml:space="preserve"> </w:t>
      </w:r>
      <w:r>
        <w:t>Sallum Jr</w:t>
      </w:r>
      <w:r w:rsidR="00D972AD">
        <w:t>., B. Graeff, E.</w:t>
      </w:r>
      <w:r w:rsidR="00624C3A">
        <w:t xml:space="preserve"> Lima, E. G. </w:t>
      </w:r>
      <w:r w:rsidR="00624C3A">
        <w:rPr>
          <w:b/>
          <w:bCs/>
        </w:rPr>
        <w:t>As eleições de 1989 e a crise do sistema partidário</w:t>
      </w:r>
      <w:r w:rsidR="00A42F56">
        <w:rPr>
          <w:b/>
          <w:bCs/>
        </w:rPr>
        <w:t xml:space="preserve">. </w:t>
      </w:r>
      <w:r w:rsidR="00A42F56">
        <w:t>Lua Nova. Revista de Cultura e Política, São Paulo, nº 32, 1990</w:t>
      </w:r>
      <w:r w:rsidR="00982DC9">
        <w:t xml:space="preserve">, pp. 67-133. </w:t>
      </w:r>
    </w:p>
  </w:footnote>
  <w:footnote w:id="21">
    <w:p w14:paraId="20D911B2" w14:textId="1936BB4B" w:rsidR="00FE7D3D" w:rsidRPr="00C70D57" w:rsidRDefault="00FE7D3D">
      <w:pPr>
        <w:pStyle w:val="Textodenotaderodap"/>
        <w:rPr>
          <w:i/>
          <w:iCs/>
        </w:rPr>
      </w:pPr>
      <w:r>
        <w:rPr>
          <w:rStyle w:val="Refdenotaderodap"/>
        </w:rPr>
        <w:footnoteRef/>
      </w:r>
      <w:r>
        <w:t xml:space="preserve"> </w:t>
      </w:r>
      <w:r w:rsidR="00A67582">
        <w:t>Ver:</w:t>
      </w:r>
      <w:r w:rsidR="0037435D">
        <w:t xml:space="preserve"> Reis, F. W. B. P.</w:t>
      </w:r>
      <w:r w:rsidR="00A67582">
        <w:t xml:space="preserve"> </w:t>
      </w:r>
      <w:r w:rsidR="00A67582" w:rsidRPr="00A4784A">
        <w:rPr>
          <w:b/>
        </w:rPr>
        <w:t xml:space="preserve">Sistema eleitoral e </w:t>
      </w:r>
      <w:r w:rsidR="006F7173" w:rsidRPr="00A4784A">
        <w:rPr>
          <w:b/>
        </w:rPr>
        <w:t>Financiamento de campanhas no Brasil: desventuras d</w:t>
      </w:r>
      <w:r w:rsidR="00C70D57" w:rsidRPr="00A4784A">
        <w:rPr>
          <w:b/>
        </w:rPr>
        <w:t xml:space="preserve">o Poder Legislativo sob um </w:t>
      </w:r>
      <w:proofErr w:type="spellStart"/>
      <w:r w:rsidR="00C70D57" w:rsidRPr="00A4784A">
        <w:rPr>
          <w:b/>
        </w:rPr>
        <w:t>hiperpresidencialismo</w:t>
      </w:r>
      <w:proofErr w:type="spellEnd"/>
      <w:r w:rsidR="00C70D57" w:rsidRPr="00A4784A">
        <w:rPr>
          <w:b/>
        </w:rPr>
        <w:t xml:space="preserve"> </w:t>
      </w:r>
      <w:proofErr w:type="spellStart"/>
      <w:r w:rsidR="00C70D57" w:rsidRPr="00A4784A">
        <w:rPr>
          <w:b/>
        </w:rPr>
        <w:t>consociativo</w:t>
      </w:r>
      <w:proofErr w:type="spellEnd"/>
      <w:r w:rsidR="00C70D57">
        <w:t xml:space="preserve">. </w:t>
      </w:r>
      <w:r w:rsidR="00C70D57">
        <w:rPr>
          <w:i/>
          <w:iCs/>
        </w:rPr>
        <w:t xml:space="preserve">In: </w:t>
      </w:r>
      <w:proofErr w:type="spellStart"/>
      <w:r w:rsidR="007D2024">
        <w:rPr>
          <w:i/>
          <w:iCs/>
        </w:rPr>
        <w:t>Oliven</w:t>
      </w:r>
      <w:proofErr w:type="spellEnd"/>
      <w:r w:rsidR="007D2024">
        <w:rPr>
          <w:i/>
          <w:iCs/>
        </w:rPr>
        <w:t xml:space="preserve">, </w:t>
      </w:r>
      <w:proofErr w:type="spellStart"/>
      <w:r w:rsidR="007D2024">
        <w:rPr>
          <w:i/>
          <w:iCs/>
        </w:rPr>
        <w:t>Rben</w:t>
      </w:r>
      <w:proofErr w:type="spellEnd"/>
      <w:r w:rsidR="007D2024">
        <w:rPr>
          <w:i/>
          <w:iCs/>
        </w:rPr>
        <w:t xml:space="preserve"> George. </w:t>
      </w:r>
      <w:proofErr w:type="spellStart"/>
      <w:r w:rsidR="007D2024">
        <w:rPr>
          <w:i/>
          <w:iCs/>
        </w:rPr>
        <w:t>Ridenti</w:t>
      </w:r>
      <w:proofErr w:type="spellEnd"/>
      <w:r w:rsidR="007D2024">
        <w:rPr>
          <w:i/>
          <w:iCs/>
        </w:rPr>
        <w:t>, Marcelo.</w:t>
      </w:r>
      <w:r w:rsidR="00E50006">
        <w:rPr>
          <w:i/>
          <w:iCs/>
        </w:rPr>
        <w:t xml:space="preserve"> Brandão, Gildo Marçal. (</w:t>
      </w:r>
      <w:proofErr w:type="spellStart"/>
      <w:r w:rsidR="00E50006">
        <w:rPr>
          <w:i/>
          <w:iCs/>
        </w:rPr>
        <w:t>Orgs</w:t>
      </w:r>
      <w:proofErr w:type="spellEnd"/>
      <w:r w:rsidR="00E50006">
        <w:rPr>
          <w:i/>
          <w:iCs/>
        </w:rPr>
        <w:t>.) A constituição de 1988 na vida brasileira.</w:t>
      </w:r>
      <w:r w:rsidR="00426E08">
        <w:rPr>
          <w:i/>
          <w:iCs/>
        </w:rPr>
        <w:t xml:space="preserve"> São Paulo: Aderaldo &amp; Rotschild: </w:t>
      </w:r>
      <w:proofErr w:type="spellStart"/>
      <w:r w:rsidR="00426E08">
        <w:rPr>
          <w:i/>
          <w:iCs/>
        </w:rPr>
        <w:t>Anpocs</w:t>
      </w:r>
      <w:proofErr w:type="spellEnd"/>
      <w:r w:rsidR="00426E08">
        <w:rPr>
          <w:i/>
          <w:iCs/>
        </w:rPr>
        <w:t>, 2008.</w:t>
      </w:r>
    </w:p>
  </w:footnote>
  <w:footnote w:id="22">
    <w:p w14:paraId="10E769A1" w14:textId="36D264C3" w:rsidR="00DC2723" w:rsidRDefault="00DC2723">
      <w:pPr>
        <w:pStyle w:val="Textodenotaderodap"/>
      </w:pPr>
      <w:r>
        <w:rPr>
          <w:rStyle w:val="Refdenotaderodap"/>
        </w:rPr>
        <w:footnoteRef/>
      </w:r>
      <w:r>
        <w:t xml:space="preserve"> Sallum Jr.</w:t>
      </w:r>
      <w:r w:rsidR="00C9129E">
        <w:t xml:space="preserve"> (2015).</w:t>
      </w:r>
    </w:p>
  </w:footnote>
  <w:footnote w:id="23">
    <w:p w14:paraId="5351F71A" w14:textId="78CDDC18" w:rsidR="00081A17" w:rsidRDefault="00081A17" w:rsidP="003C05FB">
      <w:pPr>
        <w:pStyle w:val="Textodenotaderodap"/>
      </w:pPr>
      <w:r>
        <w:rPr>
          <w:rStyle w:val="Refdenotaderodap"/>
        </w:rPr>
        <w:footnoteRef/>
      </w:r>
      <w:r>
        <w:t xml:space="preserve"> Como afirma </w:t>
      </w:r>
      <w:r w:rsidR="0048699E">
        <w:t>Allan Carlos da Silva (2019, p. 58),</w:t>
      </w:r>
      <w:r w:rsidR="008057FB">
        <w:t xml:space="preserve"> </w:t>
      </w:r>
      <w:r w:rsidR="00CB701D">
        <w:t>no</w:t>
      </w:r>
      <w:r w:rsidR="008057FB">
        <w:t xml:space="preserve"> período anterior às eleições de 1989, a concentração do noticiário da grande mídia se deu, precisamente, em construir uma imagem do presidenciável que fosse capaz de dar um aspecto messiânico à sua atuação política.</w:t>
      </w:r>
      <w:r w:rsidR="0035442E">
        <w:t xml:space="preserve"> </w:t>
      </w:r>
      <w:r w:rsidR="00CB701D">
        <w:t>Por conseguinte, n</w:t>
      </w:r>
      <w:r w:rsidR="008A1F6B">
        <w:t>o</w:t>
      </w:r>
      <w:r w:rsidR="0035442E">
        <w:t xml:space="preserve"> início do governo Collor a Veja apoiou fortemente Fernando Collor, promovendo sua imagem como o "caçador de marajás". Essa imagem foi usada para ressaltar Collor como um reformador necessário para combater os excessos do funcionalismo público​​.</w:t>
      </w:r>
      <w:r w:rsidR="008A1F6B">
        <w:t xml:space="preserve"> </w:t>
      </w:r>
      <w:r w:rsidR="0035442E">
        <w:t>Durante a campanha eleitoral de 1989, Collor foi retratado de forma positiva em diversas edições da Veja. A revista destacou sua postura jovem e energética, sua aparência física e suas promessas de modernizar o Brasil. Em 1990, mesmo com as polêmicas em torno de suas políticas econômicas, a imagem de Collor como um presidente reformista foi mantida​​.</w:t>
      </w:r>
      <w:r w:rsidR="008A1F6B">
        <w:t xml:space="preserve"> </w:t>
      </w:r>
      <w:r w:rsidR="00DE00A3">
        <w:t xml:space="preserve">A Veja começou a criticar o governo </w:t>
      </w:r>
      <w:r w:rsidR="00373AF5">
        <w:t xml:space="preserve">de Fernando </w:t>
      </w:r>
      <w:r w:rsidR="00DE00A3">
        <w:t>Collor</w:t>
      </w:r>
      <w:r w:rsidR="00373AF5">
        <w:t xml:space="preserve"> somente em 1992</w:t>
      </w:r>
      <w:r w:rsidR="008C08C9">
        <w:t xml:space="preserve">, após as denúncias de corrupção feitas por Pedro Collor, </w:t>
      </w:r>
      <w:r w:rsidR="0080181A">
        <w:t>m</w:t>
      </w:r>
      <w:r w:rsidR="008C08C9">
        <w:t>ud</w:t>
      </w:r>
      <w:r w:rsidR="0080181A">
        <w:t>ando</w:t>
      </w:r>
      <w:r w:rsidR="008C08C9">
        <w:t xml:space="preserve"> radicalmente sua postura. A revista passou a associar o governo de Collor com corrupção, publicando matérias que expunham escândalos e irregularidades​​.</w:t>
      </w:r>
      <w:r w:rsidR="007B27FA">
        <w:t xml:space="preserve"> A revista </w:t>
      </w:r>
      <w:r w:rsidR="008C08C9">
        <w:t>intensificou sua cobertura negativa sobre Collor, destacando a corrupção como um problema central de seu governo e promovendo a ideia de que seu impeachment era inevitável e necessário para a saúde da democracia brasileira​​.</w:t>
      </w:r>
      <w:r w:rsidR="00926852">
        <w:t xml:space="preserve"> Neste sentido, </w:t>
      </w:r>
      <w:r w:rsidR="00C06D6A">
        <w:t>a dispersão progressiva em relação ao governo Collor deu-se</w:t>
      </w:r>
      <w:r w:rsidR="000367F3">
        <w:t xml:space="preserve">, principalmente, pela </w:t>
      </w:r>
      <w:r w:rsidR="002E346E">
        <w:t xml:space="preserve">combinação entre o fracasso de sua política econômica e pelo trato </w:t>
      </w:r>
      <w:r w:rsidR="00170E8E">
        <w:t>de sua “personalidade”</w:t>
      </w:r>
      <w:r w:rsidR="00DE00A3">
        <w:t xml:space="preserve"> </w:t>
      </w:r>
      <w:r w:rsidR="00170E8E">
        <w:t xml:space="preserve">em relação ao </w:t>
      </w:r>
      <w:r w:rsidR="00EF4C6D">
        <w:t>C</w:t>
      </w:r>
      <w:r w:rsidR="00170E8E">
        <w:t>ongresso</w:t>
      </w:r>
      <w:r w:rsidR="00EF4C6D">
        <w:t xml:space="preserve"> Nacional</w:t>
      </w:r>
      <w:r w:rsidR="00170E8E">
        <w:t>.</w:t>
      </w:r>
      <w:r w:rsidR="00883A2B">
        <w:t xml:space="preserve"> </w:t>
      </w:r>
      <w:r w:rsidR="00CB701D">
        <w:t>A corrupção passou a ser o tema central na cobertura da revista sobre o impeachment de Collor. A revista destacou escândalos envolvendo o presidente e seus aliados, pintando uma imagem de um governo profundamente corrupto e moralmente falido​​.</w:t>
      </w:r>
      <w:r w:rsidR="002E0E75">
        <w:t xml:space="preserve"> Consequentemente, retratou</w:t>
      </w:r>
      <w:r w:rsidR="00CB701D">
        <w:t xml:space="preserve"> Collor como um indivíduo isolado, não como um representante de uma instituição ou partido. Essa abordagem ajudou a canalizar toda a responsabilidade dos problemas políticos e econômicos para a figura de Collor, facilitando a construção de um consenso sobre sua necessidade de afastamento​​.</w:t>
      </w:r>
      <w:r w:rsidR="003C05FB">
        <w:t xml:space="preserve"> De acordo com o autor, a Veja não apenas reportava os eventos, mas construía ativamente uma narrativa que moldava a opinião pública. As edições da revista foram cuidadosamente elaboradas para reforçar a ideia de que o impeachment de Collor era não apenas desejável, mas inevitável​​.</w:t>
      </w:r>
      <w:r w:rsidR="00E915AA">
        <w:t xml:space="preserve"> </w:t>
      </w:r>
      <w:r w:rsidR="00AB167A">
        <w:t>Durante o processo de mobilização a</w:t>
      </w:r>
      <w:r w:rsidR="003C05FB">
        <w:t xml:space="preserve"> revista se posicionou como uma voz da moralidade pública, representando o impeachment como um movimento legítimo e necessário para combater a corrupção e restaurar a ordem no país​​.</w:t>
      </w:r>
      <w:r w:rsidR="00B53D44">
        <w:t xml:space="preserve"> </w:t>
      </w:r>
      <w:r w:rsidR="00AA6967">
        <w:t xml:space="preserve">Ver: </w:t>
      </w:r>
      <w:r w:rsidR="0042540D">
        <w:t>Silva, All</w:t>
      </w:r>
      <w:r w:rsidR="001E3094">
        <w:t>a</w:t>
      </w:r>
      <w:r w:rsidR="0042540D">
        <w:t xml:space="preserve">n Carlos da. </w:t>
      </w:r>
      <w:r w:rsidR="0042540D">
        <w:rPr>
          <w:b/>
          <w:bCs/>
        </w:rPr>
        <w:t>Estratégias midiáticas da Revista Veja: a construção de legitimidade sobre os processos de impeachment de Collor e Dilma.</w:t>
      </w:r>
      <w:r w:rsidR="00FF725D">
        <w:rPr>
          <w:b/>
          <w:bCs/>
        </w:rPr>
        <w:t xml:space="preserve"> </w:t>
      </w:r>
      <w:r w:rsidR="00FF725D">
        <w:t>Dissertação de Mestrado</w:t>
      </w:r>
      <w:r w:rsidR="00A305D3">
        <w:t xml:space="preserve">. </w:t>
      </w:r>
      <w:r w:rsidR="00FF725D">
        <w:t>Universidade Federal de Alagoas. Instituto de Ciênc</w:t>
      </w:r>
      <w:r w:rsidR="00A305D3">
        <w:t>ias Sociais. Programa de Pós-graduação em Sociologia</w:t>
      </w:r>
      <w:r w:rsidR="001E3094">
        <w:t>. Maceió, 2019.</w:t>
      </w:r>
      <w:r w:rsidR="00170E8E">
        <w:t xml:space="preserve"> </w:t>
      </w:r>
    </w:p>
  </w:footnote>
  <w:footnote w:id="24">
    <w:p w14:paraId="2E840112" w14:textId="3257FF50" w:rsidR="00BF7431" w:rsidRDefault="00BF7431">
      <w:pPr>
        <w:pStyle w:val="Textodenotaderodap"/>
      </w:pPr>
      <w:r>
        <w:rPr>
          <w:rStyle w:val="Refdenotaderodap"/>
        </w:rPr>
        <w:footnoteRef/>
      </w:r>
      <w:r>
        <w:t xml:space="preserve"> Adquiriu </w:t>
      </w:r>
      <w:r w:rsidR="00F907DB">
        <w:t>feições drásticas após as eleições, pois o índice Nacional de Preços ao Consumidor (INPC)</w:t>
      </w:r>
      <w:r w:rsidR="00D049B4">
        <w:t xml:space="preserve"> alcançou 51,3% no mês de dezembro de 1989</w:t>
      </w:r>
      <w:r w:rsidR="0099436A">
        <w:t>,</w:t>
      </w:r>
      <w:r w:rsidR="00D049B4">
        <w:t xml:space="preserve"> 68,2% em janeiro</w:t>
      </w:r>
      <w:r w:rsidR="00FF0D44">
        <w:t>, 74% em fevereiro e caminhava para 82,2% em março de 1990</w:t>
      </w:r>
      <w:r w:rsidR="00FB0048">
        <w:t xml:space="preserve"> (Sallum Jr, 2015, p. 86)</w:t>
      </w:r>
      <w:r w:rsidR="00CD30CE">
        <w:t xml:space="preserve"> </w:t>
      </w:r>
      <w:r w:rsidR="00AD40E7">
        <w:t>Disponível em</w:t>
      </w:r>
      <w:r w:rsidR="00CD30CE">
        <w:t xml:space="preserve">: </w:t>
      </w:r>
      <w:r w:rsidR="00AD40E7">
        <w:t>&lt;</w:t>
      </w:r>
      <w:r w:rsidR="00CD30CE" w:rsidRPr="00CD30CE">
        <w:t>https://agenciadenoticias.ibge.gov.br/lentes-doc/26571-40-anos-ipca-inpc.html</w:t>
      </w:r>
      <w:r w:rsidR="00AD40E7">
        <w:t xml:space="preserve">&gt; Acesso em: </w:t>
      </w:r>
      <w:r w:rsidR="0099436A">
        <w:t>07/06/2024.</w:t>
      </w:r>
    </w:p>
  </w:footnote>
  <w:footnote w:id="25">
    <w:p w14:paraId="6046CC9E" w14:textId="6EFCDCBB" w:rsidR="00387CE1" w:rsidRDefault="00387CE1" w:rsidP="00387CE1">
      <w:pPr>
        <w:pStyle w:val="Textodenotaderodap"/>
      </w:pPr>
      <w:r>
        <w:rPr>
          <w:rStyle w:val="Refdenotaderodap"/>
        </w:rPr>
        <w:footnoteRef/>
      </w:r>
      <w:r>
        <w:t xml:space="preserve"> De acordo com Sallum Jr (2015, p. 124-125), o edito anti-inflacionário e o seu lançamento publicitário não produziram a mágica da conversão política. Em menos de um mês depois da edição das medidas provisórias publicou-se pesquisa no Datafolha em que 58% da população considerava o Plano Collor II “ruim para o país”; 12% consideravam “em parte bom, em parte ruim”; 18% consideravam “bom”.</w:t>
      </w:r>
      <w:r w:rsidR="00082AFA">
        <w:t xml:space="preserve"> Houve também,</w:t>
      </w:r>
      <w:r w:rsidR="001E09E6">
        <w:t xml:space="preserve"> </w:t>
      </w:r>
      <w:r w:rsidR="00082AFA">
        <w:t>o a</w:t>
      </w:r>
      <w:r w:rsidR="001E09E6">
        <w:t>umento</w:t>
      </w:r>
      <w:r w:rsidR="00A66B05">
        <w:t xml:space="preserve"> e intensificação dos movimentos de greve e protesto coletivo de trabalhadores</w:t>
      </w:r>
      <w:r w:rsidR="00082AFA">
        <w:t xml:space="preserve"> a partir da oposição da CUT ao Plano </w:t>
      </w:r>
      <w:r w:rsidR="0080475D">
        <w:t xml:space="preserve">Collor II </w:t>
      </w:r>
      <w:r w:rsidR="00082AFA">
        <w:t xml:space="preserve">alegando que </w:t>
      </w:r>
      <w:r w:rsidR="00496B20">
        <w:t>ele</w:t>
      </w:r>
      <w:r w:rsidR="004F5975">
        <w:t xml:space="preserve"> </w:t>
      </w:r>
      <w:r w:rsidR="0080475D">
        <w:t>traria mais recessão</w:t>
      </w:r>
      <w:r w:rsidR="004F5975">
        <w:t>,</w:t>
      </w:r>
      <w:r w:rsidR="0080475D">
        <w:t xml:space="preserve"> miséria</w:t>
      </w:r>
      <w:r w:rsidR="004F5975">
        <w:t xml:space="preserve"> e mais inflação. </w:t>
      </w:r>
      <w:r w:rsidR="0070769C">
        <w:t>A</w:t>
      </w:r>
      <w:r w:rsidR="006B2668">
        <w:t xml:space="preserve"> FIESP</w:t>
      </w:r>
      <w:r w:rsidR="00026FE7">
        <w:t xml:space="preserve"> apontava para os perigos que corriam as empresas por obedecer ao congelamento</w:t>
      </w:r>
      <w:r w:rsidR="0020465F">
        <w:t xml:space="preserve"> de preços</w:t>
      </w:r>
      <w:r w:rsidR="00026FE7">
        <w:t xml:space="preserve"> em uma situação</w:t>
      </w:r>
      <w:r w:rsidR="0020465F">
        <w:t xml:space="preserve"> de recessão e falta de liquidez. Por sua vez, a</w:t>
      </w:r>
      <w:r w:rsidR="0070769C">
        <w:t xml:space="preserve"> </w:t>
      </w:r>
      <w:r w:rsidR="0020465F">
        <w:t>C</w:t>
      </w:r>
      <w:r w:rsidR="0070769C">
        <w:t xml:space="preserve">onfederação </w:t>
      </w:r>
      <w:r w:rsidR="0020465F">
        <w:t>N</w:t>
      </w:r>
      <w:r w:rsidR="0070769C">
        <w:t xml:space="preserve">acional da </w:t>
      </w:r>
      <w:r w:rsidR="0020465F">
        <w:t>I</w:t>
      </w:r>
      <w:r w:rsidR="0070769C">
        <w:t>ndústria</w:t>
      </w:r>
      <w:r w:rsidR="00A17E25">
        <w:t xml:space="preserve"> (CNI)</w:t>
      </w:r>
      <w:r w:rsidR="0070769C">
        <w:t xml:space="preserve"> e o</w:t>
      </w:r>
      <w:r w:rsidR="004F5975">
        <w:t xml:space="preserve"> Pensamento Nacional</w:t>
      </w:r>
      <w:r w:rsidR="00A17E25">
        <w:t xml:space="preserve"> das Bases Empresariais (PNBE) acusaram o </w:t>
      </w:r>
      <w:r w:rsidR="00496B20">
        <w:t>governo de</w:t>
      </w:r>
      <w:r w:rsidR="00473A55">
        <w:t xml:space="preserve"> enganá-los com o “teatro” de pacto social para ganhar tempo e preparar na surdina o “pacote”.</w:t>
      </w:r>
    </w:p>
  </w:footnote>
  <w:footnote w:id="26">
    <w:p w14:paraId="33841D4D" w14:textId="6951EBAC" w:rsidR="00F403DC" w:rsidRDefault="00F403DC" w:rsidP="006C2A53">
      <w:pPr>
        <w:pStyle w:val="Textodenotaderodap"/>
      </w:pPr>
      <w:r>
        <w:rPr>
          <w:rStyle w:val="Refdenotaderodap"/>
        </w:rPr>
        <w:footnoteRef/>
      </w:r>
      <w:r>
        <w:t xml:space="preserve"> </w:t>
      </w:r>
      <w:r w:rsidR="00C33C92">
        <w:t>De acordo com Rodrigues</w:t>
      </w:r>
      <w:r w:rsidR="006C2A53">
        <w:t xml:space="preserve"> (2000, p. 118-119)</w:t>
      </w:r>
      <w:r w:rsidR="009A0CD3">
        <w:t xml:space="preserve"> quatro escândalos marcaram a relação político-administrativa do governo Collor enquanto práticas clientelistas </w:t>
      </w:r>
      <w:r w:rsidR="00847E7A">
        <w:t>afetariam a face pública do governo</w:t>
      </w:r>
      <w:r w:rsidR="00BC5F4C">
        <w:t xml:space="preserve">. </w:t>
      </w:r>
      <w:r w:rsidR="00A31CB6">
        <w:t>Foram eles:</w:t>
      </w:r>
      <w:r w:rsidR="006F0718">
        <w:t xml:space="preserve"> 1) </w:t>
      </w:r>
      <w:r w:rsidR="006F0718" w:rsidRPr="00C33C92">
        <w:rPr>
          <w:i/>
          <w:iCs/>
        </w:rPr>
        <w:t>SOS Estradas</w:t>
      </w:r>
      <w:r w:rsidR="006F0718">
        <w:t>. No final de junho</w:t>
      </w:r>
      <w:r w:rsidR="00A31CB6">
        <w:t xml:space="preserve"> de 1990</w:t>
      </w:r>
      <w:r w:rsidR="006F0718">
        <w:t xml:space="preserve">, a Secretaria Nacional dos Transportes, subordinada ao Ministério da </w:t>
      </w:r>
      <w:r w:rsidR="00ED3913">
        <w:t>Infraestrutura</w:t>
      </w:r>
      <w:r w:rsidR="006F0718">
        <w:t>, preparou um projeto de decreto que previa a contratação "emergencial"</w:t>
      </w:r>
      <w:r w:rsidR="00A31CB6">
        <w:t xml:space="preserve"> </w:t>
      </w:r>
      <w:r w:rsidR="006F0718">
        <w:t>de empreiteiras sem licitação. Alegando urgência, o secretário Marcelo Ribeiro (</w:t>
      </w:r>
      <w:proofErr w:type="spellStart"/>
      <w:r w:rsidR="006F0718">
        <w:t>ex-empreiteiro</w:t>
      </w:r>
      <w:proofErr w:type="spellEnd"/>
      <w:r w:rsidR="006F0718">
        <w:t xml:space="preserve"> da </w:t>
      </w:r>
      <w:proofErr w:type="spellStart"/>
      <w:r w:rsidR="006F0718">
        <w:t>Tratex</w:t>
      </w:r>
      <w:proofErr w:type="spellEnd"/>
      <w:r w:rsidR="006F0718">
        <w:t xml:space="preserve"> e conhecido </w:t>
      </w:r>
      <w:r w:rsidR="001A35B7">
        <w:t>“</w:t>
      </w:r>
      <w:r w:rsidR="006F0718">
        <w:t>lobista</w:t>
      </w:r>
      <w:r w:rsidR="001A35B7">
        <w:t>”</w:t>
      </w:r>
      <w:r w:rsidR="00ED3913">
        <w:t xml:space="preserve"> </w:t>
      </w:r>
      <w:r w:rsidR="006F0718">
        <w:t xml:space="preserve">em Brasília) autorizou o </w:t>
      </w:r>
      <w:r w:rsidR="009E0C1C">
        <w:t>Departamento Nacional de Estadas e Rodagens (</w:t>
      </w:r>
      <w:r w:rsidR="006F0718">
        <w:t>DNER</w:t>
      </w:r>
      <w:r w:rsidR="009E0C1C">
        <w:t>)</w:t>
      </w:r>
      <w:r w:rsidR="006F0718">
        <w:t xml:space="preserve"> a definir critérios de escolha direta das empreiteiras para os trechos a serem reparados, rateando assim uma verba equivalente a US$ 500 milhões do projeto </w:t>
      </w:r>
      <w:r w:rsidR="001A35B7">
        <w:t>“</w:t>
      </w:r>
      <w:r w:rsidR="006F0718">
        <w:t>SOS Estradas</w:t>
      </w:r>
      <w:r w:rsidR="001A35B7">
        <w:t>”</w:t>
      </w:r>
      <w:r w:rsidR="006F0718">
        <w:t>. Collor assinou o decreto, publicado no D</w:t>
      </w:r>
      <w:r w:rsidR="009D696C">
        <w:t xml:space="preserve">iário </w:t>
      </w:r>
      <w:r w:rsidR="006F0718">
        <w:t>O</w:t>
      </w:r>
      <w:r w:rsidR="009D696C">
        <w:t>ficial</w:t>
      </w:r>
      <w:r w:rsidR="006F0718">
        <w:t xml:space="preserve"> em 26/06/90. </w:t>
      </w:r>
      <w:r w:rsidR="009D696C">
        <w:t>N</w:t>
      </w:r>
      <w:r w:rsidR="006F0718">
        <w:t xml:space="preserve">o dia seguinte, por pressão do ministro Ozires Silva, que havia sido alertado por parlamentares e jornalistas, foi obrigado a revogar o ato. O ministro pediu também a exoneração de Ribeiro, conhecido de Collor desde a infância, mas não foi atendido. Em defesa do secretário, posicionou-se Paulo César Farias, o PC, tesoureiro de campanha de Collor. 2) </w:t>
      </w:r>
      <w:r w:rsidR="006F0718" w:rsidRPr="00C33C92">
        <w:rPr>
          <w:i/>
          <w:iCs/>
        </w:rPr>
        <w:t>Portobrás</w:t>
      </w:r>
      <w:r w:rsidR="006F0718">
        <w:t xml:space="preserve">. Em 3 de julho, Jorge da Silva Campos, liquidante da Portobrás, empresa extinta pelo pacote do Plano Collor, foi exonerado de suas funções pelo secretário de Administração, João Santana, horas depois de entregar ao diretor da Polícia Federal, Romeu Tuma, seis processos comprovando corrupção e irregularidades em antigas administrações da empresa. Campos acusou o secretário dos Transportes, Marcelo Ribeiro, e o secretário adjunto de Transportes Aquaviários, Fernando Viana, este </w:t>
      </w:r>
      <w:r w:rsidR="001A35B7">
        <w:t>“lobista” dos</w:t>
      </w:r>
      <w:r w:rsidR="006F0718">
        <w:t xml:space="preserve"> usuários de portos, de pressionarem por sua demissão para evitarem ser envolvidos nas apurações que o liquidante realizava, e que já diziam respeitos à malversação de recursos da empresa da ordem de Cr$ 100 bilhões. As investigações de Campos apontaram também para desvio de bens da empresa, concessão de financiamento para a construção de estaleiros, contratos irregulares de consultoria e malversação de verbas da Fundação Portos, instituto de previdência privada dos funcionários da Portobrás. Um dos nomes envolvidos na malversação era o do advogado Jorge Serpa, </w:t>
      </w:r>
      <w:r w:rsidR="009009DC">
        <w:t>“</w:t>
      </w:r>
      <w:r w:rsidR="006F0718">
        <w:t xml:space="preserve">articulador </w:t>
      </w:r>
      <w:r w:rsidR="009009DC">
        <w:t>político” de</w:t>
      </w:r>
      <w:r w:rsidR="006F0718">
        <w:t xml:space="preserve"> Roberto Marinho. 3) </w:t>
      </w:r>
      <w:r w:rsidR="006F0718" w:rsidRPr="009009DC">
        <w:rPr>
          <w:i/>
          <w:iCs/>
        </w:rPr>
        <w:t>Telebrás.</w:t>
      </w:r>
      <w:r w:rsidR="006F0718">
        <w:t xml:space="preserve"> Em julho a Comissão de Valores Mobiliários (CVM), investigando uma </w:t>
      </w:r>
      <w:r w:rsidR="00B12F72">
        <w:t>oscilação</w:t>
      </w:r>
      <w:r w:rsidR="006F0718">
        <w:t xml:space="preserve"> suspeita dos papéis da Telebrás no mercado de ações, descobriu uma </w:t>
      </w:r>
      <w:r w:rsidR="008A1203">
        <w:t>“</w:t>
      </w:r>
      <w:r w:rsidR="006F0718">
        <w:t>operação</w:t>
      </w:r>
      <w:r w:rsidR="008A1203">
        <w:t xml:space="preserve">” </w:t>
      </w:r>
      <w:r w:rsidR="006F0718">
        <w:t xml:space="preserve">para favorecer alguns credores da empresa, entre eles fundos de previdência privada (especialmente a Previ, de funcionários do Banco do Brasil) e uma empresa prestadora de serviços à Telebrás, a NEC do Brasil, de propriedade de Roberto Marinho. Os principais agentes financeiros envolvidos na "operação "eram o Banco Icatu, de propriedade de Daniel Dantas, </w:t>
      </w:r>
      <w:r w:rsidR="00B12F72">
        <w:t xml:space="preserve">e </w:t>
      </w:r>
      <w:r w:rsidR="006F0718">
        <w:t xml:space="preserve">o Banco ABC-Roma, integrante do Grupo Roberto Marinho. 4) </w:t>
      </w:r>
      <w:r w:rsidR="006F0718" w:rsidRPr="008A1203">
        <w:rPr>
          <w:i/>
          <w:iCs/>
        </w:rPr>
        <w:t>F</w:t>
      </w:r>
      <w:r w:rsidR="008A1203" w:rsidRPr="008A1203">
        <w:rPr>
          <w:i/>
          <w:iCs/>
        </w:rPr>
        <w:t>u</w:t>
      </w:r>
      <w:r w:rsidR="006F0718" w:rsidRPr="008A1203">
        <w:rPr>
          <w:i/>
          <w:iCs/>
        </w:rPr>
        <w:t>ndos de Pensão das Estatais</w:t>
      </w:r>
      <w:r w:rsidR="006F0718">
        <w:t>. O Ministério da Previdência decidira transferir o controle das aplicações em ações e no mercado financeiro realiza</w:t>
      </w:r>
      <w:del w:id="152" w:author="Christiane Jalles de Paula" w:date="2024-08-10T16:30:00Z" w16du:dateUtc="2024-08-10T19:30:00Z">
        <w:r w:rsidR="006F0718" w:rsidDel="00263D09">
          <w:delText xml:space="preserve"> </w:delText>
        </w:r>
      </w:del>
      <w:r w:rsidR="006F0718">
        <w:t>das pelos fundos de previdência complementar dos funcionários das empresas estatais para instituições privadas. As exigências da licitação reduziriam o leque possível de administradoras privadas a doze instituições. Segundo o deputado Luiz Gushiken (PT SP), a quem bancários beneficiários da Previ (do BB) levaram a denúncia, essas doze Instituições já controlavam metade do mercado de ações no país e passariam a movi</w:t>
      </w:r>
      <w:r w:rsidR="000653B9">
        <w:t>m</w:t>
      </w:r>
      <w:r w:rsidR="006F0718">
        <w:t xml:space="preserve">entar também uma soma então avaliada em três bilhões de </w:t>
      </w:r>
      <w:r w:rsidR="000653B9">
        <w:t>dólares</w:t>
      </w:r>
      <w:r w:rsidR="006F0718">
        <w:t xml:space="preserve"> dos fundos, </w:t>
      </w:r>
      <w:proofErr w:type="spellStart"/>
      <w:r w:rsidR="006C2A53">
        <w:t>oligop</w:t>
      </w:r>
      <w:r w:rsidR="006F0718">
        <w:t>olizando</w:t>
      </w:r>
      <w:proofErr w:type="spellEnd"/>
      <w:r w:rsidR="006F0718">
        <w:t xml:space="preserve"> o mercado</w:t>
      </w:r>
      <w:r w:rsidR="006C2A53">
        <w:t>.</w:t>
      </w:r>
      <w:r w:rsidR="006F0718">
        <w:t xml:space="preserve"> </w:t>
      </w:r>
      <w:r w:rsidR="006C2A53">
        <w:t>O</w:t>
      </w:r>
      <w:r w:rsidR="006F0718">
        <w:t>s funcionários do Ministério envolvidos eram ex-funcio</w:t>
      </w:r>
      <w:r w:rsidR="006C2A53">
        <w:t>nári</w:t>
      </w:r>
      <w:r w:rsidR="006F0718">
        <w:t xml:space="preserve">os da Sulamérica Seguros e da Bradesco Seguros, todos também conhecidos </w:t>
      </w:r>
      <w:r w:rsidR="006C2A53">
        <w:t>“lobistas”.</w:t>
      </w:r>
    </w:p>
  </w:footnote>
  <w:footnote w:id="27">
    <w:p w14:paraId="57B9DE63" w14:textId="0AAFACBF" w:rsidR="00CD6694" w:rsidRDefault="00CD6694">
      <w:pPr>
        <w:pStyle w:val="Textodenotaderodap"/>
      </w:pPr>
      <w:r>
        <w:rPr>
          <w:rStyle w:val="Refdenotaderodap"/>
        </w:rPr>
        <w:footnoteRef/>
      </w:r>
      <w:r>
        <w:t xml:space="preserve"> </w:t>
      </w:r>
      <w:r w:rsidR="007C6B3E" w:rsidRPr="007C6B3E">
        <w:t xml:space="preserve">Em 21 de abril de 1993, o Brasil realizou um plebiscito histórico para decidir sobre a manutenção da República e do sistema presidencialista, em meio a debates acalorados e </w:t>
      </w:r>
      <w:r w:rsidR="00EF754A">
        <w:t xml:space="preserve">controvérsias a respeito da decisão sobre a adoção </w:t>
      </w:r>
      <w:r w:rsidR="003F615F">
        <w:t>da monarquia como forma de governo e um sistema parlamentarista</w:t>
      </w:r>
      <w:r w:rsidR="00EF754A">
        <w:t>.</w:t>
      </w:r>
      <w:r w:rsidR="007C6B3E" w:rsidRPr="007C6B3E">
        <w:t xml:space="preserve"> A campanha foi marcada por discursos parlamentares majoritariamente contrários à monarquia, com a república prevalecendo nas pesquisas de intenção de voto. A cobertura midiática focou mais no inusitado da situação e na curiosidade popular do que em um debate substancial. O resultado do plebiscito confirmou a preferência nacional pela república e pelo presidencialismo, com a monarquia recebendo apenas 10% dos votos. A abstenção foi significativa, com 26% dos eleitores não participando.</w:t>
      </w:r>
      <w:r w:rsidR="009A2ECE">
        <w:t xml:space="preserve"> </w:t>
      </w:r>
      <w:r w:rsidR="00286244">
        <w:t xml:space="preserve">Ver: </w:t>
      </w:r>
      <w:proofErr w:type="spellStart"/>
      <w:r w:rsidR="00286244">
        <w:t>Biluczyk</w:t>
      </w:r>
      <w:proofErr w:type="spellEnd"/>
      <w:r w:rsidR="00286244">
        <w:t>, R.</w:t>
      </w:r>
      <w:r w:rsidR="008D5123">
        <w:t xml:space="preserve"> </w:t>
      </w:r>
      <w:r w:rsidR="008D5123" w:rsidRPr="00635B41">
        <w:rPr>
          <w:b/>
          <w:bCs/>
        </w:rPr>
        <w:t xml:space="preserve">DA CONSTITUINTE AO PLEBISCITO: DISCUSSÕES E REPRESENTAÇÕES SOBRE FORMAS E SISYEMAS DE GOVERNO NAS REVISTAS </w:t>
      </w:r>
      <w:r w:rsidR="008D5123" w:rsidRPr="00635B41">
        <w:rPr>
          <w:b/>
          <w:bCs/>
          <w:i/>
          <w:iCs/>
        </w:rPr>
        <w:t xml:space="preserve">MANCHETE </w:t>
      </w:r>
      <w:r w:rsidR="00635B41" w:rsidRPr="00635B41">
        <w:rPr>
          <w:b/>
          <w:bCs/>
        </w:rPr>
        <w:t xml:space="preserve">E </w:t>
      </w:r>
      <w:r w:rsidR="00635B41" w:rsidRPr="00635B41">
        <w:rPr>
          <w:b/>
          <w:bCs/>
          <w:i/>
          <w:iCs/>
        </w:rPr>
        <w:t>VEJA</w:t>
      </w:r>
      <w:r w:rsidR="00635B41" w:rsidRPr="00635B41">
        <w:rPr>
          <w:b/>
          <w:bCs/>
        </w:rPr>
        <w:t xml:space="preserve"> (1987-1993).</w:t>
      </w:r>
      <w:r w:rsidR="00635B41">
        <w:t xml:space="preserve"> </w:t>
      </w:r>
      <w:r w:rsidR="0037789C">
        <w:t>Dissertação de Mestrado (Mestrado em História). Universidade Passo Fundo</w:t>
      </w:r>
      <w:r w:rsidR="00591D3D">
        <w:t>, 2021. Disponível em:</w:t>
      </w:r>
      <w:r w:rsidR="00286244" w:rsidRPr="00635B41">
        <w:t xml:space="preserve"> </w:t>
      </w:r>
      <w:r w:rsidR="00591D3D">
        <w:t>&lt;</w:t>
      </w:r>
      <w:r w:rsidR="008D5123" w:rsidRPr="008D5123">
        <w:t>http://tede.upf.br/jspui/bitstream/tede/2097/2/2021RobertoBiluczyk.pdf</w:t>
      </w:r>
      <w:r w:rsidR="00591D3D">
        <w:t>&gt;</w:t>
      </w:r>
      <w:r w:rsidR="00140379">
        <w:t>.</w:t>
      </w:r>
      <w:r w:rsidR="00591D3D">
        <w:t xml:space="preserve"> Acesso em: 14</w:t>
      </w:r>
      <w:r w:rsidR="00140379">
        <w:t>/06/2024.</w:t>
      </w:r>
      <w:r w:rsidR="00530E5F">
        <w:t xml:space="preserve"> </w:t>
      </w:r>
      <w:r w:rsidR="00176C31">
        <w:t xml:space="preserve">O </w:t>
      </w:r>
      <w:r w:rsidR="003A7379">
        <w:t xml:space="preserve">Resultado do </w:t>
      </w:r>
      <w:r w:rsidR="00B30C29">
        <w:t xml:space="preserve">plebiscito: </w:t>
      </w:r>
      <w:r w:rsidR="00B30C29" w:rsidRPr="0003490A">
        <w:rPr>
          <w:b/>
          <w:bCs/>
        </w:rPr>
        <w:t>BRASIL. JUSTIÇA ELEITORAL.</w:t>
      </w:r>
      <w:r w:rsidR="00530E5F">
        <w:t xml:space="preserve"> </w:t>
      </w:r>
      <w:r w:rsidR="00B30C29">
        <w:t xml:space="preserve">Disponível </w:t>
      </w:r>
      <w:r w:rsidR="0003490A">
        <w:t xml:space="preserve">em: </w:t>
      </w:r>
      <w:r w:rsidR="00530E5F">
        <w:t>&lt;</w:t>
      </w:r>
      <w:r w:rsidR="001E4ED3" w:rsidRPr="00530E5F">
        <w:t>https://www.justicaeleitoral.jus.br/++theme++justica_eleitoral/pdfjs/web/viewer.html?file=https://www.justicaeleitoral.jus.br/arquivos/plebiscito-de-1993/@@download/file/plebiscito-de-1993.pdf</w:t>
      </w:r>
      <w:r w:rsidR="00530E5F">
        <w:t>&gt;</w:t>
      </w:r>
      <w:r w:rsidR="003A7379">
        <w:t xml:space="preserve"> Acesso em: 14/06/2024.</w:t>
      </w:r>
    </w:p>
  </w:footnote>
  <w:footnote w:id="28">
    <w:p w14:paraId="54E293B0" w14:textId="798BB0D0" w:rsidR="00A27506" w:rsidRDefault="00A27506">
      <w:pPr>
        <w:pStyle w:val="Textodenotaderodap"/>
      </w:pPr>
      <w:r>
        <w:rPr>
          <w:rStyle w:val="Refdenotaderodap"/>
        </w:rPr>
        <w:footnoteRef/>
      </w:r>
      <w:r>
        <w:t xml:space="preserve"> </w:t>
      </w:r>
      <w:r w:rsidR="00564050">
        <w:t>Pesquisa disponível em</w:t>
      </w:r>
      <w:r w:rsidR="00326B42">
        <w:t>: Avaliação governo Collor 1992</w:t>
      </w:r>
      <w:r w:rsidR="00564050">
        <w:t>. Opinião Pública</w:t>
      </w:r>
      <w:r w:rsidR="00326B42">
        <w:t xml:space="preserve"> </w:t>
      </w:r>
      <w:r w:rsidR="006C4AF8">
        <w:t>&lt;</w:t>
      </w:r>
      <w:r w:rsidR="00326B42" w:rsidRPr="00326B42">
        <w:t>https://datafolha.folha.uol.com.br/opiniaopublica/avaliacaodegoverno/presidente/fernandocollor/indice-1.shtml</w:t>
      </w:r>
      <w:r w:rsidR="006C4AF8">
        <w:t>&gt;. Acesso em: 14/06/2024.</w:t>
      </w:r>
    </w:p>
  </w:footnote>
  <w:footnote w:id="29">
    <w:p w14:paraId="7822A738" w14:textId="1F8593B2" w:rsidR="002F78D6" w:rsidRDefault="002F78D6" w:rsidP="002F78D6">
      <w:pPr>
        <w:pStyle w:val="Textodenotaderodap"/>
      </w:pPr>
      <w:r>
        <w:rPr>
          <w:rStyle w:val="Refdenotaderodap"/>
        </w:rPr>
        <w:footnoteRef/>
      </w:r>
      <w:r>
        <w:t xml:space="preserve"> Como aponta o autor (Sallum Jr, 2015, p. 267-268), a reversão extraordinária do prestígio governamental começa </w:t>
      </w:r>
      <w:del w:id="157" w:author="Christiane Jalles de Paula" w:date="2024-08-10T16:33:00Z" w16du:dateUtc="2024-08-10T19:33:00Z">
        <w:r w:rsidDel="00263D09">
          <w:delText>a ter declínio após</w:delText>
        </w:r>
      </w:del>
      <w:ins w:id="158" w:author="Christiane Jalles de Paula" w:date="2024-08-10T16:33:00Z" w16du:dateUtc="2024-08-10T19:33:00Z">
        <w:r w:rsidR="00263D09">
          <w:t>em</w:t>
        </w:r>
      </w:ins>
      <w:r>
        <w:t xml:space="preserve"> julho de 1990 </w:t>
      </w:r>
      <w:del w:id="159" w:author="Christiane Jalles de Paula" w:date="2024-08-10T16:33:00Z" w16du:dateUtc="2024-08-10T19:33:00Z">
        <w:r w:rsidDel="00263D09">
          <w:delText xml:space="preserve">onde </w:delText>
        </w:r>
      </w:del>
      <w:ins w:id="160" w:author="Christiane Jalles de Paula" w:date="2024-08-10T16:33:00Z" w16du:dateUtc="2024-08-10T19:33:00Z">
        <w:r w:rsidR="00263D09">
          <w:t>quando</w:t>
        </w:r>
        <w:r w:rsidR="00263D09">
          <w:t xml:space="preserve"> </w:t>
        </w:r>
      </w:ins>
      <w:r>
        <w:t xml:space="preserve">o índice de avaliação, resultante da diferença entre as avaliações positivas (ótimo e bom) e as negativas (ruim e péssimo) </w:t>
      </w:r>
      <w:r w:rsidR="001F3A45">
        <w:t>passou a ter contornos</w:t>
      </w:r>
      <w:r w:rsidR="000E4E6A">
        <w:t xml:space="preserve"> </w:t>
      </w:r>
      <w:r w:rsidR="00F94A29">
        <w:t>negativos</w:t>
      </w:r>
      <w:r>
        <w:t>.</w:t>
      </w:r>
      <w:r w:rsidR="00F94A29">
        <w:t xml:space="preserve"> Isso se deu, sobretudo,</w:t>
      </w:r>
      <w:r w:rsidR="00DF1674">
        <w:t xml:space="preserve"> </w:t>
      </w:r>
      <w:r w:rsidR="00C33B55">
        <w:t xml:space="preserve">devido à </w:t>
      </w:r>
      <w:del w:id="161" w:author="Christiane Jalles de Paula" w:date="2024-08-10T16:33:00Z" w16du:dateUtc="2024-08-10T19:33:00Z">
        <w:r w:rsidR="00C33B55" w:rsidDel="00263D09">
          <w:delText xml:space="preserve">reversão </w:delText>
        </w:r>
      </w:del>
      <w:ins w:id="162" w:author="Christiane Jalles de Paula" w:date="2024-08-10T16:33:00Z" w16du:dateUtc="2024-08-10T19:33:00Z">
        <w:r w:rsidR="00263D09">
          <w:t>mudança</w:t>
        </w:r>
        <w:r w:rsidR="00263D09">
          <w:t xml:space="preserve"> </w:t>
        </w:r>
      </w:ins>
      <w:r w:rsidR="00C33B55">
        <w:t>dos índices</w:t>
      </w:r>
      <w:r w:rsidR="00B21E7F">
        <w:t xml:space="preserve"> de definição</w:t>
      </w:r>
      <w:r w:rsidR="0074294E">
        <w:t xml:space="preserve"> que saíram</w:t>
      </w:r>
      <w:r w:rsidR="00846243">
        <w:t xml:space="preserve"> de declarações como “indecisas” (“regular” e “não sei”)</w:t>
      </w:r>
      <w:r w:rsidR="00736DD4">
        <w:t xml:space="preserve"> </w:t>
      </w:r>
      <w:r w:rsidR="00674455">
        <w:t xml:space="preserve">inclinando-se para </w:t>
      </w:r>
      <w:r w:rsidR="00AB1BBA">
        <w:t>um aumento</w:t>
      </w:r>
      <w:r w:rsidR="00C320CC">
        <w:t xml:space="preserve"> indicativo em torno de uma opinião definida sobre o governo.</w:t>
      </w:r>
    </w:p>
  </w:footnote>
  <w:footnote w:id="30">
    <w:p w14:paraId="10222275" w14:textId="77777777" w:rsidR="00804311" w:rsidRDefault="00804311" w:rsidP="00804311">
      <w:pPr>
        <w:pStyle w:val="Textodenotaderodap"/>
      </w:pPr>
      <w:r>
        <w:rPr>
          <w:rStyle w:val="Refdenotaderodap"/>
        </w:rPr>
        <w:footnoteRef/>
      </w:r>
      <w:r>
        <w:t xml:space="preserve"> O termo, utilizado por Maria Alice Rezende de Carvalho, traz uma leitura importante sobre o elemento explicativo de fundo presente nas versões pessimistas acerca da democratização brasileira, o qual se respalda na pluralidade dos argumentos mobilizados em torno da caracterização histórico-social da natureza excludente da República brasileira, ou o efeito politicamente dissolvente dos padrões de desigualdade no país. Esses argumentos não deixam de revelar a centralidade dos autores para com a questão da coesão da sociedade em torno de valores que se identificam com uma identidade compartilhada que seriam capazes de atualizar um ideal de </w:t>
      </w:r>
      <w:proofErr w:type="spellStart"/>
      <w:r w:rsidRPr="00CC784E">
        <w:rPr>
          <w:i/>
          <w:iCs/>
        </w:rPr>
        <w:t>vivere</w:t>
      </w:r>
      <w:proofErr w:type="spellEnd"/>
      <w:r w:rsidRPr="00CC784E">
        <w:rPr>
          <w:i/>
          <w:iCs/>
        </w:rPr>
        <w:t xml:space="preserve"> </w:t>
      </w:r>
      <w:proofErr w:type="spellStart"/>
      <w:r w:rsidRPr="00CC784E">
        <w:rPr>
          <w:i/>
          <w:iCs/>
        </w:rPr>
        <w:t>civile</w:t>
      </w:r>
      <w:proofErr w:type="spellEnd"/>
      <w:r>
        <w:t xml:space="preserve"> apropriado à experiência democrática. Nestas circunstâncias, boa parte dos diagnósticos do déficit democrático brasileiro assentar-se-ia em uma demanda prescritiva por mais altos índices de participação política, de crença na democracia como forma de governo superior, de confiança interpessoal na base da sociedade (Carvalho, 2002, p. 308). Ver: Carvalho, M. A. R. de. </w:t>
      </w:r>
      <w:r>
        <w:rPr>
          <w:b/>
          <w:bCs/>
        </w:rPr>
        <w:t xml:space="preserve">Cultura política, capital social e a questão do déficit democrático no Brasil. </w:t>
      </w:r>
      <w:r>
        <w:rPr>
          <w:i/>
          <w:iCs/>
        </w:rPr>
        <w:t xml:space="preserve">In: VIANA, L. W. (org.) A democracia e os três poderes no Brasil. Belo Horizonte: Editora UFMG, Rio de </w:t>
      </w:r>
      <w:proofErr w:type="spellStart"/>
      <w:r>
        <w:rPr>
          <w:i/>
          <w:iCs/>
        </w:rPr>
        <w:t>Jnaeiro</w:t>
      </w:r>
      <w:proofErr w:type="spellEnd"/>
      <w:r>
        <w:rPr>
          <w:i/>
          <w:iCs/>
        </w:rPr>
        <w:t>: IUPERJ/FAPERJ, 2002.</w:t>
      </w:r>
    </w:p>
  </w:footnote>
  <w:footnote w:id="31">
    <w:p w14:paraId="0890AD96" w14:textId="77777777" w:rsidR="00804311" w:rsidRDefault="00804311" w:rsidP="00804311">
      <w:pPr>
        <w:pStyle w:val="Textodenotaderodap"/>
      </w:pPr>
      <w:r>
        <w:rPr>
          <w:rStyle w:val="Refdenotaderodap"/>
        </w:rPr>
        <w:footnoteRef/>
      </w:r>
      <w:r>
        <w:t xml:space="preserve"> O</w:t>
      </w:r>
      <w:r>
        <w:rPr>
          <w:rFonts w:cs="Times New Roman"/>
          <w:bCs/>
          <w:szCs w:val="24"/>
        </w:rPr>
        <w:t xml:space="preserve"> contexto conjuntural das eleições de 1989 apresentava um hiato a ser resolvido. De um lado, havia certo consenso em torno do repúdio em relação às práticas clientelistas enquanto uma condição da percepção do eleitor no que tange a uma crise moral da esfera política. De outro lado, ocorria a tentativa de certos atores em transformar o sentimento difuso popular em ação política prática. As eleições de 1989 passariam a ter nesse contexto um caráter de massa, no qual o marketing político da mídia eletrônica marcaria a disputa eleitoral. Aparecem aí os meios de comunicação de massa (principalmente a televisão) com uma linguagem midiática e publicitária aplicada à política alterando o esquema de visibilidade pública (Pereira, 1993; Carvalho, 1999; Rodrigues, 2000).</w:t>
      </w:r>
    </w:p>
  </w:footnote>
  <w:footnote w:id="32">
    <w:p w14:paraId="3160071E" w14:textId="77777777" w:rsidR="00804311" w:rsidRDefault="00804311" w:rsidP="00804311">
      <w:pPr>
        <w:pStyle w:val="Textodenotaderodap"/>
      </w:pPr>
      <w:r>
        <w:rPr>
          <w:rStyle w:val="Refdenotaderodap"/>
        </w:rPr>
        <w:footnoteRef/>
      </w:r>
      <w:r>
        <w:t xml:space="preserve"> De acordo com o autor, tomando como referência a primeira Conferência Nacional de Saúde, organizada pelo governo Vargas ainda nos anos 1940, e contabilizarmos as conferências nacionais, estas somaram 74 durante o governo Lula e 23 no governo Dilma (</w:t>
      </w:r>
      <w:proofErr w:type="spellStart"/>
      <w:r>
        <w:t>Avritzer</w:t>
      </w:r>
      <w:proofErr w:type="spellEnd"/>
      <w:r>
        <w:t>, 2016, p. 50).</w:t>
      </w:r>
    </w:p>
  </w:footnote>
  <w:footnote w:id="33">
    <w:p w14:paraId="4BFDE982" w14:textId="77777777" w:rsidR="00804311" w:rsidRDefault="00804311" w:rsidP="00804311">
      <w:pPr>
        <w:pStyle w:val="Textodenotaderodap"/>
      </w:pPr>
      <w:r>
        <w:rPr>
          <w:rStyle w:val="Refdenotaderodap"/>
        </w:rPr>
        <w:footnoteRef/>
      </w:r>
      <w:r>
        <w:t xml:space="preserve"> O estudo desenvolvido pelos autores</w:t>
      </w:r>
      <w:r w:rsidRPr="006847C4">
        <w:t xml:space="preserve"> encontra suporte empírico na reconstrução de processos de elaboração e disputa de modelos alternativos em três subsistemas distinto</w:t>
      </w:r>
      <w:r>
        <w:t>s</w:t>
      </w:r>
      <w:r w:rsidRPr="006847C4">
        <w:t>: habitação, meio ambiente e economia solidária. O estudo abrange um período de trinta anos, permitindo uma análise aprofundada e contextualizada das dinâmicas em cada área.</w:t>
      </w:r>
      <w:r>
        <w:t xml:space="preserve"> Apesar da especificidade dos casos, este estudo nos fornece </w:t>
      </w:r>
      <w:r w:rsidRPr="00C75D0A">
        <w:rPr>
          <w:i/>
          <w:iCs/>
        </w:rPr>
        <w:t>insights</w:t>
      </w:r>
      <w:r>
        <w:t xml:space="preserve"> importantes sobre as estratégias construídas pelos movimentos sociais ao longo dos últimos anos em suas relações com a estrutura burocrática estatal. Além do mais, isso reforça nossa leitura do processo de transbordamento das questões sociais que implicaram a construção de manifestações em junho de 2013.</w:t>
      </w:r>
    </w:p>
  </w:footnote>
  <w:footnote w:id="34">
    <w:p w14:paraId="66F3F15F" w14:textId="77777777" w:rsidR="00804311" w:rsidRDefault="00804311" w:rsidP="00804311">
      <w:pPr>
        <w:pStyle w:val="Textodenotaderodap"/>
      </w:pPr>
      <w:r>
        <w:rPr>
          <w:rStyle w:val="Refdenotaderodap"/>
        </w:rPr>
        <w:footnoteRef/>
      </w:r>
      <w:r>
        <w:t xml:space="preserve"> </w:t>
      </w:r>
      <w:r>
        <w:rPr>
          <w:rFonts w:cs="Times New Roman"/>
          <w:bCs/>
          <w:szCs w:val="24"/>
        </w:rPr>
        <w:t xml:space="preserve">Comparativamente, os casos analisados pelos autores nos dão um panorama importante a respeito das ações </w:t>
      </w:r>
      <w:proofErr w:type="spellStart"/>
      <w:r>
        <w:rPr>
          <w:rFonts w:cs="Times New Roman"/>
          <w:bCs/>
          <w:szCs w:val="24"/>
        </w:rPr>
        <w:t>confrontacionais</w:t>
      </w:r>
      <w:proofErr w:type="spellEnd"/>
      <w:r>
        <w:rPr>
          <w:rFonts w:cs="Times New Roman"/>
          <w:bCs/>
          <w:szCs w:val="24"/>
        </w:rPr>
        <w:t xml:space="preserve"> de movimentos sociais específicos ao longo dos últimos anos. </w:t>
      </w:r>
      <w:r w:rsidRPr="00823C8B">
        <w:rPr>
          <w:rFonts w:cs="Times New Roman"/>
          <w:bCs/>
          <w:szCs w:val="24"/>
        </w:rPr>
        <w:t>No caso do meio ambiente, a luta pela agenda ambiental resultou em um subsistema autônomo, mas subalterno ao Estado.</w:t>
      </w:r>
      <w:r>
        <w:rPr>
          <w:rFonts w:cs="Times New Roman"/>
          <w:bCs/>
          <w:szCs w:val="24"/>
        </w:rPr>
        <w:t xml:space="preserve"> </w:t>
      </w:r>
      <w:r w:rsidRPr="00823C8B">
        <w:rPr>
          <w:rFonts w:cs="Times New Roman"/>
          <w:bCs/>
          <w:szCs w:val="24"/>
        </w:rPr>
        <w:t>A economia solidária foi incorporada aos subsistemas de trabalho e geração de renda, com impacto limitado em seu modelo alternativo.</w:t>
      </w:r>
      <w:r>
        <w:rPr>
          <w:rFonts w:cs="Times New Roman"/>
          <w:bCs/>
          <w:szCs w:val="24"/>
        </w:rPr>
        <w:t xml:space="preserve"> </w:t>
      </w:r>
      <w:r w:rsidRPr="00823C8B">
        <w:rPr>
          <w:rFonts w:cs="Times New Roman"/>
          <w:bCs/>
          <w:szCs w:val="24"/>
        </w:rPr>
        <w:t xml:space="preserve">O movimento de moradia, apesar de conquistas após 2003, </w:t>
      </w:r>
      <w:r>
        <w:rPr>
          <w:rFonts w:cs="Times New Roman"/>
          <w:bCs/>
          <w:szCs w:val="24"/>
        </w:rPr>
        <w:t xml:space="preserve">em 2018 </w:t>
      </w:r>
      <w:r w:rsidRPr="00823C8B">
        <w:rPr>
          <w:rFonts w:cs="Times New Roman"/>
          <w:bCs/>
          <w:szCs w:val="24"/>
        </w:rPr>
        <w:t>ainda ocupa</w:t>
      </w:r>
      <w:r>
        <w:rPr>
          <w:rFonts w:cs="Times New Roman"/>
          <w:bCs/>
          <w:szCs w:val="24"/>
        </w:rPr>
        <w:t>va</w:t>
      </w:r>
      <w:r w:rsidRPr="00823C8B">
        <w:rPr>
          <w:rFonts w:cs="Times New Roman"/>
          <w:bCs/>
          <w:szCs w:val="24"/>
        </w:rPr>
        <w:t xml:space="preserve"> uma posição periférica no subsistema habitacional.</w:t>
      </w:r>
      <w:r>
        <w:rPr>
          <w:rFonts w:cs="Times New Roman"/>
          <w:bCs/>
          <w:szCs w:val="24"/>
        </w:rPr>
        <w:t xml:space="preserve"> É importante notar que o</w:t>
      </w:r>
      <w:r w:rsidRPr="00FD21F0">
        <w:rPr>
          <w:rFonts w:cs="Times New Roman"/>
          <w:bCs/>
          <w:szCs w:val="24"/>
        </w:rPr>
        <w:t>s três casos em análise demonstra</w:t>
      </w:r>
      <w:r>
        <w:rPr>
          <w:rFonts w:cs="Times New Roman"/>
          <w:bCs/>
          <w:szCs w:val="24"/>
        </w:rPr>
        <w:t>ra</w:t>
      </w:r>
      <w:r w:rsidRPr="00FD21F0">
        <w:rPr>
          <w:rFonts w:cs="Times New Roman"/>
          <w:bCs/>
          <w:szCs w:val="24"/>
        </w:rPr>
        <w:t>m a busca por modelos alternativos de produção da política, onde os grupos sociais subalternos não se limita</w:t>
      </w:r>
      <w:r>
        <w:rPr>
          <w:rFonts w:cs="Times New Roman"/>
          <w:bCs/>
          <w:szCs w:val="24"/>
        </w:rPr>
        <w:t>ra</w:t>
      </w:r>
      <w:r w:rsidRPr="00FD21F0">
        <w:rPr>
          <w:rFonts w:cs="Times New Roman"/>
          <w:bCs/>
          <w:szCs w:val="24"/>
        </w:rPr>
        <w:t>m</w:t>
      </w:r>
      <w:r>
        <w:rPr>
          <w:rFonts w:cs="Times New Roman"/>
          <w:bCs/>
          <w:szCs w:val="24"/>
        </w:rPr>
        <w:t>, necessariamente,</w:t>
      </w:r>
      <w:r w:rsidRPr="00FD21F0">
        <w:rPr>
          <w:rFonts w:cs="Times New Roman"/>
          <w:bCs/>
          <w:szCs w:val="24"/>
        </w:rPr>
        <w:t xml:space="preserve"> à disputa por acesso a recursos públicos, mas almejam um papel protagonista na construção de uma gestão democrática e participativa. Tais modelos transcende</w:t>
      </w:r>
      <w:r>
        <w:rPr>
          <w:rFonts w:cs="Times New Roman"/>
          <w:bCs/>
          <w:szCs w:val="24"/>
        </w:rPr>
        <w:t>ra</w:t>
      </w:r>
      <w:r w:rsidRPr="00FD21F0">
        <w:rPr>
          <w:rFonts w:cs="Times New Roman"/>
          <w:bCs/>
          <w:szCs w:val="24"/>
        </w:rPr>
        <w:t>m a mera proposição de políticas públicas, em termos de obras e serviços, e foca</w:t>
      </w:r>
      <w:r>
        <w:rPr>
          <w:rFonts w:cs="Times New Roman"/>
          <w:bCs/>
          <w:szCs w:val="24"/>
        </w:rPr>
        <w:t>ra</w:t>
      </w:r>
      <w:r w:rsidRPr="00FD21F0">
        <w:rPr>
          <w:rFonts w:cs="Times New Roman"/>
          <w:bCs/>
          <w:szCs w:val="24"/>
        </w:rPr>
        <w:t>m na construção de mecanismos efetivos de participação da sociedade civil nos processos de formulação e implementação das políticas. Essa participação configur</w:t>
      </w:r>
      <w:r>
        <w:rPr>
          <w:rFonts w:cs="Times New Roman"/>
          <w:bCs/>
          <w:szCs w:val="24"/>
        </w:rPr>
        <w:t>ou</w:t>
      </w:r>
      <w:r w:rsidRPr="00FD21F0">
        <w:rPr>
          <w:rFonts w:cs="Times New Roman"/>
          <w:bCs/>
          <w:szCs w:val="24"/>
        </w:rPr>
        <w:t>-se como estratégia de mediação dos conflitos inerentes aos movimentos sociais, internalizando-os, em parte, nos subsistemas políticos</w:t>
      </w:r>
      <w:r>
        <w:rPr>
          <w:rFonts w:cs="Times New Roman"/>
          <w:bCs/>
          <w:szCs w:val="24"/>
        </w:rPr>
        <w:t xml:space="preserve"> (Tatagiba </w:t>
      </w:r>
      <w:r>
        <w:rPr>
          <w:rFonts w:cs="Times New Roman"/>
          <w:bCs/>
          <w:i/>
          <w:iCs/>
          <w:szCs w:val="24"/>
        </w:rPr>
        <w:t xml:space="preserve">et al., </w:t>
      </w:r>
      <w:r>
        <w:rPr>
          <w:rFonts w:cs="Times New Roman"/>
          <w:bCs/>
          <w:szCs w:val="24"/>
        </w:rPr>
        <w:t>2018, p. 130)</w:t>
      </w:r>
      <w:r w:rsidRPr="00FD21F0">
        <w:rPr>
          <w:rFonts w:cs="Times New Roman"/>
          <w:bCs/>
          <w:szCs w:val="24"/>
        </w:rPr>
        <w:t>.</w:t>
      </w:r>
      <w:r>
        <w:rPr>
          <w:rFonts w:cs="Times New Roman"/>
          <w:bCs/>
          <w:szCs w:val="24"/>
        </w:rPr>
        <w:t xml:space="preserve"> Concomitantemente, o princípio de mobilização da sociedade para a decisão e gestão, que entrara ainda nos anos do governo FHC, transmitiram muita das operações antes típicas do Estado para a chamada “sociedade organizada”. O efeito disso se manifestou também em um processo de “</w:t>
      </w:r>
      <w:proofErr w:type="spellStart"/>
      <w:r>
        <w:rPr>
          <w:rFonts w:cs="Times New Roman"/>
          <w:bCs/>
          <w:szCs w:val="24"/>
        </w:rPr>
        <w:t>onguização</w:t>
      </w:r>
      <w:proofErr w:type="spellEnd"/>
      <w:r>
        <w:rPr>
          <w:rFonts w:cs="Times New Roman"/>
          <w:bCs/>
          <w:szCs w:val="24"/>
        </w:rPr>
        <w:t xml:space="preserve">” em larga escala da sociedade civil (Alonso, 2023, p. 70). Esse processo se tornou um dos dilemas da participação em termos de ações </w:t>
      </w:r>
      <w:proofErr w:type="spellStart"/>
      <w:r>
        <w:rPr>
          <w:rFonts w:cs="Times New Roman"/>
          <w:bCs/>
          <w:szCs w:val="24"/>
        </w:rPr>
        <w:t>confrontacionais</w:t>
      </w:r>
      <w:proofErr w:type="spellEnd"/>
      <w:r>
        <w:rPr>
          <w:rFonts w:cs="Times New Roman"/>
          <w:bCs/>
          <w:szCs w:val="24"/>
        </w:rPr>
        <w:t xml:space="preserve"> com o Estado em diversos contextos.</w:t>
      </w:r>
    </w:p>
  </w:footnote>
  <w:footnote w:id="35">
    <w:p w14:paraId="2D6B232B" w14:textId="06E9BE12" w:rsidR="00B936AD" w:rsidRDefault="00B936AD" w:rsidP="00D80EE8">
      <w:pPr>
        <w:pStyle w:val="Textodenotaderodap"/>
      </w:pPr>
      <w:r>
        <w:rPr>
          <w:rStyle w:val="Refdenotaderodap"/>
        </w:rPr>
        <w:footnoteRef/>
      </w:r>
      <w:r>
        <w:t xml:space="preserve"> </w:t>
      </w:r>
      <w:r w:rsidR="00D80EE8">
        <w:t xml:space="preserve">A economia brasileira reagiu prontamente à nova abordagem da política macroeconômica. Em 2006, o PIB cresceu 4%, e em 2007, 6,1%. Essa política estabeleceu uma regra anual de reajuste do salário-mínimo, vinculando o aumento do seu valor real ao desempenho econômico. Em 2008, o crescimento desacelerou para 5,1%, principalmente devido ao impacto negativo da crise financeira internacional no final do ano. Considerando todo o período, a taxa média de crescimento do PIB subiu de 3,3% ao ano, entre 2003 e 2005, para 5,1% ao ano, de 2006 a 2008. Esse aumento no crescimento foi impulsionado pelos investimentos, que cresceram a uma taxa média de 12,4% entre 2006 e 2008. Além disso, o consumo das famílias contribuiu significativamente, aumentando a uma taxa de 6,1% ao ano no mesmo período. Como afirma Barbosa (2013, p. 76) </w:t>
      </w:r>
      <w:r w:rsidR="005C4703">
        <w:t>a</w:t>
      </w:r>
      <w:r w:rsidR="00D80EE8">
        <w:t xml:space="preserve"> expansão da demanda doméstica refletiu-se no impacto de três fatores principais na economia brasileira. Primeiramente, a taxa de câmbio continuou a cair entre 2006 e 2008, aumentando o poder de compra das famílias e reduzindo os custos dos bens de capital, resultando em maior consumo e investimento privados. Em segundo lugar, o aumento dos investimentos públicos e da Petrobras exerceu um forte efeito multiplicador sobre toda a economia. Por fim, a aceleração do crescimento econômico elevou lucros e salários num cenário de redução das taxas de juros, o que, por sua vez, gerou uma expansão do crédito, que passou de 28% do PIB em 2005 para 40% em 2008.</w:t>
      </w:r>
    </w:p>
  </w:footnote>
  <w:footnote w:id="36">
    <w:p w14:paraId="5A128916" w14:textId="7D228270" w:rsidR="009C64F8" w:rsidRDefault="009C64F8" w:rsidP="001F324B">
      <w:pPr>
        <w:pStyle w:val="Textodenotaderodap"/>
      </w:pPr>
      <w:r>
        <w:rPr>
          <w:rStyle w:val="Refdenotaderodap"/>
        </w:rPr>
        <w:footnoteRef/>
      </w:r>
      <w:r>
        <w:t xml:space="preserve"> </w:t>
      </w:r>
      <w:r w:rsidRPr="009C64F8">
        <w:t xml:space="preserve">O Consenso das Commodities destaca a inserção da América Latina em uma nova ordem econômica e político-ideológica, fundamentada no aumento dos preços internacionais de matérias-primas e bens de consumo de alta demanda nos países centrais e emergentes. Esse cenário consolida um padrão de desenvolvimento </w:t>
      </w:r>
      <w:proofErr w:type="spellStart"/>
      <w:r w:rsidRPr="009C64F8">
        <w:t>neoextrativista</w:t>
      </w:r>
      <w:proofErr w:type="spellEnd"/>
      <w:r w:rsidRPr="009C64F8">
        <w:t xml:space="preserve"> que proporciona vantagens comparativas, refletidas no crescimento econômico, mas também gera novas assimetrias e conflitos sociais, econômicos, ambientais, políticos e culturais. </w:t>
      </w:r>
      <w:r w:rsidR="00EE1595">
        <w:t xml:space="preserve">Maristela </w:t>
      </w:r>
      <w:proofErr w:type="spellStart"/>
      <w:r w:rsidR="00EE1595">
        <w:t>Svampa</w:t>
      </w:r>
      <w:proofErr w:type="spellEnd"/>
      <w:r w:rsidR="00EE1595">
        <w:t xml:space="preserve"> (2013) </w:t>
      </w:r>
      <w:r w:rsidR="00843BB3">
        <w:t>observa</w:t>
      </w:r>
      <w:r w:rsidR="00EE1595">
        <w:t xml:space="preserve"> que esse</w:t>
      </w:r>
      <w:r w:rsidR="002A4D0C">
        <w:t xml:space="preserve"> novo consenso em relação ao </w:t>
      </w:r>
      <w:r w:rsidR="002A4D0C" w:rsidRPr="001F324B">
        <w:rPr>
          <w:i/>
          <w:iCs/>
        </w:rPr>
        <w:t>boom</w:t>
      </w:r>
      <w:r w:rsidR="002A4D0C">
        <w:t xml:space="preserve"> das commodities na América Latina </w:t>
      </w:r>
      <w:r w:rsidR="008A2AFA">
        <w:t>decorre em</w:t>
      </w:r>
      <w:r w:rsidR="002A4D0C">
        <w:t xml:space="preserve"> implicações econômicas, sociais e ambientais significativas. Primeiramente, o aumento na demanda por commodities resultou em um processo de </w:t>
      </w:r>
      <w:proofErr w:type="spellStart"/>
      <w:r w:rsidR="002A4D0C">
        <w:t>reprimarização</w:t>
      </w:r>
      <w:proofErr w:type="spellEnd"/>
      <w:r w:rsidR="002A4D0C">
        <w:t xml:space="preserve"> das economias latino-americanas, com maior foco em atividades primárias extrativas com baixo valor agregado. Isso é agravado pela presença de potências emergentes, como a China, que se tornam parceiros comerciais desiguais na região. Além disso, a </w:t>
      </w:r>
      <w:proofErr w:type="spellStart"/>
      <w:r w:rsidR="002A4D0C">
        <w:t>reprimarização</w:t>
      </w:r>
      <w:proofErr w:type="spellEnd"/>
      <w:r w:rsidR="002A4D0C">
        <w:t xml:space="preserve"> está associada à perda de soberania alimentar devido à exportação em larga escala de alimentos para consumo animal ou produção de biocombustíveis.</w:t>
      </w:r>
      <w:r w:rsidR="00743767">
        <w:t xml:space="preserve"> Por conseguinte, s</w:t>
      </w:r>
      <w:r w:rsidR="002A4D0C">
        <w:t xml:space="preserve">ob a perspectiva da lógica de acumulação, o novo "Consenso das Commodities" intensifica a dinâmica de desapropriação de terras, recursos e territórios, gerando formas de dependência e dominação perigosas. Essa dinâmica inclui empreendimentos em larga escala, monoculturas, baixa diversificação econômica e ocupação de territórios de forma destrutiva. O desenvolvimento </w:t>
      </w:r>
      <w:proofErr w:type="spellStart"/>
      <w:r w:rsidR="002A4D0C">
        <w:t>neoextrativista</w:t>
      </w:r>
      <w:proofErr w:type="spellEnd"/>
      <w:r w:rsidR="002A4D0C">
        <w:t xml:space="preserve"> resultante </w:t>
      </w:r>
      <w:r w:rsidR="00945189">
        <w:t>passa a ser</w:t>
      </w:r>
      <w:r w:rsidR="002A4D0C">
        <w:t xml:space="preserve"> caracterizado pela exploração intensiva de recursos não renováveis e expansão sobre territórios anteriormente considerados como improdutivos.</w:t>
      </w:r>
      <w:r w:rsidR="00FB328D">
        <w:t xml:space="preserve"> </w:t>
      </w:r>
      <w:r w:rsidR="002A4D0C">
        <w:t xml:space="preserve">Consequentemente, o </w:t>
      </w:r>
      <w:proofErr w:type="spellStart"/>
      <w:r w:rsidR="002A4D0C">
        <w:t>neoextrativismo</w:t>
      </w:r>
      <w:proofErr w:type="spellEnd"/>
      <w:r w:rsidR="002A4D0C">
        <w:t xml:space="preserve"> </w:t>
      </w:r>
      <w:r w:rsidR="00FB328D">
        <w:t>passa a ter</w:t>
      </w:r>
      <w:r w:rsidR="002A4D0C">
        <w:t xml:space="preserve"> impactos negativos como desestruturação econômica regional, destruição da biodiversidade, expulsão de comunidades rurais, camponesas e indígenas, e violação dos processos de decisão democrática. Essa abordagem coloca em risco a sustentabilidade ambiental e social, consolidando um padrão de desenvolvimento baseado na exploração predatória de recursos naturais e na marginalização de grupos vulneráveis.</w:t>
      </w:r>
      <w:r w:rsidR="00DC2EC6">
        <w:t xml:space="preserve"> </w:t>
      </w:r>
      <w:r w:rsidRPr="009C64F8">
        <w:t>Esses conflitos</w:t>
      </w:r>
      <w:r w:rsidR="00DC2EC6">
        <w:t>, não somente na face regional, como também doméstica,</w:t>
      </w:r>
      <w:r w:rsidRPr="009C64F8">
        <w:t xml:space="preserve"> marca</w:t>
      </w:r>
      <w:r w:rsidR="00DC2EC6">
        <w:t>ra</w:t>
      </w:r>
      <w:r w:rsidRPr="009C64F8">
        <w:t>m o início de um novo ciclo de debates e lutas, enfocando a proteção do território e do meio ambiente, bem como a reflexão sobre os modelos de desenvolvimento e os limites da democracia.</w:t>
      </w:r>
      <w:r w:rsidR="00D304D0">
        <w:t xml:space="preserve"> No caso brasileiro, isso ficou muito nítido nas relações desenvolvimentistas de crescimento econômico</w:t>
      </w:r>
      <w:r w:rsidR="00FD5523">
        <w:t xml:space="preserve"> não só através da face do agronegócio</w:t>
      </w:r>
      <w:r w:rsidR="009251E5">
        <w:t>, mas também nos empreendimentos de infraestrutura promovidos pelo Estado</w:t>
      </w:r>
      <w:r w:rsidR="00C52B94">
        <w:t>.</w:t>
      </w:r>
      <w:r w:rsidR="00B909E0">
        <w:t xml:space="preserve"> </w:t>
      </w:r>
      <w:r>
        <w:t xml:space="preserve">Ver: </w:t>
      </w:r>
      <w:proofErr w:type="spellStart"/>
      <w:r>
        <w:t>S</w:t>
      </w:r>
      <w:r w:rsidR="00C52B94">
        <w:t>v</w:t>
      </w:r>
      <w:r>
        <w:t>ampa</w:t>
      </w:r>
      <w:proofErr w:type="spellEnd"/>
      <w:r>
        <w:t xml:space="preserve">, M. </w:t>
      </w:r>
      <w:r w:rsidR="001F324B" w:rsidRPr="001F324B">
        <w:rPr>
          <w:b/>
          <w:bCs/>
        </w:rPr>
        <w:t xml:space="preserve">Consenso de </w:t>
      </w:r>
      <w:proofErr w:type="spellStart"/>
      <w:r w:rsidR="001F324B" w:rsidRPr="001F324B">
        <w:rPr>
          <w:b/>
          <w:bCs/>
        </w:rPr>
        <w:t>los</w:t>
      </w:r>
      <w:proofErr w:type="spellEnd"/>
      <w:r w:rsidR="001F324B" w:rsidRPr="001F324B">
        <w:rPr>
          <w:b/>
          <w:bCs/>
        </w:rPr>
        <w:t xml:space="preserve"> Commodities y </w:t>
      </w:r>
      <w:proofErr w:type="spellStart"/>
      <w:r w:rsidR="001F324B" w:rsidRPr="001F324B">
        <w:rPr>
          <w:b/>
          <w:bCs/>
        </w:rPr>
        <w:t>lenguajes</w:t>
      </w:r>
      <w:proofErr w:type="spellEnd"/>
      <w:r w:rsidR="001F324B" w:rsidRPr="001F324B">
        <w:rPr>
          <w:b/>
          <w:bCs/>
        </w:rPr>
        <w:t xml:space="preserve"> de </w:t>
      </w:r>
      <w:proofErr w:type="spellStart"/>
      <w:r w:rsidR="001F324B" w:rsidRPr="001F324B">
        <w:rPr>
          <w:b/>
          <w:bCs/>
        </w:rPr>
        <w:t>valoración</w:t>
      </w:r>
      <w:proofErr w:type="spellEnd"/>
      <w:r w:rsidR="001F324B" w:rsidRPr="001F324B">
        <w:rPr>
          <w:b/>
          <w:bCs/>
        </w:rPr>
        <w:t xml:space="preserve"> </w:t>
      </w:r>
      <w:proofErr w:type="spellStart"/>
      <w:r w:rsidR="001F324B" w:rsidRPr="001F324B">
        <w:rPr>
          <w:b/>
          <w:bCs/>
        </w:rPr>
        <w:t>en</w:t>
      </w:r>
      <w:proofErr w:type="spellEnd"/>
      <w:r w:rsidR="001F324B" w:rsidRPr="001F324B">
        <w:rPr>
          <w:b/>
          <w:bCs/>
        </w:rPr>
        <w:t xml:space="preserve"> América Latina.</w:t>
      </w:r>
      <w:r w:rsidR="001F324B">
        <w:t xml:space="preserve"> Nueva </w:t>
      </w:r>
      <w:proofErr w:type="spellStart"/>
      <w:r w:rsidR="001F324B">
        <w:t>Sociedad</w:t>
      </w:r>
      <w:proofErr w:type="spellEnd"/>
      <w:r w:rsidR="001F324B">
        <w:t xml:space="preserve">¸ n. 244, </w:t>
      </w:r>
      <w:proofErr w:type="spellStart"/>
      <w:r w:rsidR="001F324B">
        <w:t>marzo</w:t>
      </w:r>
      <w:proofErr w:type="spellEnd"/>
      <w:r w:rsidR="001F324B">
        <w:t>-abril, 2013.</w:t>
      </w:r>
    </w:p>
  </w:footnote>
  <w:footnote w:id="37">
    <w:p w14:paraId="4D267897" w14:textId="5F8BC9C0" w:rsidR="00002393" w:rsidRDefault="00002393">
      <w:pPr>
        <w:pStyle w:val="Textodenotaderodap"/>
      </w:pPr>
      <w:r>
        <w:rPr>
          <w:rStyle w:val="Refdenotaderodap"/>
        </w:rPr>
        <w:footnoteRef/>
      </w:r>
      <w:r>
        <w:t xml:space="preserve"> </w:t>
      </w:r>
      <w:r w:rsidR="00522762">
        <w:t>A análise sobre o fenômeno da classe trabalhadora e classe média no brasil é extenso</w:t>
      </w:r>
      <w:r w:rsidR="004D3A18" w:rsidRPr="004D3A18">
        <w:t xml:space="preserve"> </w:t>
      </w:r>
      <w:r w:rsidR="007E633C">
        <w:t>e</w:t>
      </w:r>
      <w:r w:rsidR="004D3A18" w:rsidRPr="004D3A18">
        <w:t xml:space="preserve"> distint</w:t>
      </w:r>
      <w:r w:rsidR="007E633C">
        <w:t>o.</w:t>
      </w:r>
      <w:r w:rsidR="004D3A18" w:rsidRPr="004D3A18">
        <w:t xml:space="preserve"> </w:t>
      </w:r>
      <w:r w:rsidR="007E633C">
        <w:t>Com efeito, a</w:t>
      </w:r>
      <w:r w:rsidR="004D3A18" w:rsidRPr="004D3A18">
        <w:t xml:space="preserve"> ascensão da nova classe média e da nova classe trabalhadora no Brasil, </w:t>
      </w:r>
      <w:r w:rsidR="007E633C">
        <w:t>converge</w:t>
      </w:r>
      <w:r w:rsidR="004D3A18" w:rsidRPr="004D3A18">
        <w:t xml:space="preserve"> na relevância das transformações econômicas e sociais impulsionadas por políticas públicas, como o Bolsa Família e o aumento do </w:t>
      </w:r>
      <w:r w:rsidR="00807AA0" w:rsidRPr="004D3A18">
        <w:t>salário-mínimo</w:t>
      </w:r>
      <w:r w:rsidR="004D3A18" w:rsidRPr="004D3A18">
        <w:t>, que promoveram a inclusão no mercado de consumo e a redução da pobreza. Souza</w:t>
      </w:r>
      <w:r w:rsidR="0037558E">
        <w:t xml:space="preserve"> (2012)</w:t>
      </w:r>
      <w:r w:rsidR="004D3A18" w:rsidRPr="004D3A18">
        <w:t xml:space="preserve"> critica o termo "nova classe média", preferindo "nova classe trabalhadora" e destaca a insuficiência de capitais econômico e cultural desta classe</w:t>
      </w:r>
      <w:r w:rsidR="005A3438">
        <w:t xml:space="preserve"> para construir um conceito mais aprimorado sobre esse grupo que o faça distinguir em relação à classe trabalhadora</w:t>
      </w:r>
      <w:r w:rsidR="004D3A18" w:rsidRPr="004D3A18">
        <w:t xml:space="preserve">. </w:t>
      </w:r>
      <w:r w:rsidR="005A3438">
        <w:t xml:space="preserve">Por sua vez, </w:t>
      </w:r>
      <w:r w:rsidR="004D3A18" w:rsidRPr="004D3A18">
        <w:t>Ricci</w:t>
      </w:r>
      <w:r w:rsidR="005A3438">
        <w:t xml:space="preserve"> (</w:t>
      </w:r>
      <w:r w:rsidR="00577BBE">
        <w:t>2013)</w:t>
      </w:r>
      <w:r w:rsidR="004D3A18" w:rsidRPr="004D3A18">
        <w:t xml:space="preserve">, também </w:t>
      </w:r>
      <w:r w:rsidR="005A3438">
        <w:t xml:space="preserve">é </w:t>
      </w:r>
      <w:r w:rsidR="004D3A18" w:rsidRPr="004D3A18">
        <w:t>cético em relação ao conceito de "nova classe média"</w:t>
      </w:r>
      <w:r w:rsidR="00346FD8">
        <w:t>. O autor foca</w:t>
      </w:r>
      <w:r w:rsidR="004D3A18" w:rsidRPr="004D3A18">
        <w:t xml:space="preserve"> na influência do lulismo no pragmatismo</w:t>
      </w:r>
      <w:r w:rsidR="00346FD8">
        <w:t xml:space="preserve"> e instrumentalização</w:t>
      </w:r>
      <w:r w:rsidR="00667724">
        <w:t>, juntamente</w:t>
      </w:r>
      <w:r w:rsidR="004D3A18" w:rsidRPr="004D3A18">
        <w:t xml:space="preserve"> </w:t>
      </w:r>
      <w:r w:rsidR="00667724">
        <w:t>com a</w:t>
      </w:r>
      <w:r w:rsidR="004D3A18" w:rsidRPr="004D3A18">
        <w:t xml:space="preserve"> despolitização d</w:t>
      </w:r>
      <w:r w:rsidR="00577BBE">
        <w:t>essa nova classe emergente</w:t>
      </w:r>
      <w:r w:rsidR="004D3A18" w:rsidRPr="004D3A18">
        <w:t>. Pochmann</w:t>
      </w:r>
      <w:r w:rsidR="00577BBE">
        <w:t xml:space="preserve"> (</w:t>
      </w:r>
      <w:r w:rsidR="00C130F4">
        <w:t>2012)</w:t>
      </w:r>
      <w:r w:rsidR="004D3A18" w:rsidRPr="004D3A18">
        <w:t xml:space="preserve"> vê essa classe como uma ampliação da base da pirâmide social, </w:t>
      </w:r>
      <w:r w:rsidR="00D754BA" w:rsidRPr="00D754BA">
        <w:t>como uma continuação da classe trabalhadora, mas agora com maior acesso ao consumo e uma perspectiva racional e pragmática sobre sua posição social.</w:t>
      </w:r>
      <w:r w:rsidR="00807AA0">
        <w:t xml:space="preserve"> </w:t>
      </w:r>
      <w:r w:rsidR="00A97E99">
        <w:t>No entanto, a</w:t>
      </w:r>
      <w:r w:rsidR="00807AA0">
        <w:t>inda que existam elementos</w:t>
      </w:r>
      <w:r w:rsidR="008653D7">
        <w:t xml:space="preserve"> muito específicos na construção </w:t>
      </w:r>
      <w:r w:rsidR="00A97E99">
        <w:t xml:space="preserve">desse grupo social </w:t>
      </w:r>
      <w:r w:rsidR="009E345C">
        <w:t xml:space="preserve">é preciso levar em consideração que em termos estruturais </w:t>
      </w:r>
      <w:r w:rsidR="000F51DA">
        <w:t xml:space="preserve">o aparecimento, mesmo que controverso, dessa classe social se dá a partir de contradições </w:t>
      </w:r>
      <w:r w:rsidR="003B3069">
        <w:t>engendradas a partir do lulismo</w:t>
      </w:r>
      <w:r w:rsidR="000C4ED0">
        <w:t xml:space="preserve">. </w:t>
      </w:r>
      <w:r w:rsidR="00775E61">
        <w:t xml:space="preserve">Dentre elas </w:t>
      </w:r>
      <w:r w:rsidR="00775E61" w:rsidRPr="00775E61">
        <w:t xml:space="preserve">a tentativa de conciliar políticas sociais voltadas para os mais pobres com uma política econômica que não questionou as estruturas </w:t>
      </w:r>
      <w:r w:rsidR="00775E61">
        <w:t>históricas de poder</w:t>
      </w:r>
      <w:r w:rsidR="00775E61" w:rsidRPr="00775E61">
        <w:t xml:space="preserve"> vigentes no Brasil, a aliança com setores empresariais e conservadores em troca de governabilidade e a perpetuação de práticas clientelistas no sistema político</w:t>
      </w:r>
      <w:r w:rsidR="003B3069">
        <w:t xml:space="preserve"> (Singer, </w:t>
      </w:r>
      <w:r w:rsidR="00260C17">
        <w:t xml:space="preserve">2012; </w:t>
      </w:r>
      <w:r w:rsidR="00527036">
        <w:t>2016; 2018).</w:t>
      </w:r>
    </w:p>
  </w:footnote>
  <w:footnote w:id="38">
    <w:p w14:paraId="78354640" w14:textId="3EEC18DF" w:rsidR="001407DA" w:rsidRDefault="001407DA" w:rsidP="001407DA">
      <w:pPr>
        <w:pStyle w:val="Textodenotaderodap"/>
      </w:pPr>
      <w:r>
        <w:rPr>
          <w:rStyle w:val="Refdenotaderodap"/>
        </w:rPr>
        <w:footnoteRef/>
      </w:r>
      <w:r>
        <w:t xml:space="preserve"> </w:t>
      </w:r>
      <w:r w:rsidR="00C33DB8">
        <w:t>Para uma cronologia a respeito das mudanças na lei de responsabilidade fiscal v</w:t>
      </w:r>
      <w:r>
        <w:t xml:space="preserve">er: Brasil. </w:t>
      </w:r>
      <w:r w:rsidRPr="00C05408">
        <w:rPr>
          <w:b/>
          <w:bCs/>
        </w:rPr>
        <w:t>Lei de responsabilidade fiscal e normas correlatas.</w:t>
      </w:r>
      <w:r>
        <w:t xml:space="preserve"> 2 ed. Brasília, DF: Senado Federal, Coordenação de Edições Técnicas, 2022. Disponível em:</w:t>
      </w:r>
      <w:r w:rsidR="00C05408">
        <w:t xml:space="preserve"> &lt; </w:t>
      </w:r>
      <w:r>
        <w:t>https://www2.senado.leg.br/bdsf/bitstream/handle/id/602077/Lei_responsabilidade_fiscal_normas_correlatas.pd</w:t>
      </w:r>
      <w:r w:rsidR="00C05408">
        <w:t xml:space="preserve">f&gt;. </w:t>
      </w:r>
      <w:r>
        <w:t xml:space="preserve"> Acesso em: 22/06/2024.</w:t>
      </w:r>
      <w:r w:rsidR="007F3EC5">
        <w:t xml:space="preserve"> </w:t>
      </w:r>
    </w:p>
  </w:footnote>
  <w:footnote w:id="39">
    <w:p w14:paraId="12F24A2A" w14:textId="689E5EC6" w:rsidR="00066184" w:rsidRPr="00317528" w:rsidRDefault="00066184">
      <w:pPr>
        <w:pStyle w:val="Textodenotaderodap"/>
      </w:pPr>
      <w:r>
        <w:rPr>
          <w:rStyle w:val="Refdenotaderodap"/>
        </w:rPr>
        <w:footnoteRef/>
      </w:r>
      <w:r>
        <w:t xml:space="preserve"> </w:t>
      </w:r>
      <w:r w:rsidR="007641AA">
        <w:t xml:space="preserve"> De acordo com Boito e </w:t>
      </w:r>
      <w:proofErr w:type="spellStart"/>
      <w:r w:rsidR="007641AA">
        <w:t>Berringer</w:t>
      </w:r>
      <w:proofErr w:type="spellEnd"/>
      <w:r w:rsidR="007641AA">
        <w:t xml:space="preserve"> (2013), </w:t>
      </w:r>
      <w:r w:rsidR="00027E7C">
        <w:t>e</w:t>
      </w:r>
      <w:r w:rsidR="00192528">
        <w:t>sse novo desenvolvimentismo se caracteriza</w:t>
      </w:r>
      <w:r w:rsidR="00027E7C">
        <w:t xml:space="preserve"> </w:t>
      </w:r>
      <w:r w:rsidR="00651413">
        <w:t xml:space="preserve">por um programa que busca o crescimento econômico do capitalismo brasileiro sem romper com os limites dados pelo modelo econômico neoliberal. </w:t>
      </w:r>
      <w:r w:rsidR="00AF5482">
        <w:t>Como</w:t>
      </w:r>
      <w:r w:rsidR="00D75D84">
        <w:t xml:space="preserve"> </w:t>
      </w:r>
      <w:r w:rsidR="00257BA6">
        <w:t>afirmam os autores, p</w:t>
      </w:r>
      <w:r w:rsidR="00AF5482">
        <w:t>ara buscar o crescimento econômico, os governos Lula</w:t>
      </w:r>
      <w:r w:rsidR="00257BA6">
        <w:t xml:space="preserve"> e Dilma</w:t>
      </w:r>
      <w:r w:rsidR="00AF5482">
        <w:t xml:space="preserve"> lançaram mão de alguns elementos importantes de política econômica e social que estavam ausentes nas gestões </w:t>
      </w:r>
      <w:r w:rsidR="00257BA6">
        <w:t>anteriores</w:t>
      </w:r>
      <w:r w:rsidR="00AF5482">
        <w:t xml:space="preserve">: </w:t>
      </w:r>
      <w:r w:rsidR="00257BA6">
        <w:t>a)</w:t>
      </w:r>
      <w:r w:rsidR="00AF5482">
        <w:t xml:space="preserve"> políticas de recuperação do salário mínimo e de transferência de renda que aumentaram o poder aquisitivo das camadas mais pobres</w:t>
      </w:r>
      <w:r w:rsidR="008133FE">
        <w:t xml:space="preserve">, sobretudo </w:t>
      </w:r>
      <w:r w:rsidR="00AF5482">
        <w:t>daqueles que apresenta</w:t>
      </w:r>
      <w:r w:rsidR="008133FE">
        <w:t>vam</w:t>
      </w:r>
      <w:r w:rsidR="00AF5482">
        <w:t xml:space="preserve"> maior propensão ao consumo; </w:t>
      </w:r>
      <w:r w:rsidR="008133FE">
        <w:t>b)</w:t>
      </w:r>
      <w:r w:rsidR="00AF5482">
        <w:t xml:space="preserve"> elevação da dotação orçamentária do Banco Nacional de Desenvolvimento Econômico (BNDES) para financiamento da taxa de juro subsidiada das grandes empresas nacionais; </w:t>
      </w:r>
      <w:r w:rsidR="008133FE">
        <w:t>c)</w:t>
      </w:r>
      <w:r w:rsidR="00AF5482">
        <w:t xml:space="preserve"> política externa de apoio às grandes empresas brasileiras ou instaladas no Brasil para exportação de mercadorias e de capitais; </w:t>
      </w:r>
      <w:r w:rsidR="008133FE">
        <w:t>d)</w:t>
      </w:r>
      <w:r w:rsidR="00AF5482">
        <w:t xml:space="preserve"> política econômica anticíclica – medidas para manter a demanda agregada nos momentos de crise econômica</w:t>
      </w:r>
      <w:r w:rsidR="00F06442">
        <w:t>;</w:t>
      </w:r>
      <w:r w:rsidR="00AF5482">
        <w:t xml:space="preserve"> </w:t>
      </w:r>
      <w:r w:rsidR="00F06442">
        <w:t xml:space="preserve">e) </w:t>
      </w:r>
      <w:r w:rsidR="00AF5482">
        <w:t xml:space="preserve">mudanças na política de juro e cambial, reduzindo a taxa básica de juro e o </w:t>
      </w:r>
      <w:r w:rsidR="00AF5482" w:rsidRPr="00F06442">
        <w:rPr>
          <w:i/>
          <w:iCs/>
        </w:rPr>
        <w:t>spread</w:t>
      </w:r>
      <w:r w:rsidR="00AF5482">
        <w:t xml:space="preserve"> bancário e intervindo para desvalorizar o real, visando a baratear o investimento produtivo a encarecer os produtos importados.</w:t>
      </w:r>
      <w:r w:rsidR="009C0FC3">
        <w:t xml:space="preserve"> Para Boito e </w:t>
      </w:r>
      <w:proofErr w:type="spellStart"/>
      <w:r w:rsidR="009C0FC3">
        <w:t>Berringer</w:t>
      </w:r>
      <w:proofErr w:type="spellEnd"/>
      <w:r w:rsidR="00A42FF1">
        <w:t xml:space="preserve"> (2013, p. 32)</w:t>
      </w:r>
      <w:r w:rsidR="009C0FC3">
        <w:t>, a</w:t>
      </w:r>
      <w:r w:rsidR="00444BC8">
        <w:t xml:space="preserve"> diferença desse </w:t>
      </w:r>
      <w:proofErr w:type="spellStart"/>
      <w:r w:rsidR="00444BC8">
        <w:t>neodesenvolvimentismo</w:t>
      </w:r>
      <w:proofErr w:type="spellEnd"/>
      <w:r w:rsidR="00444BC8">
        <w:t xml:space="preserve"> </w:t>
      </w:r>
      <w:r w:rsidR="009C0FC3">
        <w:t>para</w:t>
      </w:r>
      <w:r w:rsidR="00444BC8">
        <w:t xml:space="preserve"> desenvolvimentismo</w:t>
      </w:r>
      <w:r w:rsidR="00C83269">
        <w:t xml:space="preserve"> do período de 1930-1980 se fez a partir de algumas características, são elas: </w:t>
      </w:r>
      <w:r w:rsidR="00BA4AF8">
        <w:t xml:space="preserve">1) apresenta um crescimento econômico que, embora seja muito maior do que aquele verificado na década de 1990, é bem mais modesto que aquele propiciado pelo velho desenvolvimentismo; </w:t>
      </w:r>
      <w:r w:rsidR="00A42FF1">
        <w:t>2</w:t>
      </w:r>
      <w:r w:rsidR="00BA4AF8">
        <w:t xml:space="preserve">) confere importância menor ao mercado interno; </w:t>
      </w:r>
      <w:r w:rsidR="00A42FF1">
        <w:t>3</w:t>
      </w:r>
      <w:r w:rsidR="00BA4AF8">
        <w:t xml:space="preserve">) atribui importância menor à política de desenvolvimento do parque industrial local; </w:t>
      </w:r>
      <w:r w:rsidR="00A42FF1">
        <w:t>4</w:t>
      </w:r>
      <w:r w:rsidR="00BA4AF8">
        <w:t>) aceita os constrangimentos da divisão internacional do trabalho, promovendo, em condições históricas novas, uma reativação da função primário-exportadora do capitalismo brasileiro</w:t>
      </w:r>
      <w:r w:rsidR="00A42FF1">
        <w:t>; 5)</w:t>
      </w:r>
      <w:r w:rsidR="00BA4AF8">
        <w:t xml:space="preserve"> tem menor capacidade distributiva da renda e </w:t>
      </w:r>
      <w:r w:rsidR="00A42FF1">
        <w:t>6</w:t>
      </w:r>
      <w:r w:rsidR="00BA4AF8">
        <w:t>) o novo desenvolvimentismo é dirigido por uma fração burguesa que perdeu toda veleidade de agir como força anti-imperialista.</w:t>
      </w:r>
      <w:r w:rsidR="00192528">
        <w:t xml:space="preserve"> </w:t>
      </w:r>
      <w:r w:rsidR="00E2152A">
        <w:t>Para</w:t>
      </w:r>
      <w:r>
        <w:t xml:space="preserve"> Fiori (201</w:t>
      </w:r>
      <w:r w:rsidR="00AC1799">
        <w:t>1</w:t>
      </w:r>
      <w:r w:rsidR="00A53260">
        <w:t>), a</w:t>
      </w:r>
      <w:r w:rsidR="00E2152A">
        <w:t xml:space="preserve"> agenda que ganhou força no final do século XX a qual propunha</w:t>
      </w:r>
      <w:r w:rsidR="00767908">
        <w:t xml:space="preserve"> a centralização do debate no campo da macroeconomia</w:t>
      </w:r>
      <w:r w:rsidR="00784E82">
        <w:t xml:space="preserve"> fez ressurgir essa tendência do </w:t>
      </w:r>
      <w:proofErr w:type="spellStart"/>
      <w:r w:rsidR="00784E82">
        <w:t>neodesenvolvimentismo</w:t>
      </w:r>
      <w:proofErr w:type="spellEnd"/>
      <w:r w:rsidR="00767908">
        <w:t xml:space="preserve"> </w:t>
      </w:r>
      <w:r w:rsidR="002A332B">
        <w:t>ao se propor</w:t>
      </w:r>
      <w:r w:rsidR="00767908">
        <w:t xml:space="preserve"> inovar e construir uma terceira via "entre o populismo e a ortodoxia"</w:t>
      </w:r>
      <w:r w:rsidR="002A332B">
        <w:t>. Esse movimento</w:t>
      </w:r>
      <w:r w:rsidR="00A6796C">
        <w:t xml:space="preserve"> </w:t>
      </w:r>
      <w:r w:rsidR="002A332B">
        <w:t>operaria</w:t>
      </w:r>
      <w:r w:rsidR="00767908">
        <w:t xml:space="preserve"> como uma gangorra, alternando entre a valorização do mercado e do Estado. </w:t>
      </w:r>
      <w:r w:rsidR="00A53260">
        <w:t xml:space="preserve">No entanto, aponta Fiori, </w:t>
      </w:r>
      <w:r w:rsidR="00767908">
        <w:t xml:space="preserve">o </w:t>
      </w:r>
      <w:proofErr w:type="spellStart"/>
      <w:r w:rsidR="00767908">
        <w:t>neodesenvolvimentismo</w:t>
      </w:r>
      <w:proofErr w:type="spellEnd"/>
      <w:r w:rsidR="00767908">
        <w:t xml:space="preserve"> repete erros teóricos do passado, propondo medidas ainda mais imprecisas do que aquelas da ideologia nacional-desenvolvimentista dos anos 1950. Em</w:t>
      </w:r>
      <w:r w:rsidR="00B626C9">
        <w:t xml:space="preserve"> sua</w:t>
      </w:r>
      <w:r w:rsidR="00767908">
        <w:t xml:space="preserve"> essência, </w:t>
      </w:r>
      <w:r w:rsidR="00B626C9">
        <w:t xml:space="preserve">tratou-se </w:t>
      </w:r>
      <w:r w:rsidR="00767908">
        <w:t>de um amálgama de propostas macroeconômicas ecléticas que visa</w:t>
      </w:r>
      <w:r w:rsidR="00A53260">
        <w:t>ram</w:t>
      </w:r>
      <w:r w:rsidR="00767908">
        <w:t xml:space="preserve"> fortalecer simultaneamente o Estado e o mercado; promover tanto a centralização quanto a descentralização; incentivar a concorrência e ao mesmo tempo apoiar grandes "campe</w:t>
      </w:r>
      <w:r w:rsidR="00A53260">
        <w:t>ãs</w:t>
      </w:r>
      <w:r w:rsidR="00767908">
        <w:t xml:space="preserve"> nacionais"; equilibrar interesses públicos e privados; combinar políticas de industrialização com abertura econômica; e implementar uma política fiscal e monetária que seja ao mesmo tempo ativa e austera. No que tange ao papel do Estado, o </w:t>
      </w:r>
      <w:proofErr w:type="spellStart"/>
      <w:r w:rsidR="00767908">
        <w:t>neodesenvolvimentismo</w:t>
      </w:r>
      <w:proofErr w:type="spellEnd"/>
      <w:r w:rsidR="00767908">
        <w:t xml:space="preserve"> defende</w:t>
      </w:r>
      <w:r w:rsidR="00FB60DA">
        <w:t>u</w:t>
      </w:r>
      <w:r w:rsidR="00767908">
        <w:t xml:space="preserve"> seu fortalecimento, mas sem esclarecer a quem serve, para quem e com que finalidade, negligenciando, assim, a questão central do poder e dos interesses conflitantes entre classes e nações.</w:t>
      </w:r>
      <w:r w:rsidR="00DC3C73">
        <w:t xml:space="preserve"> Ver: </w:t>
      </w:r>
      <w:r w:rsidR="003E38EC">
        <w:t xml:space="preserve">Fiori, J. L. </w:t>
      </w:r>
      <w:r w:rsidR="00317528">
        <w:rPr>
          <w:b/>
          <w:bCs/>
        </w:rPr>
        <w:t>A miséria do novo desenvolvimentismo.</w:t>
      </w:r>
      <w:r w:rsidR="00317528">
        <w:t xml:space="preserve"> </w:t>
      </w:r>
      <w:r w:rsidR="00B61EAD">
        <w:t xml:space="preserve">Outras Palavras. </w:t>
      </w:r>
      <w:r w:rsidR="00317528">
        <w:t xml:space="preserve">Disponível em: </w:t>
      </w:r>
      <w:r w:rsidR="00AC1799">
        <w:t>&lt;</w:t>
      </w:r>
      <w:r w:rsidR="00AC1799" w:rsidRPr="00AC1799">
        <w:t>https://outraspalavras.net/sem-categoria/a-miseria-do-novo-desenvolvimentismo/</w:t>
      </w:r>
      <w:r w:rsidR="00AC1799">
        <w:t>&gt;.</w:t>
      </w:r>
      <w:r w:rsidR="00334C05">
        <w:t xml:space="preserve"> Acesso em: 22/06/2024.</w:t>
      </w:r>
    </w:p>
  </w:footnote>
  <w:footnote w:id="40">
    <w:p w14:paraId="504F3454" w14:textId="2AA882D4" w:rsidR="00EF624C" w:rsidRDefault="00EF624C">
      <w:pPr>
        <w:pStyle w:val="Textodenotaderodap"/>
      </w:pPr>
      <w:r>
        <w:rPr>
          <w:rStyle w:val="Refdenotaderodap"/>
        </w:rPr>
        <w:footnoteRef/>
      </w:r>
      <w:r>
        <w:t xml:space="preserve"> </w:t>
      </w:r>
      <w:r w:rsidRPr="00EF624C">
        <w:t>A principal fonte de financiamento do BNDES era proveniente de depósitos compulsórios do PIS-PASEP e do Tesouro Nacional, cujos aportes aumentaram significativamente entre 2001 e 2014. As políticas do banco, que inclu</w:t>
      </w:r>
      <w:r w:rsidR="008B016A">
        <w:t>íram</w:t>
      </w:r>
      <w:r w:rsidRPr="00EF624C">
        <w:t xml:space="preserve"> empréstimos a juros subsidiados pela Taxa de Juros de Longo Prazo (TJLP), tinham como orientação mitigar a crise econômica de 2008, mas implicaram custos fiscais elevados, afetando a dívida nacional. </w:t>
      </w:r>
    </w:p>
  </w:footnote>
  <w:footnote w:id="41">
    <w:p w14:paraId="17C77325" w14:textId="0CF41140" w:rsidR="00FC69D9" w:rsidRDefault="00FC69D9">
      <w:pPr>
        <w:pStyle w:val="Textodenotaderodap"/>
      </w:pPr>
      <w:r>
        <w:rPr>
          <w:rStyle w:val="Refdenotaderodap"/>
        </w:rPr>
        <w:footnoteRef/>
      </w:r>
      <w:r>
        <w:t xml:space="preserve"> </w:t>
      </w:r>
      <w:r w:rsidR="00BC7B99">
        <w:t>Como afirma Araújo (2018) n</w:t>
      </w:r>
      <w:r w:rsidRPr="00FC69D9">
        <w:t xml:space="preserve">a </w:t>
      </w:r>
      <w:proofErr w:type="spellStart"/>
      <w:r w:rsidRPr="00FC69D9">
        <w:t>escandalização</w:t>
      </w:r>
      <w:proofErr w:type="spellEnd"/>
      <w:r w:rsidRPr="00FC69D9">
        <w:t xml:space="preserve"> a mídia apresenta o escândalo como um evento de grande magnitude, enfatizando aspectos sensacionalistas e chocantes para captar a atenção do público. No caso do Mensalão, as revistas exploraram intensamente os detalhes e as implicações do esquema de corrupção, ampliando a sensação de crise e indignação pública. Como consequência</w:t>
      </w:r>
      <w:r w:rsidRPr="00122C52">
        <w:t xml:space="preserve"> </w:t>
      </w:r>
      <w:r w:rsidRPr="00FC69D9">
        <w:t>a</w:t>
      </w:r>
      <w:r w:rsidRPr="00122C52">
        <w:t xml:space="preserve"> cobertura midiática aumenta</w:t>
      </w:r>
      <w:r w:rsidRPr="00FC69D9">
        <w:t>va</w:t>
      </w:r>
      <w:r w:rsidRPr="00122C52">
        <w:t xml:space="preserve"> a pressão sobre as instituições envolvidas, como o judiciário e os órgãos de controle, para que tom</w:t>
      </w:r>
      <w:r w:rsidRPr="00FC69D9">
        <w:t>assem</w:t>
      </w:r>
      <w:r w:rsidRPr="00122C52">
        <w:t xml:space="preserve"> medidas rápidas e decisivas. Durante o julgamento do Mensalão, a mídia destacou frequentemente a necessidade de uma resposta firme e exemplar por parte do STF, criando um clima de urgência e expectativa.</w:t>
      </w:r>
      <w:r w:rsidRPr="00FC69D9">
        <w:t xml:space="preserve"> Isso também pode ser visto no caso Dilma Rousseff em relação á Lava-Jato. Falaremos disso mais adiante.</w:t>
      </w:r>
      <w:r w:rsidR="00123B81">
        <w:t xml:space="preserve"> </w:t>
      </w:r>
      <w:r w:rsidRPr="00FC69D9">
        <w:t xml:space="preserve">Por outro lado, a estratégia de conflito faz com que a mídia foque nos conflitos entre os diferentes atores envolvidos no escândalo, como políticos, juízes, advogados e outras figuras públicas de forma a aumentar o drama e a tensão narrativa, envolvendo o público em uma "batalha" contínua. No Mensalão, os conflitos entre ministros do STF, como Joaquim Barbosa e Ricardo Lewandowski, foram amplamente cobertos, reforçando a polarização do caso. Ao dar ênfase a indivíduos específicos, transformando-os em símbolos do escândalo acabava personalizando a atribuição de determinada crise política. No Mensalão, Joaquim Barbosa foi destacado como o herói que combateu a corrupção, enquanto figuras como José Dirceu foram </w:t>
      </w:r>
      <w:proofErr w:type="spellStart"/>
      <w:r w:rsidRPr="00FC69D9">
        <w:t>vilanizadas</w:t>
      </w:r>
      <w:proofErr w:type="spellEnd"/>
      <w:r w:rsidRPr="00FC69D9">
        <w:t>. Essa personalização facilitou a identificação do público com os atores principais e simplificou a narrativa complexa de um escândalo político</w:t>
      </w:r>
      <w:r w:rsidR="00BC7B99">
        <w:t>.</w:t>
      </w:r>
    </w:p>
  </w:footnote>
  <w:footnote w:id="42">
    <w:p w14:paraId="2FF8F02D" w14:textId="77777777" w:rsidR="007C0810" w:rsidRPr="00007E81" w:rsidRDefault="007C0810" w:rsidP="007C0810">
      <w:pPr>
        <w:pStyle w:val="Textodenotaderodap"/>
      </w:pPr>
      <w:r>
        <w:rPr>
          <w:rStyle w:val="Refdenotaderodap"/>
        </w:rPr>
        <w:footnoteRef/>
      </w:r>
      <w:r>
        <w:t xml:space="preserve"> No quarto trimestre de 2008 o PIB real já apresentava uma taxa (1,03) de cerca de 5,95 pontos percentuais em relação ao terceiro trimestre (6,98) do mesmo ano. Em 2009 essas taxas apresentariam, no decorrer do ano, taxas negativas (2009 - T1:-2,43; 2009 T2: -2,20; 2009 T3: -1,16). Os fatores que explicam essa queda foram a contração do crédito, queda no preço das commodities e, com forte saída de capitais estrangeiros, desvalorização do real em relação ao dólar. Decerto, como aponta Carvalho (2018, p. 28), na ocasião Lula procurou esclarecer e tranquilizar a população incentivando o consumo e alegando a crise como uma “</w:t>
      </w:r>
      <w:proofErr w:type="spellStart"/>
      <w:r>
        <w:t>marolinha</w:t>
      </w:r>
      <w:proofErr w:type="spellEnd"/>
      <w:r>
        <w:t xml:space="preserve">”. De certa maneira, é verdade que já no segundo </w:t>
      </w:r>
      <w:proofErr w:type="spellStart"/>
      <w:r>
        <w:t>trimestrte</w:t>
      </w:r>
      <w:proofErr w:type="spellEnd"/>
      <w:r>
        <w:t xml:space="preserve"> de 2009 essa contração estava perdendo fôlego e a economia tivera voltado crescer com média superior aos países da Organização para a Cooperação e Desenvolvimento Econômico (OCDE) até meados de 2011. Ver: </w:t>
      </w:r>
      <w:r w:rsidRPr="0005187A">
        <w:rPr>
          <w:b/>
          <w:bCs/>
        </w:rPr>
        <w:t>Produto interno bruto (PIB) real</w:t>
      </w:r>
      <w:r>
        <w:rPr>
          <w:b/>
          <w:bCs/>
        </w:rPr>
        <w:t xml:space="preserve">. </w:t>
      </w:r>
      <w:r>
        <w:t>Disponível em: &lt;</w:t>
      </w:r>
      <w:r w:rsidRPr="00F70095">
        <w:t>http://www.ipeadata.gov.br/</w:t>
      </w:r>
      <w:proofErr w:type="spellStart"/>
      <w:r w:rsidRPr="00F70095">
        <w:t>exibeserie.aspx?serid</w:t>
      </w:r>
      <w:proofErr w:type="spellEnd"/>
      <w:r w:rsidRPr="00F70095">
        <w:t>=38414</w:t>
      </w:r>
      <w:r>
        <w:t>&gt; Acesso em: 19/06/2024.</w:t>
      </w:r>
    </w:p>
  </w:footnote>
  <w:footnote w:id="43">
    <w:p w14:paraId="151684AE" w14:textId="4273B9A9" w:rsidR="00D76C7D" w:rsidRDefault="00D76C7D">
      <w:pPr>
        <w:pStyle w:val="Textodenotaderodap"/>
      </w:pPr>
      <w:r>
        <w:rPr>
          <w:rStyle w:val="Refdenotaderodap"/>
        </w:rPr>
        <w:footnoteRef/>
      </w:r>
      <w:r>
        <w:t xml:space="preserve"> Como aponta Abranches (</w:t>
      </w:r>
      <w:r w:rsidR="00EC36D4">
        <w:t xml:space="preserve">2018, p. 273), </w:t>
      </w:r>
      <w:r w:rsidR="000D37B5">
        <w:t>a</w:t>
      </w:r>
      <w:r w:rsidR="00EC36D4">
        <w:t xml:space="preserve"> marcha forçada do governo Lula produziu um sistema de pressões macroeconômicas</w:t>
      </w:r>
      <w:r w:rsidR="00D83329">
        <w:t xml:space="preserve"> que iria requerer cuidado do novo governo e, sobretudo, </w:t>
      </w:r>
      <w:r w:rsidR="00251327">
        <w:t>parcimônia</w:t>
      </w:r>
      <w:r w:rsidR="00D83329">
        <w:t>. Dilma optou por controlar a inflação reprimindo preços</w:t>
      </w:r>
      <w:r w:rsidR="00251327">
        <w:t xml:space="preserve">, a começar pela gasolina. Uma ação anti-inflacionária com aperto monetário e fiscal não era tarefa condizente com o modelo </w:t>
      </w:r>
      <w:r w:rsidR="00831080">
        <w:t>mental ideológico da presidente. Suas convicções econômicas refletiam visão desenvolvimentista, que não admitia limites macroeconômicos</w:t>
      </w:r>
      <w:r w:rsidR="00CF5BBD">
        <w:t>, sistêmicos ou ambientais. Ela preferiu conduzir sua política colocando mais pressão no sistema</w:t>
      </w:r>
      <w:r w:rsidR="00A54AF8">
        <w:t xml:space="preserve"> e isso afetaria a forma como a própria também administrava sua relação com a coalizão.</w:t>
      </w:r>
    </w:p>
  </w:footnote>
  <w:footnote w:id="44">
    <w:p w14:paraId="5A122228" w14:textId="1667959E" w:rsidR="00FB2120" w:rsidRDefault="00FB2120">
      <w:pPr>
        <w:pStyle w:val="Textodenotaderodap"/>
      </w:pPr>
      <w:r>
        <w:rPr>
          <w:rStyle w:val="Refdenotaderodap"/>
        </w:rPr>
        <w:footnoteRef/>
      </w:r>
      <w:r>
        <w:t xml:space="preserve"> A primeira queda de braços entre PMDB e</w:t>
      </w:r>
      <w:r w:rsidR="009372CA">
        <w:t xml:space="preserve"> a chefe do executivo foi na discussão do novo valor do </w:t>
      </w:r>
      <w:r w:rsidR="00182164">
        <w:t>salário-mínimo</w:t>
      </w:r>
      <w:r w:rsidR="009372CA">
        <w:t xml:space="preserve"> no qual o partido ameaçou trabalhar por um valor </w:t>
      </w:r>
      <w:r w:rsidR="00182164">
        <w:t>superior</w:t>
      </w:r>
      <w:r w:rsidR="009372CA">
        <w:t xml:space="preserve"> ao proposto pelo governo e o deputado Eduardo Cunha chegou a anunciar a própria emenda</w:t>
      </w:r>
      <w:r w:rsidR="00346A12">
        <w:t xml:space="preserve">. A presidente </w:t>
      </w:r>
      <w:r w:rsidR="00182164">
        <w:t>ameaçou</w:t>
      </w:r>
      <w:r w:rsidR="00346A12">
        <w:t xml:space="preserve"> vetar</w:t>
      </w:r>
      <w:r w:rsidR="00182164">
        <w:t xml:space="preserve"> e acabou ganhando o confronto juntamente com a atuação de L</w:t>
      </w:r>
      <w:r w:rsidR="00B62945">
        <w:t>u</w:t>
      </w:r>
      <w:r w:rsidR="00182164">
        <w:t>la</w:t>
      </w:r>
      <w:r w:rsidR="00B62945">
        <w:t xml:space="preserve"> para conter</w:t>
      </w:r>
      <w:r w:rsidR="00C5694E">
        <w:t xml:space="preserve"> </w:t>
      </w:r>
      <w:r w:rsidR="00B62945">
        <w:t>as centrais sindicais</w:t>
      </w:r>
      <w:r w:rsidR="00C5694E">
        <w:t>,</w:t>
      </w:r>
      <w:r w:rsidR="00B62945">
        <w:t xml:space="preserve"> incluindo a previsão</w:t>
      </w:r>
      <w:r w:rsidR="00433AD0">
        <w:t xml:space="preserve"> de regras para a elevação automática</w:t>
      </w:r>
      <w:r w:rsidR="00C5694E">
        <w:t xml:space="preserve"> </w:t>
      </w:r>
      <w:r w:rsidR="00433AD0">
        <w:t xml:space="preserve">do mínimo </w:t>
      </w:r>
      <w:r w:rsidR="00C5694E">
        <w:t>definido por lei e por decreto presidencial</w:t>
      </w:r>
      <w:r w:rsidR="00D05BEF">
        <w:t xml:space="preserve"> e não mais por medida provisória. O PMDB acabou votando fechado com o governo</w:t>
      </w:r>
      <w:r w:rsidR="005F2D10">
        <w:t xml:space="preserve"> e o valor definido pelo governo foi mantido. </w:t>
      </w:r>
      <w:r w:rsidR="00972E91">
        <w:t xml:space="preserve">A </w:t>
      </w:r>
      <w:r w:rsidR="009B484B">
        <w:t>primeira</w:t>
      </w:r>
      <w:r w:rsidR="003B7CC0">
        <w:t xml:space="preserve"> derrota do governo</w:t>
      </w:r>
      <w:r w:rsidR="009B484B">
        <w:t xml:space="preserve"> ocorreu</w:t>
      </w:r>
      <w:r w:rsidR="00051096">
        <w:t xml:space="preserve"> no campo ambiental</w:t>
      </w:r>
      <w:r w:rsidR="00E870B6">
        <w:t xml:space="preserve"> na votação do novo Código Florestal por meio </w:t>
      </w:r>
      <w:r w:rsidR="009B484B">
        <w:t>de iniciativa</w:t>
      </w:r>
      <w:r w:rsidR="00A101DC">
        <w:t xml:space="preserve"> de interesse da poderosa bancada ruralista e relatado pelo deputado Aldo Rebelo</w:t>
      </w:r>
      <w:r w:rsidR="006D221C">
        <w:t xml:space="preserve"> (PcdoB – SP) o qual continha muitos retrocessos</w:t>
      </w:r>
      <w:r w:rsidR="002A7DC3">
        <w:t xml:space="preserve"> nos campos fundiários e ambiental.</w:t>
      </w:r>
      <w:r w:rsidR="003B7CC0">
        <w:t xml:space="preserve"> </w:t>
      </w:r>
      <w:r w:rsidR="002A7DC3">
        <w:t>A partir desses dois primeiros momentos</w:t>
      </w:r>
      <w:r w:rsidR="006E5D68">
        <w:t xml:space="preserve"> iniciais um conjunto de escândalos e trocas ministeriais foram se desenrolando </w:t>
      </w:r>
      <w:r w:rsidR="00800E70">
        <w:t>obrigando Dilma direcionar esforços em coordenar os chamados custos da coalizão (Abranches, 2018, p. 27</w:t>
      </w:r>
      <w:r w:rsidR="009B19BD">
        <w:t>2-275</w:t>
      </w:r>
      <w:r w:rsidR="00800E70">
        <w:t>).</w:t>
      </w:r>
    </w:p>
  </w:footnote>
  <w:footnote w:id="45">
    <w:p w14:paraId="2CCBF836" w14:textId="35639980" w:rsidR="00CA60F5" w:rsidRPr="006C0467" w:rsidRDefault="00CA60F5" w:rsidP="006C0467">
      <w:pPr>
        <w:spacing w:line="240" w:lineRule="auto"/>
        <w:rPr>
          <w:rFonts w:eastAsia="Times New Roman" w:cs="Times New Roman"/>
          <w:sz w:val="20"/>
          <w:szCs w:val="20"/>
          <w:lang w:eastAsia="pt-BR"/>
        </w:rPr>
      </w:pPr>
      <w:r>
        <w:rPr>
          <w:rStyle w:val="Refdenotaderodap"/>
        </w:rPr>
        <w:footnoteRef/>
      </w:r>
      <w:r>
        <w:t xml:space="preserve"> </w:t>
      </w:r>
      <w:r w:rsidR="0014143A" w:rsidRPr="006C0467">
        <w:rPr>
          <w:sz w:val="20"/>
          <w:szCs w:val="20"/>
        </w:rPr>
        <w:t>O artigo busc</w:t>
      </w:r>
      <w:r w:rsidR="00092754">
        <w:rPr>
          <w:sz w:val="20"/>
          <w:szCs w:val="20"/>
        </w:rPr>
        <w:t>ou</w:t>
      </w:r>
      <w:r w:rsidR="0014143A" w:rsidRPr="006C0467">
        <w:rPr>
          <w:sz w:val="20"/>
          <w:szCs w:val="20"/>
        </w:rPr>
        <w:t xml:space="preserve"> investigar como as escolhas estratégicas dos presidentes influenciam os custos de gerência de coalizões no Brasil, considerando o período de 1995 a 2013, abrangendo os mandatos de Fernando Henrique Cardoso (FHC), Luiz Inácio Lula da Silva e Dilma Rousseff. Os autores desenvolveram</w:t>
      </w:r>
      <w:r w:rsidR="0014143A" w:rsidRPr="0014143A">
        <w:rPr>
          <w:sz w:val="20"/>
          <w:szCs w:val="20"/>
        </w:rPr>
        <w:t xml:space="preserve"> um Índice de Custo de Governo (ICG) para medir as transferências políticas e financeiras feitas pelo presidente aos partidos de sua coalizão. Este índice é calculado a partir da análise de componentes principais, levando em conta variáveis como o número de ministérios, gastos com emendas parlamentares e gastos ministeriais totais.</w:t>
      </w:r>
      <w:r w:rsidR="00BD105D" w:rsidRPr="006C0467">
        <w:rPr>
          <w:sz w:val="20"/>
          <w:szCs w:val="20"/>
        </w:rPr>
        <w:t xml:space="preserve"> As hipóteses investigadas foram:</w:t>
      </w:r>
      <w:r w:rsidR="000E696F">
        <w:rPr>
          <w:sz w:val="20"/>
          <w:szCs w:val="20"/>
        </w:rPr>
        <w:t xml:space="preserve"> </w:t>
      </w:r>
      <w:r w:rsidR="00BD105D" w:rsidRPr="006C0467">
        <w:rPr>
          <w:rFonts w:eastAsia="Times New Roman" w:hAnsi="Symbol" w:cs="Times New Roman"/>
          <w:sz w:val="20"/>
          <w:szCs w:val="20"/>
          <w:lang w:eastAsia="pt-BR"/>
        </w:rPr>
        <w:t>1)</w:t>
      </w:r>
      <w:r w:rsidR="000E696F">
        <w:rPr>
          <w:rFonts w:eastAsia="Times New Roman" w:hAnsi="Symbol" w:cs="Times New Roman"/>
          <w:sz w:val="20"/>
          <w:szCs w:val="20"/>
          <w:lang w:eastAsia="pt-BR"/>
        </w:rPr>
        <w:t xml:space="preserve"> </w:t>
      </w:r>
      <w:r w:rsidR="00BD105D" w:rsidRPr="006C0467">
        <w:rPr>
          <w:rFonts w:eastAsia="Times New Roman" w:hAnsi="Symbol" w:cs="Times New Roman"/>
          <w:sz w:val="20"/>
          <w:szCs w:val="20"/>
          <w:lang w:eastAsia="pt-BR"/>
        </w:rPr>
        <w:t>o t</w:t>
      </w:r>
      <w:r w:rsidR="00BD105D" w:rsidRPr="006C0467">
        <w:rPr>
          <w:rFonts w:eastAsia="Times New Roman" w:cs="Times New Roman"/>
          <w:sz w:val="20"/>
          <w:szCs w:val="20"/>
          <w:lang w:eastAsia="pt-BR"/>
        </w:rPr>
        <w:t>amanho da coalizão: coalizões maiores demandam mais recursos para manutenção; 2) a h</w:t>
      </w:r>
      <w:r w:rsidR="00BD105D" w:rsidRPr="00BD105D">
        <w:rPr>
          <w:rFonts w:eastAsia="Times New Roman" w:cs="Times New Roman"/>
          <w:sz w:val="20"/>
          <w:szCs w:val="20"/>
          <w:lang w:eastAsia="pt-BR"/>
        </w:rPr>
        <w:t xml:space="preserve">eterogeneidade </w:t>
      </w:r>
      <w:r w:rsidR="00BD105D" w:rsidRPr="006C0467">
        <w:rPr>
          <w:rFonts w:eastAsia="Times New Roman" w:cs="Times New Roman"/>
          <w:sz w:val="20"/>
          <w:szCs w:val="20"/>
          <w:lang w:eastAsia="pt-BR"/>
        </w:rPr>
        <w:t>i</w:t>
      </w:r>
      <w:r w:rsidR="00BD105D" w:rsidRPr="00BD105D">
        <w:rPr>
          <w:rFonts w:eastAsia="Times New Roman" w:cs="Times New Roman"/>
          <w:sz w:val="20"/>
          <w:szCs w:val="20"/>
          <w:lang w:eastAsia="pt-BR"/>
        </w:rPr>
        <w:t xml:space="preserve">deológica: </w:t>
      </w:r>
      <w:r w:rsidR="00574BBD">
        <w:rPr>
          <w:rFonts w:eastAsia="Times New Roman" w:cs="Times New Roman"/>
          <w:sz w:val="20"/>
          <w:szCs w:val="20"/>
          <w:lang w:eastAsia="pt-BR"/>
        </w:rPr>
        <w:t>c</w:t>
      </w:r>
      <w:r w:rsidR="00BD105D" w:rsidRPr="00BD105D">
        <w:rPr>
          <w:rFonts w:eastAsia="Times New Roman" w:cs="Times New Roman"/>
          <w:sz w:val="20"/>
          <w:szCs w:val="20"/>
          <w:lang w:eastAsia="pt-BR"/>
        </w:rPr>
        <w:t>oalizões ideologicamente diversas são mais difíceis e caras de gerenciar</w:t>
      </w:r>
      <w:r w:rsidR="00BD105D" w:rsidRPr="006C0467">
        <w:rPr>
          <w:rFonts w:eastAsia="Times New Roman" w:cs="Times New Roman"/>
          <w:sz w:val="20"/>
          <w:szCs w:val="20"/>
          <w:lang w:eastAsia="pt-BR"/>
        </w:rPr>
        <w:t>; e 3)</w:t>
      </w:r>
      <w:r w:rsidR="00124832" w:rsidRPr="006C0467">
        <w:rPr>
          <w:rFonts w:eastAsia="Times New Roman" w:cs="Times New Roman"/>
          <w:sz w:val="20"/>
          <w:szCs w:val="20"/>
          <w:lang w:eastAsia="pt-BR"/>
        </w:rPr>
        <w:t xml:space="preserve"> </w:t>
      </w:r>
      <w:r w:rsidR="00BD105D" w:rsidRPr="006C0467">
        <w:rPr>
          <w:rFonts w:eastAsia="Times New Roman" w:cs="Times New Roman"/>
          <w:sz w:val="20"/>
          <w:szCs w:val="20"/>
          <w:lang w:eastAsia="pt-BR"/>
        </w:rPr>
        <w:t xml:space="preserve">a proporcionalidade: </w:t>
      </w:r>
      <w:r w:rsidR="00574BBD">
        <w:rPr>
          <w:rFonts w:eastAsia="Times New Roman" w:cs="Times New Roman"/>
          <w:sz w:val="20"/>
          <w:szCs w:val="20"/>
          <w:lang w:eastAsia="pt-BR"/>
        </w:rPr>
        <w:t>c</w:t>
      </w:r>
      <w:r w:rsidR="00BD105D" w:rsidRPr="006C0467">
        <w:rPr>
          <w:rFonts w:eastAsia="Times New Roman" w:cs="Times New Roman"/>
          <w:sz w:val="20"/>
          <w:szCs w:val="20"/>
          <w:lang w:eastAsia="pt-BR"/>
        </w:rPr>
        <w:t>oalizões desproporcionais, onde o partido do presidente é privilegiado, requerem mais recursos adicionais para manter a satisfação dos outros membros</w:t>
      </w:r>
      <w:r w:rsidR="00124832" w:rsidRPr="006C0467">
        <w:rPr>
          <w:rFonts w:eastAsia="Times New Roman" w:cs="Times New Roman"/>
          <w:sz w:val="20"/>
          <w:szCs w:val="20"/>
          <w:lang w:eastAsia="pt-BR"/>
        </w:rPr>
        <w:t xml:space="preserve">. Os autores </w:t>
      </w:r>
      <w:r w:rsidR="00152DBE" w:rsidRPr="006C0467">
        <w:rPr>
          <w:rFonts w:eastAsia="Times New Roman" w:cs="Times New Roman"/>
          <w:sz w:val="20"/>
          <w:szCs w:val="20"/>
          <w:lang w:eastAsia="pt-BR"/>
        </w:rPr>
        <w:t>concluíram que, primeiro, o</w:t>
      </w:r>
      <w:r w:rsidR="00152DBE" w:rsidRPr="006C0467">
        <w:rPr>
          <w:sz w:val="20"/>
          <w:szCs w:val="20"/>
          <w:lang w:eastAsia="pt-BR"/>
        </w:rPr>
        <w:t>s custos de gerência variaram significativamente entre os presidentes analisados. Por exemplo, o primeiro mandato de FHC teve custos relativamente baixos, enquanto o primeiro mandato de Dilma Rousseff apresentou os maiores custos totais de governo</w:t>
      </w:r>
      <w:r w:rsidR="006C0467" w:rsidRPr="006C0467">
        <w:rPr>
          <w:sz w:val="20"/>
          <w:szCs w:val="20"/>
          <w:lang w:eastAsia="pt-BR"/>
        </w:rPr>
        <w:t>. Em segundo lugar, a</w:t>
      </w:r>
      <w:r w:rsidR="00152DBE" w:rsidRPr="00152DBE">
        <w:rPr>
          <w:rFonts w:eastAsia="Times New Roman" w:cs="Times New Roman"/>
          <w:sz w:val="20"/>
          <w:szCs w:val="20"/>
          <w:lang w:eastAsia="pt-BR"/>
        </w:rPr>
        <w:t xml:space="preserve"> </w:t>
      </w:r>
      <w:r w:rsidR="006C0467" w:rsidRPr="006C0467">
        <w:rPr>
          <w:rFonts w:eastAsia="Times New Roman" w:cs="Times New Roman"/>
          <w:sz w:val="20"/>
          <w:szCs w:val="20"/>
          <w:lang w:eastAsia="pt-BR"/>
        </w:rPr>
        <w:t>i</w:t>
      </w:r>
      <w:r w:rsidR="00152DBE" w:rsidRPr="00152DBE">
        <w:rPr>
          <w:rFonts w:eastAsia="Times New Roman" w:cs="Times New Roman"/>
          <w:sz w:val="20"/>
          <w:szCs w:val="20"/>
          <w:lang w:eastAsia="pt-BR"/>
        </w:rPr>
        <w:t xml:space="preserve">nfluência das </w:t>
      </w:r>
      <w:r w:rsidR="006C0467" w:rsidRPr="006C0467">
        <w:rPr>
          <w:rFonts w:eastAsia="Times New Roman" w:cs="Times New Roman"/>
          <w:sz w:val="20"/>
          <w:szCs w:val="20"/>
          <w:lang w:eastAsia="pt-BR"/>
        </w:rPr>
        <w:t>e</w:t>
      </w:r>
      <w:r w:rsidR="00152DBE" w:rsidRPr="00152DBE">
        <w:rPr>
          <w:rFonts w:eastAsia="Times New Roman" w:cs="Times New Roman"/>
          <w:sz w:val="20"/>
          <w:szCs w:val="20"/>
          <w:lang w:eastAsia="pt-BR"/>
        </w:rPr>
        <w:t xml:space="preserve">stratégias </w:t>
      </w:r>
      <w:r w:rsidR="006C0467" w:rsidRPr="006C0467">
        <w:rPr>
          <w:rFonts w:eastAsia="Times New Roman" w:cs="Times New Roman"/>
          <w:sz w:val="20"/>
          <w:szCs w:val="20"/>
          <w:lang w:eastAsia="pt-BR"/>
        </w:rPr>
        <w:t>p</w:t>
      </w:r>
      <w:r w:rsidR="00152DBE" w:rsidRPr="00152DBE">
        <w:rPr>
          <w:rFonts w:eastAsia="Times New Roman" w:cs="Times New Roman"/>
          <w:sz w:val="20"/>
          <w:szCs w:val="20"/>
          <w:lang w:eastAsia="pt-BR"/>
        </w:rPr>
        <w:t>residenciais</w:t>
      </w:r>
      <w:r w:rsidR="006C0467" w:rsidRPr="006C0467">
        <w:rPr>
          <w:rFonts w:eastAsia="Times New Roman" w:cs="Times New Roman"/>
          <w:sz w:val="20"/>
          <w:szCs w:val="20"/>
          <w:lang w:eastAsia="pt-BR"/>
        </w:rPr>
        <w:t>. Isto é</w:t>
      </w:r>
      <w:r w:rsidR="006C0467">
        <w:rPr>
          <w:rFonts w:eastAsia="Times New Roman" w:cs="Times New Roman"/>
          <w:sz w:val="20"/>
          <w:szCs w:val="20"/>
          <w:lang w:eastAsia="pt-BR"/>
        </w:rPr>
        <w:t>,</w:t>
      </w:r>
      <w:r w:rsidR="006C0467" w:rsidRPr="00152DBE">
        <w:rPr>
          <w:rFonts w:eastAsia="Times New Roman" w:cs="Times New Roman"/>
          <w:sz w:val="20"/>
          <w:szCs w:val="20"/>
          <w:lang w:eastAsia="pt-BR"/>
        </w:rPr>
        <w:t xml:space="preserve"> as</w:t>
      </w:r>
      <w:r w:rsidR="00152DBE" w:rsidRPr="00152DBE">
        <w:rPr>
          <w:rFonts w:eastAsia="Times New Roman" w:cs="Times New Roman"/>
          <w:sz w:val="20"/>
          <w:szCs w:val="20"/>
          <w:lang w:eastAsia="pt-BR"/>
        </w:rPr>
        <w:t xml:space="preserve"> estratégias do presidente em relação à montagem e manutenção de coalizões têm impacto direto nos custos de governo. Presidentes que formam coalizões grandes e ideologicamente diversas enfrentam maiores custos de manutenção. Além disso, gastar mais recursos com aliados da coalizão não garante necessariamente maior apoio político no Congresso</w:t>
      </w:r>
      <w:r w:rsidR="006C0467" w:rsidRPr="006C0467">
        <w:rPr>
          <w:rFonts w:eastAsia="Times New Roman" w:cs="Times New Roman"/>
          <w:sz w:val="20"/>
          <w:szCs w:val="20"/>
          <w:lang w:eastAsia="pt-BR"/>
        </w:rPr>
        <w:t>. Por fim, a</w:t>
      </w:r>
      <w:r w:rsidR="00152DBE" w:rsidRPr="00152DBE">
        <w:rPr>
          <w:rFonts w:eastAsia="Times New Roman" w:cs="Times New Roman"/>
          <w:sz w:val="20"/>
          <w:szCs w:val="20"/>
          <w:lang w:eastAsia="pt-BR"/>
        </w:rPr>
        <w:t xml:space="preserve"> </w:t>
      </w:r>
      <w:r w:rsidR="006C0467" w:rsidRPr="006C0467">
        <w:rPr>
          <w:rFonts w:eastAsia="Times New Roman" w:cs="Times New Roman"/>
          <w:sz w:val="20"/>
          <w:szCs w:val="20"/>
          <w:lang w:eastAsia="pt-BR"/>
        </w:rPr>
        <w:t>i</w:t>
      </w:r>
      <w:r w:rsidR="00152DBE" w:rsidRPr="00152DBE">
        <w:rPr>
          <w:rFonts w:eastAsia="Times New Roman" w:cs="Times New Roman"/>
          <w:sz w:val="20"/>
          <w:szCs w:val="20"/>
          <w:lang w:eastAsia="pt-BR"/>
        </w:rPr>
        <w:t xml:space="preserve">mportância da </w:t>
      </w:r>
      <w:r w:rsidR="00857541">
        <w:rPr>
          <w:rFonts w:eastAsia="Times New Roman" w:cs="Times New Roman"/>
          <w:sz w:val="20"/>
          <w:szCs w:val="20"/>
          <w:lang w:eastAsia="pt-BR"/>
        </w:rPr>
        <w:t>p</w:t>
      </w:r>
      <w:r w:rsidR="00152DBE" w:rsidRPr="00152DBE">
        <w:rPr>
          <w:rFonts w:eastAsia="Times New Roman" w:cs="Times New Roman"/>
          <w:sz w:val="20"/>
          <w:szCs w:val="20"/>
          <w:lang w:eastAsia="pt-BR"/>
        </w:rPr>
        <w:t xml:space="preserve">roporcionalidade: </w:t>
      </w:r>
      <w:r w:rsidR="00857541">
        <w:rPr>
          <w:rFonts w:eastAsia="Times New Roman" w:cs="Times New Roman"/>
          <w:sz w:val="20"/>
          <w:szCs w:val="20"/>
          <w:lang w:eastAsia="pt-BR"/>
        </w:rPr>
        <w:t>p</w:t>
      </w:r>
      <w:r w:rsidR="00152DBE" w:rsidRPr="00152DBE">
        <w:rPr>
          <w:rFonts w:eastAsia="Times New Roman" w:cs="Times New Roman"/>
          <w:sz w:val="20"/>
          <w:szCs w:val="20"/>
          <w:lang w:eastAsia="pt-BR"/>
        </w:rPr>
        <w:t>residentes que distribuem poder de forma mais proporcional dentro da coalizão tendem a enfrentar menores custos de governo</w:t>
      </w:r>
      <w:r w:rsidR="006C0467" w:rsidRPr="006C0467">
        <w:rPr>
          <w:rFonts w:eastAsia="Times New Roman" w:cs="Times New Roman"/>
          <w:sz w:val="20"/>
          <w:szCs w:val="20"/>
          <w:lang w:eastAsia="pt-BR"/>
        </w:rPr>
        <w:t>.</w:t>
      </w:r>
      <w:r w:rsidR="0052206A">
        <w:rPr>
          <w:rFonts w:eastAsia="Times New Roman" w:cs="Times New Roman"/>
          <w:sz w:val="20"/>
          <w:szCs w:val="20"/>
          <w:lang w:eastAsia="pt-BR"/>
        </w:rPr>
        <w:t xml:space="preserve"> Neste sentido, os autores observaram que a </w:t>
      </w:r>
      <w:r w:rsidR="00E225A3">
        <w:rPr>
          <w:rFonts w:eastAsia="Times New Roman" w:cs="Times New Roman"/>
          <w:sz w:val="20"/>
          <w:szCs w:val="20"/>
          <w:lang w:eastAsia="pt-BR"/>
        </w:rPr>
        <w:t xml:space="preserve">eficiência na </w:t>
      </w:r>
      <w:r w:rsidR="00552CD0">
        <w:rPr>
          <w:rFonts w:eastAsia="Times New Roman" w:cs="Times New Roman"/>
          <w:sz w:val="20"/>
          <w:szCs w:val="20"/>
          <w:lang w:eastAsia="pt-BR"/>
        </w:rPr>
        <w:t>gerência</w:t>
      </w:r>
      <w:r w:rsidR="00E225A3">
        <w:rPr>
          <w:rFonts w:eastAsia="Times New Roman" w:cs="Times New Roman"/>
          <w:sz w:val="20"/>
          <w:szCs w:val="20"/>
          <w:lang w:eastAsia="pt-BR"/>
        </w:rPr>
        <w:t xml:space="preserve"> da</w:t>
      </w:r>
      <w:r w:rsidR="00552CD0">
        <w:rPr>
          <w:rFonts w:eastAsia="Times New Roman" w:cs="Times New Roman"/>
          <w:sz w:val="20"/>
          <w:szCs w:val="20"/>
          <w:lang w:eastAsia="pt-BR"/>
        </w:rPr>
        <w:t>s</w:t>
      </w:r>
      <w:r w:rsidR="00E225A3">
        <w:rPr>
          <w:rFonts w:eastAsia="Times New Roman" w:cs="Times New Roman"/>
          <w:sz w:val="20"/>
          <w:szCs w:val="20"/>
          <w:lang w:eastAsia="pt-BR"/>
        </w:rPr>
        <w:t xml:space="preserve"> coalizões depende mais das estratégias </w:t>
      </w:r>
      <w:r w:rsidR="00A319F6">
        <w:rPr>
          <w:rFonts w:eastAsia="Times New Roman" w:cs="Times New Roman"/>
          <w:sz w:val="20"/>
          <w:szCs w:val="20"/>
          <w:lang w:eastAsia="pt-BR"/>
        </w:rPr>
        <w:t xml:space="preserve">presidenciais do que das estruturas institucionais. Com efeito, é perceptível notar que </w:t>
      </w:r>
      <w:r w:rsidR="002D3004">
        <w:rPr>
          <w:rFonts w:eastAsia="Times New Roman" w:cs="Times New Roman"/>
          <w:sz w:val="20"/>
          <w:szCs w:val="20"/>
          <w:lang w:eastAsia="pt-BR"/>
        </w:rPr>
        <w:t xml:space="preserve">existe um papel considerável na relação entre legislativo e </w:t>
      </w:r>
      <w:r w:rsidR="00AE7A2B">
        <w:rPr>
          <w:rFonts w:eastAsia="Times New Roman" w:cs="Times New Roman"/>
          <w:sz w:val="20"/>
          <w:szCs w:val="20"/>
          <w:lang w:eastAsia="pt-BR"/>
        </w:rPr>
        <w:t>E</w:t>
      </w:r>
      <w:r w:rsidR="002D3004">
        <w:rPr>
          <w:rFonts w:eastAsia="Times New Roman" w:cs="Times New Roman"/>
          <w:sz w:val="20"/>
          <w:szCs w:val="20"/>
          <w:lang w:eastAsia="pt-BR"/>
        </w:rPr>
        <w:t xml:space="preserve">xecutivo no que tange ao controle da agenda, além </w:t>
      </w:r>
      <w:r w:rsidR="00552CD0">
        <w:rPr>
          <w:rFonts w:eastAsia="Times New Roman" w:cs="Times New Roman"/>
          <w:sz w:val="20"/>
          <w:szCs w:val="20"/>
          <w:lang w:eastAsia="pt-BR"/>
        </w:rPr>
        <w:t>de um papel considerável dos poderes constitucionais nesse cenário.</w:t>
      </w:r>
      <w:r w:rsidR="00857541">
        <w:rPr>
          <w:rFonts w:eastAsia="Times New Roman" w:cs="Times New Roman"/>
          <w:sz w:val="20"/>
          <w:szCs w:val="20"/>
          <w:lang w:eastAsia="pt-BR"/>
        </w:rPr>
        <w:t xml:space="preserve"> Ver: </w:t>
      </w:r>
      <w:r w:rsidR="00857541" w:rsidRPr="00857541">
        <w:rPr>
          <w:rFonts w:eastAsia="Times New Roman" w:cs="Times New Roman"/>
          <w:sz w:val="20"/>
          <w:szCs w:val="20"/>
          <w:lang w:eastAsia="pt-BR"/>
        </w:rPr>
        <w:t xml:space="preserve">BERTHOLINI, Frederico; PEREIRA, Carlos. </w:t>
      </w:r>
      <w:r w:rsidR="00857541" w:rsidRPr="00857541">
        <w:rPr>
          <w:rFonts w:eastAsia="Times New Roman" w:cs="Times New Roman"/>
          <w:b/>
          <w:bCs/>
          <w:sz w:val="20"/>
          <w:szCs w:val="20"/>
          <w:lang w:eastAsia="pt-BR"/>
        </w:rPr>
        <w:t>Pagando o preço para governar: custos de gerência de coalizão no presidencialismo brasileiro.</w:t>
      </w:r>
      <w:r w:rsidR="00857541" w:rsidRPr="00857541">
        <w:rPr>
          <w:rFonts w:eastAsia="Times New Roman" w:cs="Times New Roman"/>
          <w:sz w:val="20"/>
          <w:szCs w:val="20"/>
          <w:lang w:eastAsia="pt-BR"/>
        </w:rPr>
        <w:t xml:space="preserve"> </w:t>
      </w:r>
      <w:r w:rsidR="00857541" w:rsidRPr="00857541">
        <w:rPr>
          <w:rFonts w:eastAsia="Times New Roman" w:cs="Times New Roman"/>
          <w:i/>
          <w:iCs/>
          <w:sz w:val="20"/>
          <w:szCs w:val="20"/>
          <w:lang w:eastAsia="pt-BR"/>
        </w:rPr>
        <w:t>Revista de Administração Pública</w:t>
      </w:r>
      <w:r w:rsidR="00857541" w:rsidRPr="00857541">
        <w:rPr>
          <w:rFonts w:eastAsia="Times New Roman" w:cs="Times New Roman"/>
          <w:sz w:val="20"/>
          <w:szCs w:val="20"/>
          <w:lang w:eastAsia="pt-BR"/>
        </w:rPr>
        <w:t>, Rio de Janeiro, v. 51, n. 4, p. 528-550, jul./ago. 2017.</w:t>
      </w:r>
    </w:p>
  </w:footnote>
  <w:footnote w:id="46">
    <w:p w14:paraId="6C080DF2" w14:textId="7E9DFF3B" w:rsidR="00C02E9C" w:rsidRDefault="00C02E9C">
      <w:pPr>
        <w:pStyle w:val="Textodenotaderodap"/>
      </w:pPr>
      <w:r>
        <w:rPr>
          <w:rStyle w:val="Refdenotaderodap"/>
        </w:rPr>
        <w:footnoteRef/>
      </w:r>
      <w:r>
        <w:t xml:space="preserve"> Ver: </w:t>
      </w:r>
      <w:r w:rsidR="000E151D">
        <w:t>CRUZ, V. FOREQUE, F.</w:t>
      </w:r>
      <w:r w:rsidR="00273482">
        <w:t xml:space="preserve"> </w:t>
      </w:r>
      <w:r w:rsidR="00D57685" w:rsidRPr="00273482">
        <w:t>Dilma rechaça interferência de partidos em seu governo</w:t>
      </w:r>
      <w:r w:rsidR="00E95F0E" w:rsidRPr="00273482">
        <w:t>.</w:t>
      </w:r>
      <w:r w:rsidR="00E95F0E" w:rsidRPr="00162122">
        <w:rPr>
          <w:b/>
          <w:bCs/>
        </w:rPr>
        <w:t xml:space="preserve"> Folha de São Paulo</w:t>
      </w:r>
      <w:r w:rsidR="00E95F0E" w:rsidRPr="00273482">
        <w:t>. Poder.</w:t>
      </w:r>
      <w:r w:rsidR="00E95F0E">
        <w:t xml:space="preserve"> </w:t>
      </w:r>
      <w:r w:rsidR="0042239E">
        <w:t>D</w:t>
      </w:r>
      <w:r>
        <w:t xml:space="preserve">isponível em: </w:t>
      </w:r>
      <w:r w:rsidR="0042239E">
        <w:t>&lt;</w:t>
      </w:r>
      <w:r w:rsidR="0042239E" w:rsidRPr="0042239E">
        <w:t>https://www.estadao.com.br/politica/tolerancia-com-corrupcao-e-zero-afirma-dilma/</w:t>
      </w:r>
      <w:r w:rsidR="0042239E">
        <w:t>&gt;. Acesso em: 10/07/2024.</w:t>
      </w:r>
    </w:p>
  </w:footnote>
  <w:footnote w:id="47">
    <w:p w14:paraId="29E42174" w14:textId="16893041" w:rsidR="004E2888" w:rsidRDefault="004E2888">
      <w:pPr>
        <w:pStyle w:val="Textodenotaderodap"/>
      </w:pPr>
      <w:r>
        <w:rPr>
          <w:rStyle w:val="Refdenotaderodap"/>
        </w:rPr>
        <w:footnoteRef/>
      </w:r>
      <w:r>
        <w:t xml:space="preserve"> Ver: FALCAO, M. Dilma é mais bem avaliada que Lula e FHC. </w:t>
      </w:r>
      <w:r w:rsidRPr="004E2888">
        <w:rPr>
          <w:b/>
          <w:bCs/>
        </w:rPr>
        <w:t>Folha de São Paulo</w:t>
      </w:r>
      <w:r>
        <w:t>. Poder. Disponível em: &lt;</w:t>
      </w:r>
      <w:r w:rsidRPr="004E2888">
        <w:t>https://www1.folha.uol.com.br/fsp/poder/15342-dilma-e-mais-bem-avaliada-que-lula-e-fhc.shtml</w:t>
      </w:r>
      <w:r>
        <w:t>&gt;. Acesso em: 10/07/2024.</w:t>
      </w:r>
    </w:p>
  </w:footnote>
  <w:footnote w:id="48">
    <w:p w14:paraId="0412018F" w14:textId="1073F3B0" w:rsidR="004005A2" w:rsidRDefault="004005A2" w:rsidP="00706E20">
      <w:pPr>
        <w:pStyle w:val="Textodenotaderodap"/>
      </w:pPr>
      <w:r>
        <w:rPr>
          <w:rStyle w:val="Refdenotaderodap"/>
        </w:rPr>
        <w:footnoteRef/>
      </w:r>
      <w:r>
        <w:t xml:space="preserve"> </w:t>
      </w:r>
      <w:r w:rsidR="00706E20">
        <w:t xml:space="preserve">Ver: </w:t>
      </w:r>
      <w:r w:rsidR="00A84E32">
        <w:t xml:space="preserve">AZEVEDO, R. </w:t>
      </w:r>
      <w:r w:rsidR="00706E20">
        <w:t>Novo alvo da CPI, Delta nacional levou R$ 718,2 mi dos estados; diretores da empresa tinham procuração para movimentar contas nacionais</w:t>
      </w:r>
      <w:r w:rsidR="00A84E32">
        <w:t>.</w:t>
      </w:r>
      <w:r w:rsidR="001629B7">
        <w:t xml:space="preserve"> </w:t>
      </w:r>
      <w:r w:rsidR="00A84E32" w:rsidRPr="00A84E32">
        <w:rPr>
          <w:b/>
          <w:bCs/>
        </w:rPr>
        <w:t>Veja</w:t>
      </w:r>
      <w:r w:rsidR="00A84E32">
        <w:rPr>
          <w:b/>
          <w:bCs/>
        </w:rPr>
        <w:t>.</w:t>
      </w:r>
      <w:r w:rsidR="00A84E32">
        <w:t xml:space="preserve"> </w:t>
      </w:r>
      <w:r w:rsidR="006633AB">
        <w:t xml:space="preserve">Publicado em 24 </w:t>
      </w:r>
      <w:r w:rsidR="001629B7">
        <w:t>maio</w:t>
      </w:r>
      <w:r w:rsidR="006633AB">
        <w:t xml:space="preserve"> 2012</w:t>
      </w:r>
      <w:r w:rsidR="001629B7">
        <w:t>.  Disponível em: &lt;</w:t>
      </w:r>
      <w:r w:rsidR="00706E20" w:rsidRPr="00706E20">
        <w:t>https://veja.abril.com.br/coluna/reinaldo/novo-alvo-da-cpi-delta-nacional-levou-r-718-2-mi-dos-estados-diretores-da-empresa-tinham-procuracao-para-movimentar-contas-nacionais</w:t>
      </w:r>
      <w:r w:rsidR="001629B7">
        <w:t>&gt;. Acesso em 10/07/2024.</w:t>
      </w:r>
    </w:p>
  </w:footnote>
  <w:footnote w:id="49">
    <w:p w14:paraId="550B1B5A" w14:textId="5F7304B8" w:rsidR="00B770AD" w:rsidRDefault="00B770AD">
      <w:pPr>
        <w:pStyle w:val="Textodenotaderodap"/>
      </w:pPr>
      <w:r>
        <w:rPr>
          <w:rStyle w:val="Refdenotaderodap"/>
        </w:rPr>
        <w:footnoteRef/>
      </w:r>
      <w:r>
        <w:t xml:space="preserve"> O levantamento sobre as greves é </w:t>
      </w:r>
      <w:r w:rsidR="003E1D3E">
        <w:t>um mapeamento organizado pelo Departamento Intersindical de Estatísticas e Estudos Socioeconômicos (DIEESE)</w:t>
      </w:r>
      <w:r w:rsidR="000E74B1">
        <w:t xml:space="preserve"> procurando identificar as principais características desses movimentos. </w:t>
      </w:r>
      <w:r w:rsidR="002D43F6">
        <w:t xml:space="preserve">Os dados pertencem ao Sistema de Acompanhamento de Greves (SAG) o qual reúne informações </w:t>
      </w:r>
      <w:r w:rsidR="00C72B4C">
        <w:t xml:space="preserve">das paralisações de trabalhadores realizadas no Brasil desde 1978. As informações do SAG são obtidas por meio de </w:t>
      </w:r>
      <w:r w:rsidR="00BC0A26">
        <w:t>notícias</w:t>
      </w:r>
      <w:r w:rsidR="00C72B4C">
        <w:t xml:space="preserve"> veiculadas em jornais </w:t>
      </w:r>
      <w:r w:rsidR="00BC0A26">
        <w:t>impressos ou eletrônicos da grande mídia e da imprensa sindical.</w:t>
      </w:r>
    </w:p>
  </w:footnote>
  <w:footnote w:id="50">
    <w:p w14:paraId="02A28208" w14:textId="1D83B622" w:rsidR="00FE1252" w:rsidRPr="00FE1252" w:rsidRDefault="004B32C4" w:rsidP="00FE1252">
      <w:pPr>
        <w:pStyle w:val="Textodenotaderodap"/>
      </w:pPr>
      <w:r>
        <w:rPr>
          <w:rStyle w:val="Refdenotaderodap"/>
        </w:rPr>
        <w:footnoteRef/>
      </w:r>
      <w:r>
        <w:t xml:space="preserve"> </w:t>
      </w:r>
      <w:r w:rsidR="00FE1252">
        <w:t xml:space="preserve">De acordo com Corsi (2016, p. </w:t>
      </w:r>
      <w:r w:rsidR="002050E6">
        <w:t>5-6), a</w:t>
      </w:r>
      <w:r w:rsidR="00FE1252" w:rsidRPr="00FE1252">
        <w:t xml:space="preserve"> partir de agosto de 2011, iniciou-se uma cautelosa redução da taxa básica de juros, alcançando 7,25% em outubro de 2012, visando estimular o consumo e o investimento, e reduzir a valorização do câmbio. Simultaneamente, o governo adotou medidas de desoneração fiscal, aumento dos gastos públicos e reajuste do </w:t>
      </w:r>
      <w:r w:rsidR="002050E6" w:rsidRPr="00FE1252">
        <w:t>salário-mínimo</w:t>
      </w:r>
      <w:r w:rsidR="00FE1252" w:rsidRPr="00FE1252">
        <w:t>.</w:t>
      </w:r>
      <w:r w:rsidR="00F450D0">
        <w:t xml:space="preserve"> Também adotou medidas de proteção para setores em dificuldade devido a acirrada concorrência externa, mas não adotou medidas que permitissem uma efetiva desvalorização do real</w:t>
      </w:r>
      <w:r w:rsidR="00B5428B">
        <w:t>.</w:t>
      </w:r>
      <w:r w:rsidR="00FE1252" w:rsidRPr="00FE1252">
        <w:t xml:space="preserve"> </w:t>
      </w:r>
      <w:r w:rsidR="00B5428B">
        <w:t>S</w:t>
      </w:r>
      <w:r w:rsidR="00656A5D" w:rsidRPr="00656A5D">
        <w:t>em uma política de controle dos fluxos de capital, a redução paulatina dos juros e o pequeno aumento na taxação do capital estrangeiro não se mostraram suficientes para reverter a tendência de valorização da moeda. Para combater a inflação, além de manter a moeda valorizada em termos reais, o governo passou a controlar os preços administrados pelo Estado</w:t>
      </w:r>
      <w:r w:rsidR="00656A5D">
        <w:t xml:space="preserve">. </w:t>
      </w:r>
      <w:r w:rsidR="00FE1252" w:rsidRPr="00FE1252">
        <w:t>Essa nova matriz econômica, baseada em juros baixos e câmbio competitivo, buscava modificar a política neoliberal herdada de FHC, flexibilizando o combate à inflação.</w:t>
      </w:r>
    </w:p>
    <w:p w14:paraId="2D45828E" w14:textId="2F632EC5" w:rsidR="004B32C4" w:rsidRDefault="004B32C4">
      <w:pPr>
        <w:pStyle w:val="Textodenotaderodap"/>
      </w:pPr>
    </w:p>
  </w:footnote>
  <w:footnote w:id="51">
    <w:p w14:paraId="55BDFE38" w14:textId="5B0F0949" w:rsidR="00D545D4" w:rsidRDefault="00D545D4">
      <w:pPr>
        <w:pStyle w:val="Textodenotaderodap"/>
      </w:pPr>
      <w:r>
        <w:rPr>
          <w:rStyle w:val="Refdenotaderodap"/>
        </w:rPr>
        <w:footnoteRef/>
      </w:r>
      <w:r>
        <w:t xml:space="preserve"> O PT </w:t>
      </w:r>
      <w:r w:rsidR="00FC4384">
        <w:t>conseguiu um aumento de 81 prefeituras (557 para 638</w:t>
      </w:r>
      <w:r w:rsidR="00675608">
        <w:t>)</w:t>
      </w:r>
      <w:r w:rsidR="00FC7852">
        <w:t xml:space="preserve"> ganhando</w:t>
      </w:r>
      <w:r w:rsidR="00A70979">
        <w:t xml:space="preserve"> na cidade de São Paulo de José Serra (44,4%</w:t>
      </w:r>
      <w:r w:rsidR="00085572">
        <w:t>) com Fernando Haddad (55,6%).</w:t>
      </w:r>
      <w:r w:rsidR="00675608">
        <w:t xml:space="preserve"> </w:t>
      </w:r>
      <w:r w:rsidR="00085572">
        <w:t>O</w:t>
      </w:r>
      <w:r w:rsidR="00675608">
        <w:t xml:space="preserve"> PMDB caiu de 1202 para 1021 prefeituras.</w:t>
      </w:r>
      <w:r w:rsidR="00457837">
        <w:t xml:space="preserve"> O PSDB caiu de 786 para 695 prefeituras e fez os prefeitos de quatro capitais. </w:t>
      </w:r>
      <w:r w:rsidR="00C811FC">
        <w:t>O DEM manteve-se em processo de declínio de 496 para 266 prefeituras</w:t>
      </w:r>
      <w:r w:rsidR="00086F66">
        <w:t xml:space="preserve"> o PSB subiu de 310 para 440 prefeituras. O PSD</w:t>
      </w:r>
      <w:r w:rsidR="00FC7852">
        <w:t xml:space="preserve"> fez 461 prefeitos na primeira eleição que disputou</w:t>
      </w:r>
      <w:r w:rsidR="00EC0DEB">
        <w:t>. (Abranches, 2018, p. 281).</w:t>
      </w:r>
    </w:p>
  </w:footnote>
  <w:footnote w:id="52">
    <w:p w14:paraId="2387286F" w14:textId="37EBBAD0" w:rsidR="78201CAA" w:rsidRDefault="78201CAA" w:rsidP="00B03FB2">
      <w:pPr>
        <w:spacing w:after="0" w:line="240" w:lineRule="auto"/>
      </w:pPr>
      <w:r w:rsidRPr="00B03FB2">
        <w:rPr>
          <w:rStyle w:val="Refdenotaderodap"/>
          <w:sz w:val="20"/>
          <w:szCs w:val="20"/>
        </w:rPr>
        <w:footnoteRef/>
      </w:r>
      <w:r w:rsidRPr="00B03FB2">
        <w:rPr>
          <w:sz w:val="20"/>
          <w:szCs w:val="20"/>
        </w:rPr>
        <w:t xml:space="preserve"> Ver: </w:t>
      </w:r>
      <w:r w:rsidRPr="00B03FB2">
        <w:rPr>
          <w:b/>
          <w:bCs/>
          <w:sz w:val="20"/>
          <w:szCs w:val="20"/>
        </w:rPr>
        <w:t>Lula fala</w:t>
      </w:r>
      <w:r w:rsidRPr="00B03FB2">
        <w:rPr>
          <w:sz w:val="20"/>
          <w:szCs w:val="20"/>
        </w:rPr>
        <w:t>. Disponível em: &lt;https://memoriaglobo.globo.com/jornalismo/coberturas/mensalao/noticia/lula-</w:t>
      </w:r>
      <w:r w:rsidRPr="00FD3A27">
        <w:rPr>
          <w:sz w:val="20"/>
          <w:szCs w:val="20"/>
        </w:rPr>
        <w:t>fala.ghtml</w:t>
      </w:r>
      <w:r w:rsidRPr="008B40D5">
        <w:rPr>
          <w:sz w:val="20"/>
          <w:szCs w:val="20"/>
        </w:rPr>
        <w:t>&gt;. Acesso em: 15 jul. 2024.</w:t>
      </w:r>
    </w:p>
  </w:footnote>
  <w:footnote w:id="53">
    <w:p w14:paraId="609348B0" w14:textId="7E51CA31" w:rsidR="00B03FB2" w:rsidRDefault="00B03FB2">
      <w:pPr>
        <w:pStyle w:val="Textodenotaderodap"/>
      </w:pPr>
      <w:r>
        <w:rPr>
          <w:rStyle w:val="Refdenotaderodap"/>
        </w:rPr>
        <w:footnoteRef/>
      </w:r>
      <w:r>
        <w:t xml:space="preserve"> </w:t>
      </w:r>
      <w:r w:rsidR="00C91E00" w:rsidRPr="00C91E00">
        <w:t>A Globo, por meio de seus principais telejornais de rede, acompanhou diariamente as sessões no STF em agosto de 2012. As reportagens destacavam os pontos principais das apresentações e dos debates, além dos votos de cada ministro. As discussões entre o relator do processo, Joaquim Barbosa, e o revisor, Ricardo Lewandowski, também foram amplamente cobertas pelo noticiário. A partir do dia 16 de agosto, começou a apresentação dos votos dos ministros do STF.</w:t>
      </w:r>
      <w:r w:rsidR="00C91E00">
        <w:t xml:space="preserve"> </w:t>
      </w:r>
      <w:r w:rsidR="00C91E00" w:rsidRPr="00C91E00">
        <w:t xml:space="preserve">O anúncio do fim do julgamento do Mensalão foi feito na abertura da edição do Jornal Nacional (JN) de 22 de outubro. No dia seguinte, o telejornal exibiu um histórico do caso e reportagens especiais destacando os principais momentos do julgamento. </w:t>
      </w:r>
      <w:r w:rsidR="00C91E00">
        <w:t xml:space="preserve">Essas intervenções criariam um ambiente discursivo </w:t>
      </w:r>
      <w:r w:rsidR="00B147C1">
        <w:t xml:space="preserve">que seria capaz de dar espaço para </w:t>
      </w:r>
      <w:r w:rsidR="00657879">
        <w:t>uma insatisfação social</w:t>
      </w:r>
      <w:r w:rsidR="00B147C1">
        <w:t xml:space="preserve"> em relação ao sistema político e consequentemente à crise da representação.</w:t>
      </w:r>
    </w:p>
  </w:footnote>
  <w:footnote w:id="54">
    <w:p w14:paraId="4F53EE75" w14:textId="50C5BCD9" w:rsidR="006D15D4" w:rsidRDefault="00A83A2F">
      <w:pPr>
        <w:pStyle w:val="Textodenotaderodap"/>
      </w:pPr>
      <w:r>
        <w:rPr>
          <w:rStyle w:val="Refdenotaderodap"/>
        </w:rPr>
        <w:footnoteRef/>
      </w:r>
      <w:r>
        <w:t xml:space="preserve"> Ver:</w:t>
      </w:r>
      <w:r w:rsidR="006D15D4">
        <w:t xml:space="preserve"> </w:t>
      </w:r>
      <w:r w:rsidR="006D15D4" w:rsidRPr="006D15D4">
        <w:rPr>
          <w:b/>
          <w:bCs/>
        </w:rPr>
        <w:t>Em 2012, divisão de royalties do petróleo provocou polêmica e acabou no STF</w:t>
      </w:r>
      <w:r w:rsidR="006D15D4">
        <w:rPr>
          <w:b/>
          <w:bCs/>
        </w:rPr>
        <w:t xml:space="preserve">. </w:t>
      </w:r>
      <w:r w:rsidR="006D15D4" w:rsidRPr="006D15D4">
        <w:t>Agência Câmara de Notícias</w:t>
      </w:r>
      <w:r w:rsidR="006D15D4">
        <w:t>,</w:t>
      </w:r>
      <w:r w:rsidR="006F6357">
        <w:t xml:space="preserve"> </w:t>
      </w:r>
      <w:r w:rsidR="006D15D4">
        <w:t>26/12/2012. Disponível em:</w:t>
      </w:r>
      <w:r>
        <w:t xml:space="preserve"> </w:t>
      </w:r>
      <w:r w:rsidR="006D15D4">
        <w:t>&lt;</w:t>
      </w:r>
      <w:r w:rsidRPr="00A83A2F">
        <w:t>https://www.camara.leg.br/noticias/393178-em-2012-divisao-de-royalties-do-petroleo-provocou-polemica-e-acabou-no-stf/</w:t>
      </w:r>
      <w:r w:rsidR="006D15D4">
        <w:t>&gt;. Acesso em: 12/07/2024.</w:t>
      </w:r>
    </w:p>
  </w:footnote>
  <w:footnote w:id="55">
    <w:p w14:paraId="6A43887D" w14:textId="4C69982E" w:rsidR="00BB285F" w:rsidRDefault="00BB285F">
      <w:pPr>
        <w:pStyle w:val="Textodenotaderodap"/>
      </w:pPr>
      <w:r>
        <w:rPr>
          <w:rStyle w:val="Refdenotaderodap"/>
        </w:rPr>
        <w:footnoteRef/>
      </w:r>
      <w:r w:rsidR="00953F12">
        <w:t xml:space="preserve"> </w:t>
      </w:r>
      <w:r w:rsidR="00C6070A">
        <w:t>Os</w:t>
      </w:r>
      <w:r w:rsidR="002C239E">
        <w:t xml:space="preserve"> </w:t>
      </w:r>
      <w:r w:rsidR="00C6070A">
        <w:t>dados</w:t>
      </w:r>
      <w:r w:rsidR="006519D4">
        <w:t xml:space="preserve"> da Figura 3</w:t>
      </w:r>
      <w:r w:rsidR="00495461">
        <w:t xml:space="preserve"> pertencem ao </w:t>
      </w:r>
      <w:r w:rsidR="00495461" w:rsidRPr="00495461">
        <w:rPr>
          <w:b/>
          <w:bCs/>
        </w:rPr>
        <w:t>Centro de Estudos da Metrópole</w:t>
      </w:r>
      <w:r w:rsidR="00495461" w:rsidRPr="00495461">
        <w:t>.</w:t>
      </w:r>
      <w:r w:rsidR="002C239E">
        <w:t xml:space="preserve"> </w:t>
      </w:r>
      <w:r w:rsidR="00495461" w:rsidRPr="00495461">
        <w:t>Disponível em: &lt;</w:t>
      </w:r>
      <w:r w:rsidR="0020464C" w:rsidRPr="0020464C">
        <w:t>https://centrodametropole.fflch.usp.br/pt-br/presidentes-e-governadores/presidentes/datafolha/avaliacao/dilma</w:t>
      </w:r>
      <w:r w:rsidR="00495461" w:rsidRPr="00495461">
        <w:t>&gt;.</w:t>
      </w:r>
      <w:r w:rsidR="002C239E">
        <w:t xml:space="preserve"> </w:t>
      </w:r>
      <w:r w:rsidR="00495461" w:rsidRPr="00495461">
        <w:t>Acesso em: 16 jul. 2024.</w:t>
      </w:r>
      <w:r w:rsidR="00F66E8E">
        <w:t xml:space="preserve"> A taxa de inflação é medida pelo IPCA (Índice de Preços ao Consumidor Amplo), o índice oficial do Brasil, calculado pelo IBGE. O IPCA abrange famílias com rendimentos entre 1 e 40 salários-mínimos nas áreas urbanas das regiões metropolitanas de Belém, Fortaleza, Recife, Salvador, Belo Horizonte, Rio de Janeiro, São Paulo, Curitiba, Vitória, Porto Alegre, além de Brasília, Goiânia e Campo Grande. A taxa de desemprego é obtida pela Pesquisa Mensal de Emprego do IBGE, iniciada em 1980 e revisada em 1982, 1988, 1993 e 2001. A pesquisa busca captar as características de trabalho e inserção da população no mercado de trabalho, conforme as recomendações da OIT, e abrange as regiões metropolitanas de Recife, Salvador, Belo Horizonte, Rio de Janeiro, São Paulo e Porto Alegre.</w:t>
      </w:r>
    </w:p>
  </w:footnote>
  <w:footnote w:id="56">
    <w:p w14:paraId="1643D805" w14:textId="1F4B1F6E" w:rsidR="006B6506" w:rsidRDefault="006B6506">
      <w:pPr>
        <w:pStyle w:val="Textodenotaderodap"/>
      </w:pPr>
      <w:r>
        <w:rPr>
          <w:rStyle w:val="Refdenotaderodap"/>
        </w:rPr>
        <w:footnoteRef/>
      </w:r>
      <w:r>
        <w:t xml:space="preserve"> </w:t>
      </w:r>
      <w:r w:rsidR="005769F8">
        <w:t xml:space="preserve">O artigo "Ponto de Vista" da </w:t>
      </w:r>
      <w:r w:rsidR="005769F8">
        <w:rPr>
          <w:rStyle w:val="nfase"/>
        </w:rPr>
        <w:t>Conjuntura Econômica</w:t>
      </w:r>
      <w:r w:rsidR="005769F8">
        <w:t xml:space="preserve"> examina o ciclo de afrouxamento monetário iniciado pelo Comitê de Política Monetária (Copom) do Banco Central do Brasil em agosto de 2011. Nesse momento, o Copom surpreendeu os mercados ao reduzir a taxa Selic em meio ponto percentual, de 12,5% para 12%, enquanto a inflação anual estava em 7,5%, acima do teto da meta de 6,5%. Essa decisão, criticada inicialmente</w:t>
      </w:r>
      <w:r w:rsidR="007B080C">
        <w:t xml:space="preserve"> pelo mercado</w:t>
      </w:r>
      <w:r w:rsidR="005769F8">
        <w:t xml:space="preserve">, revelou-se acertada à medida que o tempo passou. </w:t>
      </w:r>
      <w:r w:rsidR="007B080C">
        <w:t>A decisão de reduzir a Selic foi motivada pela percepção do Banco Central de uma deterioração prolongada da economia global desde o segundo semestre de 2011. O Copom avaliou que uma crise crônica, embora menos acentuada que a de 2008, teria um impacto prolongado e severo na economia brasileira. Além disso, houve uma forte retração dos investimentos no primeiro trimestre de 2012, refletindo condições externas adversas e uma queda na produtividade, o que contribuiu para a desaceleração do PIB.</w:t>
      </w:r>
      <w:r w:rsidR="00246D49">
        <w:t xml:space="preserve"> Após a decisão inicial, o ciclo de redução da Selic continuou com sete cortes adicionais, levando a taxa para 8% ao ano, um mínimo histórico. A comunicação inicial do Banco Central foi confusa, mas posteriormente tornou-se mais clara, ajudando a estabilizar as expectativas do mercado.</w:t>
      </w:r>
      <w:r w:rsidR="001A7A36">
        <w:t xml:space="preserve"> Ver: </w:t>
      </w:r>
      <w:r w:rsidR="00CC26EB" w:rsidRPr="00CC26EB">
        <w:rPr>
          <w:b/>
          <w:bCs/>
        </w:rPr>
        <w:t>Ciclos de afrouxamento monetário: 2011 e o atual | Blog do IBRE</w:t>
      </w:r>
      <w:r w:rsidR="00CC26EB" w:rsidRPr="00CC26EB">
        <w:t>. Disponível em: &lt;</w:t>
      </w:r>
      <w:hyperlink r:id="rId1" w:history="1">
        <w:r w:rsidR="00CC26EB" w:rsidRPr="00CC26EB">
          <w:rPr>
            <w:rStyle w:val="Hyperlink"/>
          </w:rPr>
          <w:t>https://blogdoibre.fgv.br/posts/ciclos-de-afrouxamento-monetario-2011-e-o-atual</w:t>
        </w:r>
      </w:hyperlink>
      <w:r w:rsidR="00CC26EB" w:rsidRPr="00CC26EB">
        <w:t>&gt;. Acesso em: 16 jul. 2024.</w:t>
      </w:r>
    </w:p>
  </w:footnote>
  <w:footnote w:id="57">
    <w:p w14:paraId="1227C9F6" w14:textId="632B8998" w:rsidR="0090152A" w:rsidRPr="0090152A" w:rsidRDefault="00971F67" w:rsidP="0090152A">
      <w:pPr>
        <w:pStyle w:val="Textodenotaderodap"/>
      </w:pPr>
      <w:r>
        <w:rPr>
          <w:rStyle w:val="Refdenotaderodap"/>
        </w:rPr>
        <w:footnoteRef/>
      </w:r>
      <w:r>
        <w:t xml:space="preserve"> </w:t>
      </w:r>
      <w:r w:rsidR="00263C14">
        <w:t>No discurso, Aécio questionou qual a versão do Partido dos Trabalhadores (PT) estaria celebrando aniversário: a que defendia a ética ou a que apoia</w:t>
      </w:r>
      <w:r w:rsidR="00883588">
        <w:t>va</w:t>
      </w:r>
      <w:r w:rsidR="00263C14">
        <w:t xml:space="preserve"> réus do mensalão; a que condenava privatizações ou a que as realiza; a que defendia liberdades ou a que apoia ditaduras.</w:t>
      </w:r>
      <w:r w:rsidR="00883588">
        <w:t xml:space="preserve"> Para o Senador,</w:t>
      </w:r>
      <w:r w:rsidR="00263C14">
        <w:t xml:space="preserve"> </w:t>
      </w:r>
      <w:r w:rsidR="005C17DD">
        <w:t>as ações do PT priorizavam</w:t>
      </w:r>
      <w:r w:rsidR="007168E5">
        <w:t xml:space="preserve"> somente</w:t>
      </w:r>
      <w:r w:rsidR="00263C14">
        <w:t xml:space="preserve"> seu projeto de poder sobre o Brasil, como na falta de apoio a Tancredo Neves</w:t>
      </w:r>
      <w:r w:rsidR="007168E5">
        <w:t xml:space="preserve"> durante a transição</w:t>
      </w:r>
      <w:r w:rsidR="00263C14">
        <w:t>, na oposição ao Plano Real e à Lei de Responsabilidade Fiscal</w:t>
      </w:r>
      <w:r w:rsidR="00FF5616">
        <w:t>, criados durante os governos tucanos</w:t>
      </w:r>
      <w:r w:rsidR="00263C14">
        <w:t>.</w:t>
      </w:r>
      <w:r w:rsidR="00FF5616">
        <w:t xml:space="preserve"> </w:t>
      </w:r>
      <w:r w:rsidR="007F5B38">
        <w:t>O discurso de Aécio Neves destacou 13 falhas do governo do PT, incluindo a paralisia do país, o sucateamento da indústria, a má gestão econômica, a destruição da Petrobras e a falta de planejamento energético.</w:t>
      </w:r>
      <w:r w:rsidR="00FF5616">
        <w:t xml:space="preserve"> Além do mais,</w:t>
      </w:r>
      <w:r w:rsidR="007F5B38">
        <w:t xml:space="preserve"> </w:t>
      </w:r>
      <w:r w:rsidR="00FF5616">
        <w:t>o Senador a</w:t>
      </w:r>
      <w:r w:rsidR="007F5B38">
        <w:t>rgument</w:t>
      </w:r>
      <w:r w:rsidR="00FF5616">
        <w:t>ara</w:t>
      </w:r>
      <w:r w:rsidR="007F5B38">
        <w:t xml:space="preserve"> que o PT promovia a intolerância e o autoritarismo, negligenci</w:t>
      </w:r>
      <w:r w:rsidR="00FF5616">
        <w:t>ando</w:t>
      </w:r>
      <w:r w:rsidR="007F5B38">
        <w:t xml:space="preserve"> a segurança pública e a saúde</w:t>
      </w:r>
      <w:r w:rsidR="005C17DD">
        <w:t>,</w:t>
      </w:r>
      <w:r w:rsidR="007F5B38">
        <w:t xml:space="preserve"> </w:t>
      </w:r>
      <w:r w:rsidR="005C17DD">
        <w:t>e f</w:t>
      </w:r>
      <w:r w:rsidR="007F5B38">
        <w:t>oi complacente com a corrupção. Conclui que o PT est</w:t>
      </w:r>
      <w:r w:rsidR="005C17DD">
        <w:t>ava</w:t>
      </w:r>
      <w:r w:rsidR="007F5B38">
        <w:t xml:space="preserve"> esgotando a herança do governo FHC, com inflação e desconfiança dos investidores, e governando com foco na reeleição, não no desenvolvimento sustentável. </w:t>
      </w:r>
      <w:r w:rsidR="0090152A">
        <w:t xml:space="preserve">Ver: </w:t>
      </w:r>
      <w:r w:rsidR="0090152A" w:rsidRPr="0090152A">
        <w:t xml:space="preserve">COELHO, M. </w:t>
      </w:r>
      <w:r w:rsidR="0090152A" w:rsidRPr="0090152A">
        <w:rPr>
          <w:b/>
          <w:bCs/>
        </w:rPr>
        <w:t>A íntegra do discurso do senador Aécio Neves (PSDB-MG)</w:t>
      </w:r>
      <w:r w:rsidR="0090152A" w:rsidRPr="0090152A">
        <w:t>. Disponível em: &lt;</w:t>
      </w:r>
      <w:hyperlink r:id="rId2" w:history="1">
        <w:r w:rsidR="0090152A" w:rsidRPr="0090152A">
          <w:rPr>
            <w:rStyle w:val="Hyperlink"/>
          </w:rPr>
          <w:t>https://congressoemfoco.uol.com.br/amp/projeto-bula/reportagem/a-integra-do-discurso-do-senador-aecio-neves-psdb-mg/</w:t>
        </w:r>
      </w:hyperlink>
      <w:r w:rsidR="0090152A" w:rsidRPr="0090152A">
        <w:t xml:space="preserve">&gt;. Acesso em: 17 jul. 2024. </w:t>
      </w:r>
    </w:p>
    <w:p w14:paraId="346E6EC0" w14:textId="1B7BA7AE" w:rsidR="00971F67" w:rsidRDefault="00971F67">
      <w:pPr>
        <w:pStyle w:val="Textodenotaderodap"/>
      </w:pPr>
    </w:p>
  </w:footnote>
  <w:footnote w:id="58">
    <w:p w14:paraId="36606E3F" w14:textId="376B9941" w:rsidR="00AB4D39" w:rsidRDefault="00AB4D39">
      <w:pPr>
        <w:pStyle w:val="Textodenotaderodap"/>
      </w:pPr>
      <w:r>
        <w:rPr>
          <w:rStyle w:val="Refdenotaderodap"/>
        </w:rPr>
        <w:footnoteRef/>
      </w:r>
      <w:r>
        <w:t xml:space="preserve"> Ver: </w:t>
      </w:r>
      <w:r w:rsidRPr="00AB4D39">
        <w:rPr>
          <w:b/>
          <w:bCs/>
        </w:rPr>
        <w:t>Centro de Estudos da Metrópole</w:t>
      </w:r>
      <w:r w:rsidRPr="00AB4D39">
        <w:t>. Disponível em: &lt;</w:t>
      </w:r>
      <w:r w:rsidR="000639C0" w:rsidRPr="000639C0">
        <w:t>https://centrodametropole.fflch.usp.br/pt-br/presidentes-e-governadores/presidentes/datafolha/avaliacao/dilma</w:t>
      </w:r>
      <w:r w:rsidRPr="00AB4D39">
        <w:t>&gt;. Acesso em: 18 jul. 2024.</w:t>
      </w:r>
    </w:p>
  </w:footnote>
  <w:footnote w:id="59">
    <w:p w14:paraId="4E94BC43" w14:textId="085D028E" w:rsidR="00C90294" w:rsidRDefault="00C90294">
      <w:pPr>
        <w:pStyle w:val="Textodenotaderodap"/>
      </w:pPr>
      <w:r>
        <w:rPr>
          <w:rStyle w:val="Refdenotaderodap"/>
        </w:rPr>
        <w:footnoteRef/>
      </w:r>
      <w:r>
        <w:t xml:space="preserve"> De acordo com </w:t>
      </w:r>
      <w:proofErr w:type="spellStart"/>
      <w:r>
        <w:t>Gohn</w:t>
      </w:r>
      <w:proofErr w:type="spellEnd"/>
      <w:r>
        <w:t xml:space="preserve"> (</w:t>
      </w:r>
      <w:r w:rsidR="008D0B24">
        <w:t>2014, p. 19)</w:t>
      </w:r>
      <w:r w:rsidR="00A92E28">
        <w:t xml:space="preserve">, o dia 6 de junho seria </w:t>
      </w:r>
      <w:r w:rsidR="00903119">
        <w:t>o</w:t>
      </w:r>
      <w:r w:rsidR="00A92E28">
        <w:t xml:space="preserve"> marco zero no conjunto d</w:t>
      </w:r>
      <w:r w:rsidR="00607D7B">
        <w:t>as manifestações em massa que se desenvolveria nos dias seguintes. De fato, em um exame rápido e retrospectivo</w:t>
      </w:r>
      <w:r w:rsidR="00054E0A">
        <w:t xml:space="preserve"> sobre reivindicações no Brasil recente, podemos observar que a principal pauta dos primeiros protesto</w:t>
      </w:r>
      <w:r w:rsidR="00417810">
        <w:t xml:space="preserve">s já estava inserida historicamente na </w:t>
      </w:r>
      <w:r w:rsidR="00145F71">
        <w:t>dinâmica social</w:t>
      </w:r>
      <w:r w:rsidR="00417810">
        <w:t xml:space="preserve"> brasileira. </w:t>
      </w:r>
      <w:r w:rsidR="00B16D3E">
        <w:t xml:space="preserve">Não dá para falar em um marco propriamente dito sobre o começo dos protestos de junho de 2013. </w:t>
      </w:r>
      <w:r w:rsidR="00145F71">
        <w:t>O escalar das manifestações revela</w:t>
      </w:r>
      <w:r w:rsidR="00F51BD2">
        <w:t xml:space="preserve"> que a inserção pública desses protestos levou em consideração diversos fatores como a exposição</w:t>
      </w:r>
      <w:r w:rsidR="00E624DD">
        <w:t xml:space="preserve"> à questão da violência, os grandes eventos, a indignação contida nas redes </w:t>
      </w:r>
      <w:proofErr w:type="gramStart"/>
      <w:r w:rsidR="00E624DD">
        <w:t>sociais, etc.</w:t>
      </w:r>
      <w:proofErr w:type="gramEnd"/>
      <w:r w:rsidR="00E624DD">
        <w:t xml:space="preserve"> O que podemos observar, em relação ao aspecto relacional ao sistema político, as manifestações começaram a ter um efeito contundente quando o número de manifestantes começou a aumentar</w:t>
      </w:r>
      <w:r w:rsidR="00903119">
        <w:t xml:space="preserve"> paulatinamente nas ruas das principais cidades do país</w:t>
      </w:r>
      <w:r w:rsidR="00F147E8">
        <w:t xml:space="preserve"> forçando uma resposta pública para </w:t>
      </w:r>
      <w:del w:id="212" w:author="Christiane Jalles de Paula" w:date="2024-08-10T17:20:00Z" w16du:dateUtc="2024-08-10T20:20:00Z">
        <w:r w:rsidR="00F147E8" w:rsidDel="00E15678">
          <w:delText>seus reivindicações</w:delText>
        </w:r>
      </w:del>
      <w:ins w:id="213" w:author="Christiane Jalles de Paula" w:date="2024-08-10T17:20:00Z" w16du:dateUtc="2024-08-10T20:20:00Z">
        <w:r w:rsidR="00E15678">
          <w:t>suas reivindicações</w:t>
        </w:r>
      </w:ins>
      <w:r w:rsidR="00F147E8">
        <w:t>.</w:t>
      </w:r>
    </w:p>
  </w:footnote>
  <w:footnote w:id="60">
    <w:p w14:paraId="46ADE728" w14:textId="22F7B166" w:rsidR="00272EB7" w:rsidRDefault="00272EB7">
      <w:pPr>
        <w:pStyle w:val="Textodenotaderodap"/>
      </w:pPr>
      <w:r>
        <w:rPr>
          <w:rStyle w:val="Refdenotaderodap"/>
        </w:rPr>
        <w:footnoteRef/>
      </w:r>
      <w:r>
        <w:t xml:space="preserve"> </w:t>
      </w:r>
      <w:r w:rsidR="003F3CD2">
        <w:t xml:space="preserve">Ver: </w:t>
      </w:r>
      <w:r w:rsidRPr="00272EB7">
        <w:rPr>
          <w:b/>
          <w:bCs/>
        </w:rPr>
        <w:t>Manifestantes protestam contra Copa do Mundo no Maracanã</w:t>
      </w:r>
      <w:r w:rsidRPr="00272EB7">
        <w:t>. Disponível em: &lt;</w:t>
      </w:r>
      <w:hyperlink r:id="rId3" w:history="1">
        <w:r w:rsidRPr="00272EB7">
          <w:rPr>
            <w:rStyle w:val="Hyperlink"/>
          </w:rPr>
          <w:t>https://www.bbc.com/portuguese/noticias/2013/06/130616_protestos_maracana_jp_cq</w:t>
        </w:r>
      </w:hyperlink>
      <w:r w:rsidRPr="00272EB7">
        <w:t xml:space="preserve">&gt;. Acesso em: 18 jul. 2024. </w:t>
      </w:r>
    </w:p>
  </w:footnote>
  <w:footnote w:id="61">
    <w:p w14:paraId="16663817" w14:textId="25EB6E06" w:rsidR="00D33F0A" w:rsidRDefault="00D33F0A">
      <w:pPr>
        <w:pStyle w:val="Textodenotaderodap"/>
      </w:pPr>
      <w:r>
        <w:rPr>
          <w:rStyle w:val="Refdenotaderodap"/>
        </w:rPr>
        <w:footnoteRef/>
      </w:r>
      <w:r>
        <w:t xml:space="preserve"> Ver: </w:t>
      </w:r>
      <w:r w:rsidRPr="00D33F0A">
        <w:rPr>
          <w:b/>
          <w:bCs/>
        </w:rPr>
        <w:t xml:space="preserve">Governo e oposição trocam acusações sobre vaias a Dilma na Copa das Confederações - 17/06/2013 - Poder - Folha de </w:t>
      </w:r>
      <w:proofErr w:type="spellStart"/>
      <w:proofErr w:type="gramStart"/>
      <w:r w:rsidRPr="00D33F0A">
        <w:rPr>
          <w:b/>
          <w:bCs/>
        </w:rPr>
        <w:t>S.Paulo</w:t>
      </w:r>
      <w:proofErr w:type="spellEnd"/>
      <w:proofErr w:type="gramEnd"/>
      <w:r w:rsidRPr="00D33F0A">
        <w:t>. Disponível em: &lt;</w:t>
      </w:r>
      <w:hyperlink r:id="rId4" w:history="1">
        <w:r w:rsidRPr="00D33F0A">
          <w:rPr>
            <w:rStyle w:val="Hyperlink"/>
          </w:rPr>
          <w:t>https://m.folha.uol.com.br/poder/2013/06/1296620-governo-e-oposicao-trocam-acusacoes-sobre-vaias-a-dilma-na-copa-das-confederacoes.shtml</w:t>
        </w:r>
      </w:hyperlink>
      <w:r w:rsidRPr="00D33F0A">
        <w:t xml:space="preserve">&gt;. Acesso em: 18 jul. 2024. </w:t>
      </w:r>
    </w:p>
  </w:footnote>
  <w:footnote w:id="62">
    <w:p w14:paraId="48BDFF4A" w14:textId="67BECE04" w:rsidR="00C404D4" w:rsidRDefault="00C404D4">
      <w:pPr>
        <w:pStyle w:val="Textodenotaderodap"/>
      </w:pPr>
      <w:r>
        <w:rPr>
          <w:rStyle w:val="Refdenotaderodap"/>
        </w:rPr>
        <w:footnoteRef/>
      </w:r>
      <w:r>
        <w:t xml:space="preserve"> </w:t>
      </w:r>
      <w:r w:rsidR="00A7113E">
        <w:t xml:space="preserve">Ver: </w:t>
      </w:r>
      <w:r w:rsidR="00A7113E" w:rsidRPr="00495461">
        <w:rPr>
          <w:b/>
          <w:bCs/>
        </w:rPr>
        <w:t>Centro de Estudos da Metrópole</w:t>
      </w:r>
      <w:r w:rsidR="00A7113E" w:rsidRPr="00495461">
        <w:t>.</w:t>
      </w:r>
      <w:r w:rsidR="00A7113E">
        <w:t xml:space="preserve"> </w:t>
      </w:r>
      <w:r w:rsidR="00A7113E" w:rsidRPr="00495461">
        <w:t>Disponível em: &lt;</w:t>
      </w:r>
      <w:r w:rsidR="00A7113E" w:rsidRPr="0020464C">
        <w:t>https://centrodametropole.fflch.usp.br/pt-br/presidentes-e-governadores/presidentes/datafolha/avaliacao/dilma</w:t>
      </w:r>
      <w:r w:rsidR="00A7113E" w:rsidRPr="00495461">
        <w:t>&gt;.</w:t>
      </w:r>
      <w:r w:rsidR="00A7113E">
        <w:t xml:space="preserve"> </w:t>
      </w:r>
      <w:r w:rsidR="00A7113E" w:rsidRPr="00495461">
        <w:t>Acesso em: 1</w:t>
      </w:r>
      <w:r w:rsidR="007E7033">
        <w:t>8</w:t>
      </w:r>
      <w:r w:rsidR="00A7113E" w:rsidRPr="00495461">
        <w:t xml:space="preserve"> jul. 2024.</w:t>
      </w:r>
    </w:p>
  </w:footnote>
  <w:footnote w:id="63">
    <w:p w14:paraId="415A5C63" w14:textId="79B50F79" w:rsidR="003A70E4" w:rsidRDefault="003A70E4">
      <w:pPr>
        <w:pStyle w:val="Textodenotaderodap"/>
      </w:pPr>
      <w:r>
        <w:rPr>
          <w:rStyle w:val="Refdenotaderodap"/>
        </w:rPr>
        <w:footnoteRef/>
      </w:r>
      <w:r>
        <w:t xml:space="preserve"> </w:t>
      </w:r>
      <w:r w:rsidR="00F70844">
        <w:t>Um dos pontos controversos nessa questão foi a lei Geral da Copa (</w:t>
      </w:r>
      <w:hyperlink r:id="rId5" w:history="1">
        <w:r w:rsidR="009A7C52" w:rsidRPr="009A7C52">
          <w:rPr>
            <w:rStyle w:val="Hyperlink"/>
            <w:b/>
            <w:bCs/>
          </w:rPr>
          <w:t>LEI Nº 12.663, DE 5 DE JUNHO DE 2012</w:t>
        </w:r>
      </w:hyperlink>
      <w:r w:rsidR="009A7C52">
        <w:t xml:space="preserve">), </w:t>
      </w:r>
      <w:r w:rsidR="003A3B15">
        <w:t>a qual conflitava com</w:t>
      </w:r>
      <w:r w:rsidRPr="003A70E4">
        <w:t xml:space="preserve"> as leis brasileiras vigentes. Um exemplo notável era a liberação da venda e consumo de bebidas alcoólicas nos estádios, exigida pela Fifa, mas proibida pelo Estatuto do Torcedor. Esse ponto específico gerava intensos debates devido ao temor de um aumento da violência nos jogos. O relator da lei, deputado Vicente Cândido, acabou por propor a liberação apenas para os eventos da Fifa, em estabelecimentos dentro dos estádios.</w:t>
      </w:r>
      <w:r w:rsidR="00FE1733">
        <w:t xml:space="preserve"> </w:t>
      </w:r>
      <w:r w:rsidRPr="003A70E4">
        <w:t>Outro ponto polêmico era a questão da meia-entrada. A Fifa desejava controlar os preços dos ingressos, o que excluiria a possibilidade de meia-entrada para estudantes e outros grupos. Após muitos protestos, o relator incluiu no substitutivo uma reserva de 300 mil ingressos a preços reduzidos para estudantes, indígenas, idosos e beneficiários do Programa Bolsa Família, visando atender a esses grupos em todos os jogos.</w:t>
      </w:r>
      <w:r w:rsidR="00244882">
        <w:t xml:space="preserve"> </w:t>
      </w:r>
      <w:r w:rsidRPr="003A70E4">
        <w:t>Além disso, a aprovação da Lei Geral da Copa implicava na suspensão parcial da Lei Pelé, especialmente na parte que determinava o repasse de 5% da receita de exploração de direitos esportivos audiovisuais aos sindicatos de atletas profissionais.</w:t>
      </w:r>
      <w:r w:rsidR="00244882">
        <w:t xml:space="preserve"> </w:t>
      </w:r>
      <w:r w:rsidRPr="003A70E4">
        <w:t>O substitutivo da Lei Geral da Copa também previa um prêmio de R$ 100 mil para os jogadores titulares e reservas das seleções brasileiras campeãs das Copas de 1958, 1962 e 1970, além de um auxílio mensal para complementar suas rendas. Embora essa medida fosse uma homenagem aos chamados "heróis nacionais", também levantou discussões sobre seu impacto financeiro e a equidade da medida.</w:t>
      </w:r>
      <w:r w:rsidR="00BD3AEE">
        <w:t xml:space="preserve"> </w:t>
      </w:r>
      <w:r w:rsidRPr="003A70E4">
        <w:t xml:space="preserve">Para atender às exigências da Fifa, a lei incluía disposições para facilitar a emissão de vistos de entrada e permissões de trabalho para membros de delegações, convidados, funcionários das confederações, jornalistas e espectadores internacionais. Além disso, </w:t>
      </w:r>
      <w:r w:rsidR="00386F1A">
        <w:t>o texto também propunha</w:t>
      </w:r>
      <w:r w:rsidRPr="003A70E4">
        <w:t xml:space="preserve"> a utilização de aeroportos militares para a aviação civil, caso necessário, devido ao aumento da demanda de voos durante os eventos.</w:t>
      </w:r>
      <w:r w:rsidR="00171DA1">
        <w:t xml:space="preserve"> </w:t>
      </w:r>
      <w:r w:rsidRPr="003A70E4">
        <w:t>Esses pontos destacados refletiam</w:t>
      </w:r>
      <w:r w:rsidR="00E91767">
        <w:t xml:space="preserve">, assim como diversos outros pontos controversos </w:t>
      </w:r>
      <w:r w:rsidR="00772584">
        <w:t xml:space="preserve">no documento, </w:t>
      </w:r>
      <w:r w:rsidR="008218B0">
        <w:t xml:space="preserve">expôs </w:t>
      </w:r>
      <w:r w:rsidR="00772584">
        <w:t>a</w:t>
      </w:r>
      <w:r w:rsidR="00772584" w:rsidRPr="00772584">
        <w:t xml:space="preserve"> preparação para a Copa das Confederações</w:t>
      </w:r>
      <w:r w:rsidR="00772584">
        <w:t>,</w:t>
      </w:r>
      <w:r w:rsidR="00772584" w:rsidRPr="00772584">
        <w:t xml:space="preserve"> a Copa do Mundo</w:t>
      </w:r>
      <w:r w:rsidR="00772584">
        <w:t>, como também as Olimpíadas</w:t>
      </w:r>
      <w:r w:rsidR="00772584" w:rsidRPr="00772584">
        <w:t xml:space="preserve"> </w:t>
      </w:r>
      <w:r w:rsidR="008218B0">
        <w:t>à</w:t>
      </w:r>
      <w:r w:rsidR="00772584" w:rsidRPr="00772584">
        <w:t xml:space="preserve"> vulnerabilidade do Brasil em face das rigorosas exigências da Fifa,</w:t>
      </w:r>
      <w:r w:rsidR="007E69BB">
        <w:t xml:space="preserve"> o que fez com que </w:t>
      </w:r>
      <w:r w:rsidR="004D5226">
        <w:t>a indignação dos manifestantes procurasse</w:t>
      </w:r>
      <w:r w:rsidR="007E69BB">
        <w:t xml:space="preserve"> formas de</w:t>
      </w:r>
      <w:r w:rsidR="00386F1A">
        <w:t xml:space="preserve"> reivindicação de direitos e assegurar determinados direitos conquistados</w:t>
      </w:r>
      <w:r w:rsidR="00772584" w:rsidRPr="00772584">
        <w:t>.</w:t>
      </w:r>
    </w:p>
  </w:footnote>
  <w:footnote w:id="64">
    <w:p w14:paraId="782CD395" w14:textId="5FF314D1" w:rsidR="007C7856" w:rsidRDefault="007C7856" w:rsidP="006E253D">
      <w:pPr>
        <w:pStyle w:val="Textodenotaderodap"/>
      </w:pPr>
      <w:r>
        <w:rPr>
          <w:rStyle w:val="Refdenotaderodap"/>
        </w:rPr>
        <w:footnoteRef/>
      </w:r>
      <w:r>
        <w:t xml:space="preserve"> </w:t>
      </w:r>
      <w:r w:rsidR="00B04AEE">
        <w:t>No artigo</w:t>
      </w:r>
      <w:r w:rsidR="006E253D">
        <w:t xml:space="preserve"> "Respostas dos representantes políticos aos protestos de junho de 2013" </w:t>
      </w:r>
      <w:r w:rsidR="00B04AEE">
        <w:t>os autores</w:t>
      </w:r>
      <w:r w:rsidR="006E253D">
        <w:t xml:space="preserve"> </w:t>
      </w:r>
      <w:r w:rsidR="006952AD">
        <w:t>analisam</w:t>
      </w:r>
      <w:r w:rsidR="006E253D">
        <w:t xml:space="preserve"> a resposta discursiva</w:t>
      </w:r>
      <w:r w:rsidR="006952AD">
        <w:t xml:space="preserve"> e as estratégias retóricas</w:t>
      </w:r>
      <w:r w:rsidR="006E253D">
        <w:t xml:space="preserve"> dos Presidentes da República, da Câmara dos Deputados e do Senado Federal às manifestações de junho de 2013 no Brasil. O estudo </w:t>
      </w:r>
      <w:r w:rsidR="00B04AEE">
        <w:t>procurou</w:t>
      </w:r>
      <w:r w:rsidR="006E253D">
        <w:t xml:space="preserve"> </w:t>
      </w:r>
      <w:r w:rsidR="00B04AEE">
        <w:t xml:space="preserve">compreender </w:t>
      </w:r>
      <w:r w:rsidR="006E253D">
        <w:t>como esses principais representantes políticos reagiram aos protestos d</w:t>
      </w:r>
      <w:r w:rsidR="001B4A66">
        <w:t>e 2013</w:t>
      </w:r>
      <w:r w:rsidR="006E253D">
        <w:t xml:space="preserve">, utilizando o discurso como ferramenta essencial do processo político. A análise foca nos elementos </w:t>
      </w:r>
      <w:r w:rsidR="006E253D" w:rsidRPr="006952AD">
        <w:rPr>
          <w:i/>
          <w:iCs/>
        </w:rPr>
        <w:t>logos</w:t>
      </w:r>
      <w:r w:rsidR="00D66C57">
        <w:t xml:space="preserve"> (</w:t>
      </w:r>
      <w:r w:rsidR="00150D4F">
        <w:t xml:space="preserve">aspecto racional, </w:t>
      </w:r>
      <w:r w:rsidR="00150D4F" w:rsidRPr="00150D4F">
        <w:t>mediante o uso da argumentação lógica ou ainda quando o orador toma de empréstimo argumentos de especialistas como filósofos, cientistas políticos e outros experts, a fim de impressionar sua plateia e produzir efeitos de conhecimento ilustrado</w:t>
      </w:r>
      <w:r w:rsidR="00D66C57">
        <w:t>)</w:t>
      </w:r>
      <w:r w:rsidR="006E253D" w:rsidRPr="006952AD">
        <w:rPr>
          <w:i/>
          <w:iCs/>
        </w:rPr>
        <w:t xml:space="preserve">, </w:t>
      </w:r>
      <w:proofErr w:type="spellStart"/>
      <w:r w:rsidR="006E253D" w:rsidRPr="006952AD">
        <w:rPr>
          <w:i/>
          <w:iCs/>
        </w:rPr>
        <w:t>ethos</w:t>
      </w:r>
      <w:proofErr w:type="spellEnd"/>
      <w:r w:rsidR="00150D4F">
        <w:t xml:space="preserve"> (</w:t>
      </w:r>
      <w:r w:rsidR="00725253" w:rsidRPr="00725253">
        <w:t>elemento discursivo que contribui para a construção da imagem de si</w:t>
      </w:r>
      <w:r w:rsidR="00725253">
        <w:t>)</w:t>
      </w:r>
      <w:r w:rsidR="006E253D" w:rsidRPr="006952AD">
        <w:rPr>
          <w:i/>
          <w:iCs/>
        </w:rPr>
        <w:t xml:space="preserve"> e </w:t>
      </w:r>
      <w:r w:rsidR="00725253">
        <w:rPr>
          <w:i/>
          <w:iCs/>
        </w:rPr>
        <w:t>páthos</w:t>
      </w:r>
      <w:r w:rsidR="00725253">
        <w:t xml:space="preserve"> (</w:t>
      </w:r>
      <w:r w:rsidR="000F2374" w:rsidRPr="000F2374">
        <w:t>estetização do discursivo com fins emocionais, através da sedução, da dramatização dos acontecimentos e de ancoragem numa visão do mundo fragmentada e atemporal</w:t>
      </w:r>
      <w:r w:rsidR="000F2374">
        <w:t>)</w:t>
      </w:r>
      <w:r w:rsidR="006E253D">
        <w:t xml:space="preserve"> presentes nos pronunciamentos e investiga as estratégias discursivas empregadas para defender e legitimar o sistema político e naturalizar a ideia de que os protestos são </w:t>
      </w:r>
      <w:r w:rsidR="006952AD">
        <w:t>elementos constitutivos da</w:t>
      </w:r>
      <w:r w:rsidR="006E253D">
        <w:t xml:space="preserve"> democracia</w:t>
      </w:r>
      <w:r w:rsidR="006952AD">
        <w:t xml:space="preserve">. </w:t>
      </w:r>
      <w:r w:rsidR="00CE1D9A">
        <w:t>Os autores c</w:t>
      </w:r>
      <w:r w:rsidR="006E253D">
        <w:t>ompara</w:t>
      </w:r>
      <w:r w:rsidR="00CE1D9A">
        <w:t>m</w:t>
      </w:r>
      <w:r w:rsidR="006E253D">
        <w:t xml:space="preserve"> as diferentes formas de manifestação dos três representantes, destacando </w:t>
      </w:r>
      <w:r w:rsidR="006D7853">
        <w:t>também</w:t>
      </w:r>
      <w:r w:rsidR="006E253D">
        <w:t xml:space="preserve"> as similaridades nas suas abordagens e estratégias discursivas.</w:t>
      </w:r>
      <w:r w:rsidR="00582526">
        <w:t xml:space="preserve"> Ao contextualizar </w:t>
      </w:r>
      <w:r w:rsidR="006E253D">
        <w:t>as manifestações dentro</w:t>
      </w:r>
      <w:r w:rsidR="00582526">
        <w:t xml:space="preserve"> da resposta institucional os autores</w:t>
      </w:r>
      <w:r w:rsidR="00F1432B">
        <w:t xml:space="preserve"> lançam mão de uma análise que contrapõe o discurso oficial</w:t>
      </w:r>
      <w:r w:rsidR="00B112B6">
        <w:t xml:space="preserve"> do</w:t>
      </w:r>
      <w:r w:rsidR="00F1432B">
        <w:t xml:space="preserve"> </w:t>
      </w:r>
      <w:r w:rsidR="006E253D">
        <w:t>aumento da participação</w:t>
      </w:r>
      <w:r w:rsidR="00B112B6">
        <w:t xml:space="preserve"> naquele momento específico de 2013</w:t>
      </w:r>
      <w:r w:rsidR="00F1432B">
        <w:t xml:space="preserve"> aos </w:t>
      </w:r>
      <w:r w:rsidR="006E253D">
        <w:t>questionamentos sobre a eficácia do sistema representativo.</w:t>
      </w:r>
      <w:r w:rsidR="00F1432B">
        <w:t xml:space="preserve"> </w:t>
      </w:r>
      <w:r w:rsidR="006E253D">
        <w:t>Essas contribuições ajudam a esclarecer o papel das instituições políticas e suas respostas aos movimentos sociais</w:t>
      </w:r>
      <w:r w:rsidR="00B112B6">
        <w:t>.</w:t>
      </w:r>
      <w:r w:rsidR="005926FF">
        <w:t xml:space="preserve"> Em termos da nossa análise, </w:t>
      </w:r>
      <w:r w:rsidR="00C7390D">
        <w:t xml:space="preserve">essas questões lançam luz sobre a forma como o sistema político desferirá jogadas </w:t>
      </w:r>
      <w:r w:rsidR="0085719A">
        <w:t>dentro das oportunidades abertas durante o momento das manifestações.</w:t>
      </w:r>
    </w:p>
  </w:footnote>
  <w:footnote w:id="65">
    <w:p w14:paraId="7FE128D1" w14:textId="17117E7E" w:rsidR="00D03362" w:rsidRDefault="00D03362">
      <w:pPr>
        <w:pStyle w:val="Textodenotaderodap"/>
      </w:pPr>
      <w:r>
        <w:rPr>
          <w:rStyle w:val="Refdenotaderodap"/>
        </w:rPr>
        <w:footnoteRef/>
      </w:r>
      <w:r>
        <w:t xml:space="preserve"> </w:t>
      </w:r>
      <w:r w:rsidR="00C95C99">
        <w:t xml:space="preserve">Ver: </w:t>
      </w:r>
      <w:r w:rsidR="00C95C99" w:rsidRPr="00C95C99">
        <w:rPr>
          <w:b/>
          <w:bCs/>
        </w:rPr>
        <w:t>21-06-2013 - Pronunciamento da Presidenta da República, Dilma Rousseff, em cadeia nacional de rádio e TV</w:t>
      </w:r>
      <w:r w:rsidR="00C95C99" w:rsidRPr="00C95C99">
        <w:t>. Disponível em: &lt;</w:t>
      </w:r>
      <w:hyperlink r:id="rId6" w:history="1">
        <w:r w:rsidR="00C95C99" w:rsidRPr="00C95C99">
          <w:rPr>
            <w:rStyle w:val="Hyperlink"/>
          </w:rPr>
          <w:t>http://www.biblioteca.presidencia.gov.br/presidencia/ex-presidentes/dilma-rousseff/discursos/discursos-da-presidenta/pronunciamento-da-presidenta-da-republica-dilma-rousseff-em-cadeia-nacional-de-radio-e-tv</w:t>
        </w:r>
      </w:hyperlink>
      <w:r w:rsidR="00C95C99" w:rsidRPr="00C95C99">
        <w:t xml:space="preserve">&gt;. Acesso em: 28 jul. 2024. </w:t>
      </w:r>
      <w:r w:rsidR="003D280D">
        <w:t xml:space="preserve">Ver: </w:t>
      </w:r>
      <w:r w:rsidR="003D280D" w:rsidRPr="003D280D">
        <w:rPr>
          <w:b/>
          <w:bCs/>
        </w:rPr>
        <w:t>24-06-2013 - Discurso da Presidenta da República, Dilma Rousseff, durante reunião com governadores e prefeitos de capitais</w:t>
      </w:r>
      <w:r w:rsidR="003D280D" w:rsidRPr="003D280D">
        <w:t>. Disponível em: &lt;</w:t>
      </w:r>
      <w:hyperlink r:id="rId7" w:history="1">
        <w:r w:rsidR="003D280D" w:rsidRPr="003D280D">
          <w:rPr>
            <w:rStyle w:val="Hyperlink"/>
          </w:rPr>
          <w:t>http://www.biblioteca.presidencia.gov.br/presidencia/ex-presidentes/dilma-rousseff/discursos/discursos-da-presidenta/discurso-da-presidenta-da-republica-dilma-rousseff-durante-reuniao-com-governadores-e-prefeitos-de-capitais</w:t>
        </w:r>
      </w:hyperlink>
      <w:r w:rsidR="003D280D" w:rsidRPr="003D280D">
        <w:t xml:space="preserve">&gt;. Acesso em: 28 jul. 2024. </w:t>
      </w:r>
    </w:p>
  </w:footnote>
  <w:footnote w:id="66">
    <w:p w14:paraId="6CB8254F" w14:textId="426204CB" w:rsidR="00E14997" w:rsidRDefault="00E14997">
      <w:pPr>
        <w:pStyle w:val="Textodenotaderodap"/>
      </w:pPr>
      <w:r>
        <w:rPr>
          <w:rStyle w:val="Refdenotaderodap"/>
        </w:rPr>
        <w:footnoteRef/>
      </w:r>
      <w:r>
        <w:t xml:space="preserve"> </w:t>
      </w:r>
      <w:r w:rsidR="00081532">
        <w:t xml:space="preserve">Havia </w:t>
      </w:r>
      <w:r w:rsidR="00081532" w:rsidRPr="00081532">
        <w:t>diferenças</w:t>
      </w:r>
      <w:r w:rsidR="00081532">
        <w:t xml:space="preserve"> significativas</w:t>
      </w:r>
      <w:r w:rsidR="00081532" w:rsidRPr="00081532">
        <w:t xml:space="preserve"> nas narrativas da grande mídia e dos coletivos </w:t>
      </w:r>
      <w:proofErr w:type="spellStart"/>
      <w:r w:rsidR="00081532" w:rsidRPr="00081532">
        <w:t>midiativistas</w:t>
      </w:r>
      <w:proofErr w:type="spellEnd"/>
      <w:r w:rsidR="00081532" w:rsidRPr="00081532">
        <w:t xml:space="preserve"> em relação à violência nas manifestações. Bezerra e Grillo</w:t>
      </w:r>
      <w:r w:rsidR="00426113">
        <w:t xml:space="preserve"> (2014)</w:t>
      </w:r>
      <w:r w:rsidR="00081532" w:rsidRPr="00081532">
        <w:t xml:space="preserve"> </w:t>
      </w:r>
      <w:r w:rsidR="003B70E7">
        <w:t>observaram</w:t>
      </w:r>
      <w:r w:rsidR="00081532" w:rsidRPr="00081532">
        <w:t xml:space="preserve"> que a grande mídia, representada por conglomerados empresariais como a Folha de São Paulo e o Estado de São Paulo, tend</w:t>
      </w:r>
      <w:r w:rsidR="00DB5E41">
        <w:t>iam</w:t>
      </w:r>
      <w:r w:rsidR="00081532" w:rsidRPr="00081532">
        <w:t xml:space="preserve"> a não problematizar a violência policial, enfatizando a atuação dos chamados "vândalos".</w:t>
      </w:r>
      <w:r w:rsidR="00DB5E41">
        <w:t xml:space="preserve"> </w:t>
      </w:r>
      <w:r w:rsidR="000F04C5">
        <w:t xml:space="preserve">Como aponta Zanotti (2015, p. </w:t>
      </w:r>
      <w:r w:rsidR="00787A87">
        <w:t>95), i</w:t>
      </w:r>
      <w:r w:rsidR="00DB5E41">
        <w:t>nicialmente</w:t>
      </w:r>
      <w:r w:rsidR="00DB5E41" w:rsidRPr="00752F77">
        <w:t xml:space="preserve"> a grande mídia brasileira adotou uma postura de deslegitimação em relação aos manifestantes. Reportagens e editoriais de grandes veículos, como a Rede Globo e os jornais Folha de S. Paulo e O Estado de S. Paulo, focaram predominantemente em episódios de violência e vandalismo, rotulando os participantes de "vândalos" e "baderneiros"</w:t>
      </w:r>
      <w:r w:rsidR="00DB5E41">
        <w:t>.</w:t>
      </w:r>
      <w:r w:rsidR="00081532" w:rsidRPr="00081532">
        <w:t xml:space="preserve"> Em contraste, os coletivos </w:t>
      </w:r>
      <w:proofErr w:type="spellStart"/>
      <w:r w:rsidR="00081532" w:rsidRPr="00081532">
        <w:t>midiativistas</w:t>
      </w:r>
      <w:proofErr w:type="spellEnd"/>
      <w:r w:rsidR="00081532" w:rsidRPr="00081532">
        <w:t>, como a Mídia Ninja, frequentemente culpa</w:t>
      </w:r>
      <w:r w:rsidR="004C391A">
        <w:t>va</w:t>
      </w:r>
      <w:r w:rsidR="00081532" w:rsidRPr="00081532">
        <w:t xml:space="preserve">m a polícia pela eclosão dos confrontos, retratando positivamente as ações associadas à tática </w:t>
      </w:r>
      <w:r w:rsidR="00081532" w:rsidRPr="00EF1EB1">
        <w:rPr>
          <w:i/>
          <w:iCs/>
        </w:rPr>
        <w:t xml:space="preserve">Black </w:t>
      </w:r>
      <w:proofErr w:type="spellStart"/>
      <w:r w:rsidR="00081532" w:rsidRPr="00EF1EB1">
        <w:rPr>
          <w:i/>
          <w:iCs/>
        </w:rPr>
        <w:t>Bloc</w:t>
      </w:r>
      <w:proofErr w:type="spellEnd"/>
      <w:r w:rsidR="00081532" w:rsidRPr="00081532">
        <w:t>.</w:t>
      </w:r>
      <w:r w:rsidR="00A4540E">
        <w:t xml:space="preserve"> </w:t>
      </w:r>
      <w:r w:rsidR="00EE62CC" w:rsidRPr="00EE62CC">
        <w:t xml:space="preserve">As transmissões ao vivo e a cobertura independente realizadas pelos coletivos desafiaram significativamente a narrativa dominante da grande mídia. Casos emblemáticos, como a prisão injusta do manifestante Bruno Ferreira, desmentida por vídeos compartilhados online, ilustram como a cobertura </w:t>
      </w:r>
      <w:proofErr w:type="spellStart"/>
      <w:r w:rsidR="00EE62CC" w:rsidRPr="00EE62CC">
        <w:t>midiativista</w:t>
      </w:r>
      <w:proofErr w:type="spellEnd"/>
      <w:r w:rsidR="00EE62CC" w:rsidRPr="00EE62CC">
        <w:t xml:space="preserve"> </w:t>
      </w:r>
      <w:r w:rsidR="00063541">
        <w:t>desautorizou</w:t>
      </w:r>
      <w:r w:rsidR="00EE62CC" w:rsidRPr="00EE62CC">
        <w:t xml:space="preserve"> as versões apresentadas pela grande mídia</w:t>
      </w:r>
      <w:r w:rsidR="000364C0">
        <w:t xml:space="preserve">. </w:t>
      </w:r>
      <w:r w:rsidR="000364C0" w:rsidRPr="000364C0">
        <w:t>Após os eventos de 13 de junho de 2013, a grande mídia alterou sua abordagem das manifestações, passando a relatar de forma mais crítica os excessos policiais (BEZERRA</w:t>
      </w:r>
      <w:r w:rsidR="0011060D">
        <w:t xml:space="preserve"> e</w:t>
      </w:r>
      <w:r w:rsidR="000364C0" w:rsidRPr="000364C0">
        <w:t xml:space="preserve"> GRILLO, 2014</w:t>
      </w:r>
      <w:r w:rsidR="0011060D">
        <w:t>, 202</w:t>
      </w:r>
      <w:r w:rsidR="000364C0" w:rsidRPr="000364C0">
        <w:t xml:space="preserve">). </w:t>
      </w:r>
      <w:r w:rsidR="00AD7F8A">
        <w:t>As ações dos coletivos ocasionaram uma</w:t>
      </w:r>
      <w:r w:rsidR="00AB51E2">
        <w:t xml:space="preserve"> crise de credibilidade sobre a narrativa</w:t>
      </w:r>
      <w:r w:rsidR="00BA5E9F">
        <w:t xml:space="preserve"> da imprensa</w:t>
      </w:r>
      <w:r w:rsidR="006065C9">
        <w:t xml:space="preserve"> que, ao perceber a mudança na opinião pública, ajustou sua cobertura</w:t>
      </w:r>
      <w:r w:rsidR="00F9403A">
        <w:t xml:space="preserve"> para não perder relevância junto ao público</w:t>
      </w:r>
      <w:r w:rsidR="00241824">
        <w:t>.</w:t>
      </w:r>
    </w:p>
  </w:footnote>
  <w:footnote w:id="67">
    <w:p w14:paraId="6D427ACB" w14:textId="11D59A53" w:rsidR="003124DF" w:rsidRDefault="003124DF">
      <w:pPr>
        <w:pStyle w:val="Textodenotaderodap"/>
      </w:pPr>
      <w:r>
        <w:rPr>
          <w:rStyle w:val="Refdenotaderodap"/>
        </w:rPr>
        <w:footnoteRef/>
      </w:r>
      <w:r>
        <w:t xml:space="preserve"> </w:t>
      </w:r>
      <w:r w:rsidRPr="003124DF">
        <w:t xml:space="preserve">A mídia alternativa, representada por coletivos como a Mídia Ninja, desempenhou um papel vital ao proporcionar uma narrativa </w:t>
      </w:r>
      <w:proofErr w:type="spellStart"/>
      <w:r w:rsidRPr="003124DF">
        <w:t>contra-hegemônica</w:t>
      </w:r>
      <w:proofErr w:type="spellEnd"/>
      <w:r w:rsidRPr="003124DF">
        <w:t>. Utilizando ferramentas digitais e redes sociais, esses grupos transmitiram ao vivo os eventos das manifestações, capturando e divulgando imagens de abuso policial e oferecendo uma visão mais abrangente e diversa dos acontecimentos</w:t>
      </w:r>
      <w:r w:rsidR="007A78D2">
        <w:t xml:space="preserve"> (P</w:t>
      </w:r>
      <w:r w:rsidR="0063434C">
        <w:t xml:space="preserve">ERUZZO </w:t>
      </w:r>
      <w:r w:rsidR="0063434C" w:rsidRPr="0063434C">
        <w:rPr>
          <w:i/>
          <w:iCs/>
        </w:rPr>
        <w:t>et al</w:t>
      </w:r>
      <w:r w:rsidR="0063434C">
        <w:t xml:space="preserve">, 2013; </w:t>
      </w:r>
      <w:r w:rsidR="00E72FC8">
        <w:t xml:space="preserve">ZAGO </w:t>
      </w:r>
      <w:r w:rsidR="00E72FC8">
        <w:rPr>
          <w:i/>
          <w:iCs/>
        </w:rPr>
        <w:t>et al,</w:t>
      </w:r>
      <w:r w:rsidR="00E72FC8">
        <w:t xml:space="preserve"> 2015)</w:t>
      </w:r>
      <w:r w:rsidR="00EA62D9">
        <w:t>.</w:t>
      </w:r>
    </w:p>
  </w:footnote>
  <w:footnote w:id="68">
    <w:p w14:paraId="45AEF711" w14:textId="03B1A9AA" w:rsidR="006A50C1" w:rsidRPr="00D648EB" w:rsidDel="002F7B94" w:rsidRDefault="00BA6352" w:rsidP="002F7B94">
      <w:pPr>
        <w:pStyle w:val="Textodenotaderodap"/>
        <w:rPr>
          <w:del w:id="222" w:author="Christiane Jalles de Paula" w:date="2024-08-10T17:24:00Z" w16du:dateUtc="2024-08-10T20:24:00Z"/>
        </w:rPr>
        <w:pPrChange w:id="223" w:author="Christiane Jalles de Paula" w:date="2024-08-10T17:24:00Z" w16du:dateUtc="2024-08-10T20:24:00Z">
          <w:pPr>
            <w:pStyle w:val="Textodenotaderodap"/>
          </w:pPr>
        </w:pPrChange>
      </w:pPr>
      <w:r>
        <w:rPr>
          <w:rStyle w:val="Refdenotaderodap"/>
        </w:rPr>
        <w:footnoteRef/>
      </w:r>
      <w:r>
        <w:t xml:space="preserve"> </w:t>
      </w:r>
      <w:r w:rsidR="008E05FA">
        <w:t>De acordo com Lemos</w:t>
      </w:r>
      <w:r w:rsidR="00630BCE">
        <w:t xml:space="preserve"> e Barros</w:t>
      </w:r>
      <w:r w:rsidR="008E05FA">
        <w:t xml:space="preserve"> (201</w:t>
      </w:r>
      <w:r w:rsidR="00F6489D">
        <w:t>6</w:t>
      </w:r>
      <w:r w:rsidR="008E05FA">
        <w:t xml:space="preserve">) </w:t>
      </w:r>
      <w:r w:rsidR="008E05FA" w:rsidRPr="008E05FA">
        <w:t xml:space="preserve">o Ministério Público (MP) foi bem-sucedido ao enquadrar o debate sobre a PEC 37 na mídia, apresentando-a como a "PEC da impunidade" e associando-a à </w:t>
      </w:r>
      <w:r w:rsidR="008E05FA">
        <w:t>“</w:t>
      </w:r>
      <w:r w:rsidR="008E05FA" w:rsidRPr="008E05FA">
        <w:t>proteção de corruptos</w:t>
      </w:r>
      <w:r w:rsidR="008E05FA">
        <w:t>”</w:t>
      </w:r>
      <w:r w:rsidR="008E05FA" w:rsidRPr="008E05FA">
        <w:t xml:space="preserve">. A campanha de comunicação do MP, que incluiu eventos públicos, mobilização nas mídias sociais e visitas a parlamentares, foi essencial para moldar a percepção pública e influenciar a cobertura midiática. </w:t>
      </w:r>
      <w:r w:rsidR="00F471F9">
        <w:t xml:space="preserve">De acordo </w:t>
      </w:r>
      <w:r w:rsidR="00BD4DDC">
        <w:t>com a</w:t>
      </w:r>
      <w:r w:rsidR="00F471F9">
        <w:t xml:space="preserve"> autora, a</w:t>
      </w:r>
      <w:r w:rsidR="008E05FA" w:rsidRPr="008E05FA">
        <w:t xml:space="preserve"> mídia, majoritariamente favorável à posição do MP, desempenhou um papel crucial na rejeição da PEC pelo Congresso</w:t>
      </w:r>
      <w:r w:rsidR="00F471F9">
        <w:t xml:space="preserve"> por </w:t>
      </w:r>
      <w:r w:rsidR="00BD4DDC">
        <w:t>meio do predomínio de textos editoriais que sustentavam o ponto de vista do M</w:t>
      </w:r>
      <w:r w:rsidR="00DE66D3">
        <w:t xml:space="preserve">P. </w:t>
      </w:r>
      <w:r w:rsidR="003D501F">
        <w:t>E</w:t>
      </w:r>
      <w:r w:rsidR="00DE66D3">
        <w:t>m sua maioria</w:t>
      </w:r>
      <w:r w:rsidR="006B16A9">
        <w:t>,</w:t>
      </w:r>
      <w:r w:rsidR="00DE66D3">
        <w:t xml:space="preserve"> a posição das fontes de matérias publicadas</w:t>
      </w:r>
      <w:r w:rsidR="003A4EEA">
        <w:t xml:space="preserve"> sobre a PC 37 em revistas e jornais</w:t>
      </w:r>
      <w:r w:rsidR="00C102B7">
        <w:t xml:space="preserve"> predominavam posições contrárias à PEC</w:t>
      </w:r>
      <w:r w:rsidR="00E215EB">
        <w:t>. O número de matérias atinge o máximo de publicações em junho de 2013, mas vinha crescendo desde março</w:t>
      </w:r>
      <w:r w:rsidR="004D2AC6">
        <w:t xml:space="preserve">. Para </w:t>
      </w:r>
      <w:r w:rsidR="00F6489D">
        <w:t>os autores (2016</w:t>
      </w:r>
      <w:r w:rsidR="004D2AC6">
        <w:t>, p.</w:t>
      </w:r>
      <w:r w:rsidR="001C3A57">
        <w:t>729</w:t>
      </w:r>
      <w:r w:rsidR="004D2AC6">
        <w:t>)</w:t>
      </w:r>
      <w:r w:rsidR="00C6279D">
        <w:t>, ainda que as</w:t>
      </w:r>
      <w:r w:rsidR="00963AB2">
        <w:t xml:space="preserve"> reivindicações das manifestações tivessem</w:t>
      </w:r>
      <w:r w:rsidR="004D0F08">
        <w:t xml:space="preserve"> impacto importante </w:t>
      </w:r>
      <w:r w:rsidR="006E77E8">
        <w:t>na rejeição da PEC, as mesmas não responsáveis por levar o debate à imprensa</w:t>
      </w:r>
      <w:r w:rsidR="00C0295D">
        <w:t>. E sim o contrário, a campanha e o enquadramento desenvolvidos pelo MP</w:t>
      </w:r>
      <w:r w:rsidR="00963AB2">
        <w:t xml:space="preserve"> </w:t>
      </w:r>
      <w:r w:rsidR="00C0295D">
        <w:t>foram muito mais cruciais em criar esse sentimento que foi</w:t>
      </w:r>
      <w:r w:rsidR="00AA0C18">
        <w:t xml:space="preserve"> incorporado pelas manifestações. De certa maneira, </w:t>
      </w:r>
      <w:r w:rsidR="00EE5051">
        <w:t>nesse contexto junho acabou sendo um dos motivos para uma</w:t>
      </w:r>
      <w:r w:rsidR="00976CDB">
        <w:t xml:space="preserve"> resposta institucional a respeito dos impactos da mobilização.</w:t>
      </w:r>
      <w:del w:id="224" w:author="Christiane Jalles de Paula" w:date="2024-08-10T17:24:00Z" w16du:dateUtc="2024-08-10T20:24:00Z">
        <w:r w:rsidR="006A50C1" w:rsidRPr="006A50C1" w:rsidDel="002F7B94">
          <w:rPr>
            <w:vanish/>
          </w:rPr>
          <w:delText>Parte superior do formulário</w:delText>
        </w:r>
      </w:del>
    </w:p>
    <w:p w14:paraId="64492848" w14:textId="51C688A4" w:rsidR="006A50C1" w:rsidRPr="006A50C1" w:rsidRDefault="006A50C1" w:rsidP="002F7B94">
      <w:pPr>
        <w:pStyle w:val="Textodenotaderodap"/>
        <w:rPr>
          <w:vanish/>
        </w:rPr>
      </w:pPr>
      <w:del w:id="225" w:author="Christiane Jalles de Paula" w:date="2024-08-10T17:24:00Z" w16du:dateUtc="2024-08-10T20:24:00Z">
        <w:r w:rsidRPr="006A50C1" w:rsidDel="002F7B94">
          <w:rPr>
            <w:vanish/>
          </w:rPr>
          <w:delText>Parte inferior do formulário</w:delText>
        </w:r>
      </w:del>
    </w:p>
    <w:p w14:paraId="09D453EE" w14:textId="659B3B94" w:rsidR="00BA6352" w:rsidRDefault="00BA6352">
      <w:pPr>
        <w:pStyle w:val="Textodenotaderodap"/>
      </w:pPr>
    </w:p>
  </w:footnote>
  <w:footnote w:id="69">
    <w:p w14:paraId="492F48DF" w14:textId="2D46B071" w:rsidR="00E0585E" w:rsidRDefault="00E0585E">
      <w:pPr>
        <w:pStyle w:val="Textodenotaderodap"/>
      </w:pPr>
      <w:r>
        <w:rPr>
          <w:rStyle w:val="Refdenotaderodap"/>
        </w:rPr>
        <w:footnoteRef/>
      </w:r>
      <w:r>
        <w:t xml:space="preserve"> Como aponta Vergas (2015, p. 3) </w:t>
      </w:r>
      <w:r w:rsidRPr="00E0585E">
        <w:t xml:space="preserve">Os </w:t>
      </w:r>
      <w:proofErr w:type="spellStart"/>
      <w:r w:rsidR="00D2562F">
        <w:t>r</w:t>
      </w:r>
      <w:r w:rsidRPr="00E0585E">
        <w:t>olezinhos</w:t>
      </w:r>
      <w:proofErr w:type="spellEnd"/>
      <w:r w:rsidRPr="00E0585E">
        <w:t xml:space="preserve"> ganharam visibilidade nos últimos dias de 2013 na cidade de São Paulo. Constituídos por grandes aglomerações de jovens empobrecidos em shopping centers, onde sua presença em massa não era comum, os </w:t>
      </w:r>
      <w:proofErr w:type="spellStart"/>
      <w:r w:rsidRPr="00E0585E">
        <w:t>rolezinhos</w:t>
      </w:r>
      <w:proofErr w:type="spellEnd"/>
      <w:r w:rsidRPr="00E0585E">
        <w:t xml:space="preserve"> geravam um efeito dominó de reações condenatórias. </w:t>
      </w:r>
      <w:r w:rsidR="005B5E7A">
        <w:t>O</w:t>
      </w:r>
      <w:r w:rsidRPr="00E0585E">
        <w:t xml:space="preserve">s meios de comunicação social censuraram as </w:t>
      </w:r>
      <w:r w:rsidR="00D2562F" w:rsidRPr="00E0585E">
        <w:t>ações</w:t>
      </w:r>
      <w:r w:rsidRPr="00E0585E">
        <w:t xml:space="preserve"> dos jovens residentes das zonas periféricas da cidade</w:t>
      </w:r>
      <w:r w:rsidR="005B5E7A">
        <w:t>, mas</w:t>
      </w:r>
      <w:r w:rsidRPr="00E0585E">
        <w:t xml:space="preserve"> </w:t>
      </w:r>
      <w:r w:rsidR="005B5E7A">
        <w:t>o</w:t>
      </w:r>
      <w:r w:rsidRPr="00E0585E">
        <w:t xml:space="preserve">s </w:t>
      </w:r>
      <w:proofErr w:type="spellStart"/>
      <w:r w:rsidRPr="00E0585E">
        <w:t>rolezinhos</w:t>
      </w:r>
      <w:proofErr w:type="spellEnd"/>
      <w:r w:rsidRPr="00E0585E">
        <w:t xml:space="preserve"> tornaram-se uma fixação nacional</w:t>
      </w:r>
      <w:r w:rsidR="0032796F">
        <w:t xml:space="preserve"> que passou a ter ocorrências em diversos outros estados</w:t>
      </w:r>
      <w:r w:rsidR="00583A38">
        <w:t>.</w:t>
      </w:r>
      <w:r w:rsidR="00737292">
        <w:t xml:space="preserve"> No entanto, p</w:t>
      </w:r>
      <w:r w:rsidR="00706261">
        <w:t>ara Vargas (2015</w:t>
      </w:r>
      <w:r w:rsidR="00CC0A9F">
        <w:t xml:space="preserve">), ainda que </w:t>
      </w:r>
      <w:r w:rsidR="00737292">
        <w:t xml:space="preserve">o ciclo de oportunidades </w:t>
      </w:r>
      <w:r w:rsidR="00353125">
        <w:t>engendrados no governo Lula e Dilma tenha possibilitado construir</w:t>
      </w:r>
      <w:r w:rsidR="00BF38CB">
        <w:t xml:space="preserve"> </w:t>
      </w:r>
      <w:r w:rsidR="00353125">
        <w:t xml:space="preserve">políticas de ações afirmativas do negro na sociedade brasileira, </w:t>
      </w:r>
      <w:r w:rsidR="009A1F03">
        <w:t>essas não impactaram</w:t>
      </w:r>
      <w:r w:rsidR="00BF38CB">
        <w:t xml:space="preserve"> os</w:t>
      </w:r>
      <w:r w:rsidR="009A1F03">
        <w:t xml:space="preserve"> modos de exclusão burocraticamente arraigados e </w:t>
      </w:r>
      <w:proofErr w:type="spellStart"/>
      <w:proofErr w:type="gramStart"/>
      <w:r w:rsidR="009A1F03">
        <w:t>anti-negros</w:t>
      </w:r>
      <w:proofErr w:type="spellEnd"/>
      <w:proofErr w:type="gramEnd"/>
      <w:r w:rsidR="009A1F03">
        <w:t xml:space="preserve"> na sociedade.</w:t>
      </w:r>
      <w:r w:rsidR="00BF38CB">
        <w:t xml:space="preserve"> </w:t>
      </w:r>
      <w:r w:rsidR="003D7682">
        <w:t>Para o autor, a</w:t>
      </w:r>
      <w:r w:rsidR="00BF38CB">
        <w:t xml:space="preserve"> </w:t>
      </w:r>
      <w:proofErr w:type="spellStart"/>
      <w:r w:rsidR="00BF38CB" w:rsidRPr="00BF38CB">
        <w:rPr>
          <w:i/>
          <w:iCs/>
        </w:rPr>
        <w:t>desindentificação</w:t>
      </w:r>
      <w:proofErr w:type="spellEnd"/>
      <w:r w:rsidR="003A5FE4">
        <w:t xml:space="preserve"> d</w:t>
      </w:r>
      <w:r w:rsidR="00642591">
        <w:t>o</w:t>
      </w:r>
      <w:r w:rsidR="003A5FE4">
        <w:t xml:space="preserve"> negro na sociedade brasileira promove um deslocamento constante </w:t>
      </w:r>
      <w:r w:rsidR="003E5E73">
        <w:t>de lugares de privilégios nos quais os negros não podem se apresentar.</w:t>
      </w:r>
      <w:r w:rsidR="00544FEF">
        <w:t xml:space="preserve"> </w:t>
      </w:r>
      <w:r w:rsidR="007E75D7">
        <w:t>C</w:t>
      </w:r>
      <w:r w:rsidR="007E75D7" w:rsidRPr="007E75D7">
        <w:t xml:space="preserve">oletivamente, estes jovens desfavorecidos e segregados afirmam a sua inserção arduamente conquistada no mercado de consumo global. Os </w:t>
      </w:r>
      <w:proofErr w:type="spellStart"/>
      <w:r w:rsidR="007B1DDE">
        <w:t>r</w:t>
      </w:r>
      <w:r w:rsidR="007E75D7" w:rsidRPr="007E75D7">
        <w:t>olezinhos</w:t>
      </w:r>
      <w:proofErr w:type="spellEnd"/>
      <w:r w:rsidR="007E75D7" w:rsidRPr="007E75D7">
        <w:t xml:space="preserve"> testam até que ponto os espaços brasileiros de relativa riqueza são capazes de absorver grandes concentrações de pessoas negras</w:t>
      </w:r>
      <w:r w:rsidR="00781441">
        <w:t xml:space="preserve">, </w:t>
      </w:r>
      <w:r w:rsidR="007E75D7" w:rsidRPr="007E75D7">
        <w:t xml:space="preserve">tornam-se metáforas da integração negra. Os </w:t>
      </w:r>
      <w:proofErr w:type="spellStart"/>
      <w:r w:rsidR="007E75D7" w:rsidRPr="007E75D7">
        <w:t>rolezinhos</w:t>
      </w:r>
      <w:proofErr w:type="spellEnd"/>
      <w:r w:rsidR="007E75D7" w:rsidRPr="007E75D7">
        <w:t xml:space="preserve"> dramatiza</w:t>
      </w:r>
      <w:r w:rsidR="00CD7CE9">
        <w:t>ra</w:t>
      </w:r>
      <w:r w:rsidR="007E75D7" w:rsidRPr="007E75D7">
        <w:t>m os ganhos materiais dos negros trazidos pelos programas redistributivos pró-pobres do PT numa formação social histórica</w:t>
      </w:r>
      <w:r w:rsidR="00702428">
        <w:t>,</w:t>
      </w:r>
      <w:r w:rsidR="007E75D7" w:rsidRPr="007E75D7">
        <w:t xml:space="preserve"> </w:t>
      </w:r>
      <w:r w:rsidR="008D2B1A">
        <w:t>mas que</w:t>
      </w:r>
      <w:r w:rsidR="007E75D7" w:rsidRPr="007E75D7">
        <w:t xml:space="preserve"> presentemente normaliza a exclusão negra</w:t>
      </w:r>
      <w:r w:rsidR="004035F1">
        <w:t xml:space="preserve"> (VARGAS, 2018, p.10)</w:t>
      </w:r>
      <w:r w:rsidR="007E75D7" w:rsidRPr="007E75D7">
        <w:t>.</w:t>
      </w:r>
    </w:p>
  </w:footnote>
  <w:footnote w:id="70">
    <w:p w14:paraId="562E8F2E" w14:textId="6F9535CD" w:rsidR="00683B40" w:rsidRPr="00511C2C" w:rsidRDefault="00683B40">
      <w:pPr>
        <w:pStyle w:val="Textodenotaderodap"/>
      </w:pPr>
      <w:r>
        <w:rPr>
          <w:rStyle w:val="Refdenotaderodap"/>
        </w:rPr>
        <w:footnoteRef/>
      </w:r>
      <w:r>
        <w:t xml:space="preserve"> </w:t>
      </w:r>
      <w:r w:rsidR="00A95661" w:rsidRPr="00A95661">
        <w:t>A "primavera secundarista", como ficou conhecido o movimento de ocupações de escolas pelos estudantes, surgiu como uma iniciativa para reivindicar direitos essenciais através da ocupação de prédios públicos.</w:t>
      </w:r>
      <w:r w:rsidR="00DE5594">
        <w:t xml:space="preserve"> </w:t>
      </w:r>
      <w:r w:rsidR="00A95661" w:rsidRPr="00A95661">
        <w:t>As primeiras ocupações ocorreram em novembro de 2015, começando em São Paulo e rapidamente se espalhando para Goiás, Rio de Janeiro, Espírito Santo, Minas Gerais, estados da região sul, especialmente Paraná, e em algumas áreas das regiões nordeste e norte.</w:t>
      </w:r>
      <w:r w:rsidR="007328B9">
        <w:t xml:space="preserve"> As estratégias, ações e valores compartilhados pelos estudantes durante os processos de ocupação se assemelhavam com as formas de manifestação que estiveram na cena de junho de 2013</w:t>
      </w:r>
      <w:r w:rsidR="00DE5594">
        <w:t xml:space="preserve">. </w:t>
      </w:r>
      <w:r w:rsidR="00961B92">
        <w:t>Rocha (2020, p. 67)</w:t>
      </w:r>
      <w:r w:rsidR="004441C1">
        <w:t>,</w:t>
      </w:r>
      <w:r w:rsidR="00461C95">
        <w:t xml:space="preserve"> observou quatro importantes estratégias de ação </w:t>
      </w:r>
      <w:r w:rsidR="005D0BEF">
        <w:t>executadas pelos estudantes</w:t>
      </w:r>
      <w:r w:rsidR="00511C2C">
        <w:t xml:space="preserve">: a ocupação, os </w:t>
      </w:r>
      <w:proofErr w:type="spellStart"/>
      <w:r w:rsidR="00511C2C">
        <w:t>trancaços</w:t>
      </w:r>
      <w:proofErr w:type="spellEnd"/>
      <w:r w:rsidR="00511C2C">
        <w:t xml:space="preserve"> das ruas, as passeatas nas ruas e o ativismo </w:t>
      </w:r>
      <w:r w:rsidR="00511C2C" w:rsidRPr="00511C2C">
        <w:rPr>
          <w:i/>
          <w:iCs/>
        </w:rPr>
        <w:t>online</w:t>
      </w:r>
      <w:r w:rsidR="00511C2C">
        <w:t xml:space="preserve">. </w:t>
      </w:r>
      <w:r w:rsidR="00801317">
        <w:t>Durante o processo de ocupação predominou formas de ação nas quais as decisões eram tomadas de maneira coletiva por meio de assembleia</w:t>
      </w:r>
      <w:r w:rsidR="00757B5F">
        <w:t>,</w:t>
      </w:r>
      <w:r w:rsidR="003B2DDA">
        <w:t xml:space="preserve"> partilhando valores de horizontalidade; </w:t>
      </w:r>
      <w:r w:rsidR="00890BFF">
        <w:t xml:space="preserve">a </w:t>
      </w:r>
      <w:r w:rsidR="00757B5F">
        <w:t>criação</w:t>
      </w:r>
      <w:r w:rsidR="00890BFF">
        <w:t xml:space="preserve"> de valores de igualdade a partir d</w:t>
      </w:r>
      <w:r w:rsidR="003B2DDA">
        <w:t>a divisão de serviços e a busca pela igualdade de gênero</w:t>
      </w:r>
      <w:r w:rsidR="00890BFF">
        <w:t>; a resistência à interferência de movimentos sociais e partidos</w:t>
      </w:r>
      <w:r w:rsidR="000827D7">
        <w:t xml:space="preserve"> gerando formas de cooperação entre os próprios estudantes; e a criação de aulas</w:t>
      </w:r>
      <w:r w:rsidR="00AE76A7">
        <w:t>,</w:t>
      </w:r>
      <w:r w:rsidR="000827D7">
        <w:t xml:space="preserve"> oficinas temáticas</w:t>
      </w:r>
      <w:r w:rsidR="00AE76A7">
        <w:t xml:space="preserve"> e atividades culturais que </w:t>
      </w:r>
      <w:r w:rsidR="008E6D8D">
        <w:t xml:space="preserve">engendraram um caráter </w:t>
      </w:r>
      <w:r w:rsidR="009A7F4D">
        <w:t xml:space="preserve">formativo do atual movimento estudantil. </w:t>
      </w:r>
      <w:r w:rsidR="003C1339">
        <w:t>Essa nova</w:t>
      </w:r>
      <w:r w:rsidR="00C85A3E">
        <w:t xml:space="preserve"> forma de ação dos movimentos estudantis </w:t>
      </w:r>
      <w:r w:rsidR="00C85A3E" w:rsidRPr="00C85A3E">
        <w:t>contribuiu</w:t>
      </w:r>
      <w:r w:rsidR="00C85A3E">
        <w:t>, na recente conjuntura,</w:t>
      </w:r>
      <w:r w:rsidR="00C85A3E" w:rsidRPr="00C85A3E">
        <w:t xml:space="preserve"> para a produção de conhecimentos revolucionários imprescindíveis para a emancipação humana</w:t>
      </w:r>
      <w:r w:rsidR="001350AB">
        <w:t xml:space="preserve"> (BOUTIN e FLACH, 20</w:t>
      </w:r>
      <w:r w:rsidR="000147C7">
        <w:t>17)</w:t>
      </w:r>
      <w:r w:rsidR="00C85A3E" w:rsidRPr="00C85A3E">
        <w:t>.</w:t>
      </w:r>
    </w:p>
  </w:footnote>
  <w:footnote w:id="71">
    <w:p w14:paraId="374E94BD" w14:textId="23675B3D" w:rsidR="00886472" w:rsidRDefault="00886472">
      <w:pPr>
        <w:pStyle w:val="Textodenotaderodap"/>
      </w:pPr>
      <w:r>
        <w:rPr>
          <w:rStyle w:val="Refdenotaderodap"/>
        </w:rPr>
        <w:footnoteRef/>
      </w:r>
      <w:r>
        <w:t xml:space="preserve"> </w:t>
      </w:r>
      <w:r w:rsidR="00B05770">
        <w:t>C</w:t>
      </w:r>
      <w:r w:rsidR="00B05770" w:rsidRPr="00B05770">
        <w:t>onjunto de relações recorrentes entre movimentos e eleições que definem a dinâmica dos movimentos e o resultado das eleições</w:t>
      </w:r>
      <w:r w:rsidR="00B05770">
        <w:t xml:space="preserve"> (</w:t>
      </w:r>
      <w:proofErr w:type="spellStart"/>
      <w:r w:rsidR="00B05770">
        <w:t>McAdam</w:t>
      </w:r>
      <w:proofErr w:type="spellEnd"/>
      <w:r w:rsidR="00B05770">
        <w:t xml:space="preserve"> e </w:t>
      </w:r>
      <w:proofErr w:type="spellStart"/>
      <w:r w:rsidR="00B05770">
        <w:t>Tarrow</w:t>
      </w:r>
      <w:proofErr w:type="spellEnd"/>
      <w:r w:rsidR="00B05770">
        <w:t>, 2011, p. 24)</w:t>
      </w:r>
      <w:r w:rsidR="00F0699F">
        <w:t>.</w:t>
      </w:r>
      <w:r w:rsidR="00737D2E">
        <w:t xml:space="preserve"> As arenas em disputa no final do ciclo de 2013 já apontavam para essas relações que se desembocariam </w:t>
      </w:r>
      <w:r w:rsidR="007E7AA5">
        <w:t>durante o processo de impeachment entre os setores que defendiam a permanência de Dilma e os que defendiam sua</w:t>
      </w:r>
      <w:r w:rsidR="00CE4CD5">
        <w:t xml:space="preserve"> destituiçã</w:t>
      </w:r>
      <w:r w:rsidR="00027459">
        <w:t>o</w:t>
      </w:r>
      <w:r w:rsidR="00CE4CD5">
        <w:t>.</w:t>
      </w:r>
      <w:r w:rsidR="00027459">
        <w:t xml:space="preserve"> Esses grupos acabariam alçando-se ao poder e boa parte dos manifestantes </w:t>
      </w:r>
      <w:r w:rsidR="00E11ACB">
        <w:t xml:space="preserve">das lideranças que se organizaram em torno das estruturas de mobilização </w:t>
      </w:r>
      <w:proofErr w:type="spellStart"/>
      <w:r w:rsidR="00E11ACB">
        <w:t>pór</w:t>
      </w:r>
      <w:proofErr w:type="spellEnd"/>
      <w:r w:rsidR="00E11ACB">
        <w:t>-impeachment acabaram sendo eleitos</w:t>
      </w:r>
      <w:r w:rsidR="00913CBD">
        <w:t xml:space="preserve">. Destaque para o deputado Kim </w:t>
      </w:r>
      <w:proofErr w:type="spellStart"/>
      <w:r w:rsidR="00913CBD">
        <w:t>Kataguiri</w:t>
      </w:r>
      <w:proofErr w:type="spellEnd"/>
      <w:r w:rsidR="00170AB0">
        <w:t xml:space="preserve"> </w:t>
      </w:r>
      <w:r w:rsidR="001E086C">
        <w:t>eleito em 2018</w:t>
      </w:r>
      <w:r w:rsidR="00944A95">
        <w:t xml:space="preserve"> pelo DEM</w:t>
      </w:r>
      <w:r w:rsidR="00913CBD">
        <w:t xml:space="preserve"> e</w:t>
      </w:r>
      <w:r w:rsidR="001E086C">
        <w:t xml:space="preserve"> o vereador da cidade de São Paulo</w:t>
      </w:r>
      <w:r w:rsidR="00913CBD">
        <w:t xml:space="preserve"> Fernando Holiday</w:t>
      </w:r>
      <w:r w:rsidR="001E086C">
        <w:t xml:space="preserve"> </w:t>
      </w:r>
      <w:r w:rsidR="00944A95">
        <w:t>eleito em 2016 pelo DEM</w:t>
      </w:r>
      <w:r w:rsidR="00913CBD">
        <w:t>.</w:t>
      </w:r>
    </w:p>
  </w:footnote>
  <w:footnote w:id="72">
    <w:p w14:paraId="0F28A488" w14:textId="438877ED" w:rsidR="00220AF3" w:rsidRDefault="00220AF3">
      <w:pPr>
        <w:pStyle w:val="Textodenotaderodap"/>
      </w:pPr>
      <w:r>
        <w:rPr>
          <w:rStyle w:val="Refdenotaderodap"/>
        </w:rPr>
        <w:footnoteRef/>
      </w:r>
      <w:r>
        <w:t xml:space="preserve"> </w:t>
      </w:r>
      <w:r w:rsidR="0091445A">
        <w:t>Movimentos que chegam ao poder através de eleições</w:t>
      </w:r>
      <w:r w:rsidR="004D24A4">
        <w:t>.</w:t>
      </w:r>
      <w:r w:rsidR="00796A2B">
        <w:t xml:space="preserve"> </w:t>
      </w:r>
      <w:r w:rsidR="006A1C85" w:rsidRPr="006A1C85">
        <w:t>Os autores destacam que esses regimes de movimento podem variar amplamente em suas ideologias e métodos, mas compartilham a característica comum de derivar seu poder e legitimidade de movimentos sociais que conseguiram mobilizar apoio suficiente para vencer eleições e assumir o controle governamental.</w:t>
      </w:r>
      <w:r w:rsidR="006A1C85">
        <w:t xml:space="preserve"> </w:t>
      </w:r>
      <w:r w:rsidR="006A1C85" w:rsidRPr="006A1C85">
        <w:t xml:space="preserve">Exemplos históricos incluem a ascensão de regimes nazistas na Alemanha e fascistas na Itália, que chegaram ao poder por meio de processos eleitorais. No contexto contemporâneo, movimentos que se transformaram em regimes de movimento incluem governos </w:t>
      </w:r>
      <w:r w:rsidR="00023EFD">
        <w:t xml:space="preserve">onde </w:t>
      </w:r>
      <w:r w:rsidR="006A1C85" w:rsidRPr="006A1C85">
        <w:t>partidos políticos com raízes em movimentos sociais desempenham um papel significativo na política interna</w:t>
      </w:r>
      <w:r w:rsidR="00023EFD">
        <w:t>, como foi o caso histórico do PT no</w:t>
      </w:r>
      <w:r w:rsidR="004D1A33">
        <w:t xml:space="preserve"> </w:t>
      </w:r>
      <w:r w:rsidR="00023EFD">
        <w:t>Brasil</w:t>
      </w:r>
      <w:r w:rsidR="006A1C85" w:rsidRPr="006A1C85">
        <w:t>.</w:t>
      </w:r>
      <w:r w:rsidR="006A1C85">
        <w:t xml:space="preserve"> </w:t>
      </w:r>
      <w:r w:rsidR="00023EFD">
        <w:t>Para os autores</w:t>
      </w:r>
      <w:r w:rsidR="004D1A33">
        <w:t>,</w:t>
      </w:r>
      <w:r w:rsidR="00023EFD">
        <w:t xml:space="preserve"> </w:t>
      </w:r>
      <w:r w:rsidR="004D1A33">
        <w:t>i</w:t>
      </w:r>
      <w:r w:rsidR="004D1A33" w:rsidRPr="004D1A33">
        <w:t>sso é especialmente verdade em um sistema político com base na representação proporcional</w:t>
      </w:r>
      <w:r w:rsidR="002D03B1">
        <w:t xml:space="preserve"> –</w:t>
      </w:r>
      <w:r w:rsidR="004D1A33" w:rsidRPr="004D1A33">
        <w:t xml:space="preserve"> em</w:t>
      </w:r>
      <w:r w:rsidR="002D03B1">
        <w:t xml:space="preserve"> </w:t>
      </w:r>
      <w:r w:rsidR="004D1A33" w:rsidRPr="004D1A33">
        <w:t>um sistema multipartidário</w:t>
      </w:r>
      <w:r w:rsidR="002D03B1">
        <w:t xml:space="preserve"> –</w:t>
      </w:r>
      <w:r w:rsidR="004D1A33" w:rsidRPr="004D1A33">
        <w:t xml:space="preserve"> no</w:t>
      </w:r>
      <w:r w:rsidR="002D03B1">
        <w:t xml:space="preserve"> </w:t>
      </w:r>
      <w:r w:rsidR="004D1A33" w:rsidRPr="004D1A33">
        <w:t>qual nenhum partido detém a maioria das cadeiras legislativas, mesmo um partido pequeno tem a sua importância, como um possível parceiro em um governo de coalizão.</w:t>
      </w:r>
      <w:r w:rsidR="00965C02">
        <w:t xml:space="preserve"> </w:t>
      </w:r>
      <w:r w:rsidR="00965C02" w:rsidRPr="00965C02">
        <w:t>Em um sistema como esse, a opção eleitoral pode ser muito atraente para os grupos de movimentos</w:t>
      </w:r>
      <w:r w:rsidR="00965C02">
        <w:t xml:space="preserve"> (</w:t>
      </w:r>
      <w:proofErr w:type="spellStart"/>
      <w:r w:rsidR="00965C02">
        <w:t>McAdam</w:t>
      </w:r>
      <w:proofErr w:type="spellEnd"/>
      <w:r w:rsidR="00965C02">
        <w:t xml:space="preserve"> e </w:t>
      </w:r>
      <w:proofErr w:type="spellStart"/>
      <w:r w:rsidR="00965C02">
        <w:t>Tarrow</w:t>
      </w:r>
      <w:proofErr w:type="spellEnd"/>
      <w:r w:rsidR="00965C02">
        <w:t>, 2011, p. 25). No caso brasileiro</w:t>
      </w:r>
      <w:r w:rsidR="0005362F">
        <w:t xml:space="preserve">, </w:t>
      </w:r>
      <w:r w:rsidR="001306DC">
        <w:t xml:space="preserve">como podemos observar, não somente a opção eleitoral </w:t>
      </w:r>
      <w:r w:rsidR="00E64C7A">
        <w:t xml:space="preserve">se torna importante, mas também a instituição do </w:t>
      </w:r>
      <w:r w:rsidR="00E64C7A" w:rsidRPr="00E64C7A">
        <w:rPr>
          <w:i/>
          <w:iCs/>
        </w:rPr>
        <w:t>impeachment</w:t>
      </w:r>
      <w:r w:rsidR="00E64C7A">
        <w:t xml:space="preserve"> se apresentou como um mecanismo </w:t>
      </w:r>
      <w:r w:rsidR="004174DC">
        <w:t>importante na mobilização de grupos e movimentos que pretendem acessar o poder</w:t>
      </w:r>
      <w:r w:rsidR="00E64C7A">
        <w:t>.</w:t>
      </w:r>
    </w:p>
  </w:footnote>
  <w:footnote w:id="73">
    <w:p w14:paraId="5E560818" w14:textId="2B8DB022" w:rsidR="00F86606" w:rsidRDefault="00F86606">
      <w:pPr>
        <w:pStyle w:val="Textodenotaderodap"/>
      </w:pPr>
      <w:r>
        <w:rPr>
          <w:rStyle w:val="Refdenotaderodap"/>
        </w:rPr>
        <w:footnoteRef/>
      </w:r>
      <w:r>
        <w:t xml:space="preserve"> </w:t>
      </w:r>
      <w:r w:rsidR="00B5091E" w:rsidRPr="00B5091E">
        <w:t>Comissão Parlamentar Mista de Inquérito</w:t>
      </w:r>
      <w:r w:rsidR="008154E7">
        <w:t xml:space="preserve"> </w:t>
      </w:r>
      <w:r w:rsidR="008154E7" w:rsidRPr="008154E7">
        <w:t>Investigar irregularidades envolvendo a empresa Petróleo Brasileiro S/A (PETROBRAS), ocorridas entre os anos de 2005 e 2014 e relacionadas à compra da Refinaria de Pasadena, no Texas (EUA); ao lançamento de plataformas inacabadas; ao pagamento de propina a funcionário da estatal; e ao superfaturamento na construção de refinarias.</w:t>
      </w:r>
      <w:r w:rsidR="00DE69A3" w:rsidRPr="00DE69A3">
        <w:t xml:space="preserve"> </w:t>
      </w:r>
      <w:r w:rsidR="00DE69A3">
        <w:t>Ver: BRASIL</w:t>
      </w:r>
      <w:r w:rsidR="00DE69A3" w:rsidRPr="00DE69A3">
        <w:t>. Congresso Nacional. Comissão Parlamentar Mista de Inquérito destinada a investigar irregularidades envolvendo a empresa Petróleo Brasileiro S/A</w:t>
      </w:r>
      <w:r w:rsidR="00DE69A3">
        <w:t>.</w:t>
      </w:r>
      <w:r w:rsidR="00B75545">
        <w:t xml:space="preserve"> Relatório final</w:t>
      </w:r>
      <w:r w:rsidR="00DE69A3">
        <w:t xml:space="preserve"> Disponível em:</w:t>
      </w:r>
      <w:r w:rsidR="00B75545">
        <w:t xml:space="preserve"> &lt;</w:t>
      </w:r>
      <w:r w:rsidR="00B75545" w:rsidRPr="00B75545">
        <w:t>https://www2.senado.leg.br/</w:t>
      </w:r>
      <w:proofErr w:type="spellStart"/>
      <w:r w:rsidR="00B75545" w:rsidRPr="00B75545">
        <w:t>bdsf</w:t>
      </w:r>
      <w:proofErr w:type="spellEnd"/>
      <w:r w:rsidR="00B75545" w:rsidRPr="00B75545">
        <w:t>/</w:t>
      </w:r>
      <w:proofErr w:type="spellStart"/>
      <w:r w:rsidR="00B75545" w:rsidRPr="00B75545">
        <w:t>handle</w:t>
      </w:r>
      <w:proofErr w:type="spellEnd"/>
      <w:r w:rsidR="00B75545" w:rsidRPr="00B75545">
        <w:t>/id/609900</w:t>
      </w:r>
      <w:r w:rsidR="00B75545">
        <w:t>&gt;. Acesso em 30 jul. 2024.</w:t>
      </w:r>
    </w:p>
  </w:footnote>
  <w:footnote w:id="74">
    <w:p w14:paraId="54F91489" w14:textId="2C8E5194" w:rsidR="0040393E" w:rsidRDefault="0040393E" w:rsidP="0040393E">
      <w:pPr>
        <w:pStyle w:val="Textodenotaderodap"/>
      </w:pPr>
      <w:r>
        <w:rPr>
          <w:rStyle w:val="Refdenotaderodap"/>
        </w:rPr>
        <w:footnoteRef/>
      </w:r>
      <w:r>
        <w:t xml:space="preserve"> Para uma leitura extensiva sobre a relação dos megaeventos e seus impactos na sociedade brasileira ver: SANTOS JUNIOR, O. A;</w:t>
      </w:r>
      <w:r w:rsidRPr="002001FD">
        <w:t xml:space="preserve"> </w:t>
      </w:r>
      <w:r>
        <w:t>GAFFNEY, C; RIBEIRO, L. C. de Q. (</w:t>
      </w:r>
      <w:proofErr w:type="spellStart"/>
      <w:r>
        <w:t>Orgs</w:t>
      </w:r>
      <w:proofErr w:type="spellEnd"/>
      <w:r>
        <w:t>.)</w:t>
      </w:r>
      <w:r w:rsidRPr="002001FD">
        <w:t xml:space="preserve"> </w:t>
      </w:r>
      <w:r>
        <w:t xml:space="preserve"> BRASIL: I</w:t>
      </w:r>
      <w:r w:rsidRPr="002001FD">
        <w:t>mpactos da Copa do Mundo 2014 e das Olimpíadas 2016</w:t>
      </w:r>
      <w:r>
        <w:t xml:space="preserve">. </w:t>
      </w:r>
      <w:r w:rsidRPr="002001FD">
        <w:t>1. ed. - Rio de Janeiro: E-</w:t>
      </w:r>
      <w:proofErr w:type="spellStart"/>
      <w:r w:rsidRPr="002001FD">
        <w:t>papers</w:t>
      </w:r>
      <w:proofErr w:type="spellEnd"/>
      <w:r w:rsidRPr="002001FD">
        <w:t>, 2015.</w:t>
      </w:r>
      <w:r>
        <w:t xml:space="preserve"> Disponível em: &lt;</w:t>
      </w:r>
      <w:hyperlink r:id="rId8" w:anchor="page=204" w:history="1">
        <w:r w:rsidRPr="00D2244C">
          <w:rPr>
            <w:rStyle w:val="Hyperlink"/>
          </w:rPr>
          <w:t>https://www.zora.uzh.ch/id/eprint/114988/1/2015_GaffneyC_livro_megaeventos_2015.pdf#page=204</w:t>
        </w:r>
      </w:hyperlink>
      <w:r>
        <w:t>&gt;. Acesso em: 30 jul. 2024.</w:t>
      </w:r>
    </w:p>
  </w:footnote>
  <w:footnote w:id="75">
    <w:p w14:paraId="1A6BD0F4" w14:textId="191DA179" w:rsidR="005052ED" w:rsidRDefault="005052ED">
      <w:pPr>
        <w:pStyle w:val="Textodenotaderodap"/>
      </w:pPr>
      <w:r>
        <w:rPr>
          <w:rStyle w:val="Refdenotaderodap"/>
        </w:rPr>
        <w:footnoteRef/>
      </w:r>
      <w:r>
        <w:t xml:space="preserve"> </w:t>
      </w:r>
      <w:r w:rsidRPr="005052ED">
        <w:t>Em resumo, o que ocorreu foi que durante o biênio 2013-2014, houve uma aceleração da inflação associada à desvalorização cambial. Embora a elevação da taxa Selic tenha sido utilizada como uma medida para mitigar os efeitos da desvalorização cambial, essa estratégia teve pouco sucesso. A inflação fechou 2013 em 5,91% e 2014 em 6,41%. Números próximos ao teto da meta que indicavam que, apesar da política restritiva e da demanda fraca, a inflação pouco diminuiu (MARTINS, 2022, p. 54).</w:t>
      </w:r>
    </w:p>
  </w:footnote>
  <w:footnote w:id="76">
    <w:p w14:paraId="62F0CA6B" w14:textId="77777777" w:rsidR="00466479" w:rsidRPr="00466479" w:rsidRDefault="00466479" w:rsidP="00466479">
      <w:pPr>
        <w:pStyle w:val="Textodenotaderodap"/>
      </w:pPr>
      <w:r>
        <w:rPr>
          <w:rStyle w:val="Refdenotaderodap"/>
        </w:rPr>
        <w:footnoteRef/>
      </w:r>
      <w:r>
        <w:t xml:space="preserve"> Ver: </w:t>
      </w:r>
      <w:r w:rsidRPr="00466479">
        <w:rPr>
          <w:b/>
          <w:bCs/>
        </w:rPr>
        <w:t>Lava Jato</w:t>
      </w:r>
      <w:r w:rsidRPr="00466479">
        <w:t>. Disponível em: &lt;</w:t>
      </w:r>
      <w:hyperlink r:id="rId9" w:history="1">
        <w:r w:rsidRPr="00466479">
          <w:rPr>
            <w:rStyle w:val="Hyperlink"/>
          </w:rPr>
          <w:t>https://memoriaglobo.globo.com/jornalismo/jornalismo-e-telejornais/jornal-hoje/coberturas/noticia/lava-jato.ghtml</w:t>
        </w:r>
      </w:hyperlink>
      <w:r w:rsidRPr="00466479">
        <w:t xml:space="preserve">&gt;. Acesso em: 3 ago. 2024. </w:t>
      </w:r>
    </w:p>
    <w:p w14:paraId="45F7F47C" w14:textId="4A9246A8" w:rsidR="00466479" w:rsidRDefault="00466479">
      <w:pPr>
        <w:pStyle w:val="Textodenotaderodap"/>
      </w:pPr>
    </w:p>
  </w:footnote>
  <w:footnote w:id="77">
    <w:p w14:paraId="5F0A7F72" w14:textId="286808B6" w:rsidR="00D11F0B" w:rsidRPr="00040A83" w:rsidRDefault="00D11F0B">
      <w:pPr>
        <w:pStyle w:val="Textodenotaderodap"/>
        <w:rPr>
          <w:i/>
          <w:iCs/>
        </w:rPr>
      </w:pPr>
      <w:r>
        <w:rPr>
          <w:rStyle w:val="Refdenotaderodap"/>
        </w:rPr>
        <w:footnoteRef/>
      </w:r>
      <w:r>
        <w:t xml:space="preserve"> </w:t>
      </w:r>
      <w:r w:rsidR="00F63466">
        <w:t>É importante salientar que o</w:t>
      </w:r>
      <w:r w:rsidR="00F63466" w:rsidRPr="00F63466">
        <w:t xml:space="preserve"> período de análise considerado n</w:t>
      </w:r>
      <w:r w:rsidR="008B60A3">
        <w:t>o</w:t>
      </w:r>
      <w:r w:rsidR="00F63466" w:rsidRPr="00F63466">
        <w:t xml:space="preserve"> trabalho foi de 01/07/2014 até 05/10/2014, primeiro turno das eleições. </w:t>
      </w:r>
      <w:r w:rsidR="007E1C81" w:rsidRPr="007E1C81">
        <w:t>Os dados coletados representam cerca de 1% do total do conteúdo produzido durante o período analisado, conforme limitações impostas pelo próprio Twitter. Em valores absolutos, isso representou cerca de 10 milhões de tweets contendo as seguintes palavras-chaves: '</w:t>
      </w:r>
      <w:proofErr w:type="spellStart"/>
      <w:r w:rsidR="007E1C81" w:rsidRPr="007E1C81">
        <w:t>dilma</w:t>
      </w:r>
      <w:proofErr w:type="spellEnd"/>
      <w:r w:rsidR="007E1C81" w:rsidRPr="007E1C81">
        <w:t>', '</w:t>
      </w:r>
      <w:proofErr w:type="spellStart"/>
      <w:r w:rsidR="007E1C81" w:rsidRPr="007E1C81">
        <w:t>aecio</w:t>
      </w:r>
      <w:proofErr w:type="spellEnd"/>
      <w:r w:rsidR="007E1C81" w:rsidRPr="007E1C81">
        <w:t>', 'lula', 'marina silva', '</w:t>
      </w:r>
      <w:proofErr w:type="spellStart"/>
      <w:r w:rsidR="007E1C81" w:rsidRPr="007E1C81">
        <w:t>eduardo</w:t>
      </w:r>
      <w:proofErr w:type="spellEnd"/>
      <w:r w:rsidR="007E1C81" w:rsidRPr="007E1C81">
        <w:t xml:space="preserve"> campos', '</w:t>
      </w:r>
      <w:proofErr w:type="spellStart"/>
      <w:r w:rsidR="007E1C81" w:rsidRPr="007E1C81">
        <w:t>eleicao</w:t>
      </w:r>
      <w:proofErr w:type="spellEnd"/>
      <w:r w:rsidR="007E1C81" w:rsidRPr="007E1C81">
        <w:t>', '</w:t>
      </w:r>
      <w:proofErr w:type="spellStart"/>
      <w:r w:rsidR="007E1C81" w:rsidRPr="007E1C81">
        <w:t>eleicoes</w:t>
      </w:r>
      <w:proofErr w:type="spellEnd"/>
      <w:r w:rsidR="007E1C81" w:rsidRPr="007E1C81">
        <w:t>', e 'eleicoes2014', que compreendem os três principais candidatos e termos relacionados. Para a análise de resultados, os dados foram resumidos com periodicidade semanal (iniciando da semana 1 até semana 14), e para cada semana foram listadas as 2 hashtags mais populares</w:t>
      </w:r>
      <w:r w:rsidR="00040A83">
        <w:t xml:space="preserve"> (Penteado </w:t>
      </w:r>
      <w:r w:rsidR="00040A83">
        <w:rPr>
          <w:i/>
          <w:iCs/>
        </w:rPr>
        <w:t xml:space="preserve">et al, </w:t>
      </w:r>
      <w:r w:rsidR="00040A83" w:rsidRPr="008B60A3">
        <w:t>201</w:t>
      </w:r>
      <w:r w:rsidR="008B60A3" w:rsidRPr="008B60A3">
        <w:t>4</w:t>
      </w:r>
      <w:r w:rsidR="008B60A3">
        <w:t>, p. 51)</w:t>
      </w:r>
      <w:r w:rsidR="00651FA7">
        <w:t xml:space="preserve">. O importante notar é que </w:t>
      </w:r>
      <w:r w:rsidR="001D2FFD">
        <w:t xml:space="preserve">a construção de uma </w:t>
      </w:r>
      <w:r w:rsidR="00651FA7">
        <w:t>imagem</w:t>
      </w:r>
      <w:r w:rsidR="004D535E">
        <w:t xml:space="preserve"> contrária ao partido e ao governo nas redes sociais</w:t>
      </w:r>
      <w:r w:rsidR="001D2FFD">
        <w:t xml:space="preserve"> já </w:t>
      </w:r>
      <w:r w:rsidR="00100636">
        <w:t>vinha ocorrendo</w:t>
      </w:r>
      <w:r w:rsidR="001D2FFD">
        <w:t xml:space="preserve"> desde o primeiro turno das eleições</w:t>
      </w:r>
      <w:r w:rsidR="004D535E">
        <w:t>, principalmente se tratando da necessidade de desgastar o governo.</w:t>
      </w:r>
    </w:p>
  </w:footnote>
  <w:footnote w:id="78">
    <w:p w14:paraId="0DC3C57C" w14:textId="423DEA23" w:rsidR="007D2353" w:rsidRDefault="007D2353">
      <w:pPr>
        <w:pStyle w:val="Textodenotaderodap"/>
      </w:pPr>
      <w:r>
        <w:rPr>
          <w:rStyle w:val="Refdenotaderodap"/>
        </w:rPr>
        <w:footnoteRef/>
      </w:r>
      <w:r>
        <w:t xml:space="preserve"> </w:t>
      </w:r>
      <w:r w:rsidRPr="007D2353">
        <w:rPr>
          <w:b/>
          <w:bCs/>
        </w:rPr>
        <w:t>Base Legislação da Presidência da República - Decreto n</w:t>
      </w:r>
      <w:r w:rsidRPr="007D2353">
        <w:rPr>
          <w:b/>
          <w:bCs/>
          <w:vertAlign w:val="superscript"/>
        </w:rPr>
        <w:t>o</w:t>
      </w:r>
      <w:r w:rsidRPr="007D2353">
        <w:rPr>
          <w:b/>
          <w:bCs/>
        </w:rPr>
        <w:t xml:space="preserve"> 8.243 de 23 de maio de 2014</w:t>
      </w:r>
      <w:r w:rsidRPr="007D2353">
        <w:t>. Disponível em: &lt;</w:t>
      </w:r>
      <w:hyperlink r:id="rId10" w:history="1">
        <w:r w:rsidRPr="007D2353">
          <w:rPr>
            <w:rStyle w:val="Hyperlink"/>
          </w:rPr>
          <w:t>https://legislacao.presidencia.gov.br/atos/?tipo=DEC&amp;numero=8243&amp;ano=2014&amp;ato=96egXVE5UNVpWTd8c</w:t>
        </w:r>
      </w:hyperlink>
      <w:r w:rsidRPr="007D2353">
        <w:t>&gt;. Acesso em: 4 ago. 2024.</w:t>
      </w:r>
    </w:p>
  </w:footnote>
  <w:footnote w:id="79">
    <w:p w14:paraId="1973366E" w14:textId="7C3C8B7E" w:rsidR="000A71AB" w:rsidRDefault="000A71AB">
      <w:pPr>
        <w:pStyle w:val="Textodenotaderodap"/>
      </w:pPr>
      <w:r>
        <w:rPr>
          <w:rStyle w:val="Refdenotaderodap"/>
        </w:rPr>
        <w:footnoteRef/>
      </w:r>
      <w:r>
        <w:t xml:space="preserve"> A redução das desigualdades e </w:t>
      </w:r>
      <w:r w:rsidRPr="000A71AB">
        <w:t>a expansão da chamada “classe C”, aqueles situados entre os pobres e a classe média estabelecida</w:t>
      </w:r>
      <w:r>
        <w:t xml:space="preserve"> que, s</w:t>
      </w:r>
      <w:r w:rsidRPr="000A71AB">
        <w:t>egundo dados de Neri (201</w:t>
      </w:r>
      <w:r w:rsidR="000C1082">
        <w:t>0</w:t>
      </w:r>
      <w:r w:rsidRPr="000A71AB">
        <w:t>), ela saltou de 65,9 milhões de pessoas em 2003 para 105,5 milhões em 2011; ou seja, de uma parcela de 37,56% da população para 55,05% (um crescimento de 46,57%) – constituindo, assim, seu estrato majoritário. Nesse mesmo período, a classe média estabelecida e as classes altas (A/B) cresceram até mais em termos relativos: 54,71%, passando de 7,6% para 11,76% da população</w:t>
      </w:r>
    </w:p>
  </w:footnote>
  <w:footnote w:id="80">
    <w:p w14:paraId="0F3169D1" w14:textId="39E79531" w:rsidR="008C580D" w:rsidRDefault="008C580D">
      <w:pPr>
        <w:pStyle w:val="Textodenotaderodap"/>
      </w:pPr>
      <w:r>
        <w:rPr>
          <w:rStyle w:val="Refdenotaderodap"/>
        </w:rPr>
        <w:footnoteRef/>
      </w:r>
      <w:r>
        <w:t xml:space="preserve"> </w:t>
      </w:r>
      <w:r w:rsidRPr="008C580D">
        <w:t xml:space="preserve">PAULO, D. G. S. </w:t>
      </w:r>
      <w:r w:rsidRPr="008C580D">
        <w:rPr>
          <w:b/>
          <w:bCs/>
        </w:rPr>
        <w:t>Prédio da editora Abril é pichado durante protesto contra revista “Veja”</w:t>
      </w:r>
      <w:r w:rsidRPr="008C580D">
        <w:t>. Disponível em: &lt;</w:t>
      </w:r>
      <w:hyperlink r:id="rId11" w:history="1">
        <w:r w:rsidRPr="008C580D">
          <w:rPr>
            <w:rStyle w:val="Hyperlink"/>
          </w:rPr>
          <w:t>https://g1.globo.com/politica/eleicoes/2014/noticia/2014/10/predio-da-editora-abril-e-pichado-em-protesto-contra-revista-veja.html</w:t>
        </w:r>
      </w:hyperlink>
      <w:r w:rsidRPr="008C580D">
        <w:t xml:space="preserve">&gt;. Acesso em: 6 ago. 2024. </w:t>
      </w:r>
    </w:p>
  </w:footnote>
  <w:footnote w:id="81">
    <w:p w14:paraId="45C796ED" w14:textId="3218AC67" w:rsidR="00430C2E" w:rsidRDefault="00430C2E">
      <w:pPr>
        <w:pStyle w:val="Textodenotaderodap"/>
      </w:pPr>
      <w:r>
        <w:rPr>
          <w:rStyle w:val="Refdenotaderodap"/>
        </w:rPr>
        <w:footnoteRef/>
      </w:r>
      <w:r>
        <w:t xml:space="preserve"> Ver: </w:t>
      </w:r>
      <w:r w:rsidRPr="00430C2E">
        <w:rPr>
          <w:b/>
          <w:bCs/>
        </w:rPr>
        <w:t>ELEIÇÕES 2014: Lamento da derrota de Aécio Neves</w:t>
      </w:r>
      <w:r w:rsidRPr="00430C2E">
        <w:t>. Disponível em: &lt;</w:t>
      </w:r>
      <w:hyperlink r:id="rId12" w:history="1">
        <w:r w:rsidRPr="00430C2E">
          <w:rPr>
            <w:rStyle w:val="Hyperlink"/>
          </w:rPr>
          <w:t>https://g1.globo.com/politica/eleicoes/2014/fotos/2014/10/eleicoes-2014-lamento-da-derrota-de-aecio-neves.html</w:t>
        </w:r>
      </w:hyperlink>
      <w:r w:rsidRPr="00430C2E">
        <w:t>&gt;</w:t>
      </w:r>
      <w:r w:rsidR="006437E8">
        <w:t xml:space="preserve">; </w:t>
      </w:r>
      <w:r w:rsidRPr="00430C2E">
        <w:t xml:space="preserve"> Acesso em: 6 ago. 2024. </w:t>
      </w:r>
      <w:r w:rsidR="00876376" w:rsidRPr="00876376">
        <w:rPr>
          <w:b/>
          <w:bCs/>
        </w:rPr>
        <w:t>Foto: Aécio e o exato momento do anúncio da derrota</w:t>
      </w:r>
      <w:r w:rsidR="00876376" w:rsidRPr="00876376">
        <w:t xml:space="preserve">. </w:t>
      </w:r>
      <w:r w:rsidR="00876376" w:rsidRPr="00876376">
        <w:rPr>
          <w:b/>
          <w:bCs/>
        </w:rPr>
        <w:t>Pragmatismo Político</w:t>
      </w:r>
      <w:r w:rsidR="00876376" w:rsidRPr="00876376">
        <w:t>, 28 out. 2014. Disponível em: &lt;</w:t>
      </w:r>
      <w:hyperlink r:id="rId13" w:history="1">
        <w:r w:rsidR="00876376" w:rsidRPr="00876376">
          <w:rPr>
            <w:rStyle w:val="Hyperlink"/>
          </w:rPr>
          <w:t>https://www.pragmatismopolitico.com.br/2014/10/foto-aecio-e-o-exato-momento-anuncio-da-derrota.html</w:t>
        </w:r>
      </w:hyperlink>
      <w:r w:rsidR="00876376" w:rsidRPr="00876376">
        <w:t>&gt;. Acesso em: 6 ago. 2024</w:t>
      </w:r>
      <w:r w:rsidR="00876376">
        <w:t>.</w:t>
      </w:r>
    </w:p>
  </w:footnote>
  <w:footnote w:id="82">
    <w:p w14:paraId="0E69B78D" w14:textId="6E015E9F" w:rsidR="00E86FC0" w:rsidRDefault="00E86FC0">
      <w:pPr>
        <w:pStyle w:val="Textodenotaderodap"/>
      </w:pPr>
      <w:r>
        <w:rPr>
          <w:rStyle w:val="Refdenotaderodap"/>
        </w:rPr>
        <w:footnoteRef/>
      </w:r>
      <w:r>
        <w:t xml:space="preserve"> </w:t>
      </w:r>
      <w:r w:rsidR="00277277" w:rsidRPr="00277277">
        <w:t>O PSDB contestou dois pontos principais sobre as urnas eletrônicas e a contagem de votos nas eleições de 2014</w:t>
      </w:r>
      <w:r w:rsidR="00277277">
        <w:t xml:space="preserve">: primeiro, a </w:t>
      </w:r>
      <w:r w:rsidR="00277277" w:rsidRPr="00277277">
        <w:t>Impressão do voto</w:t>
      </w:r>
      <w:r w:rsidR="00277277">
        <w:t xml:space="preserve"> alegando</w:t>
      </w:r>
      <w:r w:rsidR="00277277" w:rsidRPr="00277277">
        <w:t xml:space="preserve"> que a inconstitucionalidade da impressão do voto, originalmente parte da Minirreforma Eleitoral de 2009, levantou dúvidas sobre a segurança do sistema eleitoral. No entanto, o TSE esclareceu que foi o STF que declarou a inconstitucionalidade dessa medida</w:t>
      </w:r>
      <w:r w:rsidR="00D53781">
        <w:t>; em segundo lugar a d</w:t>
      </w:r>
      <w:r w:rsidR="00D53781" w:rsidRPr="00D53781">
        <w:t>ivulgação dos resultados</w:t>
      </w:r>
      <w:r w:rsidR="00D53781">
        <w:t>, onde o</w:t>
      </w:r>
      <w:r w:rsidR="00D53781" w:rsidRPr="00D53781">
        <w:t xml:space="preserve"> PSDB questionou a divulgação dos resultados presidenciais a partir das 20h (horário de Brasília) no dia 26 de outubro. O TSE afirmou que a determinação seguiu a legislação existente desde 2013, para garantir a uniformidade do processo eleitoral.</w:t>
      </w:r>
      <w:r w:rsidR="00D53781">
        <w:t xml:space="preserve"> </w:t>
      </w:r>
      <w:r w:rsidR="009278CF" w:rsidRPr="009278CF">
        <w:t xml:space="preserve">A auditoria realizada pelo PSDB sobre os sistemas eleitorais de 2014 concluiu que não havia evidências de fraudes nas urnas eletrônicas. O relatório confirmou a integridade do sistema eleitoral, destacando que as discrepâncias alegadas não afetaram o resultado da eleição. Além disso, a auditoria reforçou a confiança na segurança e confiabilidade dos processos de votação e apuração de votos usados no Brasil, mesmo com os questionamentos levantados inicialmente. </w:t>
      </w:r>
      <w:r w:rsidR="00E0516A">
        <w:t xml:space="preserve">Ver: </w:t>
      </w:r>
      <w:r w:rsidR="00751D48" w:rsidRPr="00751D48">
        <w:rPr>
          <w:b/>
          <w:bCs/>
        </w:rPr>
        <w:t>TSE aprova auditoria do PSDB sobre sistemas eleitorais de 2014</w:t>
      </w:r>
      <w:r w:rsidR="00751D48" w:rsidRPr="00751D48">
        <w:t>. Disponível em: &lt;</w:t>
      </w:r>
      <w:hyperlink r:id="rId14" w:history="1">
        <w:r w:rsidR="00751D48" w:rsidRPr="00751D48">
          <w:rPr>
            <w:rStyle w:val="Hyperlink"/>
          </w:rPr>
          <w:t>https://www.tse.jus.br/comunicacao/noticias/2014/Novembro/tse-aprova-auditoria-do-psdb-sobre-sistemas-eleitorais-de-2014</w:t>
        </w:r>
      </w:hyperlink>
      <w:r w:rsidR="00751D48" w:rsidRPr="00751D48">
        <w:t xml:space="preserve">&gt;. Acesso em: 6 ago. 2024. </w:t>
      </w:r>
    </w:p>
  </w:footnote>
  <w:footnote w:id="83">
    <w:p w14:paraId="34ECCE25" w14:textId="0996AF8C" w:rsidR="00312BDC" w:rsidRDefault="00312BDC">
      <w:pPr>
        <w:pStyle w:val="Textodenotaderodap"/>
      </w:pPr>
      <w:r>
        <w:rPr>
          <w:rStyle w:val="Refdenotaderodap"/>
        </w:rPr>
        <w:footnoteRef/>
      </w:r>
      <w:r>
        <w:t xml:space="preserve"> Ver: </w:t>
      </w:r>
      <w:r w:rsidRPr="00312BDC">
        <w:rPr>
          <w:b/>
          <w:bCs/>
        </w:rPr>
        <w:t>Ato contra o governo na avenida Paulista</w:t>
      </w:r>
      <w:r w:rsidRPr="00312BDC">
        <w:t>. Disponível em: &lt;</w:t>
      </w:r>
      <w:hyperlink r:id="rId15" w:history="1">
        <w:r w:rsidRPr="00312BDC">
          <w:rPr>
            <w:rStyle w:val="Hyperlink"/>
          </w:rPr>
          <w:t>https://fotografia.folha.uol.com.br/galerias/nova/30457-ato-contra-o-governo-na-avenida-paulista</w:t>
        </w:r>
      </w:hyperlink>
      <w:r w:rsidRPr="00312BDC">
        <w:t>&gt;. Acesso em: 6 ago. 2024.</w:t>
      </w:r>
    </w:p>
  </w:footnote>
  <w:footnote w:id="84">
    <w:p w14:paraId="538C5CA0" w14:textId="040D1AA5" w:rsidR="000838BD" w:rsidRDefault="000838BD" w:rsidP="000838BD">
      <w:pPr>
        <w:pStyle w:val="Textodenotaderodap"/>
      </w:pPr>
      <w:r>
        <w:rPr>
          <w:rStyle w:val="Refdenotaderodap"/>
        </w:rPr>
        <w:footnoteRef/>
      </w:r>
      <w:r>
        <w:t xml:space="preserve"> Como aponta Tatagiba (2018, p. 7), </w:t>
      </w:r>
      <w:r w:rsidRPr="008C3F32">
        <w:rPr>
          <w:lang w:val="pt-PT"/>
        </w:rPr>
        <w:t>O antipetismo tem uma dupla face: por um lado, é um fenômeno político-eleitoral que integra o que se convencionou chamar de </w:t>
      </w:r>
      <w:r w:rsidRPr="008C3F32">
        <w:rPr>
          <w:i/>
          <w:iCs/>
          <w:lang w:val="pt-PT"/>
        </w:rPr>
        <w:t>negative partisanship</w:t>
      </w:r>
      <w:r w:rsidRPr="008C3F32">
        <w:rPr>
          <w:lang w:val="pt-PT"/>
        </w:rPr>
        <w:t>, a </w:t>
      </w:r>
      <w:r w:rsidRPr="008C3F32">
        <w:rPr>
          <w:i/>
          <w:iCs/>
          <w:lang w:val="pt-PT"/>
        </w:rPr>
        <w:t>rejeição</w:t>
      </w:r>
      <w:r w:rsidRPr="008C3F32">
        <w:rPr>
          <w:lang w:val="pt-PT"/>
        </w:rPr>
        <w:t xml:space="preserve"> exclusiva a um partido; por outro lado, </w:t>
      </w:r>
      <w:r w:rsidRPr="008C3F32">
        <w:rPr>
          <w:lang w:val="pt-PT"/>
        </w:rPr>
        <w:t xml:space="preserve">é um fenômeno </w:t>
      </w:r>
      <w:del w:id="279" w:author="Christiane Jalles de Paula" w:date="2024-08-10T17:49:00Z" w16du:dateUtc="2024-08-10T20:49:00Z">
        <w:r w:rsidRPr="008C3F32" w:rsidDel="000A08D3">
          <w:rPr>
            <w:lang w:val="pt-PT"/>
          </w:rPr>
          <w:delText>sócio-político</w:delText>
        </w:r>
      </w:del>
      <w:ins w:id="280" w:author="Christiane Jalles de Paula" w:date="2024-08-10T17:49:00Z" w16du:dateUtc="2024-08-10T20:49:00Z">
        <w:r w:rsidR="000A08D3" w:rsidRPr="008C3F32">
          <w:rPr>
            <w:lang w:val="pt-PT"/>
          </w:rPr>
          <w:t>sociopolítico</w:t>
        </w:r>
      </w:ins>
      <w:r w:rsidRPr="008C3F32">
        <w:rPr>
          <w:lang w:val="pt-PT"/>
        </w:rPr>
        <w:t xml:space="preserve"> que se expressa no </w:t>
      </w:r>
      <w:r w:rsidRPr="008C3F32">
        <w:rPr>
          <w:i/>
          <w:iCs/>
          <w:lang w:val="pt-PT"/>
        </w:rPr>
        <w:t>ódio ao PT</w:t>
      </w:r>
      <w:r w:rsidRPr="008C3F32">
        <w:rPr>
          <w:lang w:val="pt-PT"/>
        </w:rPr>
        <w:t>. O antipetismo evidencia as interações contenciosas das quais a mobilização se nutre, nesse caso em particular evidencia o nexo entre mudanças nos processos de representação política, imaginários sociais e a emergência dos protestos</w:t>
      </w:r>
      <w:r>
        <w:rPr>
          <w:lang w:val="pt-PT"/>
        </w:rPr>
        <w:t>. Em 2014 a evolução dos eleitores antipetistas no Brasil chegava a 40% nas avaliações negativas feitas pelos eleitores em relação ao PT. Junto a esse fenómeno haviam outros fenómenos estruturais que apontamos acima, os quais possibilitaram oportunidades políticas a serem exploradas.</w:t>
      </w:r>
    </w:p>
  </w:footnote>
  <w:footnote w:id="85">
    <w:p w14:paraId="71DC09C5" w14:textId="46EB9C32" w:rsidR="00F2266D" w:rsidRDefault="00F2266D">
      <w:pPr>
        <w:pStyle w:val="Textodenotaderodap"/>
      </w:pPr>
      <w:r>
        <w:rPr>
          <w:rStyle w:val="Refdenotaderodap"/>
        </w:rPr>
        <w:footnoteRef/>
      </w:r>
      <w:r>
        <w:t xml:space="preserve"> </w:t>
      </w:r>
      <w:r w:rsidR="00504EFF">
        <w:t xml:space="preserve">Ver: </w:t>
      </w:r>
      <w:r w:rsidR="00504EFF" w:rsidRPr="00504EFF">
        <w:rPr>
          <w:b/>
          <w:bCs/>
        </w:rPr>
        <w:t>Pacote anticorrupção de Dilma tem só uma medida de aplicação imediata - 18/03/2015 - Poder - Folha de S.</w:t>
      </w:r>
      <w:ins w:id="281" w:author="Christiane Jalles de Paula" w:date="2024-08-10T17:49:00Z" w16du:dateUtc="2024-08-10T20:49:00Z">
        <w:r w:rsidR="000A08D3">
          <w:rPr>
            <w:b/>
            <w:bCs/>
          </w:rPr>
          <w:t xml:space="preserve"> </w:t>
        </w:r>
      </w:ins>
      <w:r w:rsidR="00504EFF" w:rsidRPr="00504EFF">
        <w:rPr>
          <w:b/>
          <w:bCs/>
        </w:rPr>
        <w:t>Paulo</w:t>
      </w:r>
      <w:r w:rsidR="00504EFF" w:rsidRPr="00504EFF">
        <w:t>. Disponível em: &lt;</w:t>
      </w:r>
      <w:hyperlink r:id="rId16" w:history="1">
        <w:r w:rsidR="00504EFF" w:rsidRPr="00504EFF">
          <w:rPr>
            <w:rStyle w:val="Hyperlink"/>
          </w:rPr>
          <w:t>https://m.folha.uol.com.br/poder/2015/03/1604625-pacote-anticorrupcao-de-dilma-tem-so-uma-medida-de-aplicacao-imediata.shtml</w:t>
        </w:r>
      </w:hyperlink>
      <w:r w:rsidR="00504EFF" w:rsidRPr="00504EFF">
        <w:t xml:space="preserve">&gt;. Acesso em: 6 ago. 2024. </w:t>
      </w:r>
    </w:p>
  </w:footnote>
  <w:footnote w:id="86">
    <w:p w14:paraId="4244CCC6" w14:textId="77777777" w:rsidR="00FA15C4" w:rsidRPr="003B5D0B" w:rsidRDefault="00FA15C4" w:rsidP="00FA15C4">
      <w:pPr>
        <w:pStyle w:val="Textodenotaderodap"/>
      </w:pPr>
      <w:r>
        <w:rPr>
          <w:rStyle w:val="Refdenotaderodap"/>
        </w:rPr>
        <w:footnoteRef/>
      </w:r>
      <w:r>
        <w:t xml:space="preserve"> De certa maneira, Sallum advoga essa crise ao conjunto de acúmulos históricos que desembocaram na crise do Estado Varguista no período da transição política. Essa crise tem seu auge a campanha das Diretas Já com a perda de legitimidade do governo e do regime autoritário. Além disso, o projeto de liberalização política iniciado na década de 1970 com o advento das classes populares urbanas autônomas, novas associações civis e o novo sindicalismo, já vinham construindo uma janela de oportunidades para essa mesma crise. Na política externa, o país acumulava um conjunto de situações econômicas restritivas com média de crescimento inferior ao da década anterior, estagnação da renda </w:t>
      </w:r>
      <w:r w:rsidRPr="003B5D0B">
        <w:rPr>
          <w:i/>
          <w:iCs/>
        </w:rPr>
        <w:t>per capta</w:t>
      </w:r>
      <w:r>
        <w:rPr>
          <w:i/>
          <w:iCs/>
        </w:rPr>
        <w:t>,</w:t>
      </w:r>
      <w:r>
        <w:t xml:space="preserve"> descontrole monetário crescente e aumento da desigualdade de renda. Isso promoveu um estrangulamento das contas públicas e um desequilíbrio externo (SALLUM, 2015, p. 41).</w:t>
      </w:r>
    </w:p>
  </w:footnote>
  <w:footnote w:id="87">
    <w:p w14:paraId="41081491" w14:textId="2AA44602" w:rsidR="00425048" w:rsidRPr="00425048" w:rsidRDefault="00425048" w:rsidP="00425048">
      <w:pPr>
        <w:pStyle w:val="Textodenotaderodap"/>
      </w:pPr>
      <w:r>
        <w:rPr>
          <w:rStyle w:val="Refdenotaderodap"/>
        </w:rPr>
        <w:footnoteRef/>
      </w:r>
      <w:r>
        <w:t xml:space="preserve"> </w:t>
      </w:r>
      <w:r w:rsidRPr="00425048">
        <w:t xml:space="preserve">Nesse contexto, aparecem oportunidades políticas importantes, as quais projetam a dinâmica da crise do governo Collor. São elas: 1) a falta de participação dos partidos na montagem ministerial que configurou um objeto de “consulta” antes de “negociação”; 2) as chamadas “medidas drásticas” e a redução do gasto público por meio da reforma do Estado como prerrogativa da diminuição de sua dimensão e racionalização da administração pública; 3) o presidencialismo plebiscitário e o </w:t>
      </w:r>
      <w:proofErr w:type="spellStart"/>
      <w:r w:rsidRPr="00425048">
        <w:t>hiperpresidencialismo</w:t>
      </w:r>
      <w:proofErr w:type="spellEnd"/>
      <w:r w:rsidRPr="00425048">
        <w:t xml:space="preserve"> de coalizão</w:t>
      </w:r>
      <w:r w:rsidRPr="00425048">
        <w:annotationRef/>
      </w:r>
      <w:r w:rsidRPr="00425048">
        <w:t xml:space="preserve">; 4) e o conjunto de acúmulos provenientes da perda de base parlamentar por meio da promulgação dos planos e projetos governamentais. Como afirma Sallum (2005, p. 95), do ponto de vista político-institucional, o pendor autocrático e voluntarista através da adoção de medidas provisórias e a verticalidade da relação executivo-legislativo foram minando a interlocução do governo com o as bases legislativas formando coalizões </w:t>
      </w:r>
      <w:r w:rsidRPr="00425048">
        <w:rPr>
          <w:i/>
          <w:iCs/>
        </w:rPr>
        <w:t xml:space="preserve">ad hoc </w:t>
      </w:r>
      <w:r w:rsidRPr="00425048">
        <w:t>ao invés de orgânicas.</w:t>
      </w:r>
    </w:p>
    <w:p w14:paraId="593DBB60" w14:textId="6E09C3E8" w:rsidR="00425048" w:rsidRDefault="00425048">
      <w:pPr>
        <w:pStyle w:val="Textodenotaderodap"/>
      </w:pPr>
    </w:p>
  </w:footnote>
  <w:footnote w:id="88">
    <w:p w14:paraId="647095A1" w14:textId="3865B189" w:rsidR="00FA15C4" w:rsidRDefault="00FA15C4" w:rsidP="00FA15C4">
      <w:pPr>
        <w:pStyle w:val="Textodenotaderodap"/>
      </w:pPr>
      <w:r>
        <w:rPr>
          <w:rStyle w:val="Refdenotaderodap"/>
        </w:rPr>
        <w:footnoteRef/>
      </w:r>
      <w:r>
        <w:t xml:space="preserve"> Aqui dois pontos são interessantes de notar. Primeiro, Sallum (2005, p. 148) comenta sobre a existência de polarizações que já eram latentes no período das Diretas Já e que foram reforçadas no processo constituinte, cujas ações de determinados setores se manifestavam em formas de polarização a respeito de determinadas matérias no Congresso.</w:t>
      </w:r>
      <w:r w:rsidR="00A74DD6">
        <w:t xml:space="preserve"> </w:t>
      </w:r>
      <w:r>
        <w:t xml:space="preserve">Ainda que houvesse, durante o período Collor, divergências entre os partidos que compunham a chamada </w:t>
      </w:r>
      <w:r w:rsidRPr="00356572">
        <w:rPr>
          <w:i/>
          <w:iCs/>
        </w:rPr>
        <w:t>frente parlamentar democratizante</w:t>
      </w:r>
      <w:r>
        <w:t xml:space="preserve"> (a saber (PMDB, PSDB, PDT, PT, PSB, </w:t>
      </w:r>
      <w:r w:rsidR="00626B89">
        <w:t>PCB e PCdoB</w:t>
      </w:r>
      <w:r>
        <w:t xml:space="preserve">), eles acabaram atuando, de forma geral, na mesma direção a partir de uma orientação voltada para a </w:t>
      </w:r>
      <w:r>
        <w:rPr>
          <w:i/>
          <w:iCs/>
        </w:rPr>
        <w:t>universalização da cidadania</w:t>
      </w:r>
      <w:r>
        <w:t xml:space="preserve">. O segundo ponto, </w:t>
      </w:r>
      <w:proofErr w:type="spellStart"/>
      <w:r>
        <w:t>Bertoncelo</w:t>
      </w:r>
      <w:proofErr w:type="spellEnd"/>
      <w:r w:rsidR="00995330">
        <w:t xml:space="preserve"> (</w:t>
      </w:r>
      <w:r w:rsidR="008B7504">
        <w:t>2007)</w:t>
      </w:r>
      <w:r>
        <w:t xml:space="preserve"> chama atenção para o fato de que na campanha das diretas a construção da mobilização respaldava-se, prioritariamente, em dinâmicas nas quais a mobilização de recursos era um forte elemento para projetar as pessoas nas ruas. Isso devido às disputas no campo institucional político por meio dos partidos que buscavam o poder influenciados pela dinâmica do processo eleitoral, quanto na construção de uma coalizão capaz de reconstruir a democracia frente ao regime autoritário e que tinham suas raízes na sociedade civil organizada. De alguma maneira, </w:t>
      </w:r>
      <w:r w:rsidR="00EB77D4">
        <w:t>essas duas leituras nos permitem</w:t>
      </w:r>
      <w:r>
        <w:t xml:space="preserve"> compreender que na formação de um processo de mobilização que possibilitasse congregar esforços em torno da chamada defesa da democracia</w:t>
      </w:r>
      <w:r w:rsidR="001419BE">
        <w:t>,</w:t>
      </w:r>
      <w:r>
        <w:t xml:space="preserve"> a construção de uma articulação entre esses atores decorria de um contexto geral da construção de um movimento social pela democratização da sociedade brasileira que vinha atuando</w:t>
      </w:r>
      <w:r w:rsidR="0022714A">
        <w:t>,</w:t>
      </w:r>
      <w:r>
        <w:t xml:space="preserve"> não só dentro</w:t>
      </w:r>
      <w:r w:rsidR="0022714A">
        <w:t>,</w:t>
      </w:r>
      <w:r>
        <w:t xml:space="preserve"> mas também fora das instituições estatais.</w:t>
      </w:r>
    </w:p>
  </w:footnote>
  <w:footnote w:id="89">
    <w:p w14:paraId="4E292930" w14:textId="77777777" w:rsidR="00FA15C4" w:rsidRDefault="00FA15C4" w:rsidP="00FA15C4">
      <w:pPr>
        <w:pStyle w:val="Textodenotaderodap"/>
      </w:pPr>
      <w:r>
        <w:rPr>
          <w:rStyle w:val="Refdenotaderodap"/>
        </w:rPr>
        <w:footnoteRef/>
      </w:r>
      <w:r>
        <w:t xml:space="preserve"> Folha de São Paulo, 16 de fevereiro de 1992. Disponível em: &lt;</w:t>
      </w:r>
      <w:r w:rsidRPr="005666CD">
        <w:t>https://acervo.folha.com.br/leitor.do?numero=11606&amp;keyword=Collor&amp;anchor=4770482&amp;origem=busca&amp;originURL=</w:t>
      </w:r>
      <w:r>
        <w:t>&gt;. Acesso em: 03/06/2021.</w:t>
      </w:r>
    </w:p>
  </w:footnote>
  <w:footnote w:id="90">
    <w:p w14:paraId="70995372" w14:textId="5A3D4ACE" w:rsidR="00F6034C" w:rsidRPr="00F6034C" w:rsidRDefault="00F6034C">
      <w:pPr>
        <w:pStyle w:val="Textodenotaderodap"/>
      </w:pPr>
      <w:r>
        <w:rPr>
          <w:rStyle w:val="Refdenotaderodap"/>
        </w:rPr>
        <w:footnoteRef/>
      </w:r>
      <w:r>
        <w:t xml:space="preserve"> Ao trabalhar a questão ligada ao processo de formação de uma frente parlamentar democratizante durante todo o processo de manifestações que levam ao </w:t>
      </w:r>
      <w:r>
        <w:rPr>
          <w:i/>
          <w:iCs/>
        </w:rPr>
        <w:t>impeachment</w:t>
      </w:r>
      <w:r>
        <w:t xml:space="preserve"> de Collor, Sallum (2015, p. </w:t>
      </w:r>
      <w:r w:rsidR="00BA0CC8">
        <w:t xml:space="preserve">148) vai salientar </w:t>
      </w:r>
      <w:r w:rsidR="007D3B49">
        <w:t>que o entendimento e a tradição de atuação parlamentar</w:t>
      </w:r>
      <w:r w:rsidR="00E97D83">
        <w:t xml:space="preserve"> </w:t>
      </w:r>
      <w:r w:rsidR="009A590B">
        <w:t>se assentavam</w:t>
      </w:r>
      <w:r w:rsidR="00E97D83">
        <w:t xml:space="preserve"> no movimento social pela democratização da sociedade brasileira que vinha não só dentro</w:t>
      </w:r>
      <w:r w:rsidR="003C7B69">
        <w:t>, mas também fora das instituições estatais.</w:t>
      </w:r>
      <w:r w:rsidR="007D3B49">
        <w:t xml:space="preserve"> </w:t>
      </w:r>
    </w:p>
  </w:footnote>
  <w:footnote w:id="91">
    <w:p w14:paraId="44DDC58A" w14:textId="6B1D4405" w:rsidR="00315C78" w:rsidRDefault="00315C78">
      <w:pPr>
        <w:pStyle w:val="Textodenotaderodap"/>
      </w:pPr>
      <w:r>
        <w:rPr>
          <w:rStyle w:val="Refdenotaderodap"/>
        </w:rPr>
        <w:footnoteRef/>
      </w:r>
      <w:r>
        <w:t xml:space="preserve"> </w:t>
      </w:r>
      <w:r w:rsidR="00324ED1">
        <w:t xml:space="preserve">Sempre existiu divergência a respeito </w:t>
      </w:r>
      <w:r w:rsidR="00D44457">
        <w:t xml:space="preserve">do movimento </w:t>
      </w:r>
      <w:r w:rsidR="00CD2DB8">
        <w:t xml:space="preserve">dos </w:t>
      </w:r>
      <w:r w:rsidR="00D44457">
        <w:t>caras pintadas e</w:t>
      </w:r>
      <w:r w:rsidR="00CD2DB8">
        <w:t xml:space="preserve"> o</w:t>
      </w:r>
      <w:r w:rsidR="00D44457">
        <w:t xml:space="preserve"> papel desempenhado pelo movimento estudantil </w:t>
      </w:r>
      <w:r w:rsidR="00151107">
        <w:t xml:space="preserve">nas mobilizações do Fora Collor. </w:t>
      </w:r>
      <w:r w:rsidR="00510427">
        <w:t>Por um lado, deu-se o crédito do movimento ser um importante marco na consolidação da democracia no país</w:t>
      </w:r>
      <w:r w:rsidR="00A04629">
        <w:t xml:space="preserve"> a partir de uma mobilização que foi fruto de um processo de politização e engajamento da juventude brasileira</w:t>
      </w:r>
      <w:r w:rsidR="0061224D">
        <w:t>. Por outro lado, coloca</w:t>
      </w:r>
      <w:r w:rsidR="00864632">
        <w:t>-se</w:t>
      </w:r>
      <w:r w:rsidR="0061224D">
        <w:t xml:space="preserve"> o movimento estudantil como um elemento</w:t>
      </w:r>
      <w:r w:rsidR="005B0B75">
        <w:t xml:space="preserve"> de</w:t>
      </w:r>
      <w:r w:rsidR="0061224D">
        <w:t xml:space="preserve"> instrumentalização e</w:t>
      </w:r>
      <w:r w:rsidR="00666344">
        <w:t xml:space="preserve"> de</w:t>
      </w:r>
      <w:r w:rsidR="0061224D">
        <w:t xml:space="preserve"> dramatização do</w:t>
      </w:r>
      <w:r w:rsidR="00B3392A">
        <w:t xml:space="preserve"> processo político</w:t>
      </w:r>
      <w:r w:rsidR="00864632">
        <w:t>, dando-o o caráter de superficialidade</w:t>
      </w:r>
      <w:r w:rsidR="003305F7">
        <w:t xml:space="preserve"> e pouco consistente</w:t>
      </w:r>
      <w:r w:rsidR="006B279F">
        <w:t xml:space="preserve"> (RODRIGUES, 1999)</w:t>
      </w:r>
      <w:r w:rsidR="00D44457">
        <w:t>.</w:t>
      </w:r>
      <w:r w:rsidR="00D60871">
        <w:t xml:space="preserve"> É importante deixar claro, que </w:t>
      </w:r>
      <w:r w:rsidR="006061F0">
        <w:t>na</w:t>
      </w:r>
      <w:r w:rsidR="00D60871">
        <w:t xml:space="preserve"> perspectiva </w:t>
      </w:r>
      <w:r w:rsidR="006061F0">
        <w:t xml:space="preserve">aqui adotada </w:t>
      </w:r>
      <w:r w:rsidR="003305F7">
        <w:t>o movimento estudantil</w:t>
      </w:r>
      <w:r w:rsidR="002B4007">
        <w:t xml:space="preserve"> </w:t>
      </w:r>
      <w:r w:rsidR="001301E7">
        <w:t>desempenhou um papel catalisador importante ao promover a</w:t>
      </w:r>
      <w:r w:rsidR="003305F7">
        <w:t xml:space="preserve"> cria</w:t>
      </w:r>
      <w:r w:rsidR="001301E7">
        <w:t>ção</w:t>
      </w:r>
      <w:r w:rsidR="003305F7">
        <w:t xml:space="preserve"> uma estrutura de mobilização responsável por gerar engajamento</w:t>
      </w:r>
      <w:r w:rsidR="004416D1">
        <w:t xml:space="preserve"> </w:t>
      </w:r>
      <w:r w:rsidR="00B35C1B">
        <w:t>entre os jovens.</w:t>
      </w:r>
      <w:r w:rsidR="003F4889">
        <w:t xml:space="preserve"> </w:t>
      </w:r>
      <w:r w:rsidR="00DF0391">
        <w:t>P</w:t>
      </w:r>
      <w:r w:rsidR="00FF2C6A">
        <w:t>or meio da própria expressão</w:t>
      </w:r>
      <w:r w:rsidR="000F5584">
        <w:t xml:space="preserve"> do</w:t>
      </w:r>
      <w:r w:rsidR="00FF2C6A">
        <w:t xml:space="preserve"> </w:t>
      </w:r>
      <w:r w:rsidR="000F5584">
        <w:t>“</w:t>
      </w:r>
      <w:r w:rsidR="00FF2C6A">
        <w:t>Fora Collo</w:t>
      </w:r>
      <w:r w:rsidR="000F5584">
        <w:t>r”</w:t>
      </w:r>
      <w:r w:rsidR="00FF2C6A">
        <w:t xml:space="preserve"> </w:t>
      </w:r>
      <w:r w:rsidR="000F5584">
        <w:t xml:space="preserve">o movimento estudantil </w:t>
      </w:r>
      <w:r w:rsidR="00DF0391">
        <w:t>ajudou a massificar as entidades e a formas novos grêmios, proporcionando maior reconhecimento e estruturação da militância.</w:t>
      </w:r>
      <w:r w:rsidR="00FF2C6A">
        <w:t xml:space="preserve"> </w:t>
      </w:r>
      <w:r w:rsidR="00DF0391">
        <w:t>Neste sentido,</w:t>
      </w:r>
      <w:r w:rsidR="00593C75">
        <w:t xml:space="preserve"> </w:t>
      </w:r>
      <w:r w:rsidR="00593C75" w:rsidRPr="00593C75">
        <w:t>o</w:t>
      </w:r>
      <w:r w:rsidR="00593C75">
        <w:t xml:space="preserve"> movimento estudantil teve uma atuação</w:t>
      </w:r>
      <w:r w:rsidR="00593C75" w:rsidRPr="00593C75">
        <w:t xml:space="preserve"> fundamental para a organização dos protestos e para a construção de uma estrutura de mobilização em torno da pauta do </w:t>
      </w:r>
      <w:r w:rsidR="00AF580F">
        <w:t>“</w:t>
      </w:r>
      <w:r w:rsidR="00593C75" w:rsidRPr="00593C75">
        <w:t>Fora Collor</w:t>
      </w:r>
      <w:r w:rsidR="00AF580F">
        <w:t>”</w:t>
      </w:r>
      <w:r w:rsidR="00593C75">
        <w:t>.</w:t>
      </w:r>
      <w:r w:rsidR="0057296C">
        <w:t xml:space="preserve"> Sua atuação além de ter unificado </w:t>
      </w:r>
      <w:r w:rsidR="00BA718C">
        <w:t xml:space="preserve">os próprios estudantes, também </w:t>
      </w:r>
      <w:r w:rsidR="00524899">
        <w:t>conseguiu mobilizar as reivindicações de diversos setores da sociedade (</w:t>
      </w:r>
      <w:r w:rsidR="00790EC3">
        <w:t>SANTOS, 2021)</w:t>
      </w:r>
      <w:r w:rsidR="00524899">
        <w:t xml:space="preserve">. </w:t>
      </w:r>
      <w:r w:rsidR="00B35C1B">
        <w:t>Lembrando que, enquanto estrutura de mobilização, o movimento estudantil também</w:t>
      </w:r>
      <w:r w:rsidR="00BB6468">
        <w:t xml:space="preserve"> ajudou a firmar alianças importantes que o projetaram enquanto ator coletivo nesse processo político.</w:t>
      </w:r>
    </w:p>
  </w:footnote>
  <w:footnote w:id="92">
    <w:p w14:paraId="10E76194" w14:textId="7B930F70" w:rsidR="003932AD" w:rsidRPr="00957101" w:rsidRDefault="003932AD">
      <w:pPr>
        <w:pStyle w:val="Textodenotaderodap"/>
      </w:pPr>
      <w:r>
        <w:rPr>
          <w:rStyle w:val="Refdenotaderodap"/>
        </w:rPr>
        <w:footnoteRef/>
      </w:r>
      <w:r>
        <w:t xml:space="preserve"> Para </w:t>
      </w:r>
      <w:proofErr w:type="spellStart"/>
      <w:r>
        <w:t>Matuscelli</w:t>
      </w:r>
      <w:proofErr w:type="spellEnd"/>
      <w:r>
        <w:t xml:space="preserve"> (20</w:t>
      </w:r>
      <w:r w:rsidR="00D44E30">
        <w:t>15</w:t>
      </w:r>
      <w:r w:rsidR="00220234">
        <w:t>, p. 5) ocorre um deslocamento da tática política de alguns atores e organizações com influência em segmentos do operariado e das classes médias brasileiros.</w:t>
      </w:r>
      <w:r w:rsidR="001F7808">
        <w:t xml:space="preserve"> </w:t>
      </w:r>
      <w:r w:rsidR="00FF1EF4">
        <w:t>De acordo com o autor</w:t>
      </w:r>
      <w:r w:rsidR="001F7808">
        <w:t xml:space="preserve">, </w:t>
      </w:r>
      <w:r w:rsidR="00FF1EF4">
        <w:t>“</w:t>
      </w:r>
      <w:r w:rsidR="001F7808">
        <w:t>isso indica não s</w:t>
      </w:r>
      <w:r w:rsidR="00FF1EF4">
        <w:t>ó</w:t>
      </w:r>
      <w:r w:rsidR="001F7808">
        <w:t xml:space="preserve"> um processo de moderação política, mas também de aceitação passiva da ideologia que se tornará hegemônica al longo dos anos 1990: a ideologia burguesa neoliberal</w:t>
      </w:r>
      <w:r w:rsidR="00FF1EF4">
        <w:t>”</w:t>
      </w:r>
      <w:r w:rsidR="001F7808">
        <w:t>.</w:t>
      </w:r>
      <w:r w:rsidR="00FF1EF4">
        <w:t xml:space="preserve"> De certa maneira, </w:t>
      </w:r>
      <w:r w:rsidR="005D71AF">
        <w:t>existe</w:t>
      </w:r>
      <w:r w:rsidR="00862960">
        <w:t>,</w:t>
      </w:r>
      <w:r w:rsidR="005D71AF">
        <w:t xml:space="preserve"> </w:t>
      </w:r>
      <w:r w:rsidR="00862960">
        <w:t xml:space="preserve">aqui, </w:t>
      </w:r>
      <w:r w:rsidR="005D71AF">
        <w:t xml:space="preserve">uma concordância ao argumento de </w:t>
      </w:r>
      <w:proofErr w:type="spellStart"/>
      <w:r w:rsidR="005D71AF">
        <w:t>Matuscelli</w:t>
      </w:r>
      <w:proofErr w:type="spellEnd"/>
      <w:r w:rsidR="005D71AF">
        <w:t>, sobretudo no que tange à própria condução das políticas neoliberais do</w:t>
      </w:r>
      <w:r w:rsidR="0040218C">
        <w:t xml:space="preserve">s governos posteriores de Fernando Henrique Cardoso (FHC). Entretanto, </w:t>
      </w:r>
      <w:r w:rsidR="00957101">
        <w:t xml:space="preserve">não dá para depositar ao processo de mobilização e </w:t>
      </w:r>
      <w:r w:rsidR="00957101">
        <w:rPr>
          <w:i/>
          <w:iCs/>
        </w:rPr>
        <w:t>impeachment</w:t>
      </w:r>
      <w:r w:rsidR="00957101">
        <w:t xml:space="preserve"> de Collor</w:t>
      </w:r>
      <w:r w:rsidR="0024550C">
        <w:t xml:space="preserve"> a narrativa estrita de uma mudança de postura estar atrelada à adoção</w:t>
      </w:r>
      <w:r w:rsidR="00802404">
        <w:t xml:space="preserve"> somente</w:t>
      </w:r>
      <w:r w:rsidR="0024550C">
        <w:t xml:space="preserve"> de uma orientação política neoliberal. Há de se convir</w:t>
      </w:r>
      <w:r w:rsidR="00A13C75">
        <w:t xml:space="preserve">, no entanto, que durante todo esse processo </w:t>
      </w:r>
      <w:r w:rsidR="008032CD">
        <w:t xml:space="preserve">de mobilização e deposição de Fernando Collor, os movimentos estiveram envolvidos na narrativa da cidadania e da exigência do encontro </w:t>
      </w:r>
      <w:r w:rsidR="00286311">
        <w:t xml:space="preserve">da </w:t>
      </w:r>
      <w:r w:rsidR="008032CD">
        <w:t xml:space="preserve">ética </w:t>
      </w:r>
      <w:r w:rsidR="00286311">
        <w:t xml:space="preserve">com </w:t>
      </w:r>
      <w:r w:rsidR="008032CD">
        <w:t>a política.</w:t>
      </w:r>
      <w:r w:rsidR="00882789">
        <w:t xml:space="preserve"> </w:t>
      </w:r>
      <w:r w:rsidR="00ED0028">
        <w:t>Isso reverbera não só a possibilidade de que essa agenda neoliberal seja desarticulada via luta por direitos, mas também existia o próprio receio de que essa luta se faria</w:t>
      </w:r>
      <w:r w:rsidR="001109A0">
        <w:t xml:space="preserve"> através do combate, no pano de fundo, ao entulho autoritário do período militar.</w:t>
      </w:r>
      <w:r w:rsidR="0073752D">
        <w:t xml:space="preserve"> </w:t>
      </w:r>
      <w:r w:rsidR="001109A0">
        <w:t xml:space="preserve">Neste sentido, </w:t>
      </w:r>
      <w:r w:rsidR="00435FD3">
        <w:t>seria mais prudente colocar em</w:t>
      </w:r>
      <w:r w:rsidR="00BE3191">
        <w:t xml:space="preserve"> perspectiva a ideia de que a luta pela cidadania se enveredava também </w:t>
      </w:r>
      <w:r w:rsidR="00621058">
        <w:t>pelas formas de exclusão social</w:t>
      </w:r>
      <w:r w:rsidR="00047893">
        <w:t xml:space="preserve"> e política </w:t>
      </w:r>
      <w:r w:rsidR="00D43EF3">
        <w:t>com certo</w:t>
      </w:r>
      <w:r w:rsidR="00047893">
        <w:t xml:space="preserve"> receio da volta d</w:t>
      </w:r>
      <w:r w:rsidR="00CD3A83">
        <w:t>o</w:t>
      </w:r>
      <w:r w:rsidR="00047893">
        <w:t xml:space="preserve"> regime </w:t>
      </w:r>
      <w:r w:rsidR="00CD3A83">
        <w:t>autoritário</w:t>
      </w:r>
      <w:r w:rsidR="00047893">
        <w:t>.</w:t>
      </w:r>
    </w:p>
  </w:footnote>
  <w:footnote w:id="93">
    <w:p w14:paraId="287F7288" w14:textId="77777777" w:rsidR="00C034D5" w:rsidRPr="00C06B7C" w:rsidRDefault="00C034D5" w:rsidP="00C034D5">
      <w:pPr>
        <w:pStyle w:val="Textodenotaderodap"/>
      </w:pPr>
      <w:r>
        <w:rPr>
          <w:rStyle w:val="Refdenotaderodap"/>
        </w:rPr>
        <w:footnoteRef/>
      </w:r>
      <w:r>
        <w:t xml:space="preserve"> </w:t>
      </w:r>
      <w:r w:rsidRPr="006F43BE">
        <w:rPr>
          <w:sz w:val="18"/>
          <w:szCs w:val="18"/>
        </w:rPr>
        <w:t xml:space="preserve">Um dos principais pontos de destaque do livro de </w:t>
      </w:r>
      <w:proofErr w:type="spellStart"/>
      <w:r w:rsidRPr="006F43BE">
        <w:rPr>
          <w:sz w:val="18"/>
          <w:szCs w:val="18"/>
        </w:rPr>
        <w:t>Mische</w:t>
      </w:r>
      <w:proofErr w:type="spellEnd"/>
      <w:r w:rsidRPr="006F43BE">
        <w:rPr>
          <w:sz w:val="18"/>
          <w:szCs w:val="18"/>
        </w:rPr>
        <w:t xml:space="preserve"> é a análise do papel da comunicação e das redes de ativismo no engajamento político de jovens em diferentes partes do país. </w:t>
      </w:r>
      <w:proofErr w:type="spellStart"/>
      <w:r w:rsidRPr="006F43BE">
        <w:rPr>
          <w:sz w:val="18"/>
          <w:szCs w:val="18"/>
        </w:rPr>
        <w:t>Mische</w:t>
      </w:r>
      <w:proofErr w:type="spellEnd"/>
      <w:r w:rsidRPr="006F43BE">
        <w:rPr>
          <w:sz w:val="18"/>
          <w:szCs w:val="18"/>
        </w:rPr>
        <w:t xml:space="preserve"> mostra como essas práticas contribuíram para a formação daquilo que chamou de </w:t>
      </w:r>
      <w:r w:rsidRPr="006F43BE">
        <w:rPr>
          <w:i/>
          <w:iCs/>
          <w:sz w:val="18"/>
          <w:szCs w:val="18"/>
        </w:rPr>
        <w:t>esfera pública partidária</w:t>
      </w:r>
      <w:r w:rsidRPr="006F43BE">
        <w:rPr>
          <w:sz w:val="18"/>
          <w:szCs w:val="18"/>
        </w:rPr>
        <w:t xml:space="preserve">, na qual jovens ativistas se engajavam em discussões políticas e participavam de processos de tomada de decisão. A autora identifica três tipos de identidades em tensão que foram gestadas no processo de formação desses jovens ativistas no decorrer dos anos anteriores: estudantil, partidária e cívica. De certa maneira, de acordo com a autora, as mobilizações pelo impeachment permitiram ao movimento estudantil se desvencilhar das disputas partidárias dos anos anteriores e retomar os holofotes nacionais como parte de uma coalizão cívica pela "Ética na Política". Apesar dessa identidade cívica demonstrar uma capacidade de mobilização popular em torno da questão do </w:t>
      </w:r>
      <w:r w:rsidRPr="006F43BE">
        <w:rPr>
          <w:i/>
          <w:iCs/>
          <w:sz w:val="18"/>
          <w:szCs w:val="18"/>
        </w:rPr>
        <w:t>impeachment</w:t>
      </w:r>
      <w:r w:rsidRPr="006F43BE">
        <w:rPr>
          <w:sz w:val="18"/>
          <w:szCs w:val="18"/>
        </w:rPr>
        <w:t xml:space="preserve">, o movimento estudantil ainda tinha disputas de orientação ideológicas e partidárias internas. As identidades partidárias ajudaram a diferenciar os tipos de papéis mediadores desempenhados por líderes estudantis ligados a determinados partidos, trazendo alguns líderes para a proeminência pública, enquanto outros desempenharam papéis coadjuvantes ou marginais (MISCHE, 2008, p. 135). Além do mais, ao que a própria autora chamou de </w:t>
      </w:r>
      <w:r w:rsidRPr="006F43BE">
        <w:rPr>
          <w:i/>
          <w:iCs/>
          <w:sz w:val="18"/>
          <w:szCs w:val="18"/>
        </w:rPr>
        <w:t xml:space="preserve">mediação </w:t>
      </w:r>
      <w:proofErr w:type="spellStart"/>
      <w:r w:rsidRPr="006F43BE">
        <w:rPr>
          <w:i/>
          <w:iCs/>
          <w:sz w:val="18"/>
          <w:szCs w:val="18"/>
        </w:rPr>
        <w:t>simmeliana</w:t>
      </w:r>
      <w:proofErr w:type="spellEnd"/>
      <w:r w:rsidRPr="006F43BE">
        <w:rPr>
          <w:sz w:val="18"/>
          <w:szCs w:val="18"/>
        </w:rPr>
        <w:t xml:space="preserve"> é possível compreender que no processo de mobilização essas identidades se cruzaram através de relações construídas, parcialmente sobrepostas, por meio de círculos sociais os quais esses jovens participavam que eram multissetoriais, o que permitiu uma articulação entre outros diversos setores que compunham o MEP.</w:t>
      </w:r>
    </w:p>
  </w:footnote>
  <w:footnote w:id="94">
    <w:p w14:paraId="1B9478F9" w14:textId="3199D62F" w:rsidR="001D708D" w:rsidDel="00C0024D" w:rsidRDefault="001D708D">
      <w:pPr>
        <w:pStyle w:val="Textodenotaderodap"/>
        <w:rPr>
          <w:del w:id="338" w:author="Christiane Jalles de Paula" w:date="2024-08-10T18:59:00Z" w16du:dateUtc="2024-08-10T21:59:00Z"/>
        </w:rPr>
      </w:pPr>
      <w:del w:id="339" w:author="Christiane Jalles de Paula" w:date="2024-08-10T18:59:00Z" w16du:dateUtc="2024-08-10T21:59:00Z">
        <w:r w:rsidDel="00C0024D">
          <w:rPr>
            <w:rStyle w:val="Refdenotaderodap"/>
          </w:rPr>
          <w:footnoteRef/>
        </w:r>
        <w:r w:rsidDel="00C0024D">
          <w:delText xml:space="preserve"> </w:delText>
        </w:r>
      </w:del>
    </w:p>
  </w:footnote>
  <w:footnote w:id="95">
    <w:p w14:paraId="07DF555A" w14:textId="373417F7" w:rsidR="0091155C" w:rsidRDefault="0091155C">
      <w:pPr>
        <w:pStyle w:val="Textodenotaderodap"/>
      </w:pPr>
      <w:r>
        <w:rPr>
          <w:rStyle w:val="Refdenotaderodap"/>
        </w:rPr>
        <w:footnoteRef/>
      </w:r>
      <w:r>
        <w:t xml:space="preserve"> Alberto Tosi Rodrigues</w:t>
      </w:r>
      <w:r w:rsidR="00C022E5">
        <w:t xml:space="preserve"> (1993, p. 143)</w:t>
      </w:r>
      <w:r>
        <w:t xml:space="preserve"> faz uma consideração importante sobre esse momento e como, a partir de uma leitura</w:t>
      </w:r>
      <w:r w:rsidR="003B197D">
        <w:t xml:space="preserve"> dos eventos pretéritos dos estudantes,</w:t>
      </w:r>
      <w:r w:rsidR="00C022E5">
        <w:t xml:space="preserve"> mostra que as</w:t>
      </w:r>
      <w:r w:rsidR="003B197D">
        <w:t xml:space="preserve"> diferenças contextuais no que tange à luta pela política</w:t>
      </w:r>
      <w:r w:rsidR="00C022E5">
        <w:t xml:space="preserve"> enveredou, em 1992, </w:t>
      </w:r>
      <w:r w:rsidR="00C62D6D">
        <w:t>em um consenso em torno dos ideais democráticos</w:t>
      </w:r>
      <w:r w:rsidR="0023715B">
        <w:t xml:space="preserve"> com reforço na convicção democrática de massa. Assim, </w:t>
      </w:r>
      <w:r w:rsidR="00A404A5">
        <w:t>a generalização do culto à democracia como uma conquista de validade geral</w:t>
      </w:r>
      <w:r w:rsidR="00D204D4">
        <w:t xml:space="preserve"> se tornaria a alavanca d</w:t>
      </w:r>
      <w:r w:rsidR="0019493D">
        <w:t xml:space="preserve">o consenso estudantil. </w:t>
      </w:r>
      <w:r w:rsidR="000C78C1">
        <w:t>Ainda que essa alavanca fosse</w:t>
      </w:r>
      <w:r w:rsidR="00A00919">
        <w:t xml:space="preserve"> muito diferente da experiência estudantil revolucionária de 1968. </w:t>
      </w:r>
      <w:r w:rsidR="006C650A">
        <w:t xml:space="preserve">Como afirma o autor, o custo da participação para eles </w:t>
      </w:r>
      <w:proofErr w:type="spellStart"/>
      <w:r w:rsidR="006C650A">
        <w:t>foi</w:t>
      </w:r>
      <w:proofErr w:type="spellEnd"/>
      <w:r w:rsidR="006C650A">
        <w:t xml:space="preserve"> substancialmente menor</w:t>
      </w:r>
      <w:r w:rsidR="001F646D">
        <w:t xml:space="preserve"> em 1992 do que nos anos 60 e 70, mas que não minimiza sua importância intrínseca</w:t>
      </w:r>
      <w:r w:rsidR="00EE6FE9">
        <w:t>, sobretudo a partir das facilidades</w:t>
      </w:r>
      <w:r w:rsidR="009F4EBC">
        <w:t xml:space="preserve"> </w:t>
      </w:r>
      <w:r w:rsidR="00EE6FE9">
        <w:t>em alocar recursos, materiais e simbólicos</w:t>
      </w:r>
      <w:r w:rsidR="00034254">
        <w:t xml:space="preserve"> que a conjuntura de 1992 lhes ofereceu: </w:t>
      </w:r>
      <w:r w:rsidR="00DA0D54">
        <w:t>a imprensa livre a oferecer ampla cobertura, apoios importantes</w:t>
      </w:r>
      <w:r w:rsidR="009F4EBC">
        <w:t xml:space="preserve"> por parte de autoridades públicas ou entidades </w:t>
      </w:r>
      <w:proofErr w:type="gramStart"/>
      <w:r w:rsidR="009F4EBC">
        <w:t>civis, etc.</w:t>
      </w:r>
      <w:proofErr w:type="gramEnd"/>
      <w:r w:rsidR="009F4EBC">
        <w:t xml:space="preserve"> (RODRIGUES, 1993, p. 144).</w:t>
      </w:r>
    </w:p>
  </w:footnote>
  <w:footnote w:id="96">
    <w:p w14:paraId="73A084AF" w14:textId="3D223CFD" w:rsidR="00CA6AFB" w:rsidRDefault="00CA6AFB">
      <w:pPr>
        <w:pStyle w:val="Textodenotaderodap"/>
      </w:pPr>
      <w:r>
        <w:rPr>
          <w:rStyle w:val="Refdenotaderodap"/>
        </w:rPr>
        <w:footnoteRef/>
      </w:r>
      <w:r>
        <w:t xml:space="preserve"> É preciso, porém, fazer um adendo sobre a própria atuação ambígua do PNBE. De princípio, apostar na</w:t>
      </w:r>
      <w:r w:rsidR="00C620E3">
        <w:t xml:space="preserve"> capacidade </w:t>
      </w:r>
      <w:r w:rsidR="009C1FED">
        <w:t>d</w:t>
      </w:r>
      <w:r w:rsidR="00C620E3">
        <w:t>o governo Collor</w:t>
      </w:r>
      <w:r w:rsidR="009C1FED">
        <w:t xml:space="preserve"> em</w:t>
      </w:r>
      <w:r w:rsidR="00C620E3">
        <w:t xml:space="preserve"> engendrar processos de liberalização do Estado</w:t>
      </w:r>
      <w:r w:rsidR="009C1FED">
        <w:t xml:space="preserve"> </w:t>
      </w:r>
      <w:r w:rsidR="00944DD1">
        <w:t xml:space="preserve">era </w:t>
      </w:r>
      <w:r w:rsidR="00456AD7">
        <w:t>a pedra de toque de grande parte do apoio do setor empresarial ao governo.</w:t>
      </w:r>
      <w:r w:rsidR="00F145C2">
        <w:t xml:space="preserve"> A combinação, ainda em 1990, de um lado, do discurso de abertura industrial e comercial, e enxugamento do aparelho do Estado e, de outro lado, o conservadorismo político e a extrema centralização tecnocrática no processo de tomada de decisões,</w:t>
      </w:r>
      <w:r w:rsidR="004E4D55">
        <w:t xml:space="preserve"> representavam a combinação clara para a opção neoliberal do governo</w:t>
      </w:r>
      <w:r w:rsidR="00B4295E">
        <w:t xml:space="preserve"> Collor. No entanto, a própria “emergência econômica” e o acúmulo de questões c</w:t>
      </w:r>
      <w:r w:rsidR="0076525F">
        <w:t xml:space="preserve">onjunturais as quais dificultavam o próprio governo em dar direção </w:t>
      </w:r>
      <w:r w:rsidR="004530FF">
        <w:t>a um projeto político de reconstrução econômica e social, esbarrava</w:t>
      </w:r>
      <w:r w:rsidR="0022239E">
        <w:t xml:space="preserve"> em determinadas incongruências da própria dinâmica do poder</w:t>
      </w:r>
      <w:r w:rsidR="008D2153">
        <w:t xml:space="preserve">. </w:t>
      </w:r>
      <w:r w:rsidR="00923A05">
        <w:t>Uma mistura entre neoliberalismo, autoritarismo tecnocrático</w:t>
      </w:r>
      <w:r w:rsidR="00C16F4F">
        <w:t xml:space="preserve"> e democracia, nas palavras de Rodrigues (200</w:t>
      </w:r>
      <w:r w:rsidR="00B30760">
        <w:t>1, p. 99-100)</w:t>
      </w:r>
      <w:r w:rsidR="00081843">
        <w:t>.</w:t>
      </w:r>
      <w:r w:rsidR="001379BB">
        <w:t xml:space="preserve"> </w:t>
      </w:r>
      <w:r w:rsidR="00090561">
        <w:t xml:space="preserve">Neste sentido, </w:t>
      </w:r>
      <w:r w:rsidR="00175C14">
        <w:t>esse</w:t>
      </w:r>
      <w:r w:rsidR="00090561">
        <w:t xml:space="preserve"> deslocamento do PNBE</w:t>
      </w:r>
      <w:r w:rsidR="0092333F">
        <w:t xml:space="preserve"> </w:t>
      </w:r>
      <w:r w:rsidR="00175C14">
        <w:t>passa a ser perceptível</w:t>
      </w:r>
      <w:r w:rsidR="00CC6387">
        <w:t xml:space="preserve"> nas críticas </w:t>
      </w:r>
      <w:r w:rsidR="00237F52">
        <w:t>direcionadas à unilateralidade e imoralidade das decisões g</w:t>
      </w:r>
      <w:r w:rsidR="00030CD6">
        <w:t xml:space="preserve">overnamentais que se alimentavam por um padrão de relação entre Estado e sociedade histórico. </w:t>
      </w:r>
      <w:r w:rsidR="00993594">
        <w:t>Com efeito,</w:t>
      </w:r>
      <w:r w:rsidR="00353423">
        <w:t xml:space="preserve"> </w:t>
      </w:r>
      <w:r w:rsidR="00993594">
        <w:t>o próprio PNBE propunha a construção de um novo padrão</w:t>
      </w:r>
      <w:r w:rsidR="000F68C0">
        <w:t xml:space="preserve"> </w:t>
      </w:r>
      <w:r w:rsidR="00106727">
        <w:t>corresponsabilização</w:t>
      </w:r>
      <w:r w:rsidR="000F68C0">
        <w:t xml:space="preserve"> da sociedade civil </w:t>
      </w:r>
      <w:r w:rsidR="00C8651A">
        <w:t>pelas decisões a serem tomadas na resolução da crise</w:t>
      </w:r>
      <w:r w:rsidR="00106727">
        <w:t>. Isso garantiria a manutenção das</w:t>
      </w:r>
      <w:r w:rsidR="007377CC">
        <w:t xml:space="preserve"> exigências éticas da democracia</w:t>
      </w:r>
      <w:r w:rsidR="003F7B83">
        <w:t xml:space="preserve"> ao procurar unir</w:t>
      </w:r>
      <w:r w:rsidR="009B3764">
        <w:t xml:space="preserve"> gestão econômica e ética resgatando o vínculo entre eficácia econômica e credibilidade (TATAGIBA, </w:t>
      </w:r>
      <w:r w:rsidR="00E04562">
        <w:t>1998, p. 73-75).</w:t>
      </w:r>
    </w:p>
  </w:footnote>
  <w:footnote w:id="97">
    <w:p w14:paraId="7272B6AB" w14:textId="77777777" w:rsidR="00B32897" w:rsidRDefault="00B32897" w:rsidP="00B32897">
      <w:pPr>
        <w:pStyle w:val="Textodenotaderodap"/>
      </w:pPr>
      <w:r>
        <w:rPr>
          <w:rStyle w:val="Refdenotaderodap"/>
        </w:rPr>
        <w:footnoteRef/>
      </w:r>
      <w:r>
        <w:t xml:space="preserve"> </w:t>
      </w:r>
      <w:r w:rsidRPr="0087563B">
        <w:rPr>
          <w:sz w:val="18"/>
          <w:szCs w:val="18"/>
        </w:rPr>
        <w:t xml:space="preserve">Como afirma Alexander (1987; 1998), a mudança de paradigma na maneira de observar a ação coletiva possibilitou um deslocamento do modelo clássico de análise dos movimentos sociais, desprendendo-se do campo de análise preocupado com o comportamento coletivo e entrando no campo da ação. Esse movimento possibilitou o surgimento de três principais tipos de abordagens teóricas: as abordagens histórico-estrutural, culturalista-identitária e institucional/organizacional comportamentalista (ALONSO, 2009; DELLAPORTA &amp; DIANI, 2006; GOHN, 2012). Em seu livro </w:t>
      </w:r>
      <w:r w:rsidRPr="0087563B">
        <w:rPr>
          <w:b/>
          <w:sz w:val="18"/>
          <w:szCs w:val="18"/>
        </w:rPr>
        <w:t xml:space="preserve">Social </w:t>
      </w:r>
      <w:proofErr w:type="spellStart"/>
      <w:r w:rsidRPr="0087563B">
        <w:rPr>
          <w:b/>
          <w:sz w:val="18"/>
          <w:szCs w:val="18"/>
        </w:rPr>
        <w:t>Movements</w:t>
      </w:r>
      <w:proofErr w:type="spellEnd"/>
      <w:r w:rsidRPr="0087563B">
        <w:rPr>
          <w:b/>
          <w:sz w:val="18"/>
          <w:szCs w:val="18"/>
        </w:rPr>
        <w:t xml:space="preserve">: </w:t>
      </w:r>
      <w:proofErr w:type="spellStart"/>
      <w:r w:rsidRPr="0087563B">
        <w:rPr>
          <w:b/>
          <w:sz w:val="18"/>
          <w:szCs w:val="18"/>
        </w:rPr>
        <w:t>an</w:t>
      </w:r>
      <w:proofErr w:type="spellEnd"/>
      <w:r w:rsidRPr="0087563B">
        <w:rPr>
          <w:b/>
          <w:sz w:val="18"/>
          <w:szCs w:val="18"/>
        </w:rPr>
        <w:t xml:space="preserve"> </w:t>
      </w:r>
      <w:proofErr w:type="spellStart"/>
      <w:r w:rsidRPr="0087563B">
        <w:rPr>
          <w:b/>
          <w:sz w:val="18"/>
          <w:szCs w:val="18"/>
        </w:rPr>
        <w:t>introduction</w:t>
      </w:r>
      <w:proofErr w:type="spellEnd"/>
      <w:r w:rsidRPr="0087563B">
        <w:rPr>
          <w:b/>
          <w:sz w:val="18"/>
          <w:szCs w:val="18"/>
        </w:rPr>
        <w:t>.</w:t>
      </w:r>
      <w:r w:rsidRPr="0087563B">
        <w:rPr>
          <w:sz w:val="18"/>
          <w:szCs w:val="18"/>
        </w:rPr>
        <w:t xml:space="preserve"> Blackwell </w:t>
      </w:r>
      <w:proofErr w:type="spellStart"/>
      <w:r w:rsidRPr="0087563B">
        <w:rPr>
          <w:sz w:val="18"/>
          <w:szCs w:val="18"/>
        </w:rPr>
        <w:t>Publishing</w:t>
      </w:r>
      <w:proofErr w:type="spellEnd"/>
      <w:r w:rsidRPr="0087563B">
        <w:rPr>
          <w:sz w:val="18"/>
          <w:szCs w:val="18"/>
        </w:rPr>
        <w:t xml:space="preserve">, 2006, Donatella Della Porta e Mario </w:t>
      </w:r>
      <w:proofErr w:type="spellStart"/>
      <w:r w:rsidRPr="0087563B">
        <w:rPr>
          <w:sz w:val="18"/>
          <w:szCs w:val="18"/>
        </w:rPr>
        <w:t>Diani</w:t>
      </w:r>
      <w:proofErr w:type="spellEnd"/>
      <w:r w:rsidRPr="0087563B">
        <w:rPr>
          <w:sz w:val="18"/>
          <w:szCs w:val="18"/>
        </w:rPr>
        <w:t xml:space="preserve"> apontam detalhadamente a separação de cada uma dessas correntes levando em consideração aspectos mais específicos no desenvolvimento de cada abordagem. Neste sentido, os autores trabalham desde a visão do ator, sua identidade, as redes e a dimensão simbólica da ação coletiva, até os fenômenos de impacto estrutural, as organizações, os repertórios de protestos e as oportunidades políticas.</w:t>
      </w:r>
      <w:r>
        <w:rPr>
          <w:sz w:val="18"/>
          <w:szCs w:val="18"/>
        </w:rPr>
        <w:t xml:space="preserve"> Não trabalharei todas essas questões aqui, procurei fazer em outro trabalho (2015). O que quero observar é que no decorrer dessas mudanças sociais amplas ocorreram também mudanças de orientação nas interpretações sobre os movimentos sociais e a ação coletiva, além dos respectivos delineamentos do campo e dos estudos na temática.</w:t>
      </w:r>
    </w:p>
  </w:footnote>
  <w:footnote w:id="98">
    <w:p w14:paraId="35D6AD2A" w14:textId="77777777" w:rsidR="00B32897" w:rsidRDefault="00B32897" w:rsidP="00B32897">
      <w:pPr>
        <w:pStyle w:val="Notaderodap"/>
        <w:spacing w:line="240" w:lineRule="auto"/>
      </w:pPr>
      <w:r w:rsidRPr="00A60B8A">
        <w:rPr>
          <w:rFonts w:eastAsia="Times New Roman"/>
          <w:szCs w:val="18"/>
          <w:vertAlign w:val="superscript"/>
        </w:rPr>
        <w:footnoteRef/>
      </w:r>
      <w:r>
        <w:rPr>
          <w:rFonts w:eastAsia="Times New Roman"/>
          <w:szCs w:val="18"/>
        </w:rPr>
        <w:t xml:space="preserve"> </w:t>
      </w:r>
      <w:r>
        <w:rPr>
          <w:szCs w:val="18"/>
        </w:rPr>
        <w:t xml:space="preserve">As articulações em rede tendem a aparecer cada vez mais na forma de fóruns locais que, por sua vez, estabelecem diálogos com os fóruns globais. Todavia, essa articulação de base significa um elemento importante para pensar a característica e proposta de participação e representação democrática nas estruturas institucionais locais, tanto quanto globais. Estudos vêm demonstrando a ampliação da experiência da participação e representação em conselhos gestores e no Orçamento Participativo no sentido de aumentar a ação da sociedade civil no desenho das políticas públicas e na regulação da ação governamental (AVRITZER, 2007, 2008, 2012; CARLOS, 2011; GOHN, 2004 e 2006; LUCHMANN, 2007, 2008, 2010, 2012). </w:t>
      </w:r>
      <w:proofErr w:type="spellStart"/>
      <w:r>
        <w:rPr>
          <w:szCs w:val="18"/>
        </w:rPr>
        <w:t>Euzeneia</w:t>
      </w:r>
      <w:proofErr w:type="spellEnd"/>
      <w:r>
        <w:rPr>
          <w:szCs w:val="18"/>
        </w:rPr>
        <w:t xml:space="preserve"> Carlos, por exemplo, observa que a inserção institucional de movimentos e organizações sociais nas experiências inovadoras como a do Orçamento Participativo e dos conselhos gestores favoreceu a ampliação das arenas de acesso à institucionalidade política oferecendo aos atores coletivos novas práticas de ação e relações com o Estado (CARLOS, 2011). Scherer-Warren aponta que esses arranjos institucionais representam um novo tipo de governança na organização em rede que, junto à esfera estatal, de maneira mais sistematizada, vão construindo propostas para a transformação social sobre formas de negociação com o Estado e o mercado (SCHERER-WARREN, 2006). Toda essa articulação em rede, dos níveis locais ao global pode ser observada no Fórum Social Mundial (FSM). Atualmente o FSM tem sido a arena de discussão e aglutinação dos diversos movimentos sociais em torno do mundo. Nele diversos movimentos sociais do planeta lutam contra os fenômenos de globalização neoliberal propondo um modelo de globalização </w:t>
      </w:r>
      <w:proofErr w:type="spellStart"/>
      <w:r>
        <w:rPr>
          <w:szCs w:val="18"/>
        </w:rPr>
        <w:t>contra-hegemônica</w:t>
      </w:r>
      <w:proofErr w:type="spellEnd"/>
      <w:r>
        <w:rPr>
          <w:szCs w:val="18"/>
        </w:rPr>
        <w:t xml:space="preserve"> centrado nas lutas contra a exclusão social e promovendo um princípio de igualdade e reconhecimento da diferença (SANTOS, 2005a). Neste sentido, através de um sistema de redes de movimentos sociais, o FSM transpõe barreiras territoriais, temporais e sociais compreendendo o pluralismo étnico e cultural pelo mundo, respeitando as diferenças e radicalizando a democracia através do aprofundamento da autonomia relativa da sociedade civil organizada (SCHERER-WARREN, 2006, p. 127). Entretanto, a situação institucional-organizada das ações coletivas no Brasil representou um dos motivos pelos quais ocorreu o levante de junho de 2013, dada a burocratização dos movimentos sociais, a captura de agendas pelo Estado e o esgotamento de um ciclo do nacional-desenvolvimentismo brasileiro dos últimos 12 anos, assunto que será tratado mais adiante.</w:t>
      </w:r>
    </w:p>
  </w:footnote>
  <w:footnote w:id="99">
    <w:p w14:paraId="1EEF0CD3" w14:textId="2357AEE2" w:rsidR="00E41429" w:rsidRDefault="00E41429">
      <w:pPr>
        <w:pStyle w:val="Textodenotaderodap"/>
      </w:pPr>
      <w:r>
        <w:rPr>
          <w:rStyle w:val="Refdenotaderodap"/>
        </w:rPr>
        <w:footnoteRef/>
      </w:r>
      <w:r>
        <w:t xml:space="preserve"> Utiliza-se aqui uma</w:t>
      </w:r>
      <w:r w:rsidR="006A56D0">
        <w:t xml:space="preserve"> ideia de “novo” enquanto uma construção histórica, advinda da práxis</w:t>
      </w:r>
      <w:r w:rsidR="00472FC7">
        <w:t xml:space="preserve"> (pensar e agir)</w:t>
      </w:r>
      <w:r w:rsidR="00CF74B6">
        <w:t>,</w:t>
      </w:r>
      <w:r w:rsidR="00472FC7">
        <w:t xml:space="preserve"> decorrente da ação dos </w:t>
      </w:r>
      <w:r w:rsidR="00B5488A">
        <w:t>diversos</w:t>
      </w:r>
      <w:r w:rsidR="00472FC7">
        <w:t xml:space="preserve"> sujeitos sociopolíticos</w:t>
      </w:r>
      <w:r w:rsidR="004D456A">
        <w:t>, diferentemente de qualquer constatação de um processo estrutural mecânico</w:t>
      </w:r>
      <w:r w:rsidR="00472FC7">
        <w:t xml:space="preserve"> (GOHN, 20</w:t>
      </w:r>
      <w:r w:rsidR="004D456A">
        <w:t>17, p. 13-14). Isso implica olhar para todos esses momentos e reconhecer que, apesar das</w:t>
      </w:r>
      <w:r w:rsidR="001C78E6">
        <w:t xml:space="preserve"> semelhanças, as diferenças mais singulares são pensadas, sobretudo, a partir de mudanças n</w:t>
      </w:r>
      <w:r w:rsidR="00A94CCF">
        <w:t>a composição dos sujeitos</w:t>
      </w:r>
      <w:r w:rsidR="00C945B4">
        <w:t xml:space="preserve">, </w:t>
      </w:r>
      <w:r w:rsidR="00CF74B6">
        <w:t>d</w:t>
      </w:r>
      <w:r w:rsidR="00C945B4">
        <w:t>o conflito social no qual estão inseridos</w:t>
      </w:r>
      <w:r w:rsidR="00770BE4">
        <w:t>, su</w:t>
      </w:r>
      <w:r w:rsidR="00A94CCF">
        <w:t xml:space="preserve">a visão de </w:t>
      </w:r>
      <w:r w:rsidR="00A94CCF" w:rsidRPr="00C945B4">
        <w:rPr>
          <w:i/>
          <w:iCs/>
        </w:rPr>
        <w:t>projeto</w:t>
      </w:r>
      <w:r w:rsidR="00770BE4">
        <w:t xml:space="preserve"> ou projeto de sociedade</w:t>
      </w:r>
      <w:r w:rsidR="002B2136">
        <w:t xml:space="preserve"> o qual reivindicam</w:t>
      </w:r>
      <w:r w:rsidR="00770BE4">
        <w:t>,</w:t>
      </w:r>
      <w:r w:rsidR="00612226">
        <w:t xml:space="preserve"> inseridos em uma </w:t>
      </w:r>
      <w:r w:rsidR="00612226" w:rsidRPr="00612226">
        <w:rPr>
          <w:i/>
          <w:iCs/>
        </w:rPr>
        <w:t>historicidade</w:t>
      </w:r>
      <w:r w:rsidR="00A94CCF">
        <w:t xml:space="preserve"> (TOURAINE,</w:t>
      </w:r>
      <w:r w:rsidR="00612226">
        <w:t xml:space="preserve"> 1994, 1996)</w:t>
      </w:r>
      <w:r w:rsidR="00B5488A">
        <w:t>.</w:t>
      </w:r>
      <w:r w:rsidR="00770BE4">
        <w:t xml:space="preserve"> Por isso, apontar as mudanças nas formas de manifestações </w:t>
      </w:r>
      <w:r w:rsidR="00B73FA0">
        <w:t xml:space="preserve">dos sujeitos </w:t>
      </w:r>
      <w:r w:rsidR="002B2136">
        <w:t>atualmente</w:t>
      </w:r>
      <w:r w:rsidR="00B73FA0">
        <w:t xml:space="preserve"> é reconhecer todo esse processo de construção histórica, ainda que </w:t>
      </w:r>
      <w:r w:rsidR="00A06970">
        <w:t>as direções dos conflitos possam vir a se manifestar de forma ambígua</w:t>
      </w:r>
      <w:r w:rsidR="00BA7B2F">
        <w:t>, em seus resultados.</w:t>
      </w:r>
    </w:p>
  </w:footnote>
  <w:footnote w:id="100">
    <w:p w14:paraId="24B5C7C9" w14:textId="311B83D4" w:rsidR="00AB2B17" w:rsidRDefault="00AB2B17">
      <w:pPr>
        <w:pStyle w:val="Textodenotaderodap"/>
      </w:pPr>
      <w:r>
        <w:rPr>
          <w:rStyle w:val="Refdenotaderodap"/>
        </w:rPr>
        <w:footnoteRef/>
      </w:r>
      <w:r>
        <w:t xml:space="preserve"> </w:t>
      </w:r>
      <w:r w:rsidR="003B3B72">
        <w:t>A vitória de Dilma (PT) sobre José Serra (PSDB) se deu</w:t>
      </w:r>
      <w:r>
        <w:t>: &lt;</w:t>
      </w:r>
      <w:r w:rsidRPr="00AB2B17">
        <w:t>https://sig.tse.jus.br/ords/dwapr/seai/r/sig-eleicao-resultados/home?p0_ano=2010</w:t>
      </w:r>
      <w:r>
        <w:t>&gt;</w:t>
      </w:r>
      <w:r w:rsidR="00413F84">
        <w:t xml:space="preserve"> </w:t>
      </w:r>
      <w:r>
        <w:t>Acesso em: 20/07/2023.</w:t>
      </w:r>
    </w:p>
  </w:footnote>
  <w:footnote w:id="101">
    <w:p w14:paraId="0C0CCDBA" w14:textId="5C8C799C" w:rsidR="00AA1E5A" w:rsidRDefault="00AA1E5A">
      <w:pPr>
        <w:pStyle w:val="Textodenotaderodap"/>
      </w:pPr>
      <w:r>
        <w:rPr>
          <w:rStyle w:val="Refdenotaderodap"/>
        </w:rPr>
        <w:footnoteRef/>
      </w:r>
      <w:r>
        <w:t xml:space="preserve"> Sobre o referido pleito ver: </w:t>
      </w:r>
      <w:r w:rsidR="008316CA">
        <w:t>&lt;</w:t>
      </w:r>
      <w:r w:rsidR="008316CA" w:rsidRPr="008316CA">
        <w:t>https://sig.tse.jus.br/ords/dwapr/r/seai/sig-eleicao-resultados/home?session=6604301259974</w:t>
      </w:r>
      <w:r w:rsidR="008316CA">
        <w:t xml:space="preserve">&gt; Acesso em: </w:t>
      </w:r>
      <w:r w:rsidR="00276D81">
        <w:t>20/07/2023.</w:t>
      </w:r>
    </w:p>
  </w:footnote>
  <w:footnote w:id="102">
    <w:p w14:paraId="1BF039ED" w14:textId="2F48E41E" w:rsidR="00282009" w:rsidRPr="001A19B2" w:rsidRDefault="00282009">
      <w:pPr>
        <w:pStyle w:val="Textodenotaderodap"/>
      </w:pPr>
      <w:r>
        <w:rPr>
          <w:rStyle w:val="Refdenotaderodap"/>
        </w:rPr>
        <w:footnoteRef/>
      </w:r>
      <w:r>
        <w:t xml:space="preserve"> </w:t>
      </w:r>
      <w:r w:rsidR="00447170">
        <w:t>Os problemas que envolvem a questão urbana é assunto histórico no Brasil. Desde o período imperial</w:t>
      </w:r>
      <w:r w:rsidR="007B2FA1">
        <w:t xml:space="preserve"> </w:t>
      </w:r>
      <w:r w:rsidR="00447170">
        <w:t xml:space="preserve">revoltas </w:t>
      </w:r>
      <w:r w:rsidR="001F3823">
        <w:t xml:space="preserve">súbitas </w:t>
      </w:r>
      <w:r w:rsidR="00447170">
        <w:t xml:space="preserve">em torno da questão do transporte </w:t>
      </w:r>
      <w:r w:rsidR="000A6C81">
        <w:t>mobilizaram setores da sociedade</w:t>
      </w:r>
      <w:r w:rsidR="00DF6B67">
        <w:t xml:space="preserve"> em torno da chamada mobilidade urbana</w:t>
      </w:r>
      <w:r w:rsidR="00EA7B65">
        <w:t xml:space="preserve"> e a circulação no transporte.</w:t>
      </w:r>
      <w:r w:rsidR="00DF6B67">
        <w:t xml:space="preserve"> Com diferenças marcantes em cada um dos momentos, seja</w:t>
      </w:r>
      <w:r w:rsidR="000755A7">
        <w:t>m nos séculos XIX e XX, como também no século XXI,</w:t>
      </w:r>
      <w:r w:rsidR="004F1001">
        <w:t xml:space="preserve"> </w:t>
      </w:r>
      <w:r w:rsidR="00EA7B65">
        <w:t xml:space="preserve">a sociedade brasileira muitas vezes repetiu esses levantes súbitos com razões reais que colocavam na pauta do debate público </w:t>
      </w:r>
      <w:r w:rsidR="00527910">
        <w:t>a questão urbana como elemento fundamental para pensar a</w:t>
      </w:r>
      <w:r w:rsidR="00946281">
        <w:t>s formas de</w:t>
      </w:r>
      <w:r w:rsidR="00527910">
        <w:t xml:space="preserve"> vida nas cidades.</w:t>
      </w:r>
      <w:r w:rsidR="00946281">
        <w:t xml:space="preserve"> Essas engrenagens</w:t>
      </w:r>
      <w:r w:rsidR="009A4C4C">
        <w:t xml:space="preserve">, ou peças centrais, existentes na relação entre vida urbana, sistemas de mobilidade, organização territorial e </w:t>
      </w:r>
      <w:r w:rsidR="003E4114">
        <w:t>os arranjos políticos e econômicos, suscitaram aspirações por formas de vida democráticas baseadas em direitos</w:t>
      </w:r>
      <w:r w:rsidR="001C0418">
        <w:t xml:space="preserve"> que tiveram força no momento da redemocratização e que ganhou impulso inédito durante o lulismo.</w:t>
      </w:r>
      <w:r w:rsidR="00024692">
        <w:t xml:space="preserve"> O choque entre essa tendência de cunho democrática e</w:t>
      </w:r>
      <w:r w:rsidR="00CE6649">
        <w:t xml:space="preserve"> a emergência de formas de vida privatistas</w:t>
      </w:r>
      <w:r w:rsidR="00353967">
        <w:t>, fruto da segregação histórica</w:t>
      </w:r>
      <w:r w:rsidR="00FF3951">
        <w:t xml:space="preserve"> aprofundada, especialmente</w:t>
      </w:r>
      <w:r w:rsidR="00172814">
        <w:t>,</w:t>
      </w:r>
      <w:r w:rsidR="00FF3951">
        <w:t xml:space="preserve"> pela ditadura,</w:t>
      </w:r>
      <w:r w:rsidR="00172814">
        <w:t xml:space="preserve"> e </w:t>
      </w:r>
      <w:r w:rsidR="00B131A8">
        <w:t>operacionalizada</w:t>
      </w:r>
      <w:r w:rsidR="00172814">
        <w:t xml:space="preserve"> pelos serviços particulares</w:t>
      </w:r>
      <w:r w:rsidR="00B131A8">
        <w:t xml:space="preserve"> e as formas de consumo incutidas em condomínios</w:t>
      </w:r>
      <w:r w:rsidR="00BE0419">
        <w:t>, carros</w:t>
      </w:r>
      <w:r w:rsidR="00B131A8">
        <w:t xml:space="preserve"> e shopping centers</w:t>
      </w:r>
      <w:r w:rsidR="00BE0419">
        <w:t>,</w:t>
      </w:r>
      <w:r w:rsidR="00FF3951">
        <w:t xml:space="preserve"> gerou</w:t>
      </w:r>
      <w:r w:rsidR="00BE0419">
        <w:t xml:space="preserve"> uma série de conflitos que se intensificaram na década de 2010</w:t>
      </w:r>
      <w:r w:rsidR="00B7468F">
        <w:t xml:space="preserve"> explodindo nas ruas 12013 a partir de uma constelação de lutas existentes no mesmo período.</w:t>
      </w:r>
      <w:r w:rsidR="00527910">
        <w:t xml:space="preserve"> Ver: ANDR</w:t>
      </w:r>
      <w:r w:rsidR="00895A9E">
        <w:t>É</w:t>
      </w:r>
      <w:r w:rsidR="00527910">
        <w:t xml:space="preserve">S, </w:t>
      </w:r>
      <w:r w:rsidR="001A19B2">
        <w:t xml:space="preserve">Roberto. </w:t>
      </w:r>
      <w:r w:rsidR="006970C9" w:rsidRPr="00895A9E">
        <w:rPr>
          <w:b/>
          <w:bCs/>
        </w:rPr>
        <w:t>A razão dos centavos: crise urbana, vida democrática e as revoltas de 2013</w:t>
      </w:r>
      <w:r w:rsidR="00895A9E">
        <w:t>.</w:t>
      </w:r>
      <w:r w:rsidR="00721D8F">
        <w:t xml:space="preserve"> Tese (Doutorado) – Faculdade de Arquitetura e Urbanismo da Universidade de São Paulo. Área de Concentração: história e Fundamentos da Arquitetura e do Urbanismo.</w:t>
      </w:r>
      <w:r w:rsidR="006970C9" w:rsidRPr="006970C9">
        <w:t xml:space="preserve"> São Paulo, 2022.</w:t>
      </w:r>
    </w:p>
  </w:footnote>
  <w:footnote w:id="103">
    <w:p w14:paraId="6461F203" w14:textId="65820A03" w:rsidR="00BB26C2" w:rsidRDefault="00BB26C2" w:rsidP="00BB26C2">
      <w:pPr>
        <w:pStyle w:val="Textodenotaderodap"/>
        <w:spacing w:after="240"/>
        <w:rPr>
          <w:sz w:val="18"/>
          <w:szCs w:val="18"/>
        </w:rPr>
      </w:pPr>
      <w:r>
        <w:rPr>
          <w:rStyle w:val="Refdenotaderodap"/>
          <w:sz w:val="18"/>
          <w:szCs w:val="18"/>
        </w:rPr>
        <w:footnoteRef/>
      </w:r>
      <w:r>
        <w:rPr>
          <w:sz w:val="18"/>
          <w:szCs w:val="18"/>
        </w:rPr>
        <w:t xml:space="preserve"> Ver: DAVIS, Mike. </w:t>
      </w:r>
      <w:r>
        <w:rPr>
          <w:b/>
          <w:sz w:val="18"/>
          <w:szCs w:val="18"/>
        </w:rPr>
        <w:t xml:space="preserve">Estrada de metal pesado. </w:t>
      </w:r>
      <w:r>
        <w:rPr>
          <w:i/>
          <w:sz w:val="18"/>
          <w:szCs w:val="18"/>
        </w:rPr>
        <w:t>In:</w:t>
      </w:r>
      <w:r>
        <w:rPr>
          <w:sz w:val="18"/>
          <w:szCs w:val="18"/>
        </w:rPr>
        <w:t xml:space="preserve"> </w:t>
      </w:r>
      <w:r>
        <w:rPr>
          <w:i/>
          <w:color w:val="000000"/>
          <w:sz w:val="18"/>
          <w:szCs w:val="18"/>
          <w:shd w:val="clear" w:color="auto" w:fill="FFFFFF"/>
        </w:rPr>
        <w:t>In:</w:t>
      </w:r>
      <w:r>
        <w:rPr>
          <w:color w:val="000000"/>
          <w:sz w:val="18"/>
          <w:szCs w:val="18"/>
          <w:shd w:val="clear" w:color="auto" w:fill="FFFFFF"/>
        </w:rPr>
        <w:t xml:space="preserve"> </w:t>
      </w:r>
      <w:r>
        <w:rPr>
          <w:sz w:val="18"/>
          <w:szCs w:val="18"/>
        </w:rPr>
        <w:t xml:space="preserve">MARICATO, Ermínia; [et al.]. </w:t>
      </w:r>
      <w:r>
        <w:rPr>
          <w:b/>
          <w:sz w:val="18"/>
          <w:szCs w:val="18"/>
        </w:rPr>
        <w:t>Cidades Rebeldes: Passe Livre e as manifestações que tomaram as ruas do Brasil.</w:t>
      </w:r>
      <w:r>
        <w:rPr>
          <w:sz w:val="18"/>
          <w:szCs w:val="18"/>
        </w:rPr>
        <w:t xml:space="preserve"> 1. ed. São Paulo: Boitempo: Carta Maior, 2013, </w:t>
      </w:r>
      <w:r w:rsidR="00743CE0">
        <w:rPr>
          <w:sz w:val="18"/>
          <w:szCs w:val="18"/>
        </w:rPr>
        <w:t>onde</w:t>
      </w:r>
      <w:r>
        <w:rPr>
          <w:sz w:val="18"/>
          <w:szCs w:val="18"/>
        </w:rPr>
        <w:t xml:space="preserve"> o autor faz um comparativo do uso do automóvel nas grandes cidades (em seu caso no sul da Califórnia) com uma batalha de tanques.</w:t>
      </w:r>
      <w:r w:rsidR="00E53328">
        <w:rPr>
          <w:sz w:val="18"/>
          <w:szCs w:val="18"/>
        </w:rPr>
        <w:t xml:space="preserve"> Esse mesmo texto dialoga com a questão dos problemas de organização do espaço urbano</w:t>
      </w:r>
      <w:r w:rsidR="00FA18CA">
        <w:rPr>
          <w:sz w:val="18"/>
          <w:szCs w:val="18"/>
        </w:rPr>
        <w:t xml:space="preserve"> e a dificuldade de se manter formas estruturais de organização </w:t>
      </w:r>
      <w:r w:rsidR="00B97F2A">
        <w:rPr>
          <w:sz w:val="18"/>
          <w:szCs w:val="18"/>
        </w:rPr>
        <w:t>n</w:t>
      </w:r>
      <w:r w:rsidR="00FA18CA">
        <w:rPr>
          <w:sz w:val="18"/>
          <w:szCs w:val="18"/>
        </w:rPr>
        <w:t>as cidades</w:t>
      </w:r>
      <w:r w:rsidR="00B97F2A">
        <w:rPr>
          <w:sz w:val="18"/>
          <w:szCs w:val="18"/>
        </w:rPr>
        <w:t>.</w:t>
      </w:r>
      <w:r w:rsidR="001E616E">
        <w:rPr>
          <w:sz w:val="18"/>
          <w:szCs w:val="18"/>
        </w:rPr>
        <w:t xml:space="preserve"> O</w:t>
      </w:r>
      <w:r w:rsidR="0050232C" w:rsidRPr="0050232C">
        <w:rPr>
          <w:sz w:val="18"/>
          <w:szCs w:val="18"/>
        </w:rPr>
        <w:t xml:space="preserve"> progressivo e desenfreado aumento nos serviços de transporte urbano, </w:t>
      </w:r>
      <w:r w:rsidR="001E616E" w:rsidRPr="0050232C">
        <w:rPr>
          <w:sz w:val="18"/>
          <w:szCs w:val="18"/>
        </w:rPr>
        <w:t>e</w:t>
      </w:r>
      <w:r w:rsidR="0050232C" w:rsidRPr="0050232C">
        <w:rPr>
          <w:sz w:val="18"/>
          <w:szCs w:val="18"/>
        </w:rPr>
        <w:t xml:space="preserve"> o</w:t>
      </w:r>
      <w:r w:rsidR="001E616E">
        <w:rPr>
          <w:sz w:val="18"/>
          <w:szCs w:val="18"/>
        </w:rPr>
        <w:t xml:space="preserve"> consequente</w:t>
      </w:r>
      <w:r w:rsidR="0050232C" w:rsidRPr="0050232C">
        <w:rPr>
          <w:sz w:val="18"/>
          <w:szCs w:val="18"/>
        </w:rPr>
        <w:t xml:space="preserve"> crescimento descomunal e desordenado das habitações nestes mesmos espaços</w:t>
      </w:r>
      <w:r w:rsidR="00E54A88">
        <w:rPr>
          <w:sz w:val="18"/>
          <w:szCs w:val="18"/>
        </w:rPr>
        <w:t xml:space="preserve"> também ilustram essa dinâmica</w:t>
      </w:r>
      <w:r w:rsidR="0050232C" w:rsidRPr="0050232C">
        <w:rPr>
          <w:sz w:val="18"/>
          <w:szCs w:val="18"/>
        </w:rPr>
        <w:t>. Para cada habitante, morar em um apertado apartamento nos enormes centros do país, com dispêndio de dinheiro abocanhando parte de sua renda, somava-se a locomoção e o transporte. Anexado a este fator, as populações que historicamente foram empurradas para a periferia das cidades, viviam com problemas piores: a falta de política de organização em suas áreas de ocupação. Como afirma Ermínia Maricato, a terra urbana permaneceu refém dos interesses do capital imobiliário, os despejos violentos foram retomados e a desoneração dos automóveis somada à ruína   do transporte coletivo fez dobrar o número de carros nas cidades (MARICATO, 2013, p. 21-21). O Plano Diretor criado através do Estatuto da</w:t>
      </w:r>
      <w:r w:rsidR="003E1C53">
        <w:rPr>
          <w:sz w:val="18"/>
          <w:szCs w:val="18"/>
        </w:rPr>
        <w:t>s</w:t>
      </w:r>
      <w:r w:rsidR="0050232C" w:rsidRPr="0050232C">
        <w:rPr>
          <w:sz w:val="18"/>
          <w:szCs w:val="18"/>
        </w:rPr>
        <w:t xml:space="preserve"> Cidade</w:t>
      </w:r>
      <w:r w:rsidR="003E1C53">
        <w:rPr>
          <w:sz w:val="18"/>
          <w:szCs w:val="18"/>
        </w:rPr>
        <w:t>s,</w:t>
      </w:r>
      <w:r w:rsidR="0050232C" w:rsidRPr="0050232C">
        <w:rPr>
          <w:sz w:val="18"/>
          <w:szCs w:val="18"/>
        </w:rPr>
        <w:t xml:space="preserve"> documento responsável pelas políticas de bem-estar urbano, na maioria das vezes fora ignorado pelas autoridades locais. Em boa parte das vezes, as autoridades responsáveis pela articulação política dos cidadãos em prol do desenvolvimento das ações do poder público nas cidades, foram insensíveis ao estímulo participativo da sociedade civil nessa empreitada. Com um panorama que demandava políticas de organização do espaço urbano, somava-se a vivência recorrente da violência legal operada via Estado, um problema</w:t>
      </w:r>
      <w:r w:rsidR="0024494B">
        <w:rPr>
          <w:sz w:val="18"/>
          <w:szCs w:val="18"/>
        </w:rPr>
        <w:t xml:space="preserve"> setentrional da sociedade brasileira e que aparece</w:t>
      </w:r>
      <w:r w:rsidR="00864969">
        <w:rPr>
          <w:sz w:val="18"/>
          <w:szCs w:val="18"/>
        </w:rPr>
        <w:t xml:space="preserve"> também</w:t>
      </w:r>
      <w:r w:rsidR="0024494B">
        <w:rPr>
          <w:sz w:val="18"/>
          <w:szCs w:val="18"/>
        </w:rPr>
        <w:t xml:space="preserve"> em junho de 2013</w:t>
      </w:r>
      <w:r w:rsidR="00864969">
        <w:rPr>
          <w:sz w:val="18"/>
          <w:szCs w:val="18"/>
        </w:rPr>
        <w:t xml:space="preserve"> e nos ciclos seguintes</w:t>
      </w:r>
      <w:r w:rsidR="0050232C" w:rsidRPr="0050232C">
        <w:rPr>
          <w:sz w:val="18"/>
          <w:szCs w:val="18"/>
        </w:rPr>
        <w:t>.</w:t>
      </w:r>
    </w:p>
  </w:footnote>
  <w:footnote w:id="104">
    <w:p w14:paraId="0E321E43" w14:textId="0F4C7121" w:rsidR="009552CF" w:rsidRDefault="009552CF" w:rsidP="00417807">
      <w:pPr>
        <w:pStyle w:val="Textodenotaderodap"/>
      </w:pPr>
      <w:r>
        <w:rPr>
          <w:rStyle w:val="Refdenotaderodap"/>
        </w:rPr>
        <w:footnoteRef/>
      </w:r>
      <w:r>
        <w:t xml:space="preserve"> </w:t>
      </w:r>
      <w:r w:rsidR="00417807">
        <w:t xml:space="preserve">Conforme enfatizado por Bennett e </w:t>
      </w:r>
      <w:proofErr w:type="spellStart"/>
      <w:r w:rsidR="00417807">
        <w:t>Segerberg</w:t>
      </w:r>
      <w:proofErr w:type="spellEnd"/>
      <w:r w:rsidR="00417807">
        <w:t xml:space="preserve"> (2012</w:t>
      </w:r>
      <w:r w:rsidR="006C0286">
        <w:t xml:space="preserve">, p. </w:t>
      </w:r>
      <w:r w:rsidR="00417807">
        <w:t>743) a ação conectiva representa mais do que uma concepção de estruturação dos processos de mobilização e ação através de redes sociais online, considerando-a como um recurso mobilizado pelos indivíduos. Essa noção refere-se a uma forma singular de ação fundamentada em novos padrões de comunicação personalizada e relações interpessoais. O estudo da ideia de ação conectiva exige a reflexão sobre as transformações sociais promovidas pelas novas tecnologias e o amplo compartilhamento de informações e conteúdos impulsionado pela proliferação da internet e dispositivos móveis</w:t>
      </w:r>
      <w:r w:rsidR="0007085D">
        <w:t xml:space="preserve">, </w:t>
      </w:r>
      <w:r w:rsidR="00417807">
        <w:t>que permeiam a vida cotidiana dos atores sociais.</w:t>
      </w:r>
      <w:r w:rsidR="00BF7786">
        <w:t xml:space="preserve"> </w:t>
      </w:r>
      <w:r w:rsidR="00417807">
        <w:t>Central à compreensão da ação conectiva está a noção de que, nas sociedades contemporâneas, as estruturas organizacionais formais estão perdendo</w:t>
      </w:r>
      <w:r w:rsidR="00961E17">
        <w:t>, aos poucos</w:t>
      </w:r>
      <w:r w:rsidR="00417807">
        <w:t xml:space="preserve"> sua influência sobre os indivíduos, e os laços de grupo estão sendo substituídos por redes sociais fluidas e de ampla abrangência. Nesse contexto, as novas redes formadas a partir da ação conectiva</w:t>
      </w:r>
      <w:r w:rsidR="00612C51">
        <w:t xml:space="preserve"> </w:t>
      </w:r>
      <w:r w:rsidR="00417807">
        <w:t>desempenham um papel importante nos processos organizacionais das mídias sociais, e sua lógica operacional não demanda um controle organizacional rígido ou a construção simbólica de uma identidade coletiva unificada</w:t>
      </w:r>
      <w:r w:rsidR="00D3314B">
        <w:t xml:space="preserve"> </w:t>
      </w:r>
      <w:r w:rsidR="00417807">
        <w:t xml:space="preserve">(Bennett; </w:t>
      </w:r>
      <w:proofErr w:type="spellStart"/>
      <w:r w:rsidR="00417807">
        <w:t>Segerberg</w:t>
      </w:r>
      <w:proofErr w:type="spellEnd"/>
      <w:r w:rsidR="00417807">
        <w:t>, 2012:748).</w:t>
      </w:r>
      <w:r w:rsidR="00274407">
        <w:t xml:space="preserve"> Ainda que seja demasiado cedo para centralizar essa dimensão</w:t>
      </w:r>
      <w:r w:rsidR="00857636">
        <w:t xml:space="preserve"> do uso da internet no caso brasileiro, devido a nossa forte desigualdade social que confere acessos diferentes</w:t>
      </w:r>
      <w:r w:rsidR="007F40A8">
        <w:t>, privilegiados ou não, ao meio virtual,</w:t>
      </w:r>
      <w:r w:rsidR="008C5DAB">
        <w:t xml:space="preserve"> é preciso que salientemos que o</w:t>
      </w:r>
      <w:r w:rsidR="00650BEB">
        <w:t xml:space="preserve"> forte peso analítico ao uso das plataformas digitais como forma de ação se dá sobre um caráter de novidade e articulação</w:t>
      </w:r>
      <w:r w:rsidR="007F5191">
        <w:t>, antes de uma configuração de movimentos sociais em rede</w:t>
      </w:r>
      <w:r w:rsidR="00700D9B">
        <w:t xml:space="preserve"> (CASTELLS, 2009</w:t>
      </w:r>
      <w:r w:rsidR="00404499">
        <w:t>,</w:t>
      </w:r>
      <w:r w:rsidR="00700D9B">
        <w:t xml:space="preserve"> 2013</w:t>
      </w:r>
      <w:r w:rsidR="0078272E">
        <w:t>)</w:t>
      </w:r>
      <w:r w:rsidR="00700D9B">
        <w:t>.</w:t>
      </w:r>
      <w:r w:rsidR="00DB6DA8">
        <w:t xml:space="preserve"> Aliás, a própria ideia de movimentos sociais em rede </w:t>
      </w:r>
      <w:r w:rsidR="00FF004E">
        <w:t>obedece a uma</w:t>
      </w:r>
      <w:r w:rsidR="00DB6DA8">
        <w:t xml:space="preserve"> outra ordem</w:t>
      </w:r>
      <w:r w:rsidR="00FF004E">
        <w:t xml:space="preserve"> que traz consigo, principalmente, as experiências </w:t>
      </w:r>
      <w:r w:rsidR="0078272E">
        <w:t>sobre a globalização dos direitos (DELLA PORTA, 2007).</w:t>
      </w:r>
      <w:r w:rsidR="00A057F3">
        <w:t xml:space="preserve"> O que chama a atenção para junho de 2013 é o fato de que</w:t>
      </w:r>
      <w:r w:rsidR="00043890">
        <w:t>,</w:t>
      </w:r>
      <w:r w:rsidR="00E47DCF">
        <w:t xml:space="preserve"> semelhante aos</w:t>
      </w:r>
      <w:r w:rsidR="001F0408">
        <w:t xml:space="preserve"> protestos </w:t>
      </w:r>
      <w:r w:rsidR="00E47DCF">
        <w:t>contra a globalização</w:t>
      </w:r>
      <w:r w:rsidR="00043890">
        <w:t xml:space="preserve"> </w:t>
      </w:r>
      <w:r w:rsidR="001C08FB">
        <w:t xml:space="preserve">a articulação em rede </w:t>
      </w:r>
      <w:r w:rsidR="00A214CC">
        <w:t xml:space="preserve">enfatiza uma </w:t>
      </w:r>
      <w:r w:rsidR="00DD0D89">
        <w:t xml:space="preserve">estrutura flexível do protesto, </w:t>
      </w:r>
      <w:r w:rsidR="00546011">
        <w:t>n</w:t>
      </w:r>
      <w:r w:rsidR="003C7420">
        <w:t>a</w:t>
      </w:r>
      <w:r w:rsidR="00546011">
        <w:t xml:space="preserve"> qual</w:t>
      </w:r>
      <w:r w:rsidR="003C7420">
        <w:t xml:space="preserve"> a integração </w:t>
      </w:r>
      <w:r w:rsidR="001B1D0C">
        <w:t>funcionou por meio de canais</w:t>
      </w:r>
      <w:r w:rsidR="006C029A">
        <w:t xml:space="preserve"> virtuais</w:t>
      </w:r>
      <w:r w:rsidR="00A869A3">
        <w:t xml:space="preserve"> organizados por pequenas redes flexíveis em torno de </w:t>
      </w:r>
      <w:r w:rsidR="000C5109">
        <w:t>uma narrativa importante para aquele momento que era a questão urbana</w:t>
      </w:r>
      <w:r w:rsidR="00B3595C">
        <w:t>.</w:t>
      </w:r>
    </w:p>
  </w:footnote>
  <w:footnote w:id="105">
    <w:p w14:paraId="47B9C2A4" w14:textId="22F59AA2" w:rsidR="001C51B1" w:rsidRPr="00724CBB" w:rsidRDefault="001C51B1">
      <w:pPr>
        <w:pStyle w:val="Textodenotaderodap"/>
      </w:pPr>
      <w:r>
        <w:rPr>
          <w:rStyle w:val="Refdenotaderodap"/>
        </w:rPr>
        <w:footnoteRef/>
      </w:r>
      <w:r>
        <w:t xml:space="preserve"> É preciso deixar bem claro a ideia de que junho 2013</w:t>
      </w:r>
      <w:r w:rsidR="005A5420">
        <w:t xml:space="preserve"> além de ser um momento no qual oportunidades políticas são exploradas para dar vazão aos protestos, foi também um momento </w:t>
      </w:r>
      <w:r w:rsidR="00060D07">
        <w:t>em que</w:t>
      </w:r>
      <w:r w:rsidR="005A5420">
        <w:t xml:space="preserve"> se criou as mesmas oportunidades que passaram a ser explorada</w:t>
      </w:r>
      <w:r w:rsidR="00724CBB">
        <w:t xml:space="preserve"> tempos depois na política brasileira. Junho não estaria aqui como causa do fenômeno do </w:t>
      </w:r>
      <w:r w:rsidR="00724CBB" w:rsidRPr="00724CBB">
        <w:rPr>
          <w:i/>
          <w:iCs/>
        </w:rPr>
        <w:t>impeachment</w:t>
      </w:r>
      <w:r w:rsidR="00B64469">
        <w:t xml:space="preserve"> de Dilma em 2015, mas representou um momento no qual </w:t>
      </w:r>
      <w:r w:rsidR="00754211">
        <w:t>surgem oportunidades as quais passariam a ser explorada por contramovimentos ou movimentos conservadores</w:t>
      </w:r>
      <w:r w:rsidR="00060D07">
        <w:t xml:space="preserve"> nos anos seguintes.</w:t>
      </w:r>
    </w:p>
  </w:footnote>
  <w:footnote w:id="106">
    <w:p w14:paraId="6CA046DB" w14:textId="77777777" w:rsidR="00923180" w:rsidRDefault="00923180" w:rsidP="00923180">
      <w:pPr>
        <w:pStyle w:val="Textodenotaderodap"/>
        <w:rPr>
          <w:rFonts w:eastAsia="Calibri"/>
          <w:sz w:val="18"/>
          <w:szCs w:val="18"/>
          <w:lang w:eastAsia="zh-CN"/>
        </w:rPr>
      </w:pPr>
      <w:r>
        <w:rPr>
          <w:rStyle w:val="Refdenotaderodap"/>
          <w:sz w:val="18"/>
          <w:szCs w:val="18"/>
        </w:rPr>
        <w:footnoteRef/>
      </w:r>
      <w:r>
        <w:rPr>
          <w:sz w:val="18"/>
          <w:szCs w:val="18"/>
        </w:rPr>
        <w:t xml:space="preserve"> A pesquisa foi realizada nas capitais de sete estados (SP, RJ, MG, RS, PE, CE, BA) e em Brasília na quinta-feira, dia 20. A amostra foi composta de 2002 manifestantes com 14 anos ou mais que responderam espontaneamente as razões das manifestações. Os manifestantes entrevistados citaram três reivindicações para estarem nos protestos e os dados foram tabulados de duas formas: considerando apenas a primeira resposta e levando em conta as três dadas. Disponível em: &lt;http://g1.globo.com/brasil/noticia/2013/06/veja-integra-da-pesquisa-do-ibope-sobre-os-manifestantes.html&gt;. Acesso em: 23/06/2015. Relatório com a apresentação dos resultados, ver: IBOPE. </w:t>
      </w:r>
      <w:r>
        <w:rPr>
          <w:b/>
          <w:sz w:val="18"/>
          <w:szCs w:val="18"/>
        </w:rPr>
        <w:t>PESQUISA DE OPINIÃO PÙBLICA SOBRE AS MANIFESTAÇÕES (JOB0948).</w:t>
      </w:r>
      <w:r>
        <w:rPr>
          <w:sz w:val="18"/>
          <w:szCs w:val="18"/>
        </w:rPr>
        <w:t xml:space="preserve"> Brasil, </w:t>
      </w:r>
      <w:proofErr w:type="gramStart"/>
      <w:r>
        <w:rPr>
          <w:sz w:val="18"/>
          <w:szCs w:val="18"/>
        </w:rPr>
        <w:t>Junho</w:t>
      </w:r>
      <w:proofErr w:type="gramEnd"/>
      <w:r>
        <w:rPr>
          <w:sz w:val="18"/>
          <w:szCs w:val="18"/>
        </w:rPr>
        <w:t>/2013.</w:t>
      </w:r>
    </w:p>
  </w:footnote>
  <w:footnote w:id="107">
    <w:p w14:paraId="2D3FE6FD" w14:textId="051134CD" w:rsidR="00D351B2" w:rsidRPr="00942A93" w:rsidRDefault="00D351B2">
      <w:pPr>
        <w:pStyle w:val="Textodenotaderodap"/>
        <w:rPr>
          <w:i/>
          <w:iCs/>
        </w:rPr>
      </w:pPr>
      <w:r>
        <w:rPr>
          <w:rStyle w:val="Refdenotaderodap"/>
        </w:rPr>
        <w:footnoteRef/>
      </w:r>
      <w:r>
        <w:t xml:space="preserve"> </w:t>
      </w:r>
      <w:r w:rsidR="00942A93">
        <w:t xml:space="preserve">Razões das manifestações (apenas a 1ª razão dada) a partir da pergunta: </w:t>
      </w:r>
      <w:r w:rsidR="00942A93" w:rsidRPr="00942A93">
        <w:rPr>
          <w:i/>
          <w:iCs/>
        </w:rPr>
        <w:t>Quais são as reivindicações que levaram você a participar das manifestações?</w:t>
      </w:r>
      <w:r w:rsidR="000277CA" w:rsidRPr="000277CA">
        <w:t xml:space="preserve"> Sendo considerada apenas a primeira resposta dada</w:t>
      </w:r>
      <w:r w:rsidR="000277CA">
        <w:t>.</w:t>
      </w:r>
    </w:p>
  </w:footnote>
  <w:footnote w:id="108">
    <w:p w14:paraId="66218B13" w14:textId="5E825D64" w:rsidR="003325D4" w:rsidRDefault="003325D4" w:rsidP="00A825F1">
      <w:pPr>
        <w:pStyle w:val="Textodenotaderodap"/>
      </w:pPr>
      <w:r>
        <w:rPr>
          <w:rStyle w:val="Refdenotaderodap"/>
        </w:rPr>
        <w:footnoteRef/>
      </w:r>
      <w:r>
        <w:t xml:space="preserve"> </w:t>
      </w:r>
      <w:r w:rsidR="00A825F1">
        <w:t xml:space="preserve">Razões das manifestações (soma das 3 razões) a partir da pergunta: </w:t>
      </w:r>
      <w:r w:rsidR="00A825F1" w:rsidRPr="002C423B">
        <w:rPr>
          <w:i/>
          <w:iCs/>
        </w:rPr>
        <w:t>Quais são as reivindicações que levaram você a participar das manifestações?</w:t>
      </w:r>
      <w:r w:rsidR="00A825F1">
        <w:t xml:space="preserve"> </w:t>
      </w:r>
      <w:r w:rsidR="002C423B">
        <w:t>S</w:t>
      </w:r>
      <w:r w:rsidR="00A825F1">
        <w:t>omadas as três razões indicadas pelos manifestantes para estarem nos protestos</w:t>
      </w:r>
      <w:r w:rsidR="002C423B">
        <w:t>.</w:t>
      </w:r>
    </w:p>
  </w:footnote>
  <w:footnote w:id="109">
    <w:p w14:paraId="61DCB9F0" w14:textId="162469EB" w:rsidR="009B2E51" w:rsidRDefault="009B2E51">
      <w:pPr>
        <w:pStyle w:val="Textodenotaderodap"/>
      </w:pPr>
      <w:r>
        <w:rPr>
          <w:rStyle w:val="Refdenotaderodap"/>
        </w:rPr>
        <w:footnoteRef/>
      </w:r>
      <w:r>
        <w:t xml:space="preserve"> A pesquisa foi divulgada </w:t>
      </w:r>
      <w:r w:rsidR="00471360">
        <w:t>a partir do site do G1 em 24/06/2023</w:t>
      </w:r>
      <w:r w:rsidR="00B43691">
        <w:t xml:space="preserve"> (</w:t>
      </w:r>
      <w:r w:rsidR="00B43691" w:rsidRPr="00913D7F">
        <w:t>https://g1.globo.com/brasil/noticia/2013/06/veja-integra-da-pesquisa-do-ibope-sobre-os-manifestantes.html</w:t>
      </w:r>
      <w:r w:rsidR="00B43691">
        <w:t>). Os dados referentes à pesquisa</w:t>
      </w:r>
      <w:r w:rsidR="00D01670">
        <w:t xml:space="preserve"> (</w:t>
      </w:r>
      <w:r w:rsidR="00631952">
        <w:t xml:space="preserve">nº </w:t>
      </w:r>
      <w:r w:rsidR="00631952" w:rsidRPr="00631952">
        <w:t>03373</w:t>
      </w:r>
      <w:r w:rsidR="00631952">
        <w:t>)</w:t>
      </w:r>
      <w:r w:rsidR="00B43691">
        <w:t xml:space="preserve"> </w:t>
      </w:r>
      <w:r w:rsidR="00E10550">
        <w:t xml:space="preserve">também estão disponíveis no repositório do Centro de </w:t>
      </w:r>
      <w:r w:rsidR="00D01670">
        <w:t>Estudos de Opinião Pública (CESOP/UNICAMP)</w:t>
      </w:r>
      <w:r w:rsidR="00631952">
        <w:t xml:space="preserve">. Ver: </w:t>
      </w:r>
      <w:r w:rsidR="00913D7F">
        <w:t>&lt;</w:t>
      </w:r>
      <w:r w:rsidR="00913D7F" w:rsidRPr="00913D7F">
        <w:t>https://www.cesop.unicamp.br/vw/1KAGbwjA0_MDA_96944_/TF_03373.pdf</w:t>
      </w:r>
      <w:r w:rsidR="00913D7F">
        <w:t>&gt;. Acesso em: 04/10/2023.</w:t>
      </w:r>
    </w:p>
  </w:footnote>
  <w:footnote w:id="110">
    <w:p w14:paraId="11A0DCB0" w14:textId="160ACC90" w:rsidR="00251865" w:rsidRDefault="00251865">
      <w:pPr>
        <w:pStyle w:val="Textodenotaderodap"/>
      </w:pPr>
      <w:r>
        <w:rPr>
          <w:rStyle w:val="Refdenotaderodap"/>
        </w:rPr>
        <w:footnoteRef/>
      </w:r>
      <w:r>
        <w:t xml:space="preserve"> De alguma maneira,</w:t>
      </w:r>
      <w:r w:rsidRPr="00B930B2">
        <w:t xml:space="preserve"> a relação entre essas duas variáveis, em contraposto com fator escolaridade, demonstra que a ideologia do “bom emprego” atrelado à conquista individual, somado às possibilidades de melhor carreira trabalhista, encontra</w:t>
      </w:r>
      <w:r w:rsidR="009D7258">
        <w:t>va-se</w:t>
      </w:r>
      <w:r w:rsidRPr="00B930B2">
        <w:t xml:space="preserve"> em crise n</w:t>
      </w:r>
      <w:r w:rsidR="009D7258">
        <w:t>aquele</w:t>
      </w:r>
      <w:r w:rsidRPr="00B930B2">
        <w:t xml:space="preserve"> </w:t>
      </w:r>
      <w:r w:rsidR="009D7258">
        <w:t>momento</w:t>
      </w:r>
      <w:r w:rsidRPr="00B930B2">
        <w:t xml:space="preserve">. Como afirma Braga (2013), em pesquisa desenvolvida com operadoras de </w:t>
      </w:r>
      <w:r w:rsidRPr="00B930B2">
        <w:rPr>
          <w:i/>
        </w:rPr>
        <w:t>telemarketing</w:t>
      </w:r>
      <w:r w:rsidRPr="00B930B2">
        <w:t xml:space="preserve"> nos </w:t>
      </w:r>
      <w:proofErr w:type="spellStart"/>
      <w:r w:rsidRPr="00B930B2">
        <w:rPr>
          <w:i/>
        </w:rPr>
        <w:t>call</w:t>
      </w:r>
      <w:proofErr w:type="spellEnd"/>
      <w:r w:rsidRPr="00B930B2">
        <w:rPr>
          <w:i/>
        </w:rPr>
        <w:t xml:space="preserve"> centers</w:t>
      </w:r>
      <w:r w:rsidRPr="00B930B2">
        <w:t xml:space="preserve"> entre 2004 e 2009, a oportunidade de alcançar direitos trabalhistas e terminar o ensino superior em faculdade particular noturna foi importante na escolha de grande parte da população de jovens que viviam sob piores condições de trabalho e sem perspectiva de futuro. Piores pelo fato de que a crítica desenvolvida por Braga se compõe do argumento de que a mudança no patamar de qualificação não modificou a relação que o incremento salarial poderia prover à vida desses jovens. Em tese, somente a melhoria na situação legal (garantia de direitos trabalhistas) </w:t>
      </w:r>
      <w:r w:rsidR="009F10D0">
        <w:t>poderia ser</w:t>
      </w:r>
      <w:r w:rsidRPr="00B930B2">
        <w:t xml:space="preserve"> o ponto relevante em tal mudança. O que Braga nos deixa claro é que a indústria de </w:t>
      </w:r>
      <w:proofErr w:type="spellStart"/>
      <w:r w:rsidRPr="00B930B2">
        <w:rPr>
          <w:i/>
        </w:rPr>
        <w:t>call</w:t>
      </w:r>
      <w:proofErr w:type="spellEnd"/>
      <w:r w:rsidRPr="00B930B2">
        <w:rPr>
          <w:i/>
        </w:rPr>
        <w:t xml:space="preserve"> center</w:t>
      </w:r>
      <w:r w:rsidRPr="00B930B2">
        <w:t xml:space="preserve"> não necessita de trabalhadores qualificados. As empresas se beneficiam de um regime fabril apoiado em altas taxas de rotatividade explorando um enorme ciclo de consumo da força de trabalho. Entretanto, segundo Braga, apesar da conquista do trabalho formal ser significativa em um contexto de grande desigualdade social, os ganhos de tal conquista individual se transformaram em um alarmante estado de frustração social: o incremento da escolarização chocou-se com um mercado em que 94% dos novos postos de trabalho paga</w:t>
      </w:r>
      <w:r w:rsidR="00AA08C7">
        <w:t>vam</w:t>
      </w:r>
      <w:r w:rsidRPr="00B930B2">
        <w:t xml:space="preserve"> até 1,5 </w:t>
      </w:r>
      <w:r w:rsidR="00AA08C7" w:rsidRPr="00B930B2">
        <w:t>salário-mínimo</w:t>
      </w:r>
      <w:r w:rsidRPr="00B930B2">
        <w:t xml:space="preserve"> (BRAGA, 2013, p. 81). Diante desse cenário, os aumentos reais do </w:t>
      </w:r>
      <w:r w:rsidR="00AA08C7" w:rsidRPr="00B930B2">
        <w:t>salário-mínimo</w:t>
      </w:r>
      <w:r w:rsidRPr="00B930B2">
        <w:t xml:space="preserve"> e a oferta de crédito consignado já não eram suficientes para conter a insatisfação </w:t>
      </w:r>
      <w:r w:rsidR="00C22A87">
        <w:t>do público. A desconfiança política vinha somando-se às condições de vida</w:t>
      </w:r>
      <w:r w:rsidR="00824031">
        <w:t xml:space="preserve"> da população que almejava futuros sem saber se poderia ou não desfrutar.</w:t>
      </w:r>
    </w:p>
  </w:footnote>
  <w:footnote w:id="111">
    <w:p w14:paraId="5FC07624" w14:textId="51BDBFEE" w:rsidR="00FA73BC" w:rsidRDefault="00FA73BC" w:rsidP="00FA73BC">
      <w:pPr>
        <w:pStyle w:val="Textodenotaderodap"/>
        <w:spacing w:before="240"/>
        <w:rPr>
          <w:sz w:val="18"/>
          <w:szCs w:val="18"/>
        </w:rPr>
      </w:pPr>
      <w:r>
        <w:rPr>
          <w:rStyle w:val="Refdenotaderodap"/>
          <w:sz w:val="18"/>
          <w:szCs w:val="18"/>
        </w:rPr>
        <w:footnoteRef/>
      </w:r>
      <w:r>
        <w:rPr>
          <w:sz w:val="18"/>
          <w:szCs w:val="18"/>
        </w:rPr>
        <w:t xml:space="preserve"> De acordo com José </w:t>
      </w:r>
      <w:del w:id="445" w:author="Christiane Jalles de Paula" w:date="2024-08-10T20:36:00Z" w16du:dateUtc="2024-08-10T23:36:00Z">
        <w:r w:rsidDel="00BE1E29">
          <w:rPr>
            <w:sz w:val="18"/>
            <w:szCs w:val="18"/>
          </w:rPr>
          <w:delText>Alvaro</w:delText>
        </w:r>
      </w:del>
      <w:ins w:id="446" w:author="Christiane Jalles de Paula" w:date="2024-08-10T20:36:00Z" w16du:dateUtc="2024-08-10T23:36:00Z">
        <w:r w:rsidR="00BE1E29">
          <w:rPr>
            <w:sz w:val="18"/>
            <w:szCs w:val="18"/>
          </w:rPr>
          <w:t>Álvaro</w:t>
        </w:r>
      </w:ins>
      <w:r>
        <w:rPr>
          <w:sz w:val="18"/>
          <w:szCs w:val="18"/>
        </w:rPr>
        <w:t xml:space="preserve"> Moisés (2010; 2013), a confiança nas instituições é a suposição de que </w:t>
      </w:r>
      <w:del w:id="447" w:author="Christiane Jalles de Paula" w:date="2024-08-10T20:36:00Z" w16du:dateUtc="2024-08-10T23:36:00Z">
        <w:r w:rsidDel="00BE1E29">
          <w:rPr>
            <w:sz w:val="18"/>
            <w:szCs w:val="18"/>
          </w:rPr>
          <w:delText>as mesmas</w:delText>
        </w:r>
      </w:del>
      <w:ins w:id="448" w:author="Christiane Jalles de Paula" w:date="2024-08-10T20:36:00Z" w16du:dateUtc="2024-08-10T23:36:00Z">
        <w:r w:rsidR="00BE1E29">
          <w:rPr>
            <w:sz w:val="18"/>
            <w:szCs w:val="18"/>
          </w:rPr>
          <w:t>elas</w:t>
        </w:r>
      </w:ins>
      <w:r>
        <w:rPr>
          <w:sz w:val="18"/>
          <w:szCs w:val="18"/>
        </w:rPr>
        <w:t xml:space="preserve"> possam traduzir a expectativa pública quanto à probabilidade de que o sistema político produzirá resultados esperados pelos cidadãos. Isto é, a confiança nas instituições envolve a crença na probabilidade de que os membros da comunidade política podem obter do sistema político os resultados preferidos pelos cidadãos. Com efeito, a frustração com o desempenho das instituições democráticas produz desconfiança na medida em que essa se mostra associada a sentimentos negativos dos cidadãos a respeito de sua eficácia política. Ver: MOISES, J. A. (org.) </w:t>
      </w:r>
      <w:r>
        <w:rPr>
          <w:b/>
          <w:sz w:val="18"/>
          <w:szCs w:val="18"/>
        </w:rPr>
        <w:t>Democracia e confiança: por que os cidadãos desconfiam das instituições públicas?</w:t>
      </w:r>
      <w:r>
        <w:rPr>
          <w:sz w:val="18"/>
          <w:szCs w:val="18"/>
        </w:rPr>
        <w:t xml:space="preserve"> São Paulo: Editora da universidade de São Paulo, 2010; MOISES, J. A; MENEGUELLO, Rachel. (org.) </w:t>
      </w:r>
      <w:r>
        <w:rPr>
          <w:b/>
          <w:sz w:val="18"/>
          <w:szCs w:val="18"/>
        </w:rPr>
        <w:t xml:space="preserve">A desconfiança política e os seus impactos na qualidade da democracia. </w:t>
      </w:r>
      <w:r>
        <w:rPr>
          <w:sz w:val="18"/>
          <w:szCs w:val="18"/>
        </w:rPr>
        <w:t>São Paulo: Editora da Universidade de São Paulo, 2013.</w:t>
      </w:r>
    </w:p>
  </w:footnote>
  <w:footnote w:id="112">
    <w:p w14:paraId="75812635" w14:textId="28E5F948" w:rsidR="00FA73BC" w:rsidRDefault="00FA73BC" w:rsidP="00FA73BC">
      <w:pPr>
        <w:pStyle w:val="Textodenotaderodap"/>
        <w:spacing w:before="240"/>
        <w:rPr>
          <w:sz w:val="18"/>
          <w:szCs w:val="18"/>
        </w:rPr>
      </w:pPr>
      <w:r>
        <w:rPr>
          <w:rStyle w:val="Refdenotaderodap"/>
          <w:sz w:val="18"/>
          <w:szCs w:val="18"/>
        </w:rPr>
        <w:footnoteRef/>
      </w:r>
      <w:r>
        <w:rPr>
          <w:sz w:val="18"/>
          <w:szCs w:val="18"/>
        </w:rPr>
        <w:t xml:space="preserve"> Nesta pesquisa</w:t>
      </w:r>
      <w:r w:rsidR="00BA5279">
        <w:rPr>
          <w:sz w:val="18"/>
          <w:szCs w:val="18"/>
        </w:rPr>
        <w:t xml:space="preserve">, </w:t>
      </w:r>
      <w:r w:rsidR="00723A90">
        <w:rPr>
          <w:sz w:val="18"/>
          <w:szCs w:val="18"/>
        </w:rPr>
        <w:t>o IPEC apresenta um apanhado das pesquisas desde o ano de 2009</w:t>
      </w:r>
      <w:r w:rsidR="00EC4B69">
        <w:rPr>
          <w:sz w:val="18"/>
          <w:szCs w:val="18"/>
        </w:rPr>
        <w:t>. O instituto realizou</w:t>
      </w:r>
      <w:r>
        <w:rPr>
          <w:sz w:val="18"/>
          <w:szCs w:val="18"/>
        </w:rPr>
        <w:t xml:space="preserve"> 2002 entrevistas</w:t>
      </w:r>
      <w:r w:rsidR="005110CA">
        <w:rPr>
          <w:sz w:val="18"/>
          <w:szCs w:val="18"/>
        </w:rPr>
        <w:t xml:space="preserve"> entre os anos de 2009 </w:t>
      </w:r>
      <w:r w:rsidR="00AC3DB1">
        <w:rPr>
          <w:sz w:val="18"/>
          <w:szCs w:val="18"/>
        </w:rPr>
        <w:t>e</w:t>
      </w:r>
      <w:r w:rsidR="005110CA">
        <w:rPr>
          <w:sz w:val="18"/>
          <w:szCs w:val="18"/>
        </w:rPr>
        <w:t xml:space="preserve"> 2020 e 2000 entrevistas a partir de 2021</w:t>
      </w:r>
      <w:r>
        <w:rPr>
          <w:sz w:val="18"/>
          <w:szCs w:val="18"/>
        </w:rPr>
        <w:t xml:space="preserve">. </w:t>
      </w:r>
      <w:r w:rsidR="00982470">
        <w:rPr>
          <w:sz w:val="18"/>
          <w:szCs w:val="18"/>
        </w:rPr>
        <w:t xml:space="preserve">A pesquisa foi </w:t>
      </w:r>
      <w:r w:rsidR="00AC3DB1">
        <w:rPr>
          <w:sz w:val="18"/>
          <w:szCs w:val="18"/>
        </w:rPr>
        <w:t>aplicada</w:t>
      </w:r>
      <w:r w:rsidR="00982470">
        <w:rPr>
          <w:sz w:val="18"/>
          <w:szCs w:val="18"/>
        </w:rPr>
        <w:t xml:space="preserve"> </w:t>
      </w:r>
      <w:r w:rsidR="00AC3DB1">
        <w:rPr>
          <w:sz w:val="18"/>
          <w:szCs w:val="18"/>
        </w:rPr>
        <w:t>n</w:t>
      </w:r>
      <w:r w:rsidR="00982470">
        <w:rPr>
          <w:sz w:val="18"/>
          <w:szCs w:val="18"/>
        </w:rPr>
        <w:t>a população brasileira de 16 anos ou mais</w:t>
      </w:r>
      <w:r>
        <w:rPr>
          <w:sz w:val="18"/>
          <w:szCs w:val="18"/>
        </w:rPr>
        <w:t xml:space="preserve">. </w:t>
      </w:r>
      <w:r w:rsidR="00294DA0">
        <w:t xml:space="preserve">O intervalo de confiança é de 95% e a margem de erro máxima estimada é de 2 (dois) pontos percentuais para mais ou para menos sobre os resultados encontrados no total da amostra. </w:t>
      </w:r>
      <w:r w:rsidR="00CA5C76">
        <w:t xml:space="preserve">Para cada instituição ou grupo social avaliado são atribuídos pesos a cada código de resposta (em uma escala de 0 a 100). </w:t>
      </w:r>
      <w:r>
        <w:rPr>
          <w:sz w:val="18"/>
          <w:szCs w:val="18"/>
        </w:rPr>
        <w:t xml:space="preserve">O índice de confiança é medido com uma escala que vai de 0,0 (nenhuma confiança) a 100 (confiança absoluta) onde: Muita confiança = 100; </w:t>
      </w:r>
      <w:proofErr w:type="gramStart"/>
      <w:r>
        <w:rPr>
          <w:sz w:val="18"/>
          <w:szCs w:val="18"/>
        </w:rPr>
        <w:t>Alguma</w:t>
      </w:r>
      <w:proofErr w:type="gramEnd"/>
      <w:r>
        <w:rPr>
          <w:sz w:val="18"/>
          <w:szCs w:val="18"/>
        </w:rPr>
        <w:t xml:space="preserve"> confiança = 66; Quase nenhuma confiança = 33; Nenhuma confiança = 0.</w:t>
      </w:r>
      <w:r w:rsidR="00CA5C76">
        <w:rPr>
          <w:sz w:val="18"/>
          <w:szCs w:val="18"/>
        </w:rPr>
        <w:t xml:space="preserve"> </w:t>
      </w:r>
      <w:r w:rsidR="00BA5279">
        <w:t>Constrói-se, então, uma média simples para cada instituição ou grupo social avaliados na pesquisa.</w:t>
      </w:r>
      <w:r>
        <w:rPr>
          <w:sz w:val="18"/>
          <w:szCs w:val="18"/>
        </w:rPr>
        <w:t xml:space="preserve"> Ver: </w:t>
      </w:r>
      <w:r w:rsidR="00D5553F">
        <w:rPr>
          <w:sz w:val="18"/>
          <w:szCs w:val="18"/>
        </w:rPr>
        <w:t>IPEC</w:t>
      </w:r>
      <w:r>
        <w:rPr>
          <w:sz w:val="18"/>
          <w:szCs w:val="18"/>
        </w:rPr>
        <w:t xml:space="preserve">. </w:t>
      </w:r>
      <w:r>
        <w:rPr>
          <w:b/>
          <w:sz w:val="18"/>
          <w:szCs w:val="18"/>
        </w:rPr>
        <w:t>ICS-ÍNDICE DE CONFIANÇA SOCIAL 2</w:t>
      </w:r>
      <w:r w:rsidR="00DD5643">
        <w:rPr>
          <w:b/>
          <w:sz w:val="18"/>
          <w:szCs w:val="18"/>
        </w:rPr>
        <w:t>023</w:t>
      </w:r>
      <w:r>
        <w:rPr>
          <w:b/>
          <w:sz w:val="18"/>
          <w:szCs w:val="18"/>
        </w:rPr>
        <w:t>.</w:t>
      </w:r>
      <w:r>
        <w:rPr>
          <w:sz w:val="18"/>
          <w:szCs w:val="18"/>
        </w:rPr>
        <w:t xml:space="preserve"> Brasil, julho/20</w:t>
      </w:r>
      <w:r w:rsidR="0052678C">
        <w:rPr>
          <w:sz w:val="18"/>
          <w:szCs w:val="18"/>
        </w:rPr>
        <w:t>23</w:t>
      </w:r>
      <w:r>
        <w:rPr>
          <w:sz w:val="18"/>
          <w:szCs w:val="18"/>
        </w:rPr>
        <w:t>.</w:t>
      </w:r>
    </w:p>
  </w:footnote>
  <w:footnote w:id="113">
    <w:p w14:paraId="0B085CE5" w14:textId="2E05074C" w:rsidR="00840771" w:rsidRDefault="00840771">
      <w:pPr>
        <w:pStyle w:val="Textodenotaderodap"/>
      </w:pPr>
      <w:r>
        <w:rPr>
          <w:rStyle w:val="Refdenotaderodap"/>
        </w:rPr>
        <w:footnoteRef/>
      </w:r>
      <w:r>
        <w:t xml:space="preserve"> </w:t>
      </w:r>
      <w:r w:rsidR="0086042D">
        <w:t>A respeito desses dados ver</w:t>
      </w:r>
      <w:r w:rsidR="007B0251">
        <w:t xml:space="preserve">: </w:t>
      </w:r>
      <w:r w:rsidR="007B0251" w:rsidRPr="007B0251">
        <w:rPr>
          <w:b/>
          <w:bCs/>
        </w:rPr>
        <w:t xml:space="preserve">Protestos no Brasil – </w:t>
      </w:r>
      <w:proofErr w:type="gramStart"/>
      <w:r w:rsidR="007B0251" w:rsidRPr="007B0251">
        <w:rPr>
          <w:b/>
          <w:bCs/>
        </w:rPr>
        <w:t>Junho</w:t>
      </w:r>
      <w:proofErr w:type="gramEnd"/>
      <w:r w:rsidR="007B0251" w:rsidRPr="007B0251">
        <w:rPr>
          <w:b/>
          <w:bCs/>
        </w:rPr>
        <w:t xml:space="preserve"> 2013.</w:t>
      </w:r>
      <w:r w:rsidR="0086042D" w:rsidRPr="007B0251">
        <w:rPr>
          <w:b/>
          <w:bCs/>
        </w:rPr>
        <w:t xml:space="preserve"> OPINIÃO </w:t>
      </w:r>
      <w:r w:rsidR="005B04AD" w:rsidRPr="007B0251">
        <w:rPr>
          <w:b/>
          <w:bCs/>
        </w:rPr>
        <w:t>PÚBLICA</w:t>
      </w:r>
      <w:r w:rsidR="002C44CA">
        <w:t xml:space="preserve">, Campinas, vol. 19. </w:t>
      </w:r>
      <w:r w:rsidR="005E1591">
        <w:t>n</w:t>
      </w:r>
      <w:r w:rsidR="002C44CA">
        <w:t>º 2, novembro, 2013, Encarte Tendências</w:t>
      </w:r>
      <w:r w:rsidR="00E32CBA">
        <w:t>. p.475-485.</w:t>
      </w:r>
      <w:r w:rsidR="00B32C03">
        <w:t xml:space="preserve"> O relatório </w:t>
      </w:r>
      <w:r w:rsidR="005E1591">
        <w:t xml:space="preserve">apresenta dados </w:t>
      </w:r>
      <w:r w:rsidR="00D56644">
        <w:t>c</w:t>
      </w:r>
      <w:r w:rsidR="005E1591">
        <w:t>oletados a partir de pesquisas do IBOPE</w:t>
      </w:r>
      <w:r w:rsidR="00D7048A">
        <w:t xml:space="preserve"> sobre o ambiente político geral no Brasil, como também dados de pesquisa do Datafolha sobre os manifestantes </w:t>
      </w:r>
      <w:r w:rsidR="00E8219F">
        <w:t>d</w:t>
      </w:r>
      <w:r w:rsidR="00D7048A">
        <w:t>a cidade de São Paulo</w:t>
      </w:r>
      <w:r w:rsidR="00E8219F">
        <w:t xml:space="preserve">. Os dados sobre São Paulo, por mais específicos que fossem, ilustravam </w:t>
      </w:r>
      <w:r w:rsidR="009E4072">
        <w:t xml:space="preserve">os perfis políticos </w:t>
      </w:r>
      <w:r w:rsidR="0057142E">
        <w:t xml:space="preserve">e sociais das pessoas que estiveram nas ruas. </w:t>
      </w:r>
      <w:r w:rsidR="00D56644">
        <w:t>Esses</w:t>
      </w:r>
      <w:r w:rsidR="0057142E">
        <w:t xml:space="preserve"> dados nos ajudam a pensar como</w:t>
      </w:r>
      <w:r w:rsidR="004D5AC0">
        <w:t>, dentro de uma constelação de manifestações que tomaram as ruas do país, a</w:t>
      </w:r>
      <w:r w:rsidR="00D56644">
        <w:t xml:space="preserve"> opinião pública </w:t>
      </w:r>
      <w:r w:rsidR="00C151E3">
        <w:t xml:space="preserve">desenvolvia tipos de narrativas necessárias a construção desses quadros </w:t>
      </w:r>
      <w:r w:rsidR="008140B5">
        <w:t>interpretativos</w:t>
      </w:r>
      <w:r w:rsidR="00C151E3">
        <w:t xml:space="preserve"> da ação.</w:t>
      </w:r>
    </w:p>
  </w:footnote>
  <w:footnote w:id="114">
    <w:p w14:paraId="771001EB" w14:textId="77777777" w:rsidR="00F67562" w:rsidRDefault="00F67562" w:rsidP="00F67562">
      <w:pPr>
        <w:pStyle w:val="Notaderodap"/>
        <w:spacing w:before="240" w:line="240" w:lineRule="auto"/>
      </w:pPr>
      <w:r>
        <w:rPr>
          <w:rFonts w:eastAsia="Times New Roman"/>
          <w:szCs w:val="18"/>
          <w:vertAlign w:val="superscript"/>
        </w:rPr>
        <w:footnoteRef/>
      </w:r>
      <w:r>
        <w:rPr>
          <w:rFonts w:eastAsia="Times New Roman"/>
          <w:szCs w:val="18"/>
          <w:vertAlign w:val="superscript"/>
        </w:rPr>
        <w:t xml:space="preserve"> </w:t>
      </w:r>
      <w:r>
        <w:rPr>
          <w:szCs w:val="18"/>
        </w:rPr>
        <w:t>No site do coletivo (&lt;</w:t>
      </w:r>
      <w:r>
        <w:rPr>
          <w:rStyle w:val="LinkdaInternet"/>
          <w:szCs w:val="18"/>
        </w:rPr>
        <w:t>http://www.mpl.org.br&gt;)</w:t>
      </w:r>
      <w:r>
        <w:rPr>
          <w:szCs w:val="18"/>
        </w:rPr>
        <w:t xml:space="preserve"> o MPL disponibiliza ao público sua história e demais objetivos do movimento. Uma cronologia resumida do movimento pode ser encontrada em MARICATO, Ermínia [et al.]. </w:t>
      </w:r>
      <w:r>
        <w:rPr>
          <w:b/>
          <w:szCs w:val="18"/>
        </w:rPr>
        <w:t>Cidades Rebeldes: passe livre e as manifestações que tomaram as ruas do Brasil.</w:t>
      </w:r>
      <w:r>
        <w:rPr>
          <w:szCs w:val="18"/>
        </w:rPr>
        <w:t xml:space="preserve"> 1. ed. – São Paulo: BOITEMPO: Carta Maior, 2013 - p. 18.</w:t>
      </w:r>
    </w:p>
  </w:footnote>
  <w:footnote w:id="115">
    <w:p w14:paraId="7C26E020" w14:textId="77777777" w:rsidR="00E40A93" w:rsidRDefault="00E40A93" w:rsidP="00713435">
      <w:pPr>
        <w:pStyle w:val="Textodenotaderodap"/>
        <w:rPr>
          <w:sz w:val="18"/>
          <w:szCs w:val="18"/>
        </w:rPr>
      </w:pPr>
      <w:r>
        <w:rPr>
          <w:rStyle w:val="Refdenotaderodap"/>
          <w:sz w:val="18"/>
          <w:szCs w:val="18"/>
        </w:rPr>
        <w:footnoteRef/>
      </w:r>
      <w:r>
        <w:rPr>
          <w:sz w:val="18"/>
          <w:szCs w:val="18"/>
        </w:rPr>
        <w:t xml:space="preserve"> OLIVEIRA, Samir. </w:t>
      </w:r>
      <w:r>
        <w:rPr>
          <w:b/>
          <w:sz w:val="18"/>
          <w:szCs w:val="18"/>
        </w:rPr>
        <w:t>Porto Alegre: sinais de primavera brasileira?</w:t>
      </w:r>
      <w:r>
        <w:rPr>
          <w:sz w:val="18"/>
          <w:szCs w:val="18"/>
        </w:rPr>
        <w:t xml:space="preserve"> Neste artigo o autor avalia, frente às argumentações de cientistas políticos, a configuração do ativismo na atualidade. Para isto, o autor utiliza o evento de Porto Alegre como exemplo de organização desse ativismo. A manifestação contra o aumento da passagem em Porto Alegre foi articulada pelo Bloco de Luta Pelo Transporte Público, o qual é composto por diversos coletivos, dentre eles o MPL. No evento de Porto Alegre a presença de jovens se fez, prioritariamente, por cinco forças políticas: PSTU, PSOL, Movimento Revolucionário, PCB e Federação Anarquista Gaúcha. Essas forças são, geralmente, compostas por jovens ativistas e universitários que reivindicam o uso do transporte público gratuito. Disponível em: &lt;http://outraspalavras.net/outrasmidias/uncategorized/protestos-em-porto-alegre-sinais-de-primavera-brasileira/&gt;. Acesso em: 17/06/2015.</w:t>
      </w:r>
    </w:p>
  </w:footnote>
  <w:footnote w:id="116">
    <w:p w14:paraId="7A71374A" w14:textId="77777777" w:rsidR="00E40A93" w:rsidRDefault="00E40A93" w:rsidP="00713435">
      <w:pPr>
        <w:pStyle w:val="Textodenotaderodap"/>
        <w:rPr>
          <w:sz w:val="18"/>
          <w:szCs w:val="18"/>
        </w:rPr>
      </w:pPr>
      <w:r>
        <w:rPr>
          <w:rStyle w:val="Refdenotaderodap"/>
          <w:sz w:val="18"/>
          <w:szCs w:val="18"/>
        </w:rPr>
        <w:footnoteRef/>
      </w:r>
      <w:r>
        <w:rPr>
          <w:sz w:val="18"/>
          <w:szCs w:val="18"/>
        </w:rPr>
        <w:t xml:space="preserve"> De fato, tal reivindicação não era nova no cenário de indignação brasileiro. Diversos movimentos sociais já apresentavam demanda a respeito da pauta urbana. O Movimento dos Trabalhadores Sem-teto (MTST) é exemplo de luta em torno da habitação e da organização na vida citadina.</w:t>
      </w:r>
    </w:p>
  </w:footnote>
  <w:footnote w:id="117">
    <w:p w14:paraId="646301E6" w14:textId="77777777" w:rsidR="00E40A93" w:rsidRDefault="00E40A93" w:rsidP="00713435">
      <w:pPr>
        <w:pStyle w:val="Textodenotaderodap"/>
        <w:rPr>
          <w:sz w:val="18"/>
          <w:szCs w:val="18"/>
        </w:rPr>
      </w:pPr>
      <w:r>
        <w:rPr>
          <w:rStyle w:val="Refdenotaderodap"/>
          <w:sz w:val="18"/>
          <w:szCs w:val="18"/>
        </w:rPr>
        <w:footnoteRef/>
      </w:r>
      <w:r>
        <w:rPr>
          <w:sz w:val="18"/>
          <w:szCs w:val="18"/>
        </w:rPr>
        <w:t xml:space="preserve"> A ideia de ação direta é proveniente dos movimentos “antiglobalização” do final da década de 1990. O termo antiglobalização é negado pelos organizadores destes movimentos, pois tal definição carrega teor demasiadamente midiático em sua composição. Para esses movimentos é mais adequado falar em manifestações-bloqueio ou ação direta. Como afirma Ned </w:t>
      </w:r>
      <w:proofErr w:type="spellStart"/>
      <w:r>
        <w:rPr>
          <w:sz w:val="18"/>
          <w:szCs w:val="18"/>
        </w:rPr>
        <w:t>Ludd</w:t>
      </w:r>
      <w:proofErr w:type="spellEnd"/>
      <w:r>
        <w:rPr>
          <w:sz w:val="18"/>
          <w:szCs w:val="18"/>
        </w:rPr>
        <w:t xml:space="preserve"> (2002), os chamados Dias de Ação Global tiveram como proposta perturbar as reuniões de instituições reguladoras do capitalismo global. São distúrbios organizados em torno das decisões dos gestores do capitalismo mundial. Esses distúrbios congregam diversos movimentos e pessoas em torno do mundo na luta contra os avanços das políticas dos órgãos mundiais. Organizam-se piquetes, protestos, ação violenta ou não-violenta, manifestações, tudo direcionado a partir de uma agenda para a construção de conexões alternativas à ordem social preconizada pelas organizações de fomento multilaterais. Nas palavras da autora, “através da ação direta, as pessoas fazem conexões, conversam e se comunicam entre si, quebram o isolamento e fragmentação desta sociedade alienada. Essas conexões estão agora se espalhando em volta do globo na medida que as pessoas percebem que suas lutas locais específicas são parte de um problema mais amplo: a economia global.” (NED LUDD, 2002, p. 27). O princípio da luta através da ação direta é estruturador de todas as práticas de conexão dos ativistas que compartilham uma mesma reivindicação em espaços e tempos diferenciados. A conexão entre eles fomenta a expansão da ação na medida em que o resultado previsto se traveste de forma descentralizada na qual ocorrem os eventos.</w:t>
      </w:r>
    </w:p>
  </w:footnote>
  <w:footnote w:id="118">
    <w:p w14:paraId="0777BECA" w14:textId="2CFAFE32" w:rsidR="008E5A2A" w:rsidRDefault="008E5A2A" w:rsidP="00713435">
      <w:pPr>
        <w:pStyle w:val="Textodenotaderodap"/>
      </w:pPr>
      <w:r>
        <w:rPr>
          <w:rStyle w:val="Refdenotaderodap"/>
        </w:rPr>
        <w:footnoteRef/>
      </w:r>
      <w:r>
        <w:t xml:space="preserve"> </w:t>
      </w:r>
      <w:r w:rsidR="00206BF7">
        <w:t xml:space="preserve">Ver: </w:t>
      </w:r>
      <w:r w:rsidR="00826036" w:rsidRPr="00826036">
        <w:t>https://www.mpl.org.br/</w:t>
      </w:r>
      <w:r w:rsidR="00826036">
        <w:t xml:space="preserve"> Acesso em: 23/08/2023.</w:t>
      </w:r>
      <w:r w:rsidR="00C72EB7">
        <w:t xml:space="preserve"> </w:t>
      </w:r>
      <w:r w:rsidR="00C72EB7" w:rsidRPr="00C72EB7">
        <w:t>Com efeito, o uso da internet como mecanismo de mobilização não foi novidade nas manifestações de junho de 2013. Certamente, experiências como a do Exército Zapatista de Liberação Nacional (EZLN) no México em meados da década de 1990, que conseguiu compartilhar</w:t>
      </w:r>
      <w:r w:rsidR="00B42281">
        <w:t xml:space="preserve"> informações com muitos interlocutores acerca de como se encontrava a situação no país, os propósitos</w:t>
      </w:r>
      <w:r w:rsidR="00C358B4">
        <w:t xml:space="preserve"> e objetivos</w:t>
      </w:r>
      <w:r w:rsidR="00B42281">
        <w:t xml:space="preserve"> de suas ações</w:t>
      </w:r>
      <w:r w:rsidR="00344162">
        <w:t xml:space="preserve"> (</w:t>
      </w:r>
      <w:r w:rsidR="004145ED">
        <w:t>HILSENBECK FILHO, 2004; MORAES, 2000)</w:t>
      </w:r>
      <w:r w:rsidR="00C358B4">
        <w:t>. Adiante, nos anos 2000</w:t>
      </w:r>
      <w:r w:rsidR="00E0342E">
        <w:t xml:space="preserve"> diversos movimentos </w:t>
      </w:r>
      <w:r w:rsidR="00AB5F9D">
        <w:t>ganharam</w:t>
      </w:r>
      <w:r w:rsidR="00E0342E">
        <w:t xml:space="preserve"> projeção internacional </w:t>
      </w:r>
      <w:r w:rsidR="00AB5F9D">
        <w:t>ao mobilizar pessoas utilizando mídias eletrônicas descentralizadas como instrumento de articulação e divulgação de informações</w:t>
      </w:r>
      <w:r w:rsidR="00772694">
        <w:t xml:space="preserve"> (CASTELLS </w:t>
      </w:r>
      <w:r w:rsidR="00772694">
        <w:rPr>
          <w:i/>
          <w:iCs/>
        </w:rPr>
        <w:t>et al.</w:t>
      </w:r>
      <w:r w:rsidR="00772694">
        <w:t xml:space="preserve"> 2005).</w:t>
      </w:r>
      <w:r w:rsidR="00415237">
        <w:t xml:space="preserve"> Por sua vez,</w:t>
      </w:r>
      <w:r w:rsidR="004419E8">
        <w:t xml:space="preserve"> </w:t>
      </w:r>
      <w:r w:rsidR="00415237">
        <w:t>o</w:t>
      </w:r>
      <w:r w:rsidR="004419E8">
        <w:t xml:space="preserve"> conjunto de manifestações ocorridas</w:t>
      </w:r>
      <w:r w:rsidR="00F42752">
        <w:t xml:space="preserve"> nos anos de 2010 conhecidas como Primavera Árabe e o movimento dos Indignados na Espanha</w:t>
      </w:r>
      <w:r w:rsidR="00415237">
        <w:t xml:space="preserve"> se tornaram os exemplos mais </w:t>
      </w:r>
      <w:r w:rsidR="00344162">
        <w:t>contundentes do uso da internet como mecanismo de mobilização.</w:t>
      </w:r>
    </w:p>
  </w:footnote>
  <w:footnote w:id="119">
    <w:p w14:paraId="7E5A52B9" w14:textId="46F693B9" w:rsidR="00BA69B4" w:rsidRDefault="00BA69B4" w:rsidP="00713435">
      <w:pPr>
        <w:pStyle w:val="Textodenotaderodap"/>
      </w:pPr>
      <w:r>
        <w:rPr>
          <w:rStyle w:val="Refdenotaderodap"/>
        </w:rPr>
        <w:footnoteRef/>
      </w:r>
      <w:r>
        <w:t xml:space="preserve"> Alonso (2023, p. 58) trabalha o termo campos de ativismo tomando como referência a ideia de estilo de ativismo político como uma transposição da noção weberiana, atualizada por </w:t>
      </w:r>
      <w:del w:id="461" w:author="Christiane Jalles de Paula" w:date="2024-08-10T20:47:00Z" w16du:dateUtc="2024-08-10T23:47:00Z">
        <w:r w:rsidDel="006F5247">
          <w:delText>Nobert</w:delText>
        </w:r>
      </w:del>
      <w:ins w:id="462" w:author="Christiane Jalles de Paula" w:date="2024-08-10T20:47:00Z" w16du:dateUtc="2024-08-10T23:47:00Z">
        <w:r w:rsidR="006F5247">
          <w:t>Norbert</w:t>
        </w:r>
      </w:ins>
      <w:r>
        <w:t xml:space="preserve"> Elias e Pierre Bourdieu, de estilo de vida. A autora argumenta que assim como há a estilização do gosto modelando formas de vestir e comer, há a estilizações das performances políticas como maneiras peculiares e diferenciais de protestar. Por fim, a autora delimita seu conceito a partir do conceito de campo político-estratégico de </w:t>
      </w:r>
      <w:proofErr w:type="spellStart"/>
      <w:r>
        <w:t>Fligstein</w:t>
      </w:r>
      <w:proofErr w:type="spellEnd"/>
      <w:r>
        <w:t xml:space="preserve"> e </w:t>
      </w:r>
      <w:proofErr w:type="spellStart"/>
      <w:r>
        <w:t>McAdam</w:t>
      </w:r>
      <w:proofErr w:type="spellEnd"/>
      <w:r>
        <w:t xml:space="preserve"> (2012) como um perímetro demarcado na política de rua, no qual se situam movimentos sociais com mesmo estilo de ativismo e agendas vizinhas (ou não diametralmente opostas) e, por isso, aptos a colaborar entre si em protestos e a criar coalizões contra os campos opostos. </w:t>
      </w:r>
    </w:p>
  </w:footnote>
  <w:footnote w:id="120">
    <w:p w14:paraId="1BAD04B2" w14:textId="18401B1E" w:rsidR="00B80B45" w:rsidRDefault="00B80B45">
      <w:pPr>
        <w:pStyle w:val="Textodenotaderodap"/>
      </w:pPr>
      <w:r>
        <w:rPr>
          <w:rStyle w:val="Refdenotaderodap"/>
        </w:rPr>
        <w:footnoteRef/>
      </w:r>
      <w:r>
        <w:t xml:space="preserve"> Ver: &lt;</w:t>
      </w:r>
      <w:r w:rsidRPr="00B80B45">
        <w:t>https://midianinja.org/quem-somos/</w:t>
      </w:r>
      <w:r>
        <w:t>&gt;</w:t>
      </w:r>
      <w:r w:rsidR="00735420">
        <w:t>. Acesso em 25/08/2023.</w:t>
      </w:r>
    </w:p>
  </w:footnote>
  <w:footnote w:id="121">
    <w:p w14:paraId="3D6FB6EC" w14:textId="77777777" w:rsidR="009D2491" w:rsidRDefault="009D2491" w:rsidP="009D2491">
      <w:pPr>
        <w:pStyle w:val="Textodenotaderodap"/>
        <w:rPr>
          <w:sz w:val="18"/>
          <w:szCs w:val="18"/>
        </w:rPr>
      </w:pPr>
      <w:r>
        <w:rPr>
          <w:rStyle w:val="Refdenotaderodap"/>
          <w:sz w:val="18"/>
          <w:szCs w:val="18"/>
        </w:rPr>
        <w:footnoteRef/>
      </w:r>
      <w:r>
        <w:rPr>
          <w:sz w:val="18"/>
          <w:szCs w:val="18"/>
        </w:rPr>
        <w:t xml:space="preserve"> Uma linha do tempo sobre o período apresentado está disponível em: &lt;http://g1.globo.com/brasil/linha-tempo-manifestacoes-2013/platb/&gt;. Acesso em: 17/06/2015.</w:t>
      </w:r>
    </w:p>
  </w:footnote>
  <w:footnote w:id="122">
    <w:p w14:paraId="01C95CC5" w14:textId="77777777" w:rsidR="009D2491" w:rsidRDefault="009D2491" w:rsidP="009D2491">
      <w:pPr>
        <w:pStyle w:val="Textodenotaderodap"/>
        <w:spacing w:after="240"/>
        <w:rPr>
          <w:sz w:val="18"/>
          <w:szCs w:val="18"/>
        </w:rPr>
      </w:pPr>
      <w:r>
        <w:rPr>
          <w:rStyle w:val="Refdenotaderodap"/>
          <w:sz w:val="18"/>
          <w:szCs w:val="18"/>
        </w:rPr>
        <w:footnoteRef/>
      </w:r>
      <w:r>
        <w:rPr>
          <w:sz w:val="18"/>
          <w:szCs w:val="18"/>
        </w:rPr>
        <w:t xml:space="preserve"> Tabela com os preços e ajustes disponível em: &lt;http://g1.globo.com/brasil/noticia/2013/05/onze-capitais-brasileiras-tem-reajuste-na-tarifa-de-onibus-em-2013-veja-lista.html&gt;. Acesso em: 17/06/2015.</w:t>
      </w:r>
    </w:p>
  </w:footnote>
  <w:footnote w:id="123">
    <w:p w14:paraId="0FC9715A" w14:textId="366E2694" w:rsidR="00AD2F89" w:rsidRPr="001A2238" w:rsidRDefault="00AD2F89">
      <w:pPr>
        <w:pStyle w:val="Textodenotaderodap"/>
      </w:pPr>
      <w:r>
        <w:rPr>
          <w:rStyle w:val="Refdenotaderodap"/>
        </w:rPr>
        <w:footnoteRef/>
      </w:r>
      <w:r>
        <w:t xml:space="preserve"> </w:t>
      </w:r>
      <w:r w:rsidR="00613EE7">
        <w:t>A pesquisa de Andrés é fruto de sua tese de doutoramento pela</w:t>
      </w:r>
      <w:r w:rsidR="00E43B47">
        <w:t xml:space="preserve"> Faculdade de Arquitetura e Urbanismo da Universidade de São Paulo</w:t>
      </w:r>
      <w:r w:rsidR="001D4A2A">
        <w:t xml:space="preserve">. O autor compilou </w:t>
      </w:r>
      <w:r w:rsidR="007B42B2">
        <w:t>um universo de 6.183 cartazes registrados em 5.828 fotografias</w:t>
      </w:r>
      <w:r w:rsidR="007E7A7A">
        <w:t xml:space="preserve"> tiradas nas ruas de mais de 40 cidades brasileiras durante os protestos de junho de 2013. O banco de dados visou acrescentar uma camada aos diagnósticos das ruas, apostando que a expressão pessoal pelos cartazes poder ter serventia analítica em um contexto de pulverização de demandas e de convivência dos campos políticos (Andrés, 2022, p. 374</w:t>
      </w:r>
      <w:r w:rsidR="00B360CC">
        <w:t>-375</w:t>
      </w:r>
      <w:r w:rsidR="007E7A7A">
        <w:t>).</w:t>
      </w:r>
      <w:r w:rsidR="0063741D">
        <w:t xml:space="preserve"> O autor agrupou as marcações (</w:t>
      </w:r>
      <w:proofErr w:type="spellStart"/>
      <w:r w:rsidR="0063741D">
        <w:rPr>
          <w:i/>
          <w:iCs/>
        </w:rPr>
        <w:t>tags</w:t>
      </w:r>
      <w:proofErr w:type="spellEnd"/>
      <w:r w:rsidR="0063741D">
        <w:rPr>
          <w:i/>
          <w:iCs/>
        </w:rPr>
        <w:t>)</w:t>
      </w:r>
      <w:r w:rsidR="007E5A5C">
        <w:t xml:space="preserve"> em categorias (mobilidade, saúde, corrupção), reunindo-as em seis grupos temáticos: </w:t>
      </w:r>
      <w:r w:rsidR="007E5A5C" w:rsidRPr="001A2238">
        <w:rPr>
          <w:i/>
          <w:iCs/>
        </w:rPr>
        <w:t xml:space="preserve">Serviços públicos; </w:t>
      </w:r>
      <w:r w:rsidR="00E4058E" w:rsidRPr="001A2238">
        <w:rPr>
          <w:i/>
          <w:iCs/>
        </w:rPr>
        <w:t>Q</w:t>
      </w:r>
      <w:r w:rsidR="007E5A5C" w:rsidRPr="001A2238">
        <w:rPr>
          <w:i/>
          <w:iCs/>
        </w:rPr>
        <w:t xml:space="preserve">uestões </w:t>
      </w:r>
      <w:r w:rsidR="00E4058E" w:rsidRPr="001A2238">
        <w:rPr>
          <w:i/>
          <w:iCs/>
        </w:rPr>
        <w:t>U</w:t>
      </w:r>
      <w:r w:rsidR="007E5A5C" w:rsidRPr="001A2238">
        <w:rPr>
          <w:i/>
          <w:iCs/>
        </w:rPr>
        <w:t>rbanas; Política e Democracia; Anticorrupção; Direitos, Costumes</w:t>
      </w:r>
      <w:r w:rsidR="00B360CC" w:rsidRPr="001A2238">
        <w:rPr>
          <w:i/>
          <w:iCs/>
        </w:rPr>
        <w:t xml:space="preserve"> e Ambiente; Copa do Mundo</w:t>
      </w:r>
      <w:r w:rsidR="00E4058E">
        <w:t xml:space="preserve">. Um último </w:t>
      </w:r>
      <w:r w:rsidR="001A2238">
        <w:t xml:space="preserve">grupo foi adicionado aos demais a partir da temática </w:t>
      </w:r>
      <w:del w:id="475" w:author="Christiane Jalles de Paula" w:date="2024-08-10T20:52:00Z" w16du:dateUtc="2024-08-10T23:52:00Z">
        <w:r w:rsidR="001A2238" w:rsidDel="00A211F4">
          <w:rPr>
            <w:i/>
            <w:iCs/>
          </w:rPr>
          <w:delText>Potesto</w:delText>
        </w:r>
      </w:del>
      <w:ins w:id="476" w:author="Christiane Jalles de Paula" w:date="2024-08-10T20:52:00Z" w16du:dateUtc="2024-08-10T23:52:00Z">
        <w:r w:rsidR="00A211F4">
          <w:rPr>
            <w:i/>
            <w:iCs/>
          </w:rPr>
          <w:t>Protesto</w:t>
        </w:r>
      </w:ins>
      <w:r w:rsidR="001A2238">
        <w:rPr>
          <w:i/>
          <w:iCs/>
        </w:rPr>
        <w:t>.</w:t>
      </w:r>
      <w:r w:rsidR="00933C7E">
        <w:t xml:space="preserve"> As imagens referentes à pesquisa estão organizadas no site</w:t>
      </w:r>
      <w:r w:rsidR="001A2238">
        <w:t xml:space="preserve"> </w:t>
      </w:r>
      <w:r w:rsidR="007A76D3">
        <w:t>&lt;</w:t>
      </w:r>
      <w:r w:rsidR="007A76D3" w:rsidRPr="007A76D3">
        <w:t>http://www.grafiasdejunho.org/principal/</w:t>
      </w:r>
      <w:r w:rsidR="007A76D3">
        <w:t>&gt;</w:t>
      </w:r>
      <w:r w:rsidR="00405577">
        <w:t>.</w:t>
      </w:r>
      <w:r w:rsidR="00933C7E">
        <w:t xml:space="preserve"> </w:t>
      </w:r>
      <w:r w:rsidR="003A44E3">
        <w:t>A compilação dos</w:t>
      </w:r>
      <w:r w:rsidR="00933C7E">
        <w:t xml:space="preserve"> dados </w:t>
      </w:r>
      <w:r w:rsidR="003A44E3">
        <w:t xml:space="preserve">pode ser encontrada em: </w:t>
      </w:r>
      <w:r w:rsidR="00AC38E7">
        <w:t>&lt;</w:t>
      </w:r>
      <w:r w:rsidR="003A44E3" w:rsidRPr="003A44E3">
        <w:t>https://docs.google.com/spreadsheets/d/1cMtdHzHUeYAM6eWlSPRDhCzAlXvJ-rMCFN0GMHuiC1s/edit#gid=577062285</w:t>
      </w:r>
      <w:r w:rsidR="00AC38E7">
        <w:t>&gt; Acesso em: 22/09/2023.</w:t>
      </w:r>
    </w:p>
  </w:footnote>
  <w:footnote w:id="124">
    <w:p w14:paraId="7D9CE67A" w14:textId="28057A8F" w:rsidR="00785072" w:rsidRDefault="00785072">
      <w:pPr>
        <w:pStyle w:val="Textodenotaderodap"/>
      </w:pPr>
      <w:r>
        <w:rPr>
          <w:rStyle w:val="Refdenotaderodap"/>
        </w:rPr>
        <w:footnoteRef/>
      </w:r>
      <w:r>
        <w:t xml:space="preserve"> A presença de questões urbanas em São Paulo (</w:t>
      </w:r>
      <w:r w:rsidR="001D061C">
        <w:t>23%), a maior presença de questões relativas a direitos e costumes em Brasília (22,5%), maior presença de críticas à Copa do Mundo em Belo Horizonte (14%) e a maior</w:t>
      </w:r>
      <w:r w:rsidR="007664B9">
        <w:t xml:space="preserve"> presença de reivindicação de serviços públicos em Salvador (19,5%). Os cartazes anticorrupção oscilaram entre 11% em Belo Horizonte e 18% em Brasília</w:t>
      </w:r>
      <w:r w:rsidR="003D1A67">
        <w:t xml:space="preserve"> (Andrés, 2022, p. 378). </w:t>
      </w:r>
      <w:r w:rsidR="0042647D">
        <w:t>Algumas indagações</w:t>
      </w:r>
      <w:r w:rsidR="003D1A67">
        <w:t xml:space="preserve"> chama</w:t>
      </w:r>
      <w:r w:rsidR="0042647D">
        <w:t>m</w:t>
      </w:r>
      <w:r w:rsidR="003D1A67">
        <w:t xml:space="preserve"> muit</w:t>
      </w:r>
      <w:r w:rsidR="0042647D">
        <w:t>a</w:t>
      </w:r>
      <w:r w:rsidR="003D1A67">
        <w:t xml:space="preserve"> atenção a esses contextos. A questão urbana ser o principal motivo na capital paulista chama a atenção para </w:t>
      </w:r>
      <w:r w:rsidR="00BB488D">
        <w:t>inúmeros fatores que acompanharam as lutas pelos movimentos sociais urbanos na cidade.</w:t>
      </w:r>
      <w:r w:rsidR="00496898">
        <w:t xml:space="preserve"> Seguindo dela poderíamos compreender o mesmo fenômeno em torno dos serviços públicos em Salvador</w:t>
      </w:r>
      <w:r w:rsidR="00A25655">
        <w:t>,</w:t>
      </w:r>
      <w:r w:rsidR="00496898">
        <w:t xml:space="preserve"> dad</w:t>
      </w:r>
      <w:r w:rsidR="00A25655">
        <w:t>a a inserção histórica do MPL</w:t>
      </w:r>
      <w:r w:rsidR="0042647D">
        <w:t xml:space="preserve"> na cidade.</w:t>
      </w:r>
      <w:r w:rsidR="001C5FEA">
        <w:t xml:space="preserve"> Já em Brasília, em certa medida, os temas ligados aos direitos e aos costumes, </w:t>
      </w:r>
      <w:r w:rsidR="00004098">
        <w:t>poderíamos compreendê-los melhor pelo perfil e composição dos manifestantes que estiveram na rua na capital do país.</w:t>
      </w:r>
      <w:r w:rsidR="003231FB">
        <w:t xml:space="preserve"> Aqui, o embate em torno do</w:t>
      </w:r>
      <w:r w:rsidR="00040C90">
        <w:t xml:space="preserve"> tema dos costumes passaria a ser um elemento fortíssimo para compreendermos as mobilizações pelo </w:t>
      </w:r>
      <w:r w:rsidR="00040C90">
        <w:rPr>
          <w:i/>
          <w:iCs/>
        </w:rPr>
        <w:t>impeachment</w:t>
      </w:r>
      <w:r w:rsidR="00040C90">
        <w:t xml:space="preserve"> de Dilma</w:t>
      </w:r>
      <w:r w:rsidR="003231FB">
        <w:t>.</w:t>
      </w:r>
      <w:r w:rsidR="00004098">
        <w:t xml:space="preserve"> </w:t>
      </w:r>
      <w:r w:rsidR="004C3098">
        <w:t xml:space="preserve">Por sua vez, o tema </w:t>
      </w:r>
      <w:r w:rsidR="007F2F2B">
        <w:t xml:space="preserve">das críticas contra a Copa do Mundo </w:t>
      </w:r>
      <w:r w:rsidR="003231FB">
        <w:t>tem uma relação forte com a criação do</w:t>
      </w:r>
      <w:r w:rsidR="007E6C6C">
        <w:t xml:space="preserve"> Comitê dos Atingidos pela Copa</w:t>
      </w:r>
      <w:r w:rsidR="003231FB">
        <w:t xml:space="preserve"> </w:t>
      </w:r>
      <w:r w:rsidR="007E6C6C">
        <w:t>(</w:t>
      </w:r>
      <w:r w:rsidR="003231FB">
        <w:t>COPAC</w:t>
      </w:r>
      <w:r w:rsidR="00496898">
        <w:t>-BH</w:t>
      </w:r>
      <w:r w:rsidR="007E6C6C">
        <w:t>)</w:t>
      </w:r>
      <w:r w:rsidR="00C63C00">
        <w:t xml:space="preserve"> situado na cidade de Belo Horizonte, cujo coletivo foi um ator importante </w:t>
      </w:r>
      <w:r w:rsidR="00B2465E">
        <w:t>da</w:t>
      </w:r>
      <w:r w:rsidR="00C63C00">
        <w:t xml:space="preserve"> mobilização</w:t>
      </w:r>
      <w:r w:rsidR="00B2465E">
        <w:t xml:space="preserve"> na cidade</w:t>
      </w:r>
      <w:r w:rsidR="00C5588F">
        <w:t xml:space="preserve"> (Soares, 2015).</w:t>
      </w:r>
    </w:p>
  </w:footnote>
  <w:footnote w:id="125">
    <w:p w14:paraId="2D35B230" w14:textId="2ED7A3A1" w:rsidR="0071127E" w:rsidRDefault="0071127E">
      <w:pPr>
        <w:pStyle w:val="Textodenotaderodap"/>
      </w:pPr>
      <w:r>
        <w:rPr>
          <w:rStyle w:val="Refdenotaderodap"/>
        </w:rPr>
        <w:footnoteRef/>
      </w:r>
      <w:r>
        <w:t xml:space="preserve"> </w:t>
      </w:r>
      <w:r>
        <w:rPr>
          <w:sz w:val="18"/>
          <w:szCs w:val="18"/>
        </w:rPr>
        <w:t>A marca importante deste grupo é a não revelação de sua identidade, diferente de muitas lideranças de movimentos sociais dos finais do século XX</w:t>
      </w:r>
      <w:r w:rsidR="002A4B77">
        <w:rPr>
          <w:sz w:val="18"/>
          <w:szCs w:val="18"/>
        </w:rPr>
        <w:t xml:space="preserve">, os quais </w:t>
      </w:r>
      <w:r>
        <w:rPr>
          <w:sz w:val="18"/>
          <w:szCs w:val="18"/>
        </w:rPr>
        <w:t xml:space="preserve">viam na afirmação da identidade a busca pelos direitos das minorias. O grupo tem como simbologia uma máscara inspirada em Guy </w:t>
      </w:r>
      <w:proofErr w:type="spellStart"/>
      <w:r>
        <w:rPr>
          <w:sz w:val="18"/>
          <w:szCs w:val="18"/>
        </w:rPr>
        <w:t>Fawkes</w:t>
      </w:r>
      <w:proofErr w:type="spellEnd"/>
      <w:r>
        <w:rPr>
          <w:sz w:val="18"/>
          <w:szCs w:val="18"/>
        </w:rPr>
        <w:t xml:space="preserve">, um soldado católico que tentou explodir o Parlamento inglês no levante “Conspiração da Pólvora” no século XVII. A mesma máscara se tornou popular através do filme </w:t>
      </w:r>
      <w:r>
        <w:rPr>
          <w:i/>
          <w:sz w:val="18"/>
          <w:szCs w:val="18"/>
        </w:rPr>
        <w:t>V de Vingança</w:t>
      </w:r>
      <w:r>
        <w:rPr>
          <w:sz w:val="18"/>
          <w:szCs w:val="18"/>
        </w:rPr>
        <w:t xml:space="preserve"> (2005) dirigido por James </w:t>
      </w:r>
      <w:proofErr w:type="spellStart"/>
      <w:r>
        <w:rPr>
          <w:sz w:val="18"/>
          <w:szCs w:val="18"/>
        </w:rPr>
        <w:t>McTeigue</w:t>
      </w:r>
      <w:proofErr w:type="spellEnd"/>
      <w:r>
        <w:rPr>
          <w:sz w:val="18"/>
          <w:szCs w:val="18"/>
        </w:rPr>
        <w:t xml:space="preserve">. De acordo com o </w:t>
      </w:r>
      <w:proofErr w:type="spellStart"/>
      <w:r>
        <w:rPr>
          <w:sz w:val="18"/>
          <w:szCs w:val="18"/>
        </w:rPr>
        <w:t>Anonymous</w:t>
      </w:r>
      <w:proofErr w:type="spellEnd"/>
      <w:r>
        <w:rPr>
          <w:sz w:val="18"/>
          <w:szCs w:val="18"/>
        </w:rPr>
        <w:t xml:space="preserve">, eles se consideram uma ideia que não pode ser contida, perseguida ou aprisionada. </w:t>
      </w:r>
      <w:r w:rsidR="00E80E35">
        <w:rPr>
          <w:sz w:val="18"/>
          <w:szCs w:val="18"/>
        </w:rPr>
        <w:t xml:space="preserve">Existe muita ambiguidade ao mapear suas ações na internet, dado que sua origem remete a fóruns de discussão nos quais não se </w:t>
      </w:r>
      <w:r w:rsidR="00F60B0A">
        <w:rPr>
          <w:sz w:val="18"/>
          <w:szCs w:val="18"/>
        </w:rPr>
        <w:t xml:space="preserve">consegue, ao certo, estabelecer uma relação de pertença </w:t>
      </w:r>
      <w:r w:rsidR="00B9321C">
        <w:rPr>
          <w:sz w:val="18"/>
          <w:szCs w:val="18"/>
        </w:rPr>
        <w:t>a algum tipo de espectro político do qual seus ativistas fazem parte.</w:t>
      </w:r>
      <w:r w:rsidR="00336EFD">
        <w:rPr>
          <w:sz w:val="18"/>
          <w:szCs w:val="18"/>
        </w:rPr>
        <w:t xml:space="preserve"> </w:t>
      </w:r>
      <w:r>
        <w:rPr>
          <w:sz w:val="18"/>
          <w:szCs w:val="18"/>
        </w:rPr>
        <w:t xml:space="preserve">Além do mais, o coletivo afirma não ser uma organização e por esse motivo não possuí líderes. O </w:t>
      </w:r>
      <w:proofErr w:type="spellStart"/>
      <w:r>
        <w:rPr>
          <w:sz w:val="18"/>
          <w:szCs w:val="18"/>
        </w:rPr>
        <w:t>Anonymous</w:t>
      </w:r>
      <w:proofErr w:type="spellEnd"/>
      <w:r>
        <w:rPr>
          <w:sz w:val="18"/>
          <w:szCs w:val="18"/>
        </w:rPr>
        <w:t xml:space="preserve">, mundialmente, ficou conhecido por suas ações durante a primavera Árabe e no </w:t>
      </w:r>
      <w:proofErr w:type="spellStart"/>
      <w:r>
        <w:rPr>
          <w:i/>
          <w:sz w:val="18"/>
          <w:szCs w:val="18"/>
        </w:rPr>
        <w:t>Occupy</w:t>
      </w:r>
      <w:proofErr w:type="spellEnd"/>
      <w:r>
        <w:rPr>
          <w:i/>
          <w:sz w:val="18"/>
          <w:szCs w:val="18"/>
        </w:rPr>
        <w:t xml:space="preserve"> Wall Street</w:t>
      </w:r>
      <w:r>
        <w:rPr>
          <w:sz w:val="18"/>
          <w:szCs w:val="18"/>
        </w:rPr>
        <w:t xml:space="preserve">. A crítica no seio do coletivo está </w:t>
      </w:r>
      <w:r w:rsidR="00365F04">
        <w:rPr>
          <w:sz w:val="18"/>
          <w:szCs w:val="18"/>
        </w:rPr>
        <w:t xml:space="preserve">remete à mesma narrativa dos movimentos de </w:t>
      </w:r>
      <w:r w:rsidR="00365F04" w:rsidRPr="00365F04">
        <w:rPr>
          <w:i/>
          <w:iCs/>
          <w:sz w:val="18"/>
          <w:szCs w:val="18"/>
        </w:rPr>
        <w:t>Wall Street</w:t>
      </w:r>
      <w:r w:rsidR="003A495F">
        <w:rPr>
          <w:sz w:val="18"/>
          <w:szCs w:val="18"/>
        </w:rPr>
        <w:t>: os</w:t>
      </w:r>
      <w:r>
        <w:rPr>
          <w:sz w:val="18"/>
          <w:szCs w:val="18"/>
        </w:rPr>
        <w:t xml:space="preserve"> 99% dos que sofrem com os efeitos da economia financeira mundial contra os 1% que governam o capitalismo mundializado. Entretanto, por mais que o caso brasileiro demonstre uma relação entre as duas entidades, não podemos afirmar que elas dialogam a nível mundial. O que justifica essa prospecção é que ao realizar uma busca sobre o </w:t>
      </w:r>
      <w:proofErr w:type="spellStart"/>
      <w:r>
        <w:rPr>
          <w:sz w:val="18"/>
          <w:szCs w:val="18"/>
        </w:rPr>
        <w:t>Anonymous</w:t>
      </w:r>
      <w:proofErr w:type="spellEnd"/>
      <w:r>
        <w:rPr>
          <w:sz w:val="18"/>
          <w:szCs w:val="18"/>
        </w:rPr>
        <w:t xml:space="preserve"> mundial não encontramos hospedagem alguma de sites referentes a eles, somente um canal no </w:t>
      </w:r>
      <w:r>
        <w:rPr>
          <w:i/>
          <w:sz w:val="18"/>
          <w:szCs w:val="18"/>
        </w:rPr>
        <w:t>Youtube</w:t>
      </w:r>
      <w:r>
        <w:rPr>
          <w:sz w:val="18"/>
          <w:szCs w:val="18"/>
        </w:rPr>
        <w:t>. No entanto, a vertente brasileira possuí um site muito bem estruturado onde deixam os leitores a par de suas pautas de reivindicações.</w:t>
      </w:r>
    </w:p>
  </w:footnote>
  <w:footnote w:id="126">
    <w:p w14:paraId="662ADB82" w14:textId="4ECC58FE" w:rsidR="009776F2" w:rsidRPr="00A90EA8" w:rsidRDefault="009776F2" w:rsidP="002E0949">
      <w:pPr>
        <w:pStyle w:val="Textodenotaderodap"/>
      </w:pPr>
      <w:r>
        <w:rPr>
          <w:rStyle w:val="Refdenotaderodap"/>
        </w:rPr>
        <w:footnoteRef/>
      </w:r>
      <w:r>
        <w:t xml:space="preserve"> </w:t>
      </w:r>
      <w:r w:rsidR="00A27491" w:rsidRPr="003A495F">
        <w:rPr>
          <w:sz w:val="18"/>
          <w:szCs w:val="18"/>
        </w:rPr>
        <w:t>O termo</w:t>
      </w:r>
      <w:r w:rsidR="00A27491" w:rsidRPr="003A495F">
        <w:rPr>
          <w:i/>
          <w:iCs/>
          <w:sz w:val="18"/>
          <w:szCs w:val="18"/>
        </w:rPr>
        <w:t xml:space="preserve"> </w:t>
      </w:r>
      <w:r w:rsidR="00A90EA8" w:rsidRPr="003A495F">
        <w:rPr>
          <w:i/>
          <w:iCs/>
          <w:sz w:val="18"/>
          <w:szCs w:val="18"/>
        </w:rPr>
        <w:t xml:space="preserve">hacktivismo </w:t>
      </w:r>
      <w:r w:rsidR="00A90EA8" w:rsidRPr="003A495F">
        <w:rPr>
          <w:sz w:val="18"/>
          <w:szCs w:val="18"/>
        </w:rPr>
        <w:t>passou</w:t>
      </w:r>
      <w:r w:rsidR="00501D6F" w:rsidRPr="003A495F">
        <w:rPr>
          <w:sz w:val="18"/>
          <w:szCs w:val="18"/>
        </w:rPr>
        <w:t xml:space="preserve"> a ser empregad</w:t>
      </w:r>
      <w:r w:rsidR="00A90EA8" w:rsidRPr="003A495F">
        <w:rPr>
          <w:sz w:val="18"/>
          <w:szCs w:val="18"/>
        </w:rPr>
        <w:t>o</w:t>
      </w:r>
      <w:r w:rsidR="00501D6F" w:rsidRPr="003A495F">
        <w:rPr>
          <w:sz w:val="18"/>
          <w:szCs w:val="18"/>
        </w:rPr>
        <w:t xml:space="preserve"> para associar ativismo político e desobediência civil à atividade de </w:t>
      </w:r>
      <w:proofErr w:type="spellStart"/>
      <w:r w:rsidR="00501D6F" w:rsidRPr="003A495F">
        <w:rPr>
          <w:i/>
          <w:iCs/>
          <w:sz w:val="18"/>
          <w:szCs w:val="18"/>
        </w:rPr>
        <w:t>hacking</w:t>
      </w:r>
      <w:proofErr w:type="spellEnd"/>
      <w:r w:rsidR="007D414C" w:rsidRPr="003A495F">
        <w:rPr>
          <w:sz w:val="18"/>
          <w:szCs w:val="18"/>
        </w:rPr>
        <w:t>. O termo possuí uma pluralidade de expressões não havendo uma definição estanque sobre</w:t>
      </w:r>
      <w:r w:rsidR="006C0F0F" w:rsidRPr="003A495F">
        <w:rPr>
          <w:sz w:val="18"/>
          <w:szCs w:val="18"/>
        </w:rPr>
        <w:t xml:space="preserve"> sua significação e vocábulo. </w:t>
      </w:r>
      <w:r w:rsidR="00A90EA8" w:rsidRPr="003A495F">
        <w:rPr>
          <w:sz w:val="18"/>
          <w:szCs w:val="18"/>
        </w:rPr>
        <w:t xml:space="preserve">Em linhas gerais, o </w:t>
      </w:r>
      <w:r w:rsidR="00A90EA8" w:rsidRPr="003A495F">
        <w:rPr>
          <w:i/>
          <w:iCs/>
          <w:sz w:val="18"/>
          <w:szCs w:val="18"/>
        </w:rPr>
        <w:t xml:space="preserve">hacktivismo </w:t>
      </w:r>
      <w:r w:rsidR="00A90EA8" w:rsidRPr="003A495F">
        <w:rPr>
          <w:sz w:val="18"/>
          <w:szCs w:val="18"/>
        </w:rPr>
        <w:t xml:space="preserve">é uma junção dos métodos de transgressão </w:t>
      </w:r>
      <w:r w:rsidR="00A90EA8" w:rsidRPr="003A495F">
        <w:rPr>
          <w:i/>
          <w:iCs/>
          <w:sz w:val="18"/>
          <w:szCs w:val="18"/>
        </w:rPr>
        <w:t>hacker</w:t>
      </w:r>
      <w:r w:rsidR="00A90EA8" w:rsidRPr="003A495F">
        <w:rPr>
          <w:sz w:val="18"/>
          <w:szCs w:val="18"/>
        </w:rPr>
        <w:t xml:space="preserve"> em favor de uma causa ou em resistência à </w:t>
      </w:r>
      <w:proofErr w:type="spellStart"/>
      <w:r w:rsidR="00A90EA8" w:rsidRPr="003A495F">
        <w:rPr>
          <w:sz w:val="18"/>
          <w:szCs w:val="18"/>
        </w:rPr>
        <w:t>deerinada</w:t>
      </w:r>
      <w:proofErr w:type="spellEnd"/>
      <w:r w:rsidR="00A90EA8" w:rsidRPr="003A495F">
        <w:rPr>
          <w:sz w:val="18"/>
          <w:szCs w:val="18"/>
        </w:rPr>
        <w:t xml:space="preserve"> situação</w:t>
      </w:r>
      <w:r w:rsidR="005B5BA8" w:rsidRPr="003A495F">
        <w:rPr>
          <w:sz w:val="18"/>
          <w:szCs w:val="18"/>
        </w:rPr>
        <w:t>. É</w:t>
      </w:r>
      <w:r w:rsidR="00A90EA8" w:rsidRPr="003A495F">
        <w:rPr>
          <w:sz w:val="18"/>
          <w:szCs w:val="18"/>
        </w:rPr>
        <w:t xml:space="preserve"> uma forma de ativismo</w:t>
      </w:r>
      <w:r w:rsidR="005B5BA8" w:rsidRPr="003A495F">
        <w:rPr>
          <w:sz w:val="18"/>
          <w:szCs w:val="18"/>
        </w:rPr>
        <w:t xml:space="preserve"> onde o uso não violento de ferramentas digitais</w:t>
      </w:r>
      <w:r w:rsidR="000D18DA" w:rsidRPr="003A495F">
        <w:rPr>
          <w:sz w:val="18"/>
          <w:szCs w:val="18"/>
        </w:rPr>
        <w:t xml:space="preserve"> ambíguas legais ou ilegais para finalidades políticas. De acordo com Alexandra Samuel</w:t>
      </w:r>
      <w:r w:rsidR="00992138" w:rsidRPr="003A495F">
        <w:rPr>
          <w:sz w:val="18"/>
          <w:szCs w:val="18"/>
        </w:rPr>
        <w:t xml:space="preserve"> (2004)</w:t>
      </w:r>
      <w:r w:rsidR="000D18DA" w:rsidRPr="003A495F">
        <w:rPr>
          <w:sz w:val="18"/>
          <w:szCs w:val="18"/>
        </w:rPr>
        <w:t xml:space="preserve">, </w:t>
      </w:r>
      <w:r w:rsidR="002E0949" w:rsidRPr="003A495F">
        <w:rPr>
          <w:sz w:val="18"/>
          <w:szCs w:val="18"/>
        </w:rPr>
        <w:t xml:space="preserve">“As linhas que separam </w:t>
      </w:r>
      <w:r w:rsidR="002E0949" w:rsidRPr="003A495F">
        <w:rPr>
          <w:i/>
          <w:iCs/>
          <w:sz w:val="18"/>
          <w:szCs w:val="18"/>
        </w:rPr>
        <w:t>hacktivismo</w:t>
      </w:r>
      <w:r w:rsidR="002E0949" w:rsidRPr="003A495F">
        <w:rPr>
          <w:sz w:val="18"/>
          <w:szCs w:val="18"/>
        </w:rPr>
        <w:t xml:space="preserve"> de outras áreas de atividade política (ou apolítica) são táticas, de princípios e culturais. No nível tático, </w:t>
      </w:r>
      <w:r w:rsidR="002E0949" w:rsidRPr="003A495F">
        <w:rPr>
          <w:i/>
          <w:iCs/>
          <w:sz w:val="18"/>
          <w:szCs w:val="18"/>
        </w:rPr>
        <w:t>hacktivistas</w:t>
      </w:r>
      <w:r w:rsidR="002E0949" w:rsidRPr="003A495F">
        <w:rPr>
          <w:sz w:val="18"/>
          <w:szCs w:val="18"/>
        </w:rPr>
        <w:t xml:space="preserve"> adotam ferramentas e estratégias que são mais diretas e transgressivas do que as ferramentas usadas por ativistas online, pois eles acreditam que as táticas de confronto do hacktivismo podem ser mais efetivas que as formas convencionais de ativismo online. Por razões de princípio, eles param muito aquém do ciberterrorismo em respeito ao bem-estar humano, e convertem o </w:t>
      </w:r>
      <w:proofErr w:type="spellStart"/>
      <w:r w:rsidR="002E0949" w:rsidRPr="003A495F">
        <w:rPr>
          <w:i/>
          <w:iCs/>
          <w:sz w:val="18"/>
          <w:szCs w:val="18"/>
        </w:rPr>
        <w:t>hacking</w:t>
      </w:r>
      <w:proofErr w:type="spellEnd"/>
      <w:r w:rsidR="002E0949" w:rsidRPr="003A495F">
        <w:rPr>
          <w:i/>
          <w:iCs/>
          <w:sz w:val="18"/>
          <w:szCs w:val="18"/>
        </w:rPr>
        <w:t xml:space="preserve"> </w:t>
      </w:r>
      <w:r w:rsidR="002E0949" w:rsidRPr="003A495F">
        <w:rPr>
          <w:sz w:val="18"/>
          <w:szCs w:val="18"/>
        </w:rPr>
        <w:t xml:space="preserve">para hacktivismo, visto que eles acreditam que suas habilidades devem ser aproveitadas para fins sociais significativos. E por razões culturais, bem como as razões táticas, eles divergem da tradicional desobediência civil offline, a fim de abordar questões sobre igualdade de condições digital: este campo é tanto sua casa quanto (muitos </w:t>
      </w:r>
      <w:r w:rsidR="002E0949" w:rsidRPr="003A495F">
        <w:rPr>
          <w:i/>
          <w:iCs/>
          <w:sz w:val="18"/>
          <w:szCs w:val="18"/>
        </w:rPr>
        <w:t xml:space="preserve">hacktivistas </w:t>
      </w:r>
      <w:r w:rsidR="002E0949" w:rsidRPr="003A495F">
        <w:rPr>
          <w:sz w:val="18"/>
          <w:szCs w:val="18"/>
        </w:rPr>
        <w:t>acreditam) um domínio político cada vez mais poderoso. (SAMUEL, 2004, p. 5)</w:t>
      </w:r>
    </w:p>
  </w:footnote>
  <w:footnote w:id="127">
    <w:p w14:paraId="4A3569F2" w14:textId="40602EAE" w:rsidR="0096641D" w:rsidRDefault="0096641D" w:rsidP="0096641D">
      <w:pPr>
        <w:pStyle w:val="Textodenotaderodap"/>
        <w:spacing w:after="240"/>
        <w:rPr>
          <w:sz w:val="18"/>
          <w:szCs w:val="18"/>
        </w:rPr>
      </w:pPr>
    </w:p>
  </w:footnote>
  <w:footnote w:id="128">
    <w:p w14:paraId="44863402" w14:textId="2F5A16D8" w:rsidR="00FA5140" w:rsidRDefault="00FA5140">
      <w:pPr>
        <w:pStyle w:val="Textodenotaderodap"/>
      </w:pPr>
      <w:r>
        <w:rPr>
          <w:rStyle w:val="Refdenotaderodap"/>
        </w:rPr>
        <w:footnoteRef/>
      </w:r>
      <w:r>
        <w:t xml:space="preserve"> Ver: &lt;</w:t>
      </w:r>
      <w:r>
        <w:rPr>
          <w:sz w:val="18"/>
          <w:szCs w:val="18"/>
        </w:rPr>
        <w:t>https://www.youtube.com/</w:t>
      </w:r>
      <w:proofErr w:type="spellStart"/>
      <w:r>
        <w:rPr>
          <w:sz w:val="18"/>
          <w:szCs w:val="18"/>
        </w:rPr>
        <w:t>watch?v</w:t>
      </w:r>
      <w:proofErr w:type="spellEnd"/>
      <w:r>
        <w:rPr>
          <w:sz w:val="18"/>
          <w:szCs w:val="18"/>
        </w:rPr>
        <w:t>=v5iSn76I2xs&gt;. Acesso em: 04/</w:t>
      </w:r>
      <w:r w:rsidR="00CC301D">
        <w:rPr>
          <w:sz w:val="18"/>
          <w:szCs w:val="18"/>
        </w:rPr>
        <w:t>10/2023.</w:t>
      </w:r>
    </w:p>
  </w:footnote>
  <w:footnote w:id="129">
    <w:p w14:paraId="31CB6D64" w14:textId="40CFBD44" w:rsidR="00207A12" w:rsidRDefault="00207A12">
      <w:pPr>
        <w:pStyle w:val="Textodenotaderodap"/>
      </w:pPr>
      <w:r>
        <w:rPr>
          <w:rStyle w:val="Refdenotaderodap"/>
        </w:rPr>
        <w:footnoteRef/>
      </w:r>
      <w:r>
        <w:t xml:space="preserve"> </w:t>
      </w:r>
      <w:r w:rsidRPr="00207A12">
        <w:rPr>
          <w:sz w:val="18"/>
          <w:szCs w:val="18"/>
        </w:rPr>
        <w:t>A PEC 37</w:t>
      </w:r>
      <w:r>
        <w:rPr>
          <w:sz w:val="18"/>
          <w:szCs w:val="18"/>
        </w:rPr>
        <w:t xml:space="preserve">, </w:t>
      </w:r>
      <w:r w:rsidR="006D2216">
        <w:rPr>
          <w:sz w:val="18"/>
          <w:szCs w:val="18"/>
        </w:rPr>
        <w:t>(37/2011)</w:t>
      </w:r>
      <w:r w:rsidRPr="00207A12">
        <w:rPr>
          <w:sz w:val="18"/>
          <w:szCs w:val="18"/>
        </w:rPr>
        <w:t xml:space="preserve"> sugeria incluir um novo parágrafo ao Artigo 144 da Constituição Federal, que trata da Segurança Pública. O item adicional traria a seguinte redação: "A apuração das infrações penais de que tratam os §§ 1º e 4º deste artigo, incumbem privativamente às polícias federal e civis dos Estados e do Distrito Federal, respectivamente".</w:t>
      </w:r>
      <w:r w:rsidR="00C02B85">
        <w:rPr>
          <w:sz w:val="18"/>
          <w:szCs w:val="18"/>
        </w:rPr>
        <w:t xml:space="preserve"> </w:t>
      </w:r>
      <w:r w:rsidR="00C02B85" w:rsidRPr="00C02B85">
        <w:rPr>
          <w:sz w:val="18"/>
          <w:szCs w:val="18"/>
        </w:rPr>
        <w:t>Se fosse aprovada, o poder de investigação criminal seria exclusivo das polícias federal e civis, retirando esta atribuição de alguns órgãos e, sobretudo, do Ministério Público (MP).</w:t>
      </w:r>
      <w:r w:rsidR="00C02B85">
        <w:rPr>
          <w:sz w:val="18"/>
          <w:szCs w:val="18"/>
        </w:rPr>
        <w:t xml:space="preserve"> Ver: </w:t>
      </w:r>
      <w:r w:rsidR="00C86F2C">
        <w:rPr>
          <w:sz w:val="18"/>
          <w:szCs w:val="18"/>
        </w:rPr>
        <w:t>&lt;</w:t>
      </w:r>
      <w:r w:rsidR="00C86F2C" w:rsidRPr="00C86F2C">
        <w:rPr>
          <w:sz w:val="18"/>
          <w:szCs w:val="18"/>
        </w:rPr>
        <w:t>https://memoria.ebc.com.br/noticias/brasil/2013/06/entenda-o-que-e-a-pec-37</w:t>
      </w:r>
      <w:r w:rsidR="00C86F2C">
        <w:rPr>
          <w:sz w:val="18"/>
          <w:szCs w:val="18"/>
        </w:rPr>
        <w:t xml:space="preserve">&gt;. Acesso em: </w:t>
      </w:r>
      <w:r w:rsidR="00673BEC">
        <w:rPr>
          <w:sz w:val="18"/>
          <w:szCs w:val="18"/>
        </w:rPr>
        <w:t>04/10/2023.</w:t>
      </w:r>
    </w:p>
  </w:footnote>
  <w:footnote w:id="130">
    <w:p w14:paraId="7E2E393C" w14:textId="77777777" w:rsidR="0096641D" w:rsidRDefault="0096641D" w:rsidP="0096641D">
      <w:pPr>
        <w:pStyle w:val="Textodenotaderodap"/>
        <w:spacing w:after="240"/>
        <w:rPr>
          <w:sz w:val="18"/>
          <w:szCs w:val="18"/>
        </w:rPr>
      </w:pPr>
      <w:r>
        <w:rPr>
          <w:rStyle w:val="Refdenotaderodap"/>
          <w:sz w:val="18"/>
          <w:szCs w:val="18"/>
        </w:rPr>
        <w:footnoteRef/>
      </w:r>
      <w:r>
        <w:rPr>
          <w:sz w:val="18"/>
          <w:szCs w:val="18"/>
        </w:rPr>
        <w:t xml:space="preserve"> Segundo </w:t>
      </w:r>
      <w:proofErr w:type="spellStart"/>
      <w:r>
        <w:rPr>
          <w:sz w:val="18"/>
          <w:szCs w:val="18"/>
        </w:rPr>
        <w:t>Gohn</w:t>
      </w:r>
      <w:proofErr w:type="spellEnd"/>
      <w:r>
        <w:rPr>
          <w:sz w:val="18"/>
          <w:szCs w:val="18"/>
        </w:rPr>
        <w:t xml:space="preserve"> (2014), a artilharia virtual do </w:t>
      </w:r>
      <w:proofErr w:type="spellStart"/>
      <w:r>
        <w:rPr>
          <w:sz w:val="18"/>
          <w:szCs w:val="18"/>
        </w:rPr>
        <w:t>Anonymous</w:t>
      </w:r>
      <w:proofErr w:type="spellEnd"/>
      <w:r>
        <w:rPr>
          <w:sz w:val="18"/>
          <w:szCs w:val="18"/>
        </w:rPr>
        <w:t xml:space="preserve"> consiste em um recurso simples: utilizar um programa de computador (por exemplo o </w:t>
      </w:r>
      <w:proofErr w:type="spellStart"/>
      <w:r>
        <w:rPr>
          <w:i/>
          <w:sz w:val="18"/>
          <w:szCs w:val="18"/>
        </w:rPr>
        <w:t>LowOrbitIon</w:t>
      </w:r>
      <w:proofErr w:type="spellEnd"/>
      <w:r>
        <w:rPr>
          <w:sz w:val="18"/>
          <w:szCs w:val="18"/>
        </w:rPr>
        <w:t xml:space="preserve"> </w:t>
      </w:r>
      <w:r>
        <w:rPr>
          <w:i/>
          <w:sz w:val="18"/>
          <w:szCs w:val="18"/>
        </w:rPr>
        <w:t>Canon</w:t>
      </w:r>
      <w:r>
        <w:rPr>
          <w:sz w:val="18"/>
          <w:szCs w:val="18"/>
        </w:rPr>
        <w:t xml:space="preserve">) para sobrecarregar diversos sites importantes até retirá-los do ar. Fizeram isso na Primavera Árabe e no </w:t>
      </w:r>
      <w:proofErr w:type="spellStart"/>
      <w:r>
        <w:rPr>
          <w:i/>
          <w:sz w:val="18"/>
          <w:szCs w:val="18"/>
        </w:rPr>
        <w:t>Occupy</w:t>
      </w:r>
      <w:proofErr w:type="spellEnd"/>
      <w:r>
        <w:rPr>
          <w:i/>
          <w:sz w:val="18"/>
          <w:szCs w:val="18"/>
        </w:rPr>
        <w:t xml:space="preserve"> Wall Street</w:t>
      </w:r>
      <w:r>
        <w:rPr>
          <w:sz w:val="18"/>
          <w:szCs w:val="18"/>
        </w:rPr>
        <w:t xml:space="preserve">. A intensão foi bloquear o acesso, respectivamente, dos meios de comunicação governamentais à articulação na rede para os protestos e causar problemas financeiros às grandes empresas e bancos mundiais que atuavam em </w:t>
      </w:r>
      <w:r>
        <w:rPr>
          <w:i/>
          <w:sz w:val="18"/>
          <w:szCs w:val="18"/>
        </w:rPr>
        <w:t>Wall Street</w:t>
      </w:r>
      <w:r>
        <w:rPr>
          <w:sz w:val="18"/>
          <w:szCs w:val="18"/>
        </w:rPr>
        <w:t>.</w:t>
      </w:r>
    </w:p>
  </w:footnote>
  <w:footnote w:id="131">
    <w:p w14:paraId="4E56A835" w14:textId="77777777" w:rsidR="0096641D" w:rsidRDefault="0096641D" w:rsidP="0096641D">
      <w:pPr>
        <w:pStyle w:val="Textodenotaderodap"/>
        <w:spacing w:after="240"/>
        <w:rPr>
          <w:sz w:val="18"/>
          <w:szCs w:val="18"/>
        </w:rPr>
      </w:pPr>
      <w:r>
        <w:rPr>
          <w:rStyle w:val="Refdenotaderodap"/>
          <w:sz w:val="18"/>
          <w:szCs w:val="18"/>
        </w:rPr>
        <w:footnoteRef/>
      </w:r>
      <w:r>
        <w:rPr>
          <w:sz w:val="18"/>
          <w:szCs w:val="18"/>
        </w:rPr>
        <w:t xml:space="preserve"> De fato, </w:t>
      </w:r>
      <w:r>
        <w:rPr>
          <w:i/>
          <w:sz w:val="18"/>
          <w:szCs w:val="18"/>
        </w:rPr>
        <w:t>Black Block</w:t>
      </w:r>
      <w:r>
        <w:rPr>
          <w:sz w:val="18"/>
          <w:szCs w:val="18"/>
        </w:rPr>
        <w:t xml:space="preserve"> não se configura enquanto um movimento ou coletivo. A inserção de grupos que utilizam a violência como prática de ação representa mais uma tática do que um movimento em si. Como afirma </w:t>
      </w:r>
      <w:proofErr w:type="spellStart"/>
      <w:r>
        <w:rPr>
          <w:sz w:val="18"/>
          <w:szCs w:val="18"/>
        </w:rPr>
        <w:t>Ludd</w:t>
      </w:r>
      <w:proofErr w:type="spellEnd"/>
      <w:r>
        <w:rPr>
          <w:sz w:val="18"/>
          <w:szCs w:val="18"/>
        </w:rPr>
        <w:t xml:space="preserve"> (2002), o Black Block, ao mesmo tempo em que assusta, ele fascina. Muito frequentemente ele desencadeia um ódio bastante selvagem, ou ao contrário, brados de aprovação, sem que grande parte necessariamente saiba do que se trata na verdade. Suas ações não se limitam a uma destruição sistemática e sem objetivo. O que está inscrito em suas práticas é um modelo de organização e ação política que busca a superação dos modelos de ação tradicionais, como o </w:t>
      </w:r>
      <w:r>
        <w:rPr>
          <w:i/>
          <w:sz w:val="18"/>
          <w:szCs w:val="18"/>
        </w:rPr>
        <w:t>lobby</w:t>
      </w:r>
      <w:r>
        <w:rPr>
          <w:sz w:val="18"/>
          <w:szCs w:val="18"/>
        </w:rPr>
        <w:t xml:space="preserve"> e o reformismo. Seus fundamentos se encontram numa análise crítica da militância de extrema esquerda caracterizados pela desobediência civil ativa e a ação direta (LUDD, 2002, p. 76-78). Ora, a crítica implementada ao modelo de apropriação do confronto político por parte dos </w:t>
      </w:r>
      <w:r>
        <w:rPr>
          <w:i/>
          <w:sz w:val="18"/>
          <w:szCs w:val="18"/>
        </w:rPr>
        <w:t xml:space="preserve">Black </w:t>
      </w:r>
      <w:proofErr w:type="spellStart"/>
      <w:r>
        <w:rPr>
          <w:i/>
          <w:sz w:val="18"/>
          <w:szCs w:val="18"/>
        </w:rPr>
        <w:t>Blocks</w:t>
      </w:r>
      <w:proofErr w:type="spellEnd"/>
      <w:r>
        <w:rPr>
          <w:sz w:val="18"/>
          <w:szCs w:val="18"/>
        </w:rPr>
        <w:t xml:space="preserve"> empreende muito mais uma performance violenta do que um simples ato de vandalismo puro. De fato, não há como dizer se foram eles os principais responsáveis pelo declínio das manifestações, mas a intensificação dos confrontos ganhou roupagem diferente quando estes estiveram nas ruas.</w:t>
      </w:r>
    </w:p>
  </w:footnote>
  <w:footnote w:id="132">
    <w:p w14:paraId="6A0490B8" w14:textId="77E8027D" w:rsidR="00473F33" w:rsidRPr="004B030D" w:rsidRDefault="00473F33" w:rsidP="00473F33">
      <w:pPr>
        <w:pStyle w:val="Textodenotaderodap"/>
        <w:spacing w:after="240"/>
        <w:rPr>
          <w:sz w:val="18"/>
          <w:szCs w:val="18"/>
        </w:rPr>
      </w:pPr>
      <w:r w:rsidRPr="004B030D">
        <w:rPr>
          <w:rStyle w:val="Refdenotaderodap"/>
          <w:sz w:val="18"/>
          <w:szCs w:val="18"/>
        </w:rPr>
        <w:footnoteRef/>
      </w:r>
      <w:r w:rsidRPr="004B030D">
        <w:rPr>
          <w:sz w:val="18"/>
          <w:szCs w:val="18"/>
        </w:rPr>
        <w:t xml:space="preserve">  De certa maneira, o jargão “vem pra rua” surgiu durante as manifestações de junho de 2013</w:t>
      </w:r>
      <w:r w:rsidR="009A4A12">
        <w:rPr>
          <w:sz w:val="18"/>
          <w:szCs w:val="18"/>
        </w:rPr>
        <w:t xml:space="preserve"> a partir da política Carla Zambelli,</w:t>
      </w:r>
      <w:r w:rsidRPr="004B030D">
        <w:rPr>
          <w:sz w:val="18"/>
          <w:szCs w:val="18"/>
        </w:rPr>
        <w:t xml:space="preserve"> com o intuito de chamar as pessoas através das redes sociais, onde se criou a </w:t>
      </w:r>
      <w:r w:rsidRPr="004B030D">
        <w:rPr>
          <w:i/>
          <w:sz w:val="18"/>
          <w:szCs w:val="18"/>
        </w:rPr>
        <w:t>hashtag</w:t>
      </w:r>
      <w:r w:rsidRPr="004B030D">
        <w:rPr>
          <w:sz w:val="18"/>
          <w:szCs w:val="18"/>
        </w:rPr>
        <w:t xml:space="preserve"> </w:t>
      </w:r>
      <w:r w:rsidRPr="004B030D">
        <w:rPr>
          <w:i/>
          <w:sz w:val="18"/>
          <w:szCs w:val="18"/>
        </w:rPr>
        <w:t>#vemprarua</w:t>
      </w:r>
      <w:r w:rsidRPr="004B030D">
        <w:rPr>
          <w:sz w:val="18"/>
          <w:szCs w:val="18"/>
        </w:rPr>
        <w:t xml:space="preserve">. Entretanto, </w:t>
      </w:r>
      <w:r w:rsidR="009A4A12">
        <w:rPr>
          <w:sz w:val="18"/>
          <w:szCs w:val="18"/>
        </w:rPr>
        <w:t>tal jargão passou a ser</w:t>
      </w:r>
      <w:r w:rsidRPr="004B030D">
        <w:rPr>
          <w:sz w:val="18"/>
          <w:szCs w:val="18"/>
        </w:rPr>
        <w:t xml:space="preserve"> apropriado pelo movimento Vem </w:t>
      </w:r>
      <w:proofErr w:type="gramStart"/>
      <w:r w:rsidRPr="004B030D">
        <w:rPr>
          <w:sz w:val="18"/>
          <w:szCs w:val="18"/>
        </w:rPr>
        <w:t>Pra</w:t>
      </w:r>
      <w:proofErr w:type="gramEnd"/>
      <w:r w:rsidRPr="004B030D">
        <w:rPr>
          <w:sz w:val="18"/>
          <w:szCs w:val="18"/>
        </w:rPr>
        <w:t xml:space="preserve"> Rua, criado em 16 de outubro de 2014. De acordo com as informações nas páginas do movimento, sua bandeira é a democracia, a ética na política e um Estado eficiente e desinchado. Em sua página é perceptível a alusão a valores como a liberdade econômica, o suprapartidarismo, o empreendedorismo e a iniciativa livre, valores, estes, ligados a uma orientação liberal. No que tange ao Revoltados Online, em sua página no Facebook está escrita a seguinte frase: “Somos uma ORGANIZAÇÃO DE INICIATIVA POPULAR DE COMBATE aos </w:t>
      </w:r>
      <w:proofErr w:type="spellStart"/>
      <w:r w:rsidR="00990EFF" w:rsidRPr="00990EFF">
        <w:rPr>
          <w:bCs/>
          <w:sz w:val="18"/>
          <w:szCs w:val="18"/>
        </w:rPr>
        <w:t>corru</w:t>
      </w:r>
      <w:r w:rsidR="00990EFF">
        <w:rPr>
          <w:bCs/>
          <w:sz w:val="18"/>
          <w:szCs w:val="18"/>
        </w:rPr>
        <w:t>PT</w:t>
      </w:r>
      <w:r w:rsidR="00990EFF" w:rsidRPr="00990EFF">
        <w:rPr>
          <w:bCs/>
          <w:sz w:val="18"/>
          <w:szCs w:val="18"/>
        </w:rPr>
        <w:t>os</w:t>
      </w:r>
      <w:proofErr w:type="spellEnd"/>
      <w:r w:rsidRPr="004B030D">
        <w:rPr>
          <w:sz w:val="18"/>
          <w:szCs w:val="18"/>
        </w:rPr>
        <w:t xml:space="preserve"> do PODER”. A utilização das letras em caixa alta faz</w:t>
      </w:r>
      <w:r w:rsidR="00F26356">
        <w:rPr>
          <w:sz w:val="18"/>
          <w:szCs w:val="18"/>
        </w:rPr>
        <w:t>ia</w:t>
      </w:r>
      <w:r w:rsidRPr="004B030D">
        <w:rPr>
          <w:sz w:val="18"/>
          <w:szCs w:val="18"/>
        </w:rPr>
        <w:t xml:space="preserve"> referência opositora ao partido </w:t>
      </w:r>
      <w:r w:rsidR="00F26356">
        <w:rPr>
          <w:sz w:val="18"/>
          <w:szCs w:val="18"/>
        </w:rPr>
        <w:t>que estava no</w:t>
      </w:r>
      <w:r w:rsidRPr="004B030D">
        <w:rPr>
          <w:sz w:val="18"/>
          <w:szCs w:val="18"/>
        </w:rPr>
        <w:t xml:space="preserve"> poder</w:t>
      </w:r>
      <w:r w:rsidR="00F26356">
        <w:rPr>
          <w:sz w:val="18"/>
          <w:szCs w:val="18"/>
        </w:rPr>
        <w:t xml:space="preserve"> naquele momento</w:t>
      </w:r>
      <w:r w:rsidRPr="004B030D">
        <w:rPr>
          <w:sz w:val="18"/>
          <w:szCs w:val="18"/>
        </w:rPr>
        <w:t xml:space="preserve">. Na mesma linha de raciocínio, o Movimento Brasil Livre carrega a bandeira por menos corrupção, a favor do império da lei e contra o desrespeito às instituições democráticas. Buscam uma “imprensa livre e independente, liberdade econômica, separação dos poderes, eleições livres e idôneas e fim dos subsídios diretos e indiretos a </w:t>
      </w:r>
      <w:r w:rsidRPr="00AD3386">
        <w:rPr>
          <w:bCs/>
          <w:sz w:val="18"/>
          <w:szCs w:val="18"/>
        </w:rPr>
        <w:t>ditaduras</w:t>
      </w:r>
      <w:r w:rsidR="00AD3386">
        <w:rPr>
          <w:sz w:val="18"/>
          <w:szCs w:val="18"/>
        </w:rPr>
        <w:t>”</w:t>
      </w:r>
      <w:r w:rsidRPr="004B030D">
        <w:rPr>
          <w:sz w:val="18"/>
          <w:szCs w:val="18"/>
        </w:rPr>
        <w:t xml:space="preserve">. A alusão ao termo “ditaduras” é devido ao fato desse movimento lutar contra aquilo que eles consideram como o “mal do comunismo no mundo”. Em favor da livre iniciativa e valores que são considerados liberais e de direita, esses movimentos surgiram no cenário político brasileiro pós manifestações de junho de 2013. Ver: &lt;http://vemprarua.org/&gt;; &lt; http://www.movimentobrasillivre.org/&gt;; &lt; http://revoltadosonline.blogspot.com.br/&gt;; Acesso em: </w:t>
      </w:r>
      <w:r w:rsidR="00990EFF">
        <w:rPr>
          <w:sz w:val="18"/>
          <w:szCs w:val="18"/>
        </w:rPr>
        <w:t>18/10/2023</w:t>
      </w:r>
      <w:r w:rsidRPr="004B030D">
        <w:rPr>
          <w:sz w:val="18"/>
          <w:szCs w:val="18"/>
        </w:rPr>
        <w:t>.</w:t>
      </w:r>
    </w:p>
  </w:footnote>
  <w:footnote w:id="133">
    <w:p w14:paraId="4C30C5AC" w14:textId="31BA8990" w:rsidR="00473F33" w:rsidRDefault="00473F33" w:rsidP="009F148D">
      <w:pPr>
        <w:pStyle w:val="Textodenotaderodap"/>
      </w:pPr>
      <w:r w:rsidRPr="004B030D">
        <w:rPr>
          <w:rStyle w:val="Refdenotaderodap"/>
          <w:sz w:val="18"/>
          <w:szCs w:val="18"/>
        </w:rPr>
        <w:footnoteRef/>
      </w:r>
      <w:r w:rsidRPr="004B030D">
        <w:rPr>
          <w:sz w:val="18"/>
          <w:szCs w:val="18"/>
        </w:rPr>
        <w:t xml:space="preserve"> Ver: Eleição: Eleições Gerais 2014 - 2º Turno - 26/10/2014; Abrangência: Brasil - Situação: Todas - Cargo: Presidente. Disponível em: &lt;http://www.tse.jus.br/eleicoes/estatisticas/estatisticas-eleitorais-2014-resultado&gt;. Última totalização: 27/10/2014. Acesso em: </w:t>
      </w:r>
      <w:r w:rsidR="00990EFF">
        <w:rPr>
          <w:sz w:val="18"/>
          <w:szCs w:val="18"/>
        </w:rPr>
        <w:t>18/10/2023</w:t>
      </w:r>
      <w:r w:rsidRPr="004B030D">
        <w:rPr>
          <w:sz w:val="18"/>
          <w:szCs w:val="18"/>
        </w:rPr>
        <w:t>.</w:t>
      </w:r>
    </w:p>
  </w:footnote>
  <w:footnote w:id="134">
    <w:p w14:paraId="68D4FAC7" w14:textId="422A161F" w:rsidR="003C54B2" w:rsidRDefault="003C54B2">
      <w:pPr>
        <w:pStyle w:val="Textodenotaderodap"/>
      </w:pPr>
      <w:r>
        <w:rPr>
          <w:rStyle w:val="Refdenotaderodap"/>
        </w:rPr>
        <w:footnoteRef/>
      </w:r>
      <w:r>
        <w:t xml:space="preserve"> </w:t>
      </w:r>
      <w:r w:rsidR="001A4387" w:rsidRPr="009D1188">
        <w:rPr>
          <w:sz w:val="18"/>
          <w:szCs w:val="18"/>
        </w:rPr>
        <w:t xml:space="preserve">De acordo com Jasper (2019), </w:t>
      </w:r>
      <w:r w:rsidR="000C19C2" w:rsidRPr="009D1188">
        <w:rPr>
          <w:sz w:val="18"/>
          <w:szCs w:val="18"/>
        </w:rPr>
        <w:t xml:space="preserve">uma arena é uma palavra familiar e de senso comum para especificar o que restringe e capacita os atores humanos, ou jogadores, na política, no sentido dos lugares onde eles fazem política. Ele se junta a uma longa lista de conceitos semelhantes – instituições, estruturas de oportunidades políticas, campos, espaços, mundos – que refletem a intuição de que nenhum ator político, mesmo o mais poderoso, consegue exatamente o que deseja o tempo todo. Eles enfrentam um ambiente contendo várias configurações e muitos outros jogadores. Uma arena é um conceito mais restrito do que a maioria desses outros termos, em parte porque é usado junto com a ideia de jogadores que operam nessas arenas. Representa lugares físicos onde se tomam decisões, com algo em jogo, embora inclua não só constrangimentos e ajudas físicas, mas quaisquer regras e costumes usualmente aplicados. </w:t>
      </w:r>
      <w:r w:rsidR="001E3F05" w:rsidRPr="009D1188">
        <w:rPr>
          <w:sz w:val="18"/>
          <w:szCs w:val="18"/>
        </w:rPr>
        <w:t xml:space="preserve">Neste sentido, </w:t>
      </w:r>
      <w:r w:rsidR="00706EC1" w:rsidRPr="009D1188">
        <w:rPr>
          <w:sz w:val="18"/>
          <w:szCs w:val="18"/>
        </w:rPr>
        <w:t xml:space="preserve">o objetivo é desenvolver uma </w:t>
      </w:r>
      <w:r w:rsidR="003216BD" w:rsidRPr="009D1188">
        <w:rPr>
          <w:sz w:val="18"/>
          <w:szCs w:val="18"/>
        </w:rPr>
        <w:t>abordagem estratégica-interativa incorporando cultura e emoções, mas também reconhecendo (e ao mesmo tempo repensando) restrições estruturais. Para fins deste estudo</w:t>
      </w:r>
      <w:r w:rsidR="00400456" w:rsidRPr="009D1188">
        <w:rPr>
          <w:sz w:val="18"/>
          <w:szCs w:val="18"/>
        </w:rPr>
        <w:t xml:space="preserve"> não abordaremos o conceito de arenas por ele representar o nível micro do evento. Ficaremos, porém, com </w:t>
      </w:r>
      <w:r w:rsidR="009A0BD5" w:rsidRPr="009D1188">
        <w:rPr>
          <w:sz w:val="18"/>
          <w:szCs w:val="18"/>
        </w:rPr>
        <w:t>outros conceitos mais estruturais como</w:t>
      </w:r>
      <w:r w:rsidR="001D1BFD" w:rsidRPr="009D1188">
        <w:rPr>
          <w:sz w:val="18"/>
          <w:szCs w:val="18"/>
        </w:rPr>
        <w:t xml:space="preserve"> estruturas de oportunidades políticas, estruturas de mobilização e o próprio conceito de </w:t>
      </w:r>
      <w:r w:rsidR="00400456" w:rsidRPr="009D1188">
        <w:rPr>
          <w:sz w:val="18"/>
          <w:szCs w:val="18"/>
        </w:rPr>
        <w:t>conjunturas fluídas</w:t>
      </w:r>
      <w:r w:rsidR="009A0BD5" w:rsidRPr="009D1188">
        <w:rPr>
          <w:sz w:val="18"/>
          <w:szCs w:val="18"/>
        </w:rPr>
        <w:t xml:space="preserve"> de </w:t>
      </w:r>
      <w:proofErr w:type="spellStart"/>
      <w:r w:rsidR="009A0BD5" w:rsidRPr="009D1188">
        <w:rPr>
          <w:sz w:val="18"/>
          <w:szCs w:val="18"/>
        </w:rPr>
        <w:t>Dobry</w:t>
      </w:r>
      <w:proofErr w:type="spellEnd"/>
      <w:r w:rsidR="00704B1D" w:rsidRPr="009D1188">
        <w:rPr>
          <w:sz w:val="18"/>
          <w:szCs w:val="18"/>
        </w:rPr>
        <w:t xml:space="preserve"> (2015).</w:t>
      </w:r>
    </w:p>
  </w:footnote>
  <w:footnote w:id="135">
    <w:p w14:paraId="1C5D9611" w14:textId="3260EBE9" w:rsidR="00885C38" w:rsidRDefault="00885C38">
      <w:pPr>
        <w:pStyle w:val="Textodenotaderodap"/>
      </w:pPr>
      <w:r>
        <w:rPr>
          <w:rStyle w:val="Refdenotaderodap"/>
        </w:rPr>
        <w:footnoteRef/>
      </w:r>
      <w:r>
        <w:t xml:space="preserve"> Em certa medida o conceito de </w:t>
      </w:r>
      <w:r w:rsidRPr="007A496B">
        <w:rPr>
          <w:i/>
          <w:iCs/>
        </w:rPr>
        <w:t>frames</w:t>
      </w:r>
      <w:r w:rsidR="007A496B">
        <w:t xml:space="preserve"> (enquadramentos)</w:t>
      </w:r>
      <w:r>
        <w:t xml:space="preserve"> </w:t>
      </w:r>
      <w:r w:rsidR="006A7AE6">
        <w:t>se</w:t>
      </w:r>
      <w:r w:rsidR="006A7AE6" w:rsidRPr="006A7AE6">
        <w:t xml:space="preserve"> origina das observações de </w:t>
      </w:r>
      <w:proofErr w:type="spellStart"/>
      <w:r w:rsidR="006A7AE6" w:rsidRPr="006A7AE6">
        <w:t>Erving</w:t>
      </w:r>
      <w:proofErr w:type="spellEnd"/>
      <w:r w:rsidR="006A7AE6" w:rsidRPr="006A7AE6">
        <w:t xml:space="preserve"> Goffman</w:t>
      </w:r>
      <w:r w:rsidR="00582576">
        <w:t xml:space="preserve"> (1974)</w:t>
      </w:r>
      <w:r w:rsidR="006A7AE6" w:rsidRPr="006A7AE6">
        <w:t xml:space="preserve"> na Análise de Quadros, de que as interpretações do que está acontecendo em uma circunstância particular estão sujeitas a desacordo. Em tais ocasiões, a "realidade" deve ser negociada. No contexto dos movimentos sociais, as disputas de quadros surgem dentro de uma organização do movimento (</w:t>
      </w:r>
      <w:r w:rsidR="00C11BD0">
        <w:t xml:space="preserve">enquanto uma </w:t>
      </w:r>
      <w:r w:rsidR="006A7AE6" w:rsidRPr="006A7AE6">
        <w:t>disputa intraorganizacional) e/ou entre representantes de duas ou mais Organizações de Movimentos Sociais (OMS) dentro de um movimento social (</w:t>
      </w:r>
      <w:r w:rsidR="00C11BD0">
        <w:t xml:space="preserve">uma </w:t>
      </w:r>
      <w:r w:rsidR="006A7AE6" w:rsidRPr="006A7AE6">
        <w:t xml:space="preserve">disputa </w:t>
      </w:r>
      <w:proofErr w:type="spellStart"/>
      <w:r w:rsidR="006A7AE6" w:rsidRPr="006A7AE6">
        <w:t>interorganizacional</w:t>
      </w:r>
      <w:proofErr w:type="spellEnd"/>
      <w:r w:rsidR="006A7AE6" w:rsidRPr="006A7AE6">
        <w:t xml:space="preserve">). As disputas de quadros na arena política mais ampla, como aquelas que frequentemente surgem entre os movimentos sociais e seus oponentes (por exemplo, contramovimentos, alvos de mudança, </w:t>
      </w:r>
      <w:proofErr w:type="gramStart"/>
      <w:r w:rsidR="006A7AE6" w:rsidRPr="006A7AE6">
        <w:t>mídia, etc.</w:t>
      </w:r>
      <w:proofErr w:type="gramEnd"/>
      <w:r w:rsidR="006A7AE6" w:rsidRPr="006A7AE6">
        <w:t xml:space="preserve">), </w:t>
      </w:r>
      <w:r w:rsidR="004A1FB7">
        <w:t>são</w:t>
      </w:r>
      <w:r w:rsidR="006A7AE6" w:rsidRPr="006A7AE6">
        <w:t xml:space="preserve"> chamadas de "disputas de enquadramento"</w:t>
      </w:r>
      <w:r w:rsidR="00CD5EDA">
        <w:t xml:space="preserve"> (</w:t>
      </w:r>
      <w:r w:rsidR="00CD5EDA">
        <w:rPr>
          <w:i/>
          <w:iCs/>
        </w:rPr>
        <w:t>frame disputes</w:t>
      </w:r>
      <w:r w:rsidR="00CD5EDA">
        <w:t>)</w:t>
      </w:r>
      <w:r w:rsidR="006A7AE6" w:rsidRPr="006A7AE6">
        <w:t xml:space="preserve"> (Ryan 1991).</w:t>
      </w:r>
      <w:r w:rsidR="00772020">
        <w:t xml:space="preserve"> Utilizarei esse conceito para poder pensar exatamente essa mudança em torno da</w:t>
      </w:r>
      <w:r w:rsidR="00C1708E">
        <w:t xml:space="preserve"> narrativa</w:t>
      </w:r>
      <w:r w:rsidR="00772020">
        <w:t xml:space="preserve"> da corrupção </w:t>
      </w:r>
      <w:r w:rsidR="00C1708E">
        <w:t>n</w:t>
      </w:r>
      <w:r w:rsidR="000044A8">
        <w:t xml:space="preserve">o fim do ciclo de 2013 </w:t>
      </w:r>
      <w:r w:rsidR="00C1708E">
        <w:t>e o início de</w:t>
      </w:r>
      <w:r w:rsidR="000044A8">
        <w:t xml:space="preserve"> 2015.</w:t>
      </w:r>
    </w:p>
  </w:footnote>
  <w:footnote w:id="136">
    <w:p w14:paraId="7517747F" w14:textId="11AFDB2E" w:rsidR="00054F0B" w:rsidRDefault="00054F0B">
      <w:pPr>
        <w:pStyle w:val="Textodenotaderodap"/>
      </w:pPr>
      <w:r>
        <w:rPr>
          <w:rStyle w:val="Refdenotaderodap"/>
        </w:rPr>
        <w:footnoteRef/>
      </w:r>
      <w:r>
        <w:t xml:space="preserve"> Ver: </w:t>
      </w:r>
      <w:r w:rsidR="00A079E4">
        <w:t>&lt;</w:t>
      </w:r>
      <w:r w:rsidRPr="00A079E4">
        <w:t>https://g1.globo.com/sao-paulo/noticia/2013/06/mpl-diz-que-nao-convocara-novos-protestos-em-sao-paulo.html</w:t>
      </w:r>
      <w:r w:rsidR="00A079E4">
        <w:t>&gt;.</w:t>
      </w:r>
      <w:r>
        <w:t xml:space="preserve"> Acesso em: 24/10/2023.</w:t>
      </w:r>
      <w:r w:rsidR="00A079E4">
        <w:t xml:space="preserve"> </w:t>
      </w:r>
    </w:p>
  </w:footnote>
  <w:footnote w:id="137">
    <w:p w14:paraId="331D19D4" w14:textId="62BC59A7" w:rsidR="00434320" w:rsidRDefault="00434320">
      <w:pPr>
        <w:pStyle w:val="Textodenotaderodap"/>
      </w:pPr>
      <w:r>
        <w:rPr>
          <w:rStyle w:val="Refdenotaderodap"/>
        </w:rPr>
        <w:footnoteRef/>
      </w:r>
      <w:r>
        <w:t xml:space="preserve"> Ver: &lt;</w:t>
      </w:r>
      <w:r w:rsidRPr="00434320">
        <w:t>https://g1.globo.com/politica/noticia/2013/06/dilma-propoe-5-pactos-e-plebiscito-para-constituinte-da-reforma-politica.html</w:t>
      </w:r>
      <w:r>
        <w:t>&gt;. Acesso em 2</w:t>
      </w:r>
      <w:r w:rsidR="00724841">
        <w:t>4</w:t>
      </w:r>
      <w:r>
        <w:t>/</w:t>
      </w:r>
      <w:r w:rsidR="00724841">
        <w:t>10/2023.</w:t>
      </w:r>
    </w:p>
  </w:footnote>
  <w:footnote w:id="138">
    <w:p w14:paraId="78335B70" w14:textId="426BE0B4" w:rsidR="00505C85" w:rsidRDefault="00505C85">
      <w:pPr>
        <w:pStyle w:val="Textodenotaderodap"/>
      </w:pPr>
      <w:r>
        <w:rPr>
          <w:rStyle w:val="Refdenotaderodap"/>
        </w:rPr>
        <w:footnoteRef/>
      </w:r>
      <w:r>
        <w:t xml:space="preserve"> Ver: </w:t>
      </w:r>
      <w:r w:rsidR="00A079E4">
        <w:t>&lt;</w:t>
      </w:r>
      <w:r w:rsidR="00A079E4" w:rsidRPr="00A079E4">
        <w:t>https://www1.folha.uol.com.br/poder/2013/06/1303541-popularidade-de-dilma-cai-27-pontos-apos-protestos.shtml</w:t>
      </w:r>
      <w:r w:rsidR="00A079E4">
        <w:t>&gt;. Acesso em: 24/10/2023.</w:t>
      </w:r>
    </w:p>
  </w:footnote>
  <w:footnote w:id="139">
    <w:p w14:paraId="0B6B37C2" w14:textId="5B7DEA61" w:rsidR="001D528A" w:rsidRDefault="001D528A">
      <w:pPr>
        <w:pStyle w:val="Textodenotaderodap"/>
      </w:pPr>
      <w:r>
        <w:rPr>
          <w:rStyle w:val="Refdenotaderodap"/>
        </w:rPr>
        <w:footnoteRef/>
      </w:r>
      <w:r>
        <w:t xml:space="preserve"> </w:t>
      </w:r>
      <w:r w:rsidRPr="001D528A">
        <w:t>No Orkut, surgiram comunidades focadas na discussão do liberalismo econômico, que serviram como plataformas para a formação inicial de uma identidade coletiva ultraliberal. Esses espaços virtuais permitiram que entusiastas do liberalismo econômico compartilhassem textos, discutissem conceitos e formassem grupos de estudo​​</w:t>
      </w:r>
      <w:r>
        <w:t xml:space="preserve"> (Rocha, 2019, p. </w:t>
      </w:r>
      <w:r w:rsidR="00B932E4">
        <w:t>10-11)</w:t>
      </w:r>
    </w:p>
  </w:footnote>
  <w:footnote w:id="140">
    <w:p w14:paraId="1300E9EB" w14:textId="4B970F18" w:rsidR="0094576D" w:rsidRDefault="0094576D">
      <w:pPr>
        <w:pStyle w:val="Textodenotaderodap"/>
      </w:pPr>
      <w:r>
        <w:rPr>
          <w:rStyle w:val="Refdenotaderodap"/>
        </w:rPr>
        <w:footnoteRef/>
      </w:r>
      <w:r>
        <w:t xml:space="preserve"> Como aponta N</w:t>
      </w:r>
      <w:r w:rsidR="00D55BE7">
        <w:t>eto</w:t>
      </w:r>
      <w:r w:rsidR="002F5CB4">
        <w:t xml:space="preserve"> (</w:t>
      </w:r>
      <w:r w:rsidR="00D55BE7">
        <w:t>2016, p. 100)</w:t>
      </w:r>
      <w:r w:rsidR="00140F75">
        <w:t>, no campo discursivo,</w:t>
      </w:r>
      <w:r w:rsidR="002F5CB4">
        <w:t xml:space="preserve"> a</w:t>
      </w:r>
      <w:r w:rsidRPr="0094576D">
        <w:t xml:space="preserve"> “gestão do </w:t>
      </w:r>
      <w:r w:rsidR="0056292A" w:rsidRPr="0094576D">
        <w:t>impeachment</w:t>
      </w:r>
      <w:r w:rsidR="0056292A">
        <w:t xml:space="preserve">” </w:t>
      </w:r>
      <w:r w:rsidR="0056292A" w:rsidRPr="0094576D">
        <w:t>desenvolveu</w:t>
      </w:r>
      <w:r w:rsidRPr="0094576D">
        <w:t>-se segundo complexa</w:t>
      </w:r>
      <w:r w:rsidR="00140F75">
        <w:t xml:space="preserve"> rede</w:t>
      </w:r>
      <w:r w:rsidRPr="0094576D">
        <w:t xml:space="preserve"> discursiva em um contexto ampliado de midiatização. Operações enunciativas de produção de sentidos </w:t>
      </w:r>
      <w:r w:rsidR="00BF370B">
        <w:t>eram</w:t>
      </w:r>
      <w:r w:rsidRPr="0094576D">
        <w:t xml:space="preserve"> engendradas mediante circuitos e de </w:t>
      </w:r>
      <w:r w:rsidR="00140F75">
        <w:t>fl</w:t>
      </w:r>
      <w:r w:rsidRPr="0094576D">
        <w:t xml:space="preserve">uxos de campos sociais (midiático, jurídico, policial, </w:t>
      </w:r>
      <w:r w:rsidR="00BF370B">
        <w:t>fis</w:t>
      </w:r>
      <w:r w:rsidRPr="0094576D">
        <w:t>cal, político). Tal gestão se f</w:t>
      </w:r>
      <w:r w:rsidR="00FC6B60">
        <w:t>e</w:t>
      </w:r>
      <w:r w:rsidRPr="0094576D">
        <w:t>z através de um longo percurso e se materializ</w:t>
      </w:r>
      <w:r w:rsidR="00251F27">
        <w:t>ou</w:t>
      </w:r>
      <w:r w:rsidRPr="0094576D">
        <w:t xml:space="preserve"> através de textos que d</w:t>
      </w:r>
      <w:r w:rsidR="00251F27">
        <w:t>eram</w:t>
      </w:r>
      <w:r w:rsidRPr="0094576D">
        <w:t xml:space="preserve"> forma a um intenso tecido de inteligibilidades</w:t>
      </w:r>
      <w:r w:rsidR="00313745">
        <w:t>.</w:t>
      </w:r>
      <w:r w:rsidRPr="0094576D">
        <w:t xml:space="preserve"> </w:t>
      </w:r>
      <w:r w:rsidR="00313745">
        <w:t>G</w:t>
      </w:r>
      <w:r w:rsidRPr="0094576D">
        <w:t>esta-se ainda em 2014, no Tribunal de Contas</w:t>
      </w:r>
      <w:r w:rsidR="007F3212">
        <w:t>,</w:t>
      </w:r>
      <w:r w:rsidRPr="0094576D">
        <w:t xml:space="preserve"> </w:t>
      </w:r>
      <w:r w:rsidR="00CE6818">
        <w:t xml:space="preserve">sob </w:t>
      </w:r>
      <w:r w:rsidRPr="0094576D">
        <w:t>a “monitoração midiática”,</w:t>
      </w:r>
      <w:r w:rsidR="007F3212">
        <w:t xml:space="preserve"> </w:t>
      </w:r>
      <w:r w:rsidRPr="0094576D">
        <w:t xml:space="preserve">protocolos formulados pela Ordem dos Advogados do Brasil (OAB) </w:t>
      </w:r>
      <w:r w:rsidR="007F3212">
        <w:t xml:space="preserve">nos </w:t>
      </w:r>
      <w:r w:rsidRPr="0094576D">
        <w:t xml:space="preserve">juristas ligados </w:t>
      </w:r>
      <w:r w:rsidR="0056292A" w:rsidRPr="0094576D">
        <w:t>a</w:t>
      </w:r>
      <w:r w:rsidRPr="0094576D">
        <w:t xml:space="preserve"> partidos de oposição ingressam no Congresso com pedido formal do impeachment</w:t>
      </w:r>
      <w:r w:rsidR="007F500F">
        <w:t xml:space="preserve">. </w:t>
      </w:r>
      <w:r w:rsidR="0046683E">
        <w:t>O discurso que alimentaria o impeachment foi o mesmo que alimentou a formação de uma estrutura de mobilização capaz de se colocar contrária aos governos do PT durante todo o período que vai de 2006 até</w:t>
      </w:r>
      <w:r w:rsidR="007B76F3">
        <w:t xml:space="preserve"> a destituição de Dilma.</w:t>
      </w:r>
      <w:r w:rsidR="007F500F">
        <w:t xml:space="preserve"> A grande questão é que essa estrutura vai ganhado</w:t>
      </w:r>
      <w:r w:rsidR="00A84BDA">
        <w:t xml:space="preserve"> </w:t>
      </w:r>
      <w:r w:rsidR="00E52E67">
        <w:t xml:space="preserve">dimensão à medida em que </w:t>
      </w:r>
      <w:r w:rsidR="00F81162">
        <w:t xml:space="preserve">as </w:t>
      </w:r>
      <w:r w:rsidR="00F81162" w:rsidRPr="00F81162">
        <w:rPr>
          <w:i/>
          <w:iCs/>
        </w:rPr>
        <w:t>conjunturas fluídas</w:t>
      </w:r>
      <w:r w:rsidR="00F81162">
        <w:t xml:space="preserve"> dão espaço para a política do confronto.</w:t>
      </w:r>
    </w:p>
  </w:footnote>
  <w:footnote w:id="141">
    <w:p w14:paraId="309F3E22" w14:textId="77777777" w:rsidR="00B124A9" w:rsidRDefault="00B124A9" w:rsidP="00B124A9">
      <w:pPr>
        <w:pStyle w:val="Textodenotaderodap"/>
      </w:pPr>
      <w:r>
        <w:rPr>
          <w:rStyle w:val="Refdenotaderodap"/>
        </w:rPr>
        <w:footnoteRef/>
      </w:r>
      <w:r>
        <w:t xml:space="preserve"> </w:t>
      </w:r>
      <w:r w:rsidRPr="009770D0">
        <w:t>LEI Nº 12.663, DE 5 DE JUNHO DE 2012.</w:t>
      </w:r>
      <w:r>
        <w:t xml:space="preserve"> Disponível em: &lt;</w:t>
      </w:r>
      <w:r w:rsidRPr="004E30C1">
        <w:t>https://www.planalto.gov.br/ccivil_03/_ato2011-2014/2012/lei/l12663.htm</w:t>
      </w:r>
      <w:r>
        <w:t xml:space="preserve">&gt;. Acesso em: 28/03/2024. </w:t>
      </w:r>
    </w:p>
  </w:footnote>
  <w:footnote w:id="142">
    <w:p w14:paraId="681F5F2A" w14:textId="77777777" w:rsidR="00B124A9" w:rsidRDefault="00B124A9" w:rsidP="00B124A9">
      <w:pPr>
        <w:pStyle w:val="Textodenotaderodap"/>
      </w:pPr>
      <w:r>
        <w:rPr>
          <w:rStyle w:val="Refdenotaderodap"/>
        </w:rPr>
        <w:footnoteRef/>
      </w:r>
      <w:r>
        <w:t xml:space="preserve"> Ver: </w:t>
      </w:r>
      <w:r w:rsidRPr="00284EEB">
        <w:t xml:space="preserve">CORDEIRO, J. </w:t>
      </w:r>
      <w:proofErr w:type="gramStart"/>
      <w:r w:rsidRPr="00284EEB">
        <w:t>M..</w:t>
      </w:r>
      <w:proofErr w:type="gramEnd"/>
      <w:r w:rsidRPr="00284EEB">
        <w:t xml:space="preserve"> </w:t>
      </w:r>
      <w:r w:rsidRPr="00284EEB">
        <w:rPr>
          <w:b/>
          <w:bCs/>
        </w:rPr>
        <w:t>A MARCHA DA FAMÍLIA COM DEUS PELA LIBERDADE EM SÃO PAULO:</w:t>
      </w:r>
      <w:r w:rsidRPr="00284EEB">
        <w:t xml:space="preserve"> DIREITAS, PARTICIPAÇÃO POLÍTICA E GOLPE NO BRASIL, 1964. Revista de História (São Paulo), n. 180, p. a01720, 2021.</w:t>
      </w:r>
    </w:p>
  </w:footnote>
  <w:footnote w:id="143">
    <w:p w14:paraId="1692ACAC" w14:textId="77777777" w:rsidR="00B124A9" w:rsidRDefault="00B124A9" w:rsidP="00B124A9">
      <w:pPr>
        <w:pStyle w:val="Textodenotaderodap"/>
      </w:pPr>
      <w:r>
        <w:rPr>
          <w:rStyle w:val="Refdenotaderodap"/>
        </w:rPr>
        <w:footnoteRef/>
      </w:r>
      <w:r>
        <w:t xml:space="preserve"> Ver: </w:t>
      </w:r>
      <w:r w:rsidRPr="004403B8">
        <w:t xml:space="preserve">Acidente aéreo TAM </w:t>
      </w:r>
      <w:r>
        <w:t>–</w:t>
      </w:r>
      <w:r w:rsidRPr="004403B8">
        <w:t xml:space="preserve"> 2007</w:t>
      </w:r>
      <w:r>
        <w:t>. Disponível em: &lt;</w:t>
      </w:r>
      <w:r w:rsidRPr="00BE68EE">
        <w:t>https://memoriaglobo.globo.com/jornalismo/coberturas/acidente-aereo-tam-2007/noticia/acidente-aereo-tam-2007.ghtml</w:t>
      </w:r>
      <w:r>
        <w:t>&gt;. Acesso em: 28/03/2024.</w:t>
      </w:r>
    </w:p>
  </w:footnote>
  <w:footnote w:id="144">
    <w:p w14:paraId="13F6F0DE" w14:textId="77777777" w:rsidR="00B124A9" w:rsidRDefault="00B124A9" w:rsidP="00B124A9">
      <w:pPr>
        <w:pStyle w:val="Textodenotaderodap"/>
      </w:pPr>
      <w:r>
        <w:rPr>
          <w:rStyle w:val="Refdenotaderodap"/>
        </w:rPr>
        <w:footnoteRef/>
      </w:r>
      <w:r>
        <w:t xml:space="preserve"> Ver: &lt;</w:t>
      </w:r>
      <w:r w:rsidRPr="00413EA9">
        <w:t>https://memoriaglobo.globo.com/jornalismo/coberturas/mensalao/noticia/mensalao-cronologia-do-caso.ghtml</w:t>
      </w:r>
      <w:r>
        <w:t>&gt;. Acesso em: 28/03/2024.</w:t>
      </w:r>
    </w:p>
  </w:footnote>
  <w:footnote w:id="145">
    <w:p w14:paraId="038338D6" w14:textId="77777777" w:rsidR="00B124A9" w:rsidRDefault="00B124A9" w:rsidP="00B124A9">
      <w:pPr>
        <w:pStyle w:val="Textodenotaderodap"/>
      </w:pPr>
      <w:r>
        <w:rPr>
          <w:rStyle w:val="Refdenotaderodap"/>
        </w:rPr>
        <w:footnoteRef/>
      </w:r>
      <w:r>
        <w:t xml:space="preserve"> Rodrigues (2000, p. 67) aponta em nota, a partir de </w:t>
      </w:r>
      <w:proofErr w:type="spellStart"/>
      <w:r>
        <w:t>Nêumane</w:t>
      </w:r>
      <w:proofErr w:type="spellEnd"/>
      <w:r>
        <w:t xml:space="preserve"> (1989, p. 62), levantamento de abrangência nacional feito pelo IBOPE entre os dias 8 e 12 de agosto de 1989 sobre os “atributos indispensáveis” de um candidato à presidência. Dentre esses atributos estavam: acabar com a politicagem (18%) e a impunidade no Brasil (16%); experiência para governar bem (16%); coragem para enfrentar os que hoje tiram proveito de tudo no Brasil (14%); acabar com o aumento de preços (13%); garantir médico, remédio e ensino para quem precisa (11%); vontade de trabalhar (8%); e acabar com a politicagem no governo (2%). </w:t>
      </w:r>
    </w:p>
  </w:footnote>
  <w:footnote w:id="146">
    <w:p w14:paraId="5C282875" w14:textId="77777777" w:rsidR="00B124A9" w:rsidRDefault="00B124A9" w:rsidP="00B124A9">
      <w:pPr>
        <w:pStyle w:val="Textodenotaderodap"/>
      </w:pPr>
      <w:r>
        <w:rPr>
          <w:rStyle w:val="Refdenotaderodap"/>
        </w:rPr>
        <w:footnoteRef/>
      </w:r>
      <w:r>
        <w:t xml:space="preserve"> Ver: Diniz, E. </w:t>
      </w:r>
      <w:r w:rsidRPr="00B74E7D">
        <w:rPr>
          <w:b/>
          <w:bCs/>
        </w:rPr>
        <w:t>Crise, reforma do Estado e governabilidade</w:t>
      </w:r>
      <w:r>
        <w:rPr>
          <w:b/>
          <w:bCs/>
        </w:rPr>
        <w:t>:</w:t>
      </w:r>
      <w:r>
        <w:t xml:space="preserve"> Brasil, 1985-95</w:t>
      </w:r>
      <w:r w:rsidRPr="00B74E7D">
        <w:t xml:space="preserve"> Rio de Janeiro, Editora da Fundação Getúlio Vargas, 1997.</w:t>
      </w:r>
      <w:r>
        <w:t xml:space="preserve"> </w:t>
      </w:r>
    </w:p>
  </w:footnote>
  <w:footnote w:id="147">
    <w:p w14:paraId="0BA4EB9F" w14:textId="77777777" w:rsidR="00B124A9" w:rsidRDefault="00B124A9" w:rsidP="00B124A9">
      <w:pPr>
        <w:pStyle w:val="Textodenotaderodap"/>
      </w:pPr>
      <w:r>
        <w:rPr>
          <w:rStyle w:val="Refdenotaderodap"/>
        </w:rPr>
        <w:footnoteRef/>
      </w:r>
      <w:r>
        <w:t xml:space="preserve"> Sallum (2015, p. 16) entende o Estado Varguista como núcleo organizador da sociedade que se apresentou em alguns momentos da história, como o Estado Novo (1930), a “democracia restrita” (1934-1937) e o Regime Militar (1964-1985).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5415095"/>
      <w:docPartObj>
        <w:docPartGallery w:val="Page Numbers (Top of Page)"/>
        <w:docPartUnique/>
      </w:docPartObj>
    </w:sdtPr>
    <w:sdtContent>
      <w:p w14:paraId="4C80E2A5" w14:textId="77777777" w:rsidR="00022FAC" w:rsidRDefault="00022FAC">
        <w:pPr>
          <w:pStyle w:val="Cabealho"/>
          <w:jc w:val="right"/>
        </w:pPr>
        <w:r>
          <w:fldChar w:fldCharType="begin"/>
        </w:r>
        <w:r>
          <w:instrText>PAGE   \* MERGEFORMAT</w:instrText>
        </w:r>
        <w:r>
          <w:fldChar w:fldCharType="separate"/>
        </w:r>
        <w:r>
          <w:rPr>
            <w:noProof/>
          </w:rPr>
          <w:t>46</w:t>
        </w:r>
        <w:r>
          <w:fldChar w:fldCharType="end"/>
        </w:r>
      </w:p>
    </w:sdtContent>
  </w:sdt>
  <w:p w14:paraId="0783A70A" w14:textId="77777777" w:rsidR="00022FAC" w:rsidRDefault="00022F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04D78" w14:textId="6C870867" w:rsidR="00B17AC6" w:rsidRDefault="00B17AC6">
    <w:pPr>
      <w:pStyle w:val="Cabealho"/>
      <w:jc w:val="right"/>
    </w:pPr>
  </w:p>
  <w:p w14:paraId="0208D22F" w14:textId="77777777" w:rsidR="00B17AC6" w:rsidRDefault="00B17AC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561C5"/>
    <w:multiLevelType w:val="hybridMultilevel"/>
    <w:tmpl w:val="FA760BE0"/>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B6767F"/>
    <w:multiLevelType w:val="hybridMultilevel"/>
    <w:tmpl w:val="70C6FD5C"/>
    <w:lvl w:ilvl="0" w:tplc="FFFFFFFF">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 w15:restartNumberingAfterBreak="0">
    <w:nsid w:val="087D43E1"/>
    <w:multiLevelType w:val="hybridMultilevel"/>
    <w:tmpl w:val="9536BF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8DF756B"/>
    <w:multiLevelType w:val="multilevel"/>
    <w:tmpl w:val="CAE6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10922"/>
    <w:multiLevelType w:val="multilevel"/>
    <w:tmpl w:val="3A8C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36A30"/>
    <w:multiLevelType w:val="hybridMultilevel"/>
    <w:tmpl w:val="EEDAA77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E766487"/>
    <w:multiLevelType w:val="hybridMultilevel"/>
    <w:tmpl w:val="D5D4B41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7" w15:restartNumberingAfterBreak="0">
    <w:nsid w:val="10D16445"/>
    <w:multiLevelType w:val="multilevel"/>
    <w:tmpl w:val="08DC51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9CE3054"/>
    <w:multiLevelType w:val="hybridMultilevel"/>
    <w:tmpl w:val="AA96C084"/>
    <w:lvl w:ilvl="0" w:tplc="A9A25A9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C51162C"/>
    <w:multiLevelType w:val="hybridMultilevel"/>
    <w:tmpl w:val="EE4449CC"/>
    <w:lvl w:ilvl="0" w:tplc="F5C052A4">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0" w15:restartNumberingAfterBreak="0">
    <w:nsid w:val="207E3014"/>
    <w:multiLevelType w:val="hybridMultilevel"/>
    <w:tmpl w:val="568CCAF2"/>
    <w:lvl w:ilvl="0" w:tplc="04160001">
      <w:start w:val="1"/>
      <w:numFmt w:val="bullet"/>
      <w:lvlText w:val=""/>
      <w:lvlJc w:val="left"/>
      <w:pPr>
        <w:ind w:left="2988" w:hanging="360"/>
      </w:pPr>
      <w:rPr>
        <w:rFonts w:ascii="Symbol" w:hAnsi="Symbol"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11" w15:restartNumberingAfterBreak="0">
    <w:nsid w:val="257A677C"/>
    <w:multiLevelType w:val="hybridMultilevel"/>
    <w:tmpl w:val="A8D68886"/>
    <w:lvl w:ilvl="0" w:tplc="04160001">
      <w:start w:val="1"/>
      <w:numFmt w:val="bullet"/>
      <w:lvlText w:val=""/>
      <w:lvlJc w:val="left"/>
      <w:pPr>
        <w:ind w:left="2988" w:hanging="360"/>
      </w:pPr>
      <w:rPr>
        <w:rFonts w:ascii="Symbol" w:hAnsi="Symbol"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12" w15:restartNumberingAfterBreak="0">
    <w:nsid w:val="276E5613"/>
    <w:multiLevelType w:val="hybridMultilevel"/>
    <w:tmpl w:val="9D36C8C6"/>
    <w:lvl w:ilvl="0" w:tplc="04160001">
      <w:start w:val="1"/>
      <w:numFmt w:val="bullet"/>
      <w:lvlText w:val=""/>
      <w:lvlJc w:val="left"/>
      <w:pPr>
        <w:ind w:left="1140" w:hanging="360"/>
      </w:pPr>
      <w:rPr>
        <w:rFonts w:ascii="Symbol" w:hAnsi="Symbol" w:hint="default"/>
      </w:rPr>
    </w:lvl>
    <w:lvl w:ilvl="1" w:tplc="04160003" w:tentative="1">
      <w:start w:val="1"/>
      <w:numFmt w:val="bullet"/>
      <w:lvlText w:val="o"/>
      <w:lvlJc w:val="left"/>
      <w:pPr>
        <w:ind w:left="1860" w:hanging="360"/>
      </w:pPr>
      <w:rPr>
        <w:rFonts w:ascii="Courier New" w:hAnsi="Courier New" w:cs="Courier New" w:hint="default"/>
      </w:rPr>
    </w:lvl>
    <w:lvl w:ilvl="2" w:tplc="04160005" w:tentative="1">
      <w:start w:val="1"/>
      <w:numFmt w:val="bullet"/>
      <w:lvlText w:val=""/>
      <w:lvlJc w:val="left"/>
      <w:pPr>
        <w:ind w:left="2580" w:hanging="360"/>
      </w:pPr>
      <w:rPr>
        <w:rFonts w:ascii="Wingdings" w:hAnsi="Wingdings" w:hint="default"/>
      </w:rPr>
    </w:lvl>
    <w:lvl w:ilvl="3" w:tplc="04160001" w:tentative="1">
      <w:start w:val="1"/>
      <w:numFmt w:val="bullet"/>
      <w:lvlText w:val=""/>
      <w:lvlJc w:val="left"/>
      <w:pPr>
        <w:ind w:left="3300" w:hanging="360"/>
      </w:pPr>
      <w:rPr>
        <w:rFonts w:ascii="Symbol" w:hAnsi="Symbol" w:hint="default"/>
      </w:rPr>
    </w:lvl>
    <w:lvl w:ilvl="4" w:tplc="04160003" w:tentative="1">
      <w:start w:val="1"/>
      <w:numFmt w:val="bullet"/>
      <w:lvlText w:val="o"/>
      <w:lvlJc w:val="left"/>
      <w:pPr>
        <w:ind w:left="4020" w:hanging="360"/>
      </w:pPr>
      <w:rPr>
        <w:rFonts w:ascii="Courier New" w:hAnsi="Courier New" w:cs="Courier New" w:hint="default"/>
      </w:rPr>
    </w:lvl>
    <w:lvl w:ilvl="5" w:tplc="04160005" w:tentative="1">
      <w:start w:val="1"/>
      <w:numFmt w:val="bullet"/>
      <w:lvlText w:val=""/>
      <w:lvlJc w:val="left"/>
      <w:pPr>
        <w:ind w:left="4740" w:hanging="360"/>
      </w:pPr>
      <w:rPr>
        <w:rFonts w:ascii="Wingdings" w:hAnsi="Wingdings" w:hint="default"/>
      </w:rPr>
    </w:lvl>
    <w:lvl w:ilvl="6" w:tplc="04160001" w:tentative="1">
      <w:start w:val="1"/>
      <w:numFmt w:val="bullet"/>
      <w:lvlText w:val=""/>
      <w:lvlJc w:val="left"/>
      <w:pPr>
        <w:ind w:left="5460" w:hanging="360"/>
      </w:pPr>
      <w:rPr>
        <w:rFonts w:ascii="Symbol" w:hAnsi="Symbol" w:hint="default"/>
      </w:rPr>
    </w:lvl>
    <w:lvl w:ilvl="7" w:tplc="04160003" w:tentative="1">
      <w:start w:val="1"/>
      <w:numFmt w:val="bullet"/>
      <w:lvlText w:val="o"/>
      <w:lvlJc w:val="left"/>
      <w:pPr>
        <w:ind w:left="6180" w:hanging="360"/>
      </w:pPr>
      <w:rPr>
        <w:rFonts w:ascii="Courier New" w:hAnsi="Courier New" w:cs="Courier New" w:hint="default"/>
      </w:rPr>
    </w:lvl>
    <w:lvl w:ilvl="8" w:tplc="04160005" w:tentative="1">
      <w:start w:val="1"/>
      <w:numFmt w:val="bullet"/>
      <w:lvlText w:val=""/>
      <w:lvlJc w:val="left"/>
      <w:pPr>
        <w:ind w:left="6900" w:hanging="360"/>
      </w:pPr>
      <w:rPr>
        <w:rFonts w:ascii="Wingdings" w:hAnsi="Wingdings" w:hint="default"/>
      </w:rPr>
    </w:lvl>
  </w:abstractNum>
  <w:abstractNum w:abstractNumId="13" w15:restartNumberingAfterBreak="0">
    <w:nsid w:val="2D526DDA"/>
    <w:multiLevelType w:val="hybridMultilevel"/>
    <w:tmpl w:val="211ED342"/>
    <w:lvl w:ilvl="0" w:tplc="91807716">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2F911625"/>
    <w:multiLevelType w:val="hybridMultilevel"/>
    <w:tmpl w:val="D9D4162E"/>
    <w:lvl w:ilvl="0" w:tplc="FFFFFFFF">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5" w15:restartNumberingAfterBreak="0">
    <w:nsid w:val="31CC2E08"/>
    <w:multiLevelType w:val="hybridMultilevel"/>
    <w:tmpl w:val="7024B6AE"/>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16" w15:restartNumberingAfterBreak="0">
    <w:nsid w:val="3A1903C9"/>
    <w:multiLevelType w:val="hybridMultilevel"/>
    <w:tmpl w:val="EEF25B40"/>
    <w:lvl w:ilvl="0" w:tplc="04160001">
      <w:start w:val="1"/>
      <w:numFmt w:val="bullet"/>
      <w:lvlText w:val=""/>
      <w:lvlJc w:val="left"/>
      <w:pPr>
        <w:ind w:left="2988" w:hanging="360"/>
      </w:pPr>
      <w:rPr>
        <w:rFonts w:ascii="Symbol" w:hAnsi="Symbol"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17" w15:restartNumberingAfterBreak="0">
    <w:nsid w:val="41C55B08"/>
    <w:multiLevelType w:val="hybridMultilevel"/>
    <w:tmpl w:val="A030C15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BA963C7"/>
    <w:multiLevelType w:val="hybridMultilevel"/>
    <w:tmpl w:val="A32097CE"/>
    <w:lvl w:ilvl="0" w:tplc="F356D3A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E920C55"/>
    <w:multiLevelType w:val="hybridMultilevel"/>
    <w:tmpl w:val="A4BE9B9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50855030"/>
    <w:multiLevelType w:val="multilevel"/>
    <w:tmpl w:val="1B9C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C4D9E"/>
    <w:multiLevelType w:val="multilevel"/>
    <w:tmpl w:val="F9B8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3B62C0"/>
    <w:multiLevelType w:val="hybridMultilevel"/>
    <w:tmpl w:val="3E14FF0C"/>
    <w:lvl w:ilvl="0" w:tplc="11623070">
      <w:start w:val="1"/>
      <w:numFmt w:val="decimal"/>
      <w:lvlText w:val="%1."/>
      <w:lvlJc w:val="left"/>
      <w:pPr>
        <w:ind w:left="720" w:hanging="360"/>
      </w:pPr>
    </w:lvl>
    <w:lvl w:ilvl="1" w:tplc="C88E9554">
      <w:start w:val="1"/>
      <w:numFmt w:val="decimal"/>
      <w:lvlText w:val="%2."/>
      <w:lvlJc w:val="left"/>
      <w:pPr>
        <w:ind w:left="720" w:hanging="360"/>
      </w:pPr>
    </w:lvl>
    <w:lvl w:ilvl="2" w:tplc="3D6A9596">
      <w:start w:val="1"/>
      <w:numFmt w:val="decimal"/>
      <w:lvlText w:val="%3."/>
      <w:lvlJc w:val="left"/>
      <w:pPr>
        <w:ind w:left="720" w:hanging="360"/>
      </w:pPr>
    </w:lvl>
    <w:lvl w:ilvl="3" w:tplc="0DA038EA">
      <w:start w:val="1"/>
      <w:numFmt w:val="decimal"/>
      <w:lvlText w:val="%4."/>
      <w:lvlJc w:val="left"/>
      <w:pPr>
        <w:ind w:left="720" w:hanging="360"/>
      </w:pPr>
    </w:lvl>
    <w:lvl w:ilvl="4" w:tplc="BD945B82">
      <w:start w:val="1"/>
      <w:numFmt w:val="decimal"/>
      <w:lvlText w:val="%5."/>
      <w:lvlJc w:val="left"/>
      <w:pPr>
        <w:ind w:left="720" w:hanging="360"/>
      </w:pPr>
    </w:lvl>
    <w:lvl w:ilvl="5" w:tplc="26E69D26">
      <w:start w:val="1"/>
      <w:numFmt w:val="decimal"/>
      <w:lvlText w:val="%6."/>
      <w:lvlJc w:val="left"/>
      <w:pPr>
        <w:ind w:left="720" w:hanging="360"/>
      </w:pPr>
    </w:lvl>
    <w:lvl w:ilvl="6" w:tplc="35543292">
      <w:start w:val="1"/>
      <w:numFmt w:val="decimal"/>
      <w:lvlText w:val="%7."/>
      <w:lvlJc w:val="left"/>
      <w:pPr>
        <w:ind w:left="720" w:hanging="360"/>
      </w:pPr>
    </w:lvl>
    <w:lvl w:ilvl="7" w:tplc="85626640">
      <w:start w:val="1"/>
      <w:numFmt w:val="decimal"/>
      <w:lvlText w:val="%8."/>
      <w:lvlJc w:val="left"/>
      <w:pPr>
        <w:ind w:left="720" w:hanging="360"/>
      </w:pPr>
    </w:lvl>
    <w:lvl w:ilvl="8" w:tplc="2FAC3A6E">
      <w:start w:val="1"/>
      <w:numFmt w:val="decimal"/>
      <w:lvlText w:val="%9."/>
      <w:lvlJc w:val="left"/>
      <w:pPr>
        <w:ind w:left="720" w:hanging="360"/>
      </w:pPr>
    </w:lvl>
  </w:abstractNum>
  <w:abstractNum w:abstractNumId="23" w15:restartNumberingAfterBreak="0">
    <w:nsid w:val="52F84484"/>
    <w:multiLevelType w:val="hybridMultilevel"/>
    <w:tmpl w:val="A210ADC4"/>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4" w15:restartNumberingAfterBreak="0">
    <w:nsid w:val="5EDF523A"/>
    <w:multiLevelType w:val="hybridMultilevel"/>
    <w:tmpl w:val="A29CCED0"/>
    <w:lvl w:ilvl="0" w:tplc="0416000F">
      <w:start w:val="1"/>
      <w:numFmt w:val="decimal"/>
      <w:lvlText w:val="%1."/>
      <w:lvlJc w:val="left"/>
      <w:pPr>
        <w:ind w:left="1571" w:hanging="360"/>
      </w:pPr>
    </w:lvl>
    <w:lvl w:ilvl="1" w:tplc="04160019">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5" w15:restartNumberingAfterBreak="0">
    <w:nsid w:val="60490B91"/>
    <w:multiLevelType w:val="hybridMultilevel"/>
    <w:tmpl w:val="B12C89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7376EFE"/>
    <w:multiLevelType w:val="hybridMultilevel"/>
    <w:tmpl w:val="7CE6E69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8A849BD"/>
    <w:multiLevelType w:val="hybridMultilevel"/>
    <w:tmpl w:val="4450FD34"/>
    <w:lvl w:ilvl="0" w:tplc="04160001">
      <w:start w:val="1"/>
      <w:numFmt w:val="bullet"/>
      <w:lvlText w:val=""/>
      <w:lvlJc w:val="left"/>
      <w:pPr>
        <w:ind w:left="1571" w:hanging="360"/>
      </w:pPr>
      <w:rPr>
        <w:rFonts w:ascii="Symbol" w:hAnsi="Symbol" w:hint="default"/>
      </w:rPr>
    </w:lvl>
    <w:lvl w:ilvl="1" w:tplc="04160003">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28" w15:restartNumberingAfterBreak="0">
    <w:nsid w:val="6CB10794"/>
    <w:multiLevelType w:val="hybridMultilevel"/>
    <w:tmpl w:val="F4DADA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1B21B0B"/>
    <w:multiLevelType w:val="hybridMultilevel"/>
    <w:tmpl w:val="6E8E9C3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22D7535"/>
    <w:multiLevelType w:val="hybridMultilevel"/>
    <w:tmpl w:val="FF18BF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4872236"/>
    <w:multiLevelType w:val="hybridMultilevel"/>
    <w:tmpl w:val="4E8835F8"/>
    <w:lvl w:ilvl="0" w:tplc="04160001">
      <w:start w:val="1"/>
      <w:numFmt w:val="bullet"/>
      <w:lvlText w:val=""/>
      <w:lvlJc w:val="left"/>
      <w:pPr>
        <w:ind w:left="2988" w:hanging="360"/>
      </w:pPr>
      <w:rPr>
        <w:rFonts w:ascii="Symbol" w:hAnsi="Symbol" w:hint="default"/>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32" w15:restartNumberingAfterBreak="0">
    <w:nsid w:val="7A816DB6"/>
    <w:multiLevelType w:val="hybridMultilevel"/>
    <w:tmpl w:val="6428C14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58320199">
    <w:abstractNumId w:val="6"/>
  </w:num>
  <w:num w:numId="2" w16cid:durableId="1012101008">
    <w:abstractNumId w:val="15"/>
  </w:num>
  <w:num w:numId="3" w16cid:durableId="420225660">
    <w:abstractNumId w:val="23"/>
  </w:num>
  <w:num w:numId="4" w16cid:durableId="518588878">
    <w:abstractNumId w:val="7"/>
  </w:num>
  <w:num w:numId="5" w16cid:durableId="435446467">
    <w:abstractNumId w:val="30"/>
  </w:num>
  <w:num w:numId="6" w16cid:durableId="2069527763">
    <w:abstractNumId w:val="26"/>
  </w:num>
  <w:num w:numId="7" w16cid:durableId="344214009">
    <w:abstractNumId w:val="16"/>
  </w:num>
  <w:num w:numId="8" w16cid:durableId="2044212407">
    <w:abstractNumId w:val="2"/>
  </w:num>
  <w:num w:numId="9" w16cid:durableId="1128662620">
    <w:abstractNumId w:val="10"/>
  </w:num>
  <w:num w:numId="10" w16cid:durableId="1021472722">
    <w:abstractNumId w:val="11"/>
  </w:num>
  <w:num w:numId="11" w16cid:durableId="500851873">
    <w:abstractNumId w:val="31"/>
  </w:num>
  <w:num w:numId="12" w16cid:durableId="1808664690">
    <w:abstractNumId w:val="9"/>
  </w:num>
  <w:num w:numId="13" w16cid:durableId="681515525">
    <w:abstractNumId w:val="19"/>
  </w:num>
  <w:num w:numId="14" w16cid:durableId="1354460577">
    <w:abstractNumId w:val="25"/>
  </w:num>
  <w:num w:numId="15" w16cid:durableId="312948170">
    <w:abstractNumId w:val="5"/>
  </w:num>
  <w:num w:numId="16" w16cid:durableId="222179792">
    <w:abstractNumId w:val="29"/>
  </w:num>
  <w:num w:numId="17" w16cid:durableId="29501535">
    <w:abstractNumId w:val="27"/>
  </w:num>
  <w:num w:numId="18" w16cid:durableId="1978532468">
    <w:abstractNumId w:val="0"/>
  </w:num>
  <w:num w:numId="19" w16cid:durableId="1299720565">
    <w:abstractNumId w:val="32"/>
  </w:num>
  <w:num w:numId="20" w16cid:durableId="287710674">
    <w:abstractNumId w:val="24"/>
  </w:num>
  <w:num w:numId="21" w16cid:durableId="830869423">
    <w:abstractNumId w:val="12"/>
  </w:num>
  <w:num w:numId="22" w16cid:durableId="1672022110">
    <w:abstractNumId w:val="28"/>
  </w:num>
  <w:num w:numId="23" w16cid:durableId="936981684">
    <w:abstractNumId w:val="3"/>
  </w:num>
  <w:num w:numId="24" w16cid:durableId="738098231">
    <w:abstractNumId w:val="20"/>
  </w:num>
  <w:num w:numId="25" w16cid:durableId="1964531323">
    <w:abstractNumId w:val="21"/>
  </w:num>
  <w:num w:numId="26" w16cid:durableId="48461642">
    <w:abstractNumId w:val="22"/>
  </w:num>
  <w:num w:numId="27" w16cid:durableId="844782906">
    <w:abstractNumId w:val="1"/>
  </w:num>
  <w:num w:numId="28" w16cid:durableId="1314337424">
    <w:abstractNumId w:val="14"/>
  </w:num>
  <w:num w:numId="29" w16cid:durableId="2119791196">
    <w:abstractNumId w:val="4"/>
  </w:num>
  <w:num w:numId="30" w16cid:durableId="309405396">
    <w:abstractNumId w:val="8"/>
  </w:num>
  <w:num w:numId="31" w16cid:durableId="705525099">
    <w:abstractNumId w:val="17"/>
  </w:num>
  <w:num w:numId="32" w16cid:durableId="1992126896">
    <w:abstractNumId w:val="13"/>
  </w:num>
  <w:num w:numId="33" w16cid:durableId="1654943160">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hristiane Jalles de Paula">
    <w15:presenceInfo w15:providerId="None" w15:userId="Christiane Jalles de Paula"/>
  </w15:person>
  <w15:person w15:author="Gustavo Paccelli">
    <w15:presenceInfo w15:providerId="Windows Live" w15:userId="afc53480b49b3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63E"/>
    <w:rsid w:val="000004A2"/>
    <w:rsid w:val="00000513"/>
    <w:rsid w:val="00000695"/>
    <w:rsid w:val="000007BA"/>
    <w:rsid w:val="000009DA"/>
    <w:rsid w:val="00000A11"/>
    <w:rsid w:val="00000A72"/>
    <w:rsid w:val="00000C57"/>
    <w:rsid w:val="00001927"/>
    <w:rsid w:val="00001A50"/>
    <w:rsid w:val="00001C71"/>
    <w:rsid w:val="00001D8A"/>
    <w:rsid w:val="00001F3B"/>
    <w:rsid w:val="000022EE"/>
    <w:rsid w:val="00002393"/>
    <w:rsid w:val="000024A6"/>
    <w:rsid w:val="00002700"/>
    <w:rsid w:val="0000282D"/>
    <w:rsid w:val="00002909"/>
    <w:rsid w:val="000033B0"/>
    <w:rsid w:val="0000347D"/>
    <w:rsid w:val="00003668"/>
    <w:rsid w:val="00003B01"/>
    <w:rsid w:val="00003DD6"/>
    <w:rsid w:val="00004098"/>
    <w:rsid w:val="000044A8"/>
    <w:rsid w:val="000046A0"/>
    <w:rsid w:val="000049DB"/>
    <w:rsid w:val="00004C17"/>
    <w:rsid w:val="00004FB3"/>
    <w:rsid w:val="00004FC8"/>
    <w:rsid w:val="00005125"/>
    <w:rsid w:val="000056FF"/>
    <w:rsid w:val="00005C68"/>
    <w:rsid w:val="00005D79"/>
    <w:rsid w:val="00005E03"/>
    <w:rsid w:val="0000638C"/>
    <w:rsid w:val="00006459"/>
    <w:rsid w:val="00006572"/>
    <w:rsid w:val="000065D2"/>
    <w:rsid w:val="0000754F"/>
    <w:rsid w:val="000076A3"/>
    <w:rsid w:val="00007A03"/>
    <w:rsid w:val="00007A48"/>
    <w:rsid w:val="00007E81"/>
    <w:rsid w:val="00007F29"/>
    <w:rsid w:val="000101F4"/>
    <w:rsid w:val="000101FA"/>
    <w:rsid w:val="000103AF"/>
    <w:rsid w:val="000106C0"/>
    <w:rsid w:val="0001072F"/>
    <w:rsid w:val="00010934"/>
    <w:rsid w:val="00010D36"/>
    <w:rsid w:val="00010DA9"/>
    <w:rsid w:val="0001158B"/>
    <w:rsid w:val="00011785"/>
    <w:rsid w:val="000118CB"/>
    <w:rsid w:val="00011ADF"/>
    <w:rsid w:val="00011E94"/>
    <w:rsid w:val="00012372"/>
    <w:rsid w:val="00012687"/>
    <w:rsid w:val="0001307C"/>
    <w:rsid w:val="00013621"/>
    <w:rsid w:val="0001363C"/>
    <w:rsid w:val="00013681"/>
    <w:rsid w:val="00013745"/>
    <w:rsid w:val="00013908"/>
    <w:rsid w:val="00013A7F"/>
    <w:rsid w:val="00013FDD"/>
    <w:rsid w:val="0001419D"/>
    <w:rsid w:val="00014401"/>
    <w:rsid w:val="00014618"/>
    <w:rsid w:val="000147C7"/>
    <w:rsid w:val="00014CF5"/>
    <w:rsid w:val="000150CF"/>
    <w:rsid w:val="0001515B"/>
    <w:rsid w:val="000154E2"/>
    <w:rsid w:val="000156F4"/>
    <w:rsid w:val="00015ADA"/>
    <w:rsid w:val="00015C9A"/>
    <w:rsid w:val="000160E1"/>
    <w:rsid w:val="00016466"/>
    <w:rsid w:val="0001663E"/>
    <w:rsid w:val="00016E1E"/>
    <w:rsid w:val="0001724F"/>
    <w:rsid w:val="000175AC"/>
    <w:rsid w:val="00017D03"/>
    <w:rsid w:val="0002036A"/>
    <w:rsid w:val="00020372"/>
    <w:rsid w:val="0002037D"/>
    <w:rsid w:val="00020577"/>
    <w:rsid w:val="0002064C"/>
    <w:rsid w:val="0002066A"/>
    <w:rsid w:val="00020A28"/>
    <w:rsid w:val="00020E70"/>
    <w:rsid w:val="000215DD"/>
    <w:rsid w:val="000216B8"/>
    <w:rsid w:val="000218F7"/>
    <w:rsid w:val="00021E89"/>
    <w:rsid w:val="00022152"/>
    <w:rsid w:val="00022325"/>
    <w:rsid w:val="0002274A"/>
    <w:rsid w:val="000227C6"/>
    <w:rsid w:val="00022950"/>
    <w:rsid w:val="00022AFE"/>
    <w:rsid w:val="00022EC1"/>
    <w:rsid w:val="00022FAC"/>
    <w:rsid w:val="00023283"/>
    <w:rsid w:val="00023304"/>
    <w:rsid w:val="00023369"/>
    <w:rsid w:val="0002387A"/>
    <w:rsid w:val="00023959"/>
    <w:rsid w:val="00023EFD"/>
    <w:rsid w:val="00024233"/>
    <w:rsid w:val="0002449E"/>
    <w:rsid w:val="00024692"/>
    <w:rsid w:val="00024A67"/>
    <w:rsid w:val="00024CD2"/>
    <w:rsid w:val="000250E1"/>
    <w:rsid w:val="0002520B"/>
    <w:rsid w:val="00025968"/>
    <w:rsid w:val="000268E0"/>
    <w:rsid w:val="00026A22"/>
    <w:rsid w:val="00026B52"/>
    <w:rsid w:val="00026D9A"/>
    <w:rsid w:val="00026EF3"/>
    <w:rsid w:val="00026FE7"/>
    <w:rsid w:val="0002724F"/>
    <w:rsid w:val="00027459"/>
    <w:rsid w:val="000275B7"/>
    <w:rsid w:val="0002772D"/>
    <w:rsid w:val="000277CA"/>
    <w:rsid w:val="00027A09"/>
    <w:rsid w:val="00027B7A"/>
    <w:rsid w:val="00027E46"/>
    <w:rsid w:val="00027E7C"/>
    <w:rsid w:val="0003001D"/>
    <w:rsid w:val="0003058B"/>
    <w:rsid w:val="000305A0"/>
    <w:rsid w:val="0003089C"/>
    <w:rsid w:val="00030CD6"/>
    <w:rsid w:val="000314B7"/>
    <w:rsid w:val="00031685"/>
    <w:rsid w:val="000317A7"/>
    <w:rsid w:val="00031988"/>
    <w:rsid w:val="00031D0E"/>
    <w:rsid w:val="00032623"/>
    <w:rsid w:val="00032A27"/>
    <w:rsid w:val="00033C10"/>
    <w:rsid w:val="000341F5"/>
    <w:rsid w:val="00034254"/>
    <w:rsid w:val="0003429B"/>
    <w:rsid w:val="00034388"/>
    <w:rsid w:val="000345E8"/>
    <w:rsid w:val="00034649"/>
    <w:rsid w:val="00034857"/>
    <w:rsid w:val="000348D4"/>
    <w:rsid w:val="0003490A"/>
    <w:rsid w:val="00034D2C"/>
    <w:rsid w:val="00034D56"/>
    <w:rsid w:val="00034F92"/>
    <w:rsid w:val="00035000"/>
    <w:rsid w:val="00035139"/>
    <w:rsid w:val="000352D8"/>
    <w:rsid w:val="000353BB"/>
    <w:rsid w:val="00035D68"/>
    <w:rsid w:val="000361FA"/>
    <w:rsid w:val="000364C0"/>
    <w:rsid w:val="00036743"/>
    <w:rsid w:val="000367F3"/>
    <w:rsid w:val="000368BA"/>
    <w:rsid w:val="000368DC"/>
    <w:rsid w:val="00037033"/>
    <w:rsid w:val="000374A3"/>
    <w:rsid w:val="0003784C"/>
    <w:rsid w:val="00037920"/>
    <w:rsid w:val="000379A4"/>
    <w:rsid w:val="00037BC4"/>
    <w:rsid w:val="000401DD"/>
    <w:rsid w:val="00040884"/>
    <w:rsid w:val="00040A83"/>
    <w:rsid w:val="00040C90"/>
    <w:rsid w:val="00040E4D"/>
    <w:rsid w:val="0004102C"/>
    <w:rsid w:val="000411A0"/>
    <w:rsid w:val="0004187A"/>
    <w:rsid w:val="00041D8E"/>
    <w:rsid w:val="000421DE"/>
    <w:rsid w:val="00042387"/>
    <w:rsid w:val="0004254D"/>
    <w:rsid w:val="00042D1E"/>
    <w:rsid w:val="0004344E"/>
    <w:rsid w:val="000435BD"/>
    <w:rsid w:val="00043741"/>
    <w:rsid w:val="00043890"/>
    <w:rsid w:val="00043B4D"/>
    <w:rsid w:val="00043BCD"/>
    <w:rsid w:val="00043C00"/>
    <w:rsid w:val="00044003"/>
    <w:rsid w:val="000442B9"/>
    <w:rsid w:val="000444E0"/>
    <w:rsid w:val="000444ED"/>
    <w:rsid w:val="000447AE"/>
    <w:rsid w:val="00044F51"/>
    <w:rsid w:val="0004533F"/>
    <w:rsid w:val="00045746"/>
    <w:rsid w:val="000458DD"/>
    <w:rsid w:val="00045C2B"/>
    <w:rsid w:val="00045C30"/>
    <w:rsid w:val="00045FC7"/>
    <w:rsid w:val="0004607E"/>
    <w:rsid w:val="000468A3"/>
    <w:rsid w:val="00046E8B"/>
    <w:rsid w:val="0004704A"/>
    <w:rsid w:val="00047109"/>
    <w:rsid w:val="00047160"/>
    <w:rsid w:val="0004740B"/>
    <w:rsid w:val="00047893"/>
    <w:rsid w:val="00050309"/>
    <w:rsid w:val="00050767"/>
    <w:rsid w:val="00050F3B"/>
    <w:rsid w:val="00051096"/>
    <w:rsid w:val="0005175C"/>
    <w:rsid w:val="0005182C"/>
    <w:rsid w:val="0005187A"/>
    <w:rsid w:val="00051D08"/>
    <w:rsid w:val="00052B21"/>
    <w:rsid w:val="00052FA5"/>
    <w:rsid w:val="000534F0"/>
    <w:rsid w:val="0005351D"/>
    <w:rsid w:val="0005362F"/>
    <w:rsid w:val="000539A4"/>
    <w:rsid w:val="000539EA"/>
    <w:rsid w:val="00053B87"/>
    <w:rsid w:val="00054A6C"/>
    <w:rsid w:val="00054E0A"/>
    <w:rsid w:val="00054F0B"/>
    <w:rsid w:val="00055069"/>
    <w:rsid w:val="00055193"/>
    <w:rsid w:val="0005535D"/>
    <w:rsid w:val="00055405"/>
    <w:rsid w:val="00055771"/>
    <w:rsid w:val="00055A41"/>
    <w:rsid w:val="00055D39"/>
    <w:rsid w:val="0005625E"/>
    <w:rsid w:val="00056314"/>
    <w:rsid w:val="0005657E"/>
    <w:rsid w:val="000568D5"/>
    <w:rsid w:val="00056BB5"/>
    <w:rsid w:val="00056F5D"/>
    <w:rsid w:val="0005743C"/>
    <w:rsid w:val="000578F1"/>
    <w:rsid w:val="0005799E"/>
    <w:rsid w:val="00057B5E"/>
    <w:rsid w:val="00057DB5"/>
    <w:rsid w:val="00060047"/>
    <w:rsid w:val="00060165"/>
    <w:rsid w:val="0006031C"/>
    <w:rsid w:val="00060D07"/>
    <w:rsid w:val="00060D82"/>
    <w:rsid w:val="000615ED"/>
    <w:rsid w:val="00061A77"/>
    <w:rsid w:val="00061B28"/>
    <w:rsid w:val="00061CDE"/>
    <w:rsid w:val="00061DAE"/>
    <w:rsid w:val="000621AF"/>
    <w:rsid w:val="000621C7"/>
    <w:rsid w:val="00063225"/>
    <w:rsid w:val="0006331D"/>
    <w:rsid w:val="00063541"/>
    <w:rsid w:val="00063801"/>
    <w:rsid w:val="00063936"/>
    <w:rsid w:val="000639C0"/>
    <w:rsid w:val="00063E0B"/>
    <w:rsid w:val="00064CC3"/>
    <w:rsid w:val="00064EF2"/>
    <w:rsid w:val="0006519D"/>
    <w:rsid w:val="0006531F"/>
    <w:rsid w:val="000653B9"/>
    <w:rsid w:val="000654B2"/>
    <w:rsid w:val="0006576D"/>
    <w:rsid w:val="00065AF5"/>
    <w:rsid w:val="00065D4A"/>
    <w:rsid w:val="00065D8F"/>
    <w:rsid w:val="00065F03"/>
    <w:rsid w:val="00065F8E"/>
    <w:rsid w:val="00066184"/>
    <w:rsid w:val="000665D2"/>
    <w:rsid w:val="000668D1"/>
    <w:rsid w:val="00066942"/>
    <w:rsid w:val="00066BE9"/>
    <w:rsid w:val="00066C54"/>
    <w:rsid w:val="00067488"/>
    <w:rsid w:val="00067D7D"/>
    <w:rsid w:val="00067DD7"/>
    <w:rsid w:val="00067E1E"/>
    <w:rsid w:val="000700A0"/>
    <w:rsid w:val="000702C8"/>
    <w:rsid w:val="000703A5"/>
    <w:rsid w:val="00070622"/>
    <w:rsid w:val="0007085D"/>
    <w:rsid w:val="000709FF"/>
    <w:rsid w:val="00070BE3"/>
    <w:rsid w:val="00070F25"/>
    <w:rsid w:val="00070F98"/>
    <w:rsid w:val="000713B0"/>
    <w:rsid w:val="000714BE"/>
    <w:rsid w:val="000714D4"/>
    <w:rsid w:val="0007164E"/>
    <w:rsid w:val="000717BF"/>
    <w:rsid w:val="00072793"/>
    <w:rsid w:val="0007279B"/>
    <w:rsid w:val="00072857"/>
    <w:rsid w:val="00072E45"/>
    <w:rsid w:val="0007308B"/>
    <w:rsid w:val="000732C0"/>
    <w:rsid w:val="00073DA8"/>
    <w:rsid w:val="00073E88"/>
    <w:rsid w:val="00074220"/>
    <w:rsid w:val="000746A7"/>
    <w:rsid w:val="00074828"/>
    <w:rsid w:val="000749F2"/>
    <w:rsid w:val="00074F23"/>
    <w:rsid w:val="0007501D"/>
    <w:rsid w:val="0007507A"/>
    <w:rsid w:val="000750C4"/>
    <w:rsid w:val="00075379"/>
    <w:rsid w:val="000755A7"/>
    <w:rsid w:val="000757AC"/>
    <w:rsid w:val="00075983"/>
    <w:rsid w:val="00075BE9"/>
    <w:rsid w:val="00075F1A"/>
    <w:rsid w:val="00076097"/>
    <w:rsid w:val="0007624F"/>
    <w:rsid w:val="000764F6"/>
    <w:rsid w:val="00076763"/>
    <w:rsid w:val="00076B86"/>
    <w:rsid w:val="0007708A"/>
    <w:rsid w:val="0007721D"/>
    <w:rsid w:val="00077537"/>
    <w:rsid w:val="000779F3"/>
    <w:rsid w:val="00077A57"/>
    <w:rsid w:val="00077B3D"/>
    <w:rsid w:val="0008006F"/>
    <w:rsid w:val="000803B5"/>
    <w:rsid w:val="00080EA7"/>
    <w:rsid w:val="00081532"/>
    <w:rsid w:val="00081843"/>
    <w:rsid w:val="000818C0"/>
    <w:rsid w:val="00081A17"/>
    <w:rsid w:val="00081FC1"/>
    <w:rsid w:val="000821B1"/>
    <w:rsid w:val="000824A2"/>
    <w:rsid w:val="000824D3"/>
    <w:rsid w:val="000827D7"/>
    <w:rsid w:val="00082AFA"/>
    <w:rsid w:val="00082B03"/>
    <w:rsid w:val="00082B90"/>
    <w:rsid w:val="00082C5A"/>
    <w:rsid w:val="00082E4E"/>
    <w:rsid w:val="0008335E"/>
    <w:rsid w:val="000838BD"/>
    <w:rsid w:val="00083923"/>
    <w:rsid w:val="00083CD1"/>
    <w:rsid w:val="00083FA7"/>
    <w:rsid w:val="0008414E"/>
    <w:rsid w:val="00084339"/>
    <w:rsid w:val="00084624"/>
    <w:rsid w:val="0008471D"/>
    <w:rsid w:val="00084781"/>
    <w:rsid w:val="00084E69"/>
    <w:rsid w:val="00084FA8"/>
    <w:rsid w:val="000850D6"/>
    <w:rsid w:val="00085133"/>
    <w:rsid w:val="000854B9"/>
    <w:rsid w:val="0008551D"/>
    <w:rsid w:val="00085572"/>
    <w:rsid w:val="000856B4"/>
    <w:rsid w:val="0008583A"/>
    <w:rsid w:val="00085D88"/>
    <w:rsid w:val="00086052"/>
    <w:rsid w:val="00086E35"/>
    <w:rsid w:val="00086F66"/>
    <w:rsid w:val="0008736A"/>
    <w:rsid w:val="00087F50"/>
    <w:rsid w:val="000901F1"/>
    <w:rsid w:val="00090237"/>
    <w:rsid w:val="00090561"/>
    <w:rsid w:val="000905C2"/>
    <w:rsid w:val="00090A03"/>
    <w:rsid w:val="0009144E"/>
    <w:rsid w:val="00091480"/>
    <w:rsid w:val="000914C3"/>
    <w:rsid w:val="00091808"/>
    <w:rsid w:val="00091DFF"/>
    <w:rsid w:val="00091E79"/>
    <w:rsid w:val="00091E99"/>
    <w:rsid w:val="00092754"/>
    <w:rsid w:val="00092A7D"/>
    <w:rsid w:val="00092CB1"/>
    <w:rsid w:val="00093634"/>
    <w:rsid w:val="000937EA"/>
    <w:rsid w:val="000939B1"/>
    <w:rsid w:val="00093B04"/>
    <w:rsid w:val="00093B1B"/>
    <w:rsid w:val="000940F6"/>
    <w:rsid w:val="000943D1"/>
    <w:rsid w:val="000945BE"/>
    <w:rsid w:val="00094811"/>
    <w:rsid w:val="00094B29"/>
    <w:rsid w:val="00094D3E"/>
    <w:rsid w:val="00095EE8"/>
    <w:rsid w:val="00096034"/>
    <w:rsid w:val="000963C0"/>
    <w:rsid w:val="00096517"/>
    <w:rsid w:val="000966E0"/>
    <w:rsid w:val="00097151"/>
    <w:rsid w:val="00097478"/>
    <w:rsid w:val="000976A5"/>
    <w:rsid w:val="000976CE"/>
    <w:rsid w:val="00097734"/>
    <w:rsid w:val="00097760"/>
    <w:rsid w:val="00097FE6"/>
    <w:rsid w:val="000A08D3"/>
    <w:rsid w:val="000A0D40"/>
    <w:rsid w:val="000A0D53"/>
    <w:rsid w:val="000A1247"/>
    <w:rsid w:val="000A127C"/>
    <w:rsid w:val="000A15FC"/>
    <w:rsid w:val="000A1D4D"/>
    <w:rsid w:val="000A2584"/>
    <w:rsid w:val="000A2CC3"/>
    <w:rsid w:val="000A301F"/>
    <w:rsid w:val="000A320C"/>
    <w:rsid w:val="000A3772"/>
    <w:rsid w:val="000A377C"/>
    <w:rsid w:val="000A3BEC"/>
    <w:rsid w:val="000A3C6D"/>
    <w:rsid w:val="000A3F42"/>
    <w:rsid w:val="000A401D"/>
    <w:rsid w:val="000A4299"/>
    <w:rsid w:val="000A433E"/>
    <w:rsid w:val="000A43A8"/>
    <w:rsid w:val="000A45FA"/>
    <w:rsid w:val="000A4849"/>
    <w:rsid w:val="000A4F78"/>
    <w:rsid w:val="000A50F5"/>
    <w:rsid w:val="000A560D"/>
    <w:rsid w:val="000A60A7"/>
    <w:rsid w:val="000A65D2"/>
    <w:rsid w:val="000A6615"/>
    <w:rsid w:val="000A6824"/>
    <w:rsid w:val="000A6B39"/>
    <w:rsid w:val="000A6B4B"/>
    <w:rsid w:val="000A6C81"/>
    <w:rsid w:val="000A712C"/>
    <w:rsid w:val="000A71AB"/>
    <w:rsid w:val="000A78E6"/>
    <w:rsid w:val="000A79FF"/>
    <w:rsid w:val="000A7BC1"/>
    <w:rsid w:val="000A7C52"/>
    <w:rsid w:val="000A7F40"/>
    <w:rsid w:val="000B02B3"/>
    <w:rsid w:val="000B06C8"/>
    <w:rsid w:val="000B081D"/>
    <w:rsid w:val="000B08AC"/>
    <w:rsid w:val="000B0925"/>
    <w:rsid w:val="000B0B76"/>
    <w:rsid w:val="000B10C3"/>
    <w:rsid w:val="000B1105"/>
    <w:rsid w:val="000B173F"/>
    <w:rsid w:val="000B204E"/>
    <w:rsid w:val="000B2130"/>
    <w:rsid w:val="000B2887"/>
    <w:rsid w:val="000B2A13"/>
    <w:rsid w:val="000B2BF2"/>
    <w:rsid w:val="000B323A"/>
    <w:rsid w:val="000B338E"/>
    <w:rsid w:val="000B3CA1"/>
    <w:rsid w:val="000B3EB3"/>
    <w:rsid w:val="000B3F31"/>
    <w:rsid w:val="000B40CB"/>
    <w:rsid w:val="000B44F5"/>
    <w:rsid w:val="000B476F"/>
    <w:rsid w:val="000B4D4F"/>
    <w:rsid w:val="000B4E20"/>
    <w:rsid w:val="000B515B"/>
    <w:rsid w:val="000B54BE"/>
    <w:rsid w:val="000B56CC"/>
    <w:rsid w:val="000B56E8"/>
    <w:rsid w:val="000B5963"/>
    <w:rsid w:val="000B5DCC"/>
    <w:rsid w:val="000B681E"/>
    <w:rsid w:val="000B7043"/>
    <w:rsid w:val="000B72A3"/>
    <w:rsid w:val="000B7427"/>
    <w:rsid w:val="000B76A0"/>
    <w:rsid w:val="000B77FB"/>
    <w:rsid w:val="000B7A84"/>
    <w:rsid w:val="000C0497"/>
    <w:rsid w:val="000C0507"/>
    <w:rsid w:val="000C05C0"/>
    <w:rsid w:val="000C0FBA"/>
    <w:rsid w:val="000C1026"/>
    <w:rsid w:val="000C1082"/>
    <w:rsid w:val="000C112B"/>
    <w:rsid w:val="000C12CD"/>
    <w:rsid w:val="000C12E3"/>
    <w:rsid w:val="000C15D7"/>
    <w:rsid w:val="000C179D"/>
    <w:rsid w:val="000C19C2"/>
    <w:rsid w:val="000C1A6E"/>
    <w:rsid w:val="000C1C6C"/>
    <w:rsid w:val="000C1EB4"/>
    <w:rsid w:val="000C20ED"/>
    <w:rsid w:val="000C2170"/>
    <w:rsid w:val="000C2404"/>
    <w:rsid w:val="000C2831"/>
    <w:rsid w:val="000C2C62"/>
    <w:rsid w:val="000C329E"/>
    <w:rsid w:val="000C32FC"/>
    <w:rsid w:val="000C34F1"/>
    <w:rsid w:val="000C3946"/>
    <w:rsid w:val="000C3EB5"/>
    <w:rsid w:val="000C41BD"/>
    <w:rsid w:val="000C4257"/>
    <w:rsid w:val="000C4D70"/>
    <w:rsid w:val="000C4EB0"/>
    <w:rsid w:val="000C4ECB"/>
    <w:rsid w:val="000C4ED0"/>
    <w:rsid w:val="000C5109"/>
    <w:rsid w:val="000C5180"/>
    <w:rsid w:val="000C54B2"/>
    <w:rsid w:val="000C5656"/>
    <w:rsid w:val="000C56BA"/>
    <w:rsid w:val="000C5857"/>
    <w:rsid w:val="000C5A0D"/>
    <w:rsid w:val="000C5EE8"/>
    <w:rsid w:val="000C5FAC"/>
    <w:rsid w:val="000C78C1"/>
    <w:rsid w:val="000C7938"/>
    <w:rsid w:val="000C7D26"/>
    <w:rsid w:val="000D0206"/>
    <w:rsid w:val="000D0A46"/>
    <w:rsid w:val="000D0BB1"/>
    <w:rsid w:val="000D0EFC"/>
    <w:rsid w:val="000D0F65"/>
    <w:rsid w:val="000D0FF4"/>
    <w:rsid w:val="000D12C7"/>
    <w:rsid w:val="000D13EB"/>
    <w:rsid w:val="000D1656"/>
    <w:rsid w:val="000D18DA"/>
    <w:rsid w:val="000D1A26"/>
    <w:rsid w:val="000D1CF5"/>
    <w:rsid w:val="000D255C"/>
    <w:rsid w:val="000D2629"/>
    <w:rsid w:val="000D2E22"/>
    <w:rsid w:val="000D2E8C"/>
    <w:rsid w:val="000D300B"/>
    <w:rsid w:val="000D37B5"/>
    <w:rsid w:val="000D37CF"/>
    <w:rsid w:val="000D4178"/>
    <w:rsid w:val="000D41CF"/>
    <w:rsid w:val="000D43AC"/>
    <w:rsid w:val="000D4581"/>
    <w:rsid w:val="000D4824"/>
    <w:rsid w:val="000D53BB"/>
    <w:rsid w:val="000D55DE"/>
    <w:rsid w:val="000D5821"/>
    <w:rsid w:val="000D58A9"/>
    <w:rsid w:val="000D5B6F"/>
    <w:rsid w:val="000D5EA1"/>
    <w:rsid w:val="000D6392"/>
    <w:rsid w:val="000D666D"/>
    <w:rsid w:val="000D69FE"/>
    <w:rsid w:val="000D6A35"/>
    <w:rsid w:val="000D6C69"/>
    <w:rsid w:val="000D6F83"/>
    <w:rsid w:val="000D6FB8"/>
    <w:rsid w:val="000D70F9"/>
    <w:rsid w:val="000D72BC"/>
    <w:rsid w:val="000D7506"/>
    <w:rsid w:val="000D7557"/>
    <w:rsid w:val="000D7D39"/>
    <w:rsid w:val="000E04F2"/>
    <w:rsid w:val="000E07CE"/>
    <w:rsid w:val="000E085E"/>
    <w:rsid w:val="000E09C8"/>
    <w:rsid w:val="000E0C0A"/>
    <w:rsid w:val="000E0D65"/>
    <w:rsid w:val="000E0DD2"/>
    <w:rsid w:val="000E114E"/>
    <w:rsid w:val="000E148B"/>
    <w:rsid w:val="000E151D"/>
    <w:rsid w:val="000E1551"/>
    <w:rsid w:val="000E184B"/>
    <w:rsid w:val="000E1EF5"/>
    <w:rsid w:val="000E22A8"/>
    <w:rsid w:val="000E2486"/>
    <w:rsid w:val="000E26D1"/>
    <w:rsid w:val="000E2983"/>
    <w:rsid w:val="000E2D66"/>
    <w:rsid w:val="000E2DDD"/>
    <w:rsid w:val="000E310D"/>
    <w:rsid w:val="000E3C76"/>
    <w:rsid w:val="000E3E12"/>
    <w:rsid w:val="000E3F0D"/>
    <w:rsid w:val="000E4221"/>
    <w:rsid w:val="000E444F"/>
    <w:rsid w:val="000E4564"/>
    <w:rsid w:val="000E48CA"/>
    <w:rsid w:val="000E4B72"/>
    <w:rsid w:val="000E4CE1"/>
    <w:rsid w:val="000E4D60"/>
    <w:rsid w:val="000E4E6A"/>
    <w:rsid w:val="000E56CA"/>
    <w:rsid w:val="000E5F5C"/>
    <w:rsid w:val="000E6002"/>
    <w:rsid w:val="000E608A"/>
    <w:rsid w:val="000E6776"/>
    <w:rsid w:val="000E696F"/>
    <w:rsid w:val="000E6F6E"/>
    <w:rsid w:val="000E7101"/>
    <w:rsid w:val="000E7491"/>
    <w:rsid w:val="000E74B1"/>
    <w:rsid w:val="000E76E2"/>
    <w:rsid w:val="000E7C16"/>
    <w:rsid w:val="000E7CED"/>
    <w:rsid w:val="000E7DBB"/>
    <w:rsid w:val="000E7EB7"/>
    <w:rsid w:val="000F0191"/>
    <w:rsid w:val="000F0350"/>
    <w:rsid w:val="000F0416"/>
    <w:rsid w:val="000F04B2"/>
    <w:rsid w:val="000F04C5"/>
    <w:rsid w:val="000F0EF5"/>
    <w:rsid w:val="000F0F66"/>
    <w:rsid w:val="000F11C7"/>
    <w:rsid w:val="000F1211"/>
    <w:rsid w:val="000F1593"/>
    <w:rsid w:val="000F17ED"/>
    <w:rsid w:val="000F19A9"/>
    <w:rsid w:val="000F1E27"/>
    <w:rsid w:val="000F1FEE"/>
    <w:rsid w:val="000F2056"/>
    <w:rsid w:val="000F208C"/>
    <w:rsid w:val="000F2152"/>
    <w:rsid w:val="000F2374"/>
    <w:rsid w:val="000F24ED"/>
    <w:rsid w:val="000F26B4"/>
    <w:rsid w:val="000F2C4B"/>
    <w:rsid w:val="000F3190"/>
    <w:rsid w:val="000F325E"/>
    <w:rsid w:val="000F3D6B"/>
    <w:rsid w:val="000F3D94"/>
    <w:rsid w:val="000F45CE"/>
    <w:rsid w:val="000F46E8"/>
    <w:rsid w:val="000F4BF6"/>
    <w:rsid w:val="000F51DA"/>
    <w:rsid w:val="000F53C3"/>
    <w:rsid w:val="000F5584"/>
    <w:rsid w:val="000F55EC"/>
    <w:rsid w:val="000F5883"/>
    <w:rsid w:val="000F5B2E"/>
    <w:rsid w:val="000F5EFA"/>
    <w:rsid w:val="000F6324"/>
    <w:rsid w:val="000F6475"/>
    <w:rsid w:val="000F68C0"/>
    <w:rsid w:val="000F68D9"/>
    <w:rsid w:val="000F6ACF"/>
    <w:rsid w:val="000F6BD8"/>
    <w:rsid w:val="000F783E"/>
    <w:rsid w:val="000F7A88"/>
    <w:rsid w:val="000F7B3B"/>
    <w:rsid w:val="000F7BAF"/>
    <w:rsid w:val="000F7CDE"/>
    <w:rsid w:val="000F7F53"/>
    <w:rsid w:val="00100238"/>
    <w:rsid w:val="001004FF"/>
    <w:rsid w:val="00100636"/>
    <w:rsid w:val="00100C5C"/>
    <w:rsid w:val="0010109D"/>
    <w:rsid w:val="001013CF"/>
    <w:rsid w:val="0010166A"/>
    <w:rsid w:val="00101AC6"/>
    <w:rsid w:val="00101E6E"/>
    <w:rsid w:val="00102338"/>
    <w:rsid w:val="001024D8"/>
    <w:rsid w:val="001027E5"/>
    <w:rsid w:val="00102BF3"/>
    <w:rsid w:val="00102C09"/>
    <w:rsid w:val="00102CC1"/>
    <w:rsid w:val="00102F0B"/>
    <w:rsid w:val="00103039"/>
    <w:rsid w:val="001030CD"/>
    <w:rsid w:val="0010323A"/>
    <w:rsid w:val="001032D9"/>
    <w:rsid w:val="001036BB"/>
    <w:rsid w:val="0010396E"/>
    <w:rsid w:val="001044BB"/>
    <w:rsid w:val="00104939"/>
    <w:rsid w:val="0010496F"/>
    <w:rsid w:val="00105350"/>
    <w:rsid w:val="0010555E"/>
    <w:rsid w:val="0010572B"/>
    <w:rsid w:val="0010576B"/>
    <w:rsid w:val="001059B7"/>
    <w:rsid w:val="00105E9B"/>
    <w:rsid w:val="00105FF4"/>
    <w:rsid w:val="00106255"/>
    <w:rsid w:val="001062DD"/>
    <w:rsid w:val="001063D8"/>
    <w:rsid w:val="00106727"/>
    <w:rsid w:val="00106F1D"/>
    <w:rsid w:val="0010728F"/>
    <w:rsid w:val="00107327"/>
    <w:rsid w:val="00107353"/>
    <w:rsid w:val="00107372"/>
    <w:rsid w:val="00107498"/>
    <w:rsid w:val="001075BC"/>
    <w:rsid w:val="00107AD5"/>
    <w:rsid w:val="00107B04"/>
    <w:rsid w:val="0011060D"/>
    <w:rsid w:val="00110803"/>
    <w:rsid w:val="0011097F"/>
    <w:rsid w:val="001109A0"/>
    <w:rsid w:val="0011148B"/>
    <w:rsid w:val="00111B2A"/>
    <w:rsid w:val="00111BBA"/>
    <w:rsid w:val="00111DF7"/>
    <w:rsid w:val="00111E81"/>
    <w:rsid w:val="00111F26"/>
    <w:rsid w:val="001123D7"/>
    <w:rsid w:val="00112453"/>
    <w:rsid w:val="001127B2"/>
    <w:rsid w:val="0011299B"/>
    <w:rsid w:val="00112B0B"/>
    <w:rsid w:val="001136BE"/>
    <w:rsid w:val="00113DCA"/>
    <w:rsid w:val="00113EBD"/>
    <w:rsid w:val="001140E6"/>
    <w:rsid w:val="00114789"/>
    <w:rsid w:val="0011489C"/>
    <w:rsid w:val="0011494F"/>
    <w:rsid w:val="00114D56"/>
    <w:rsid w:val="00114E5B"/>
    <w:rsid w:val="001151BD"/>
    <w:rsid w:val="001155D9"/>
    <w:rsid w:val="00115E51"/>
    <w:rsid w:val="001166D8"/>
    <w:rsid w:val="00116DE8"/>
    <w:rsid w:val="0011741F"/>
    <w:rsid w:val="001176FA"/>
    <w:rsid w:val="00117965"/>
    <w:rsid w:val="00117A36"/>
    <w:rsid w:val="00117BF9"/>
    <w:rsid w:val="00120475"/>
    <w:rsid w:val="001204E8"/>
    <w:rsid w:val="00120510"/>
    <w:rsid w:val="00120737"/>
    <w:rsid w:val="00120C79"/>
    <w:rsid w:val="00120DA1"/>
    <w:rsid w:val="00120EC6"/>
    <w:rsid w:val="001215CE"/>
    <w:rsid w:val="001216A4"/>
    <w:rsid w:val="001223F1"/>
    <w:rsid w:val="00122406"/>
    <w:rsid w:val="0012254D"/>
    <w:rsid w:val="0012262E"/>
    <w:rsid w:val="00122C52"/>
    <w:rsid w:val="001233EC"/>
    <w:rsid w:val="00123444"/>
    <w:rsid w:val="00123556"/>
    <w:rsid w:val="00123B81"/>
    <w:rsid w:val="00123BF2"/>
    <w:rsid w:val="00123CCD"/>
    <w:rsid w:val="00123E10"/>
    <w:rsid w:val="00123FB3"/>
    <w:rsid w:val="0012412A"/>
    <w:rsid w:val="001243AD"/>
    <w:rsid w:val="00124832"/>
    <w:rsid w:val="001248EC"/>
    <w:rsid w:val="00124DBE"/>
    <w:rsid w:val="001250AF"/>
    <w:rsid w:val="001250DC"/>
    <w:rsid w:val="00125445"/>
    <w:rsid w:val="00125998"/>
    <w:rsid w:val="00126779"/>
    <w:rsid w:val="001268EE"/>
    <w:rsid w:val="00126C5E"/>
    <w:rsid w:val="001270BF"/>
    <w:rsid w:val="00127534"/>
    <w:rsid w:val="00127A3D"/>
    <w:rsid w:val="00127E89"/>
    <w:rsid w:val="001301E7"/>
    <w:rsid w:val="00130200"/>
    <w:rsid w:val="001306DC"/>
    <w:rsid w:val="00130BCD"/>
    <w:rsid w:val="00130BF3"/>
    <w:rsid w:val="00130FD8"/>
    <w:rsid w:val="00131255"/>
    <w:rsid w:val="001314B9"/>
    <w:rsid w:val="0013194C"/>
    <w:rsid w:val="00131C6E"/>
    <w:rsid w:val="00131D94"/>
    <w:rsid w:val="001323E8"/>
    <w:rsid w:val="00132723"/>
    <w:rsid w:val="00132C07"/>
    <w:rsid w:val="00132C4B"/>
    <w:rsid w:val="00132C86"/>
    <w:rsid w:val="00132F7E"/>
    <w:rsid w:val="00133017"/>
    <w:rsid w:val="00133820"/>
    <w:rsid w:val="00133B0F"/>
    <w:rsid w:val="00133E1B"/>
    <w:rsid w:val="00133E39"/>
    <w:rsid w:val="00133E42"/>
    <w:rsid w:val="001340B2"/>
    <w:rsid w:val="0013468F"/>
    <w:rsid w:val="0013483B"/>
    <w:rsid w:val="0013493D"/>
    <w:rsid w:val="00134996"/>
    <w:rsid w:val="00134FA5"/>
    <w:rsid w:val="001350AB"/>
    <w:rsid w:val="0013527F"/>
    <w:rsid w:val="00135716"/>
    <w:rsid w:val="001357C5"/>
    <w:rsid w:val="00135900"/>
    <w:rsid w:val="001362E9"/>
    <w:rsid w:val="00136CBA"/>
    <w:rsid w:val="00137231"/>
    <w:rsid w:val="00137806"/>
    <w:rsid w:val="0013781A"/>
    <w:rsid w:val="001379BB"/>
    <w:rsid w:val="00137A44"/>
    <w:rsid w:val="00137D3C"/>
    <w:rsid w:val="00137ECA"/>
    <w:rsid w:val="00140379"/>
    <w:rsid w:val="001406C3"/>
    <w:rsid w:val="001406C7"/>
    <w:rsid w:val="001407DA"/>
    <w:rsid w:val="00140F75"/>
    <w:rsid w:val="0014143A"/>
    <w:rsid w:val="00141466"/>
    <w:rsid w:val="0014188C"/>
    <w:rsid w:val="00141980"/>
    <w:rsid w:val="001419BE"/>
    <w:rsid w:val="00141B36"/>
    <w:rsid w:val="001422D6"/>
    <w:rsid w:val="00142505"/>
    <w:rsid w:val="00142A30"/>
    <w:rsid w:val="00142B40"/>
    <w:rsid w:val="00142CBB"/>
    <w:rsid w:val="001430D6"/>
    <w:rsid w:val="001435D9"/>
    <w:rsid w:val="001437C4"/>
    <w:rsid w:val="00143EFF"/>
    <w:rsid w:val="0014429A"/>
    <w:rsid w:val="001445B1"/>
    <w:rsid w:val="001447A5"/>
    <w:rsid w:val="0014490A"/>
    <w:rsid w:val="00144983"/>
    <w:rsid w:val="00144BA1"/>
    <w:rsid w:val="00144FBF"/>
    <w:rsid w:val="00145200"/>
    <w:rsid w:val="001453E6"/>
    <w:rsid w:val="001455FD"/>
    <w:rsid w:val="001456FC"/>
    <w:rsid w:val="00145788"/>
    <w:rsid w:val="00145C9B"/>
    <w:rsid w:val="00145D23"/>
    <w:rsid w:val="00145DCB"/>
    <w:rsid w:val="00145F71"/>
    <w:rsid w:val="00146227"/>
    <w:rsid w:val="001462A3"/>
    <w:rsid w:val="00146382"/>
    <w:rsid w:val="00146609"/>
    <w:rsid w:val="001469AA"/>
    <w:rsid w:val="00146C03"/>
    <w:rsid w:val="00146C19"/>
    <w:rsid w:val="00146E96"/>
    <w:rsid w:val="0014707A"/>
    <w:rsid w:val="001471A4"/>
    <w:rsid w:val="0014744B"/>
    <w:rsid w:val="001475C6"/>
    <w:rsid w:val="00147728"/>
    <w:rsid w:val="00147738"/>
    <w:rsid w:val="0014785A"/>
    <w:rsid w:val="00147B75"/>
    <w:rsid w:val="00147C36"/>
    <w:rsid w:val="00147E46"/>
    <w:rsid w:val="001500A5"/>
    <w:rsid w:val="001502F4"/>
    <w:rsid w:val="001503BF"/>
    <w:rsid w:val="001506E5"/>
    <w:rsid w:val="001507A8"/>
    <w:rsid w:val="00150D4F"/>
    <w:rsid w:val="00151107"/>
    <w:rsid w:val="00151447"/>
    <w:rsid w:val="001516B8"/>
    <w:rsid w:val="00151D30"/>
    <w:rsid w:val="00151D64"/>
    <w:rsid w:val="0015214F"/>
    <w:rsid w:val="001528D3"/>
    <w:rsid w:val="00152B0A"/>
    <w:rsid w:val="00152DBE"/>
    <w:rsid w:val="00153083"/>
    <w:rsid w:val="00153ACC"/>
    <w:rsid w:val="00154611"/>
    <w:rsid w:val="00154A97"/>
    <w:rsid w:val="00154DD3"/>
    <w:rsid w:val="00155041"/>
    <w:rsid w:val="0015541C"/>
    <w:rsid w:val="00155AD0"/>
    <w:rsid w:val="0015606E"/>
    <w:rsid w:val="0015616E"/>
    <w:rsid w:val="0015618E"/>
    <w:rsid w:val="001564B4"/>
    <w:rsid w:val="00156731"/>
    <w:rsid w:val="00156BD0"/>
    <w:rsid w:val="00157844"/>
    <w:rsid w:val="001578D9"/>
    <w:rsid w:val="00157927"/>
    <w:rsid w:val="00157993"/>
    <w:rsid w:val="0016051E"/>
    <w:rsid w:val="001607E1"/>
    <w:rsid w:val="00161609"/>
    <w:rsid w:val="00161B3B"/>
    <w:rsid w:val="00161ED3"/>
    <w:rsid w:val="00162122"/>
    <w:rsid w:val="001624FB"/>
    <w:rsid w:val="0016290E"/>
    <w:rsid w:val="001629B5"/>
    <w:rsid w:val="001629B7"/>
    <w:rsid w:val="00162E32"/>
    <w:rsid w:val="00162F2B"/>
    <w:rsid w:val="00163687"/>
    <w:rsid w:val="00163D86"/>
    <w:rsid w:val="00163E73"/>
    <w:rsid w:val="00164B85"/>
    <w:rsid w:val="00164C2E"/>
    <w:rsid w:val="00164D78"/>
    <w:rsid w:val="00164DAF"/>
    <w:rsid w:val="00164EAB"/>
    <w:rsid w:val="00165B57"/>
    <w:rsid w:val="00165B74"/>
    <w:rsid w:val="00165B7D"/>
    <w:rsid w:val="00165F41"/>
    <w:rsid w:val="0016624B"/>
    <w:rsid w:val="0016646D"/>
    <w:rsid w:val="001667FC"/>
    <w:rsid w:val="001669EB"/>
    <w:rsid w:val="00166CE5"/>
    <w:rsid w:val="00166F95"/>
    <w:rsid w:val="0016708D"/>
    <w:rsid w:val="00167287"/>
    <w:rsid w:val="00167454"/>
    <w:rsid w:val="001674BD"/>
    <w:rsid w:val="001679B0"/>
    <w:rsid w:val="00167B6C"/>
    <w:rsid w:val="00167D55"/>
    <w:rsid w:val="00167F9E"/>
    <w:rsid w:val="00170129"/>
    <w:rsid w:val="00170170"/>
    <w:rsid w:val="001703C6"/>
    <w:rsid w:val="001704C6"/>
    <w:rsid w:val="001707BC"/>
    <w:rsid w:val="00170AB0"/>
    <w:rsid w:val="00170E8E"/>
    <w:rsid w:val="001710B7"/>
    <w:rsid w:val="00171130"/>
    <w:rsid w:val="001715AE"/>
    <w:rsid w:val="0017183A"/>
    <w:rsid w:val="00171897"/>
    <w:rsid w:val="00171A4A"/>
    <w:rsid w:val="00171CA9"/>
    <w:rsid w:val="00171D3A"/>
    <w:rsid w:val="00171DA1"/>
    <w:rsid w:val="001723F7"/>
    <w:rsid w:val="00172766"/>
    <w:rsid w:val="00172814"/>
    <w:rsid w:val="00172823"/>
    <w:rsid w:val="0017282A"/>
    <w:rsid w:val="00172C5E"/>
    <w:rsid w:val="00172F0B"/>
    <w:rsid w:val="00173136"/>
    <w:rsid w:val="0017380B"/>
    <w:rsid w:val="00173CDC"/>
    <w:rsid w:val="001740BF"/>
    <w:rsid w:val="00174196"/>
    <w:rsid w:val="0017431A"/>
    <w:rsid w:val="0017442B"/>
    <w:rsid w:val="0017446A"/>
    <w:rsid w:val="0017458E"/>
    <w:rsid w:val="0017511B"/>
    <w:rsid w:val="00175511"/>
    <w:rsid w:val="001759AB"/>
    <w:rsid w:val="00175B1E"/>
    <w:rsid w:val="00175C14"/>
    <w:rsid w:val="00175F38"/>
    <w:rsid w:val="00175F49"/>
    <w:rsid w:val="001761A5"/>
    <w:rsid w:val="00176752"/>
    <w:rsid w:val="00176C25"/>
    <w:rsid w:val="00176C31"/>
    <w:rsid w:val="00177611"/>
    <w:rsid w:val="001779AD"/>
    <w:rsid w:val="00177E0D"/>
    <w:rsid w:val="00177FED"/>
    <w:rsid w:val="00180056"/>
    <w:rsid w:val="001801CA"/>
    <w:rsid w:val="00180A18"/>
    <w:rsid w:val="00180D07"/>
    <w:rsid w:val="00180D3C"/>
    <w:rsid w:val="00180E25"/>
    <w:rsid w:val="00180EC9"/>
    <w:rsid w:val="00180F03"/>
    <w:rsid w:val="0018133E"/>
    <w:rsid w:val="001819D6"/>
    <w:rsid w:val="00181BAB"/>
    <w:rsid w:val="00181D87"/>
    <w:rsid w:val="00181DE6"/>
    <w:rsid w:val="00182164"/>
    <w:rsid w:val="0018228B"/>
    <w:rsid w:val="00182A01"/>
    <w:rsid w:val="00182F62"/>
    <w:rsid w:val="00182F90"/>
    <w:rsid w:val="0018324F"/>
    <w:rsid w:val="0018326A"/>
    <w:rsid w:val="0018336D"/>
    <w:rsid w:val="00183B6E"/>
    <w:rsid w:val="00183F33"/>
    <w:rsid w:val="00184003"/>
    <w:rsid w:val="001848BB"/>
    <w:rsid w:val="001850D6"/>
    <w:rsid w:val="0018531B"/>
    <w:rsid w:val="0018586B"/>
    <w:rsid w:val="00185995"/>
    <w:rsid w:val="00185B0C"/>
    <w:rsid w:val="00185B2B"/>
    <w:rsid w:val="00185E85"/>
    <w:rsid w:val="001863A4"/>
    <w:rsid w:val="001863CA"/>
    <w:rsid w:val="00186AC7"/>
    <w:rsid w:val="00186B0E"/>
    <w:rsid w:val="00186CBD"/>
    <w:rsid w:val="001871B9"/>
    <w:rsid w:val="0018726C"/>
    <w:rsid w:val="00187324"/>
    <w:rsid w:val="00190442"/>
    <w:rsid w:val="001905C4"/>
    <w:rsid w:val="0019085E"/>
    <w:rsid w:val="00190C00"/>
    <w:rsid w:val="00191180"/>
    <w:rsid w:val="00191283"/>
    <w:rsid w:val="00191298"/>
    <w:rsid w:val="00191371"/>
    <w:rsid w:val="001913D3"/>
    <w:rsid w:val="00191478"/>
    <w:rsid w:val="00191763"/>
    <w:rsid w:val="0019192B"/>
    <w:rsid w:val="00191BF3"/>
    <w:rsid w:val="0019209F"/>
    <w:rsid w:val="00192113"/>
    <w:rsid w:val="001921D3"/>
    <w:rsid w:val="00192294"/>
    <w:rsid w:val="00192528"/>
    <w:rsid w:val="001927F8"/>
    <w:rsid w:val="0019281F"/>
    <w:rsid w:val="001928B6"/>
    <w:rsid w:val="001929D4"/>
    <w:rsid w:val="00192DB8"/>
    <w:rsid w:val="0019327A"/>
    <w:rsid w:val="00193496"/>
    <w:rsid w:val="001938C6"/>
    <w:rsid w:val="00193A4F"/>
    <w:rsid w:val="00193C8F"/>
    <w:rsid w:val="0019408E"/>
    <w:rsid w:val="00194524"/>
    <w:rsid w:val="0019484F"/>
    <w:rsid w:val="001948DA"/>
    <w:rsid w:val="0019493D"/>
    <w:rsid w:val="00194A82"/>
    <w:rsid w:val="00194AB8"/>
    <w:rsid w:val="00194BFA"/>
    <w:rsid w:val="00195029"/>
    <w:rsid w:val="001952D1"/>
    <w:rsid w:val="00195469"/>
    <w:rsid w:val="00195485"/>
    <w:rsid w:val="0019574E"/>
    <w:rsid w:val="0019583A"/>
    <w:rsid w:val="001958D3"/>
    <w:rsid w:val="00196327"/>
    <w:rsid w:val="00196500"/>
    <w:rsid w:val="00196523"/>
    <w:rsid w:val="001965B8"/>
    <w:rsid w:val="00196A8E"/>
    <w:rsid w:val="001A0694"/>
    <w:rsid w:val="001A0826"/>
    <w:rsid w:val="001A098D"/>
    <w:rsid w:val="001A0AFC"/>
    <w:rsid w:val="001A0E06"/>
    <w:rsid w:val="001A1000"/>
    <w:rsid w:val="001A19B2"/>
    <w:rsid w:val="001A1EBF"/>
    <w:rsid w:val="001A2238"/>
    <w:rsid w:val="001A2340"/>
    <w:rsid w:val="001A2929"/>
    <w:rsid w:val="001A2A44"/>
    <w:rsid w:val="001A2E39"/>
    <w:rsid w:val="001A35B7"/>
    <w:rsid w:val="001A37EC"/>
    <w:rsid w:val="001A3C79"/>
    <w:rsid w:val="001A42C8"/>
    <w:rsid w:val="001A42EC"/>
    <w:rsid w:val="001A4387"/>
    <w:rsid w:val="001A44DC"/>
    <w:rsid w:val="001A50DF"/>
    <w:rsid w:val="001A5329"/>
    <w:rsid w:val="001A53D4"/>
    <w:rsid w:val="001A54A6"/>
    <w:rsid w:val="001A551D"/>
    <w:rsid w:val="001A5C13"/>
    <w:rsid w:val="001A5F9D"/>
    <w:rsid w:val="001A6706"/>
    <w:rsid w:val="001A677A"/>
    <w:rsid w:val="001A6D8E"/>
    <w:rsid w:val="001A6E15"/>
    <w:rsid w:val="001A6EEA"/>
    <w:rsid w:val="001A772E"/>
    <w:rsid w:val="001A77F0"/>
    <w:rsid w:val="001A78D0"/>
    <w:rsid w:val="001A79FB"/>
    <w:rsid w:val="001A7A36"/>
    <w:rsid w:val="001A7A58"/>
    <w:rsid w:val="001A7BF7"/>
    <w:rsid w:val="001A7F35"/>
    <w:rsid w:val="001B013C"/>
    <w:rsid w:val="001B0356"/>
    <w:rsid w:val="001B050C"/>
    <w:rsid w:val="001B0741"/>
    <w:rsid w:val="001B0B77"/>
    <w:rsid w:val="001B0C88"/>
    <w:rsid w:val="001B0CD8"/>
    <w:rsid w:val="001B133C"/>
    <w:rsid w:val="001B16B1"/>
    <w:rsid w:val="001B1777"/>
    <w:rsid w:val="001B17CC"/>
    <w:rsid w:val="001B1A0C"/>
    <w:rsid w:val="001B1AF3"/>
    <w:rsid w:val="001B1BF7"/>
    <w:rsid w:val="001B1C9C"/>
    <w:rsid w:val="001B1C9D"/>
    <w:rsid w:val="001B1D0C"/>
    <w:rsid w:val="001B2307"/>
    <w:rsid w:val="001B2530"/>
    <w:rsid w:val="001B2CD1"/>
    <w:rsid w:val="001B2E24"/>
    <w:rsid w:val="001B2E78"/>
    <w:rsid w:val="001B34DB"/>
    <w:rsid w:val="001B39E5"/>
    <w:rsid w:val="001B4308"/>
    <w:rsid w:val="001B46A5"/>
    <w:rsid w:val="001B472E"/>
    <w:rsid w:val="001B48FC"/>
    <w:rsid w:val="001B4992"/>
    <w:rsid w:val="001B4A66"/>
    <w:rsid w:val="001B4AC4"/>
    <w:rsid w:val="001B4CDB"/>
    <w:rsid w:val="001B4F8C"/>
    <w:rsid w:val="001B519C"/>
    <w:rsid w:val="001B55EE"/>
    <w:rsid w:val="001B563B"/>
    <w:rsid w:val="001B5689"/>
    <w:rsid w:val="001B59A0"/>
    <w:rsid w:val="001B5D11"/>
    <w:rsid w:val="001B5DAA"/>
    <w:rsid w:val="001B5FBB"/>
    <w:rsid w:val="001B6407"/>
    <w:rsid w:val="001B6451"/>
    <w:rsid w:val="001B6881"/>
    <w:rsid w:val="001B6CC8"/>
    <w:rsid w:val="001B711C"/>
    <w:rsid w:val="001B7272"/>
    <w:rsid w:val="001B789A"/>
    <w:rsid w:val="001B7D0B"/>
    <w:rsid w:val="001B7EEF"/>
    <w:rsid w:val="001C01E7"/>
    <w:rsid w:val="001C022F"/>
    <w:rsid w:val="001C0418"/>
    <w:rsid w:val="001C041A"/>
    <w:rsid w:val="001C0675"/>
    <w:rsid w:val="001C088D"/>
    <w:rsid w:val="001C08FB"/>
    <w:rsid w:val="001C1051"/>
    <w:rsid w:val="001C19F8"/>
    <w:rsid w:val="001C1DA0"/>
    <w:rsid w:val="001C2006"/>
    <w:rsid w:val="001C2122"/>
    <w:rsid w:val="001C29AC"/>
    <w:rsid w:val="001C2A14"/>
    <w:rsid w:val="001C2B7C"/>
    <w:rsid w:val="001C2C11"/>
    <w:rsid w:val="001C2D3F"/>
    <w:rsid w:val="001C2D44"/>
    <w:rsid w:val="001C2DCA"/>
    <w:rsid w:val="001C3146"/>
    <w:rsid w:val="001C346C"/>
    <w:rsid w:val="001C3692"/>
    <w:rsid w:val="001C3830"/>
    <w:rsid w:val="001C3A57"/>
    <w:rsid w:val="001C4111"/>
    <w:rsid w:val="001C419C"/>
    <w:rsid w:val="001C4491"/>
    <w:rsid w:val="001C470A"/>
    <w:rsid w:val="001C4C39"/>
    <w:rsid w:val="001C4F29"/>
    <w:rsid w:val="001C51B1"/>
    <w:rsid w:val="001C5226"/>
    <w:rsid w:val="001C52B5"/>
    <w:rsid w:val="001C5421"/>
    <w:rsid w:val="001C57A0"/>
    <w:rsid w:val="001C5944"/>
    <w:rsid w:val="001C5E4E"/>
    <w:rsid w:val="001C5FEA"/>
    <w:rsid w:val="001C6197"/>
    <w:rsid w:val="001C631F"/>
    <w:rsid w:val="001C6326"/>
    <w:rsid w:val="001C64A6"/>
    <w:rsid w:val="001C6A22"/>
    <w:rsid w:val="001C6C99"/>
    <w:rsid w:val="001C707B"/>
    <w:rsid w:val="001C7276"/>
    <w:rsid w:val="001C7303"/>
    <w:rsid w:val="001C78E2"/>
    <w:rsid w:val="001C78E6"/>
    <w:rsid w:val="001C7951"/>
    <w:rsid w:val="001C7FE9"/>
    <w:rsid w:val="001D0181"/>
    <w:rsid w:val="001D03BE"/>
    <w:rsid w:val="001D053C"/>
    <w:rsid w:val="001D061C"/>
    <w:rsid w:val="001D0645"/>
    <w:rsid w:val="001D0C8D"/>
    <w:rsid w:val="001D0D2F"/>
    <w:rsid w:val="001D0DDB"/>
    <w:rsid w:val="001D1340"/>
    <w:rsid w:val="001D1446"/>
    <w:rsid w:val="001D155D"/>
    <w:rsid w:val="001D1A4A"/>
    <w:rsid w:val="001D1BFD"/>
    <w:rsid w:val="001D1E5D"/>
    <w:rsid w:val="001D1F4C"/>
    <w:rsid w:val="001D2471"/>
    <w:rsid w:val="001D253F"/>
    <w:rsid w:val="001D2541"/>
    <w:rsid w:val="001D2E04"/>
    <w:rsid w:val="001D2FFD"/>
    <w:rsid w:val="001D3362"/>
    <w:rsid w:val="001D3538"/>
    <w:rsid w:val="001D4305"/>
    <w:rsid w:val="001D46C9"/>
    <w:rsid w:val="001D4A2A"/>
    <w:rsid w:val="001D4B74"/>
    <w:rsid w:val="001D50AD"/>
    <w:rsid w:val="001D50BB"/>
    <w:rsid w:val="001D528A"/>
    <w:rsid w:val="001D52CC"/>
    <w:rsid w:val="001D54C1"/>
    <w:rsid w:val="001D5E2A"/>
    <w:rsid w:val="001D5EFF"/>
    <w:rsid w:val="001D60DC"/>
    <w:rsid w:val="001D6110"/>
    <w:rsid w:val="001D62A9"/>
    <w:rsid w:val="001D63EB"/>
    <w:rsid w:val="001D6401"/>
    <w:rsid w:val="001D65CF"/>
    <w:rsid w:val="001D679B"/>
    <w:rsid w:val="001D6900"/>
    <w:rsid w:val="001D6C7C"/>
    <w:rsid w:val="001D6D75"/>
    <w:rsid w:val="001D6EDA"/>
    <w:rsid w:val="001D708D"/>
    <w:rsid w:val="001D7DA1"/>
    <w:rsid w:val="001D7DF6"/>
    <w:rsid w:val="001E04C3"/>
    <w:rsid w:val="001E0695"/>
    <w:rsid w:val="001E086C"/>
    <w:rsid w:val="001E09E6"/>
    <w:rsid w:val="001E0EAA"/>
    <w:rsid w:val="001E1021"/>
    <w:rsid w:val="001E1394"/>
    <w:rsid w:val="001E15A6"/>
    <w:rsid w:val="001E185B"/>
    <w:rsid w:val="001E2A1E"/>
    <w:rsid w:val="001E2CDA"/>
    <w:rsid w:val="001E2E29"/>
    <w:rsid w:val="001E3094"/>
    <w:rsid w:val="001E360B"/>
    <w:rsid w:val="001E39EF"/>
    <w:rsid w:val="001E3C96"/>
    <w:rsid w:val="001E3F05"/>
    <w:rsid w:val="001E432A"/>
    <w:rsid w:val="001E47A7"/>
    <w:rsid w:val="001E4ED3"/>
    <w:rsid w:val="001E515F"/>
    <w:rsid w:val="001E516F"/>
    <w:rsid w:val="001E58C4"/>
    <w:rsid w:val="001E5C03"/>
    <w:rsid w:val="001E5C39"/>
    <w:rsid w:val="001E5CFE"/>
    <w:rsid w:val="001E616E"/>
    <w:rsid w:val="001E65D7"/>
    <w:rsid w:val="001E6730"/>
    <w:rsid w:val="001E695E"/>
    <w:rsid w:val="001E6AA7"/>
    <w:rsid w:val="001E6B02"/>
    <w:rsid w:val="001E71C0"/>
    <w:rsid w:val="001E71D5"/>
    <w:rsid w:val="001E7428"/>
    <w:rsid w:val="001E7647"/>
    <w:rsid w:val="001E77E4"/>
    <w:rsid w:val="001E79DB"/>
    <w:rsid w:val="001E7FB4"/>
    <w:rsid w:val="001F010A"/>
    <w:rsid w:val="001F0148"/>
    <w:rsid w:val="001F01B0"/>
    <w:rsid w:val="001F0408"/>
    <w:rsid w:val="001F0429"/>
    <w:rsid w:val="001F0972"/>
    <w:rsid w:val="001F0A67"/>
    <w:rsid w:val="001F1054"/>
    <w:rsid w:val="001F168D"/>
    <w:rsid w:val="001F1F62"/>
    <w:rsid w:val="001F22AF"/>
    <w:rsid w:val="001F2D32"/>
    <w:rsid w:val="001F2DE2"/>
    <w:rsid w:val="001F324B"/>
    <w:rsid w:val="001F343B"/>
    <w:rsid w:val="001F35B5"/>
    <w:rsid w:val="001F3705"/>
    <w:rsid w:val="001F3823"/>
    <w:rsid w:val="001F38DC"/>
    <w:rsid w:val="001F3A45"/>
    <w:rsid w:val="001F3C2F"/>
    <w:rsid w:val="001F3C3C"/>
    <w:rsid w:val="001F409E"/>
    <w:rsid w:val="001F4596"/>
    <w:rsid w:val="001F46A2"/>
    <w:rsid w:val="001F4C42"/>
    <w:rsid w:val="001F4CFE"/>
    <w:rsid w:val="001F515C"/>
    <w:rsid w:val="001F54E8"/>
    <w:rsid w:val="001F5714"/>
    <w:rsid w:val="001F57AF"/>
    <w:rsid w:val="001F5978"/>
    <w:rsid w:val="001F5B65"/>
    <w:rsid w:val="001F632E"/>
    <w:rsid w:val="001F646D"/>
    <w:rsid w:val="001F71B5"/>
    <w:rsid w:val="001F763A"/>
    <w:rsid w:val="001F7808"/>
    <w:rsid w:val="001F78CE"/>
    <w:rsid w:val="001F7D1A"/>
    <w:rsid w:val="0020002B"/>
    <w:rsid w:val="002001FD"/>
    <w:rsid w:val="0020046A"/>
    <w:rsid w:val="002008F1"/>
    <w:rsid w:val="00200B2B"/>
    <w:rsid w:val="00200F5F"/>
    <w:rsid w:val="002015FF"/>
    <w:rsid w:val="00201932"/>
    <w:rsid w:val="00201B37"/>
    <w:rsid w:val="00201D37"/>
    <w:rsid w:val="00201DD4"/>
    <w:rsid w:val="00201DFC"/>
    <w:rsid w:val="00201E31"/>
    <w:rsid w:val="00201F29"/>
    <w:rsid w:val="0020218B"/>
    <w:rsid w:val="0020240F"/>
    <w:rsid w:val="002027FC"/>
    <w:rsid w:val="00202BF4"/>
    <w:rsid w:val="00202E50"/>
    <w:rsid w:val="0020434A"/>
    <w:rsid w:val="0020464C"/>
    <w:rsid w:val="0020465F"/>
    <w:rsid w:val="00204852"/>
    <w:rsid w:val="00204D1E"/>
    <w:rsid w:val="002050E6"/>
    <w:rsid w:val="002057DA"/>
    <w:rsid w:val="00206363"/>
    <w:rsid w:val="0020679B"/>
    <w:rsid w:val="0020689F"/>
    <w:rsid w:val="00206BCA"/>
    <w:rsid w:val="00206BF7"/>
    <w:rsid w:val="00206F58"/>
    <w:rsid w:val="0020707F"/>
    <w:rsid w:val="002071B4"/>
    <w:rsid w:val="002073DA"/>
    <w:rsid w:val="00207516"/>
    <w:rsid w:val="00207A09"/>
    <w:rsid w:val="00207A12"/>
    <w:rsid w:val="00210271"/>
    <w:rsid w:val="002106FE"/>
    <w:rsid w:val="00210CF2"/>
    <w:rsid w:val="002111F4"/>
    <w:rsid w:val="0021171C"/>
    <w:rsid w:val="00211C15"/>
    <w:rsid w:val="00212222"/>
    <w:rsid w:val="0021244D"/>
    <w:rsid w:val="002125B1"/>
    <w:rsid w:val="00212915"/>
    <w:rsid w:val="00212F9B"/>
    <w:rsid w:val="0021310F"/>
    <w:rsid w:val="002134FC"/>
    <w:rsid w:val="0021373A"/>
    <w:rsid w:val="00213BEA"/>
    <w:rsid w:val="00214015"/>
    <w:rsid w:val="0021420B"/>
    <w:rsid w:val="0021469E"/>
    <w:rsid w:val="002147C0"/>
    <w:rsid w:val="0021488F"/>
    <w:rsid w:val="00214944"/>
    <w:rsid w:val="002150BB"/>
    <w:rsid w:val="002150D8"/>
    <w:rsid w:val="00215805"/>
    <w:rsid w:val="00216AAE"/>
    <w:rsid w:val="00216B88"/>
    <w:rsid w:val="00216BD7"/>
    <w:rsid w:val="002171AF"/>
    <w:rsid w:val="00217D96"/>
    <w:rsid w:val="00217D9F"/>
    <w:rsid w:val="00217DBD"/>
    <w:rsid w:val="00220061"/>
    <w:rsid w:val="00220234"/>
    <w:rsid w:val="00220613"/>
    <w:rsid w:val="0022099A"/>
    <w:rsid w:val="00220AF3"/>
    <w:rsid w:val="00220B0A"/>
    <w:rsid w:val="00220D5F"/>
    <w:rsid w:val="00220F0D"/>
    <w:rsid w:val="002213C8"/>
    <w:rsid w:val="00221609"/>
    <w:rsid w:val="002216B9"/>
    <w:rsid w:val="00221E53"/>
    <w:rsid w:val="00221F0D"/>
    <w:rsid w:val="00222006"/>
    <w:rsid w:val="0022239E"/>
    <w:rsid w:val="0022271A"/>
    <w:rsid w:val="00222772"/>
    <w:rsid w:val="0022279E"/>
    <w:rsid w:val="002227EF"/>
    <w:rsid w:val="002229F3"/>
    <w:rsid w:val="00222BC5"/>
    <w:rsid w:val="0022339E"/>
    <w:rsid w:val="002236FC"/>
    <w:rsid w:val="00223888"/>
    <w:rsid w:val="00223D60"/>
    <w:rsid w:val="00223E44"/>
    <w:rsid w:val="00223F4B"/>
    <w:rsid w:val="0022429E"/>
    <w:rsid w:val="00224A86"/>
    <w:rsid w:val="00224AB2"/>
    <w:rsid w:val="00224CB6"/>
    <w:rsid w:val="00225354"/>
    <w:rsid w:val="002254EA"/>
    <w:rsid w:val="0022558F"/>
    <w:rsid w:val="00225C02"/>
    <w:rsid w:val="00225EF6"/>
    <w:rsid w:val="002262F9"/>
    <w:rsid w:val="002263BA"/>
    <w:rsid w:val="00226C22"/>
    <w:rsid w:val="00226F23"/>
    <w:rsid w:val="00226F8D"/>
    <w:rsid w:val="0022714A"/>
    <w:rsid w:val="002272F1"/>
    <w:rsid w:val="002273A6"/>
    <w:rsid w:val="00227432"/>
    <w:rsid w:val="00230300"/>
    <w:rsid w:val="002307B0"/>
    <w:rsid w:val="002308D7"/>
    <w:rsid w:val="00230CE1"/>
    <w:rsid w:val="002311C9"/>
    <w:rsid w:val="002319B9"/>
    <w:rsid w:val="00231A70"/>
    <w:rsid w:val="00231D85"/>
    <w:rsid w:val="002321B0"/>
    <w:rsid w:val="00232A3D"/>
    <w:rsid w:val="00232BF3"/>
    <w:rsid w:val="00233046"/>
    <w:rsid w:val="002334FF"/>
    <w:rsid w:val="00233741"/>
    <w:rsid w:val="002339DC"/>
    <w:rsid w:val="00233A20"/>
    <w:rsid w:val="00233DF4"/>
    <w:rsid w:val="002341C9"/>
    <w:rsid w:val="002346C0"/>
    <w:rsid w:val="002347DF"/>
    <w:rsid w:val="0023496C"/>
    <w:rsid w:val="002349F6"/>
    <w:rsid w:val="00234A2F"/>
    <w:rsid w:val="00235004"/>
    <w:rsid w:val="0023511E"/>
    <w:rsid w:val="00235660"/>
    <w:rsid w:val="002358BB"/>
    <w:rsid w:val="0023598B"/>
    <w:rsid w:val="00235F09"/>
    <w:rsid w:val="00235FF7"/>
    <w:rsid w:val="00236248"/>
    <w:rsid w:val="002363FC"/>
    <w:rsid w:val="002365BD"/>
    <w:rsid w:val="00236609"/>
    <w:rsid w:val="002369AA"/>
    <w:rsid w:val="00236A2E"/>
    <w:rsid w:val="0023715B"/>
    <w:rsid w:val="002371FB"/>
    <w:rsid w:val="00237330"/>
    <w:rsid w:val="0023757F"/>
    <w:rsid w:val="00237A61"/>
    <w:rsid w:val="00237C40"/>
    <w:rsid w:val="00237F52"/>
    <w:rsid w:val="002401B9"/>
    <w:rsid w:val="00240557"/>
    <w:rsid w:val="0024066B"/>
    <w:rsid w:val="0024068C"/>
    <w:rsid w:val="00240AE6"/>
    <w:rsid w:val="00240C45"/>
    <w:rsid w:val="00240E64"/>
    <w:rsid w:val="002413C6"/>
    <w:rsid w:val="00241824"/>
    <w:rsid w:val="00241A42"/>
    <w:rsid w:val="00241B84"/>
    <w:rsid w:val="002422C2"/>
    <w:rsid w:val="00243017"/>
    <w:rsid w:val="00243128"/>
    <w:rsid w:val="0024312F"/>
    <w:rsid w:val="002431A3"/>
    <w:rsid w:val="002433D2"/>
    <w:rsid w:val="002434E3"/>
    <w:rsid w:val="00243A2B"/>
    <w:rsid w:val="00243BBE"/>
    <w:rsid w:val="00243D8B"/>
    <w:rsid w:val="00244118"/>
    <w:rsid w:val="002443D0"/>
    <w:rsid w:val="0024475C"/>
    <w:rsid w:val="002447C7"/>
    <w:rsid w:val="00244882"/>
    <w:rsid w:val="0024494B"/>
    <w:rsid w:val="00244A7D"/>
    <w:rsid w:val="00244BBD"/>
    <w:rsid w:val="00244C24"/>
    <w:rsid w:val="00244D83"/>
    <w:rsid w:val="002453E1"/>
    <w:rsid w:val="0024545D"/>
    <w:rsid w:val="0024550C"/>
    <w:rsid w:val="002458DC"/>
    <w:rsid w:val="00245BFF"/>
    <w:rsid w:val="00245C45"/>
    <w:rsid w:val="00245F03"/>
    <w:rsid w:val="002463C2"/>
    <w:rsid w:val="00246CBC"/>
    <w:rsid w:val="00246CDA"/>
    <w:rsid w:val="00246D49"/>
    <w:rsid w:val="002472EA"/>
    <w:rsid w:val="00247B96"/>
    <w:rsid w:val="00247DEA"/>
    <w:rsid w:val="00247FED"/>
    <w:rsid w:val="00247FF7"/>
    <w:rsid w:val="002501F9"/>
    <w:rsid w:val="00250846"/>
    <w:rsid w:val="00250C5C"/>
    <w:rsid w:val="00251037"/>
    <w:rsid w:val="002510C6"/>
    <w:rsid w:val="00251327"/>
    <w:rsid w:val="002513CF"/>
    <w:rsid w:val="002514F3"/>
    <w:rsid w:val="0025155B"/>
    <w:rsid w:val="002516A7"/>
    <w:rsid w:val="00251865"/>
    <w:rsid w:val="0025193A"/>
    <w:rsid w:val="00251BD6"/>
    <w:rsid w:val="00251E3F"/>
    <w:rsid w:val="00251F27"/>
    <w:rsid w:val="00251F53"/>
    <w:rsid w:val="00252070"/>
    <w:rsid w:val="002522F0"/>
    <w:rsid w:val="00252324"/>
    <w:rsid w:val="002526DF"/>
    <w:rsid w:val="0025293A"/>
    <w:rsid w:val="00252DE0"/>
    <w:rsid w:val="0025300F"/>
    <w:rsid w:val="002535DD"/>
    <w:rsid w:val="0025398C"/>
    <w:rsid w:val="00253E75"/>
    <w:rsid w:val="00253F97"/>
    <w:rsid w:val="0025445F"/>
    <w:rsid w:val="00254985"/>
    <w:rsid w:val="00254D02"/>
    <w:rsid w:val="00254E2A"/>
    <w:rsid w:val="002552C2"/>
    <w:rsid w:val="0025534B"/>
    <w:rsid w:val="002554EF"/>
    <w:rsid w:val="002559C3"/>
    <w:rsid w:val="00255A09"/>
    <w:rsid w:val="00255C66"/>
    <w:rsid w:val="00255D56"/>
    <w:rsid w:val="00255F2E"/>
    <w:rsid w:val="00256018"/>
    <w:rsid w:val="00256B32"/>
    <w:rsid w:val="00256CD7"/>
    <w:rsid w:val="00256DA6"/>
    <w:rsid w:val="0025722C"/>
    <w:rsid w:val="00257412"/>
    <w:rsid w:val="00257BA6"/>
    <w:rsid w:val="00257E19"/>
    <w:rsid w:val="002600EB"/>
    <w:rsid w:val="00260781"/>
    <w:rsid w:val="00260C17"/>
    <w:rsid w:val="00261218"/>
    <w:rsid w:val="0026137D"/>
    <w:rsid w:val="002613B0"/>
    <w:rsid w:val="00261530"/>
    <w:rsid w:val="0026172B"/>
    <w:rsid w:val="00261A98"/>
    <w:rsid w:val="00261ECE"/>
    <w:rsid w:val="002625A3"/>
    <w:rsid w:val="002629CE"/>
    <w:rsid w:val="00262A88"/>
    <w:rsid w:val="00262B7D"/>
    <w:rsid w:val="00262CD3"/>
    <w:rsid w:val="00262E36"/>
    <w:rsid w:val="00263059"/>
    <w:rsid w:val="0026308C"/>
    <w:rsid w:val="00263516"/>
    <w:rsid w:val="00263A81"/>
    <w:rsid w:val="00263C00"/>
    <w:rsid w:val="00263C14"/>
    <w:rsid w:val="00263CDF"/>
    <w:rsid w:val="00263D09"/>
    <w:rsid w:val="00263D94"/>
    <w:rsid w:val="00264718"/>
    <w:rsid w:val="00264B05"/>
    <w:rsid w:val="00264CC5"/>
    <w:rsid w:val="00264E37"/>
    <w:rsid w:val="00264F08"/>
    <w:rsid w:val="00264F1D"/>
    <w:rsid w:val="00264FDD"/>
    <w:rsid w:val="00265D51"/>
    <w:rsid w:val="00266351"/>
    <w:rsid w:val="002667C5"/>
    <w:rsid w:val="00266C73"/>
    <w:rsid w:val="00266CB4"/>
    <w:rsid w:val="002670D8"/>
    <w:rsid w:val="0026795E"/>
    <w:rsid w:val="00267AD6"/>
    <w:rsid w:val="00267AF0"/>
    <w:rsid w:val="00270116"/>
    <w:rsid w:val="002703D9"/>
    <w:rsid w:val="002704ED"/>
    <w:rsid w:val="002704FF"/>
    <w:rsid w:val="002705A1"/>
    <w:rsid w:val="00270A5D"/>
    <w:rsid w:val="00271C38"/>
    <w:rsid w:val="00271E71"/>
    <w:rsid w:val="002721D6"/>
    <w:rsid w:val="00272255"/>
    <w:rsid w:val="00272292"/>
    <w:rsid w:val="002723B8"/>
    <w:rsid w:val="00272D72"/>
    <w:rsid w:val="00272EB7"/>
    <w:rsid w:val="0027320C"/>
    <w:rsid w:val="0027321D"/>
    <w:rsid w:val="00273241"/>
    <w:rsid w:val="00273482"/>
    <w:rsid w:val="00273898"/>
    <w:rsid w:val="00273937"/>
    <w:rsid w:val="00273DD8"/>
    <w:rsid w:val="002741EB"/>
    <w:rsid w:val="00274349"/>
    <w:rsid w:val="00274407"/>
    <w:rsid w:val="00274439"/>
    <w:rsid w:val="0027444C"/>
    <w:rsid w:val="002746F0"/>
    <w:rsid w:val="002747A4"/>
    <w:rsid w:val="00274B0E"/>
    <w:rsid w:val="00275099"/>
    <w:rsid w:val="002756D6"/>
    <w:rsid w:val="00275865"/>
    <w:rsid w:val="002759AB"/>
    <w:rsid w:val="00275C08"/>
    <w:rsid w:val="00275FB3"/>
    <w:rsid w:val="002765B2"/>
    <w:rsid w:val="00276618"/>
    <w:rsid w:val="00276768"/>
    <w:rsid w:val="002768E7"/>
    <w:rsid w:val="00276C9A"/>
    <w:rsid w:val="00276D81"/>
    <w:rsid w:val="00276FCD"/>
    <w:rsid w:val="0027724E"/>
    <w:rsid w:val="00277259"/>
    <w:rsid w:val="00277277"/>
    <w:rsid w:val="00277834"/>
    <w:rsid w:val="0027796B"/>
    <w:rsid w:val="002779A9"/>
    <w:rsid w:val="00277AEB"/>
    <w:rsid w:val="00277D47"/>
    <w:rsid w:val="00277EE8"/>
    <w:rsid w:val="00280ACC"/>
    <w:rsid w:val="00280F4A"/>
    <w:rsid w:val="002811EB"/>
    <w:rsid w:val="00281413"/>
    <w:rsid w:val="0028147D"/>
    <w:rsid w:val="00281A82"/>
    <w:rsid w:val="00281AF4"/>
    <w:rsid w:val="00282009"/>
    <w:rsid w:val="002820A7"/>
    <w:rsid w:val="002824F3"/>
    <w:rsid w:val="00282737"/>
    <w:rsid w:val="00282B30"/>
    <w:rsid w:val="00282DF8"/>
    <w:rsid w:val="00282E7D"/>
    <w:rsid w:val="0028381C"/>
    <w:rsid w:val="002838CB"/>
    <w:rsid w:val="002840DF"/>
    <w:rsid w:val="00284145"/>
    <w:rsid w:val="00284178"/>
    <w:rsid w:val="00284443"/>
    <w:rsid w:val="00284581"/>
    <w:rsid w:val="00284A76"/>
    <w:rsid w:val="00284E07"/>
    <w:rsid w:val="00284EEB"/>
    <w:rsid w:val="00284FA2"/>
    <w:rsid w:val="00285141"/>
    <w:rsid w:val="0028592D"/>
    <w:rsid w:val="00285DD6"/>
    <w:rsid w:val="0028615E"/>
    <w:rsid w:val="00286244"/>
    <w:rsid w:val="00286311"/>
    <w:rsid w:val="0028658A"/>
    <w:rsid w:val="002865A0"/>
    <w:rsid w:val="00286676"/>
    <w:rsid w:val="0028667D"/>
    <w:rsid w:val="0028691F"/>
    <w:rsid w:val="00286B16"/>
    <w:rsid w:val="00286BA3"/>
    <w:rsid w:val="00286F13"/>
    <w:rsid w:val="00286F30"/>
    <w:rsid w:val="00287C2A"/>
    <w:rsid w:val="00287CCC"/>
    <w:rsid w:val="00287F4B"/>
    <w:rsid w:val="00290117"/>
    <w:rsid w:val="0029076B"/>
    <w:rsid w:val="0029108D"/>
    <w:rsid w:val="002913FF"/>
    <w:rsid w:val="0029140F"/>
    <w:rsid w:val="0029155A"/>
    <w:rsid w:val="002916F8"/>
    <w:rsid w:val="00291748"/>
    <w:rsid w:val="00291863"/>
    <w:rsid w:val="00291DF2"/>
    <w:rsid w:val="00291EA8"/>
    <w:rsid w:val="00291EA9"/>
    <w:rsid w:val="0029214E"/>
    <w:rsid w:val="00292204"/>
    <w:rsid w:val="002922DD"/>
    <w:rsid w:val="00292308"/>
    <w:rsid w:val="002925B8"/>
    <w:rsid w:val="002929B0"/>
    <w:rsid w:val="00293EAC"/>
    <w:rsid w:val="00293EE3"/>
    <w:rsid w:val="0029462A"/>
    <w:rsid w:val="00294651"/>
    <w:rsid w:val="00294DA0"/>
    <w:rsid w:val="00295195"/>
    <w:rsid w:val="00295429"/>
    <w:rsid w:val="00295638"/>
    <w:rsid w:val="002958FA"/>
    <w:rsid w:val="002960EB"/>
    <w:rsid w:val="0029642C"/>
    <w:rsid w:val="0029650F"/>
    <w:rsid w:val="002965E5"/>
    <w:rsid w:val="002966DF"/>
    <w:rsid w:val="00296CA6"/>
    <w:rsid w:val="00296D0F"/>
    <w:rsid w:val="00296D26"/>
    <w:rsid w:val="00296EB9"/>
    <w:rsid w:val="00297570"/>
    <w:rsid w:val="002975CC"/>
    <w:rsid w:val="0029769D"/>
    <w:rsid w:val="002A00F7"/>
    <w:rsid w:val="002A0640"/>
    <w:rsid w:val="002A0820"/>
    <w:rsid w:val="002A107F"/>
    <w:rsid w:val="002A1466"/>
    <w:rsid w:val="002A147A"/>
    <w:rsid w:val="002A14FC"/>
    <w:rsid w:val="002A156D"/>
    <w:rsid w:val="002A15DC"/>
    <w:rsid w:val="002A1EA4"/>
    <w:rsid w:val="002A20B3"/>
    <w:rsid w:val="002A21DD"/>
    <w:rsid w:val="002A2763"/>
    <w:rsid w:val="002A28C7"/>
    <w:rsid w:val="002A28ED"/>
    <w:rsid w:val="002A2919"/>
    <w:rsid w:val="002A2CDF"/>
    <w:rsid w:val="002A32D4"/>
    <w:rsid w:val="002A332B"/>
    <w:rsid w:val="002A3755"/>
    <w:rsid w:val="002A3808"/>
    <w:rsid w:val="002A4072"/>
    <w:rsid w:val="002A4B77"/>
    <w:rsid w:val="002A4D0C"/>
    <w:rsid w:val="002A5809"/>
    <w:rsid w:val="002A594C"/>
    <w:rsid w:val="002A617D"/>
    <w:rsid w:val="002A6734"/>
    <w:rsid w:val="002A6FF7"/>
    <w:rsid w:val="002A707F"/>
    <w:rsid w:val="002A728E"/>
    <w:rsid w:val="002A72EB"/>
    <w:rsid w:val="002A739E"/>
    <w:rsid w:val="002A7DC3"/>
    <w:rsid w:val="002A7DC9"/>
    <w:rsid w:val="002B00C0"/>
    <w:rsid w:val="002B03FB"/>
    <w:rsid w:val="002B06F4"/>
    <w:rsid w:val="002B0A40"/>
    <w:rsid w:val="002B0CB9"/>
    <w:rsid w:val="002B0E64"/>
    <w:rsid w:val="002B0F89"/>
    <w:rsid w:val="002B153E"/>
    <w:rsid w:val="002B1545"/>
    <w:rsid w:val="002B16D8"/>
    <w:rsid w:val="002B1CC6"/>
    <w:rsid w:val="002B1F89"/>
    <w:rsid w:val="002B1FB1"/>
    <w:rsid w:val="002B2136"/>
    <w:rsid w:val="002B2172"/>
    <w:rsid w:val="002B2201"/>
    <w:rsid w:val="002B2393"/>
    <w:rsid w:val="002B25F4"/>
    <w:rsid w:val="002B261A"/>
    <w:rsid w:val="002B323A"/>
    <w:rsid w:val="002B3740"/>
    <w:rsid w:val="002B3871"/>
    <w:rsid w:val="002B3D42"/>
    <w:rsid w:val="002B3D57"/>
    <w:rsid w:val="002B3DBC"/>
    <w:rsid w:val="002B4007"/>
    <w:rsid w:val="002B4E4B"/>
    <w:rsid w:val="002B50AE"/>
    <w:rsid w:val="002B66AF"/>
    <w:rsid w:val="002B66B5"/>
    <w:rsid w:val="002B6A3E"/>
    <w:rsid w:val="002B6D9E"/>
    <w:rsid w:val="002B70FE"/>
    <w:rsid w:val="002B72E8"/>
    <w:rsid w:val="002B7CCF"/>
    <w:rsid w:val="002B7F43"/>
    <w:rsid w:val="002C04FF"/>
    <w:rsid w:val="002C058D"/>
    <w:rsid w:val="002C05CC"/>
    <w:rsid w:val="002C08F2"/>
    <w:rsid w:val="002C148F"/>
    <w:rsid w:val="002C1682"/>
    <w:rsid w:val="002C1687"/>
    <w:rsid w:val="002C1BD7"/>
    <w:rsid w:val="002C20FF"/>
    <w:rsid w:val="002C226F"/>
    <w:rsid w:val="002C239E"/>
    <w:rsid w:val="002C2577"/>
    <w:rsid w:val="002C2A1F"/>
    <w:rsid w:val="002C34DF"/>
    <w:rsid w:val="002C3F4C"/>
    <w:rsid w:val="002C40F9"/>
    <w:rsid w:val="002C423B"/>
    <w:rsid w:val="002C4457"/>
    <w:rsid w:val="002C44CA"/>
    <w:rsid w:val="002C4686"/>
    <w:rsid w:val="002C46C7"/>
    <w:rsid w:val="002C5382"/>
    <w:rsid w:val="002C53B5"/>
    <w:rsid w:val="002C5577"/>
    <w:rsid w:val="002C5D29"/>
    <w:rsid w:val="002C5EA7"/>
    <w:rsid w:val="002C6269"/>
    <w:rsid w:val="002C6499"/>
    <w:rsid w:val="002C6986"/>
    <w:rsid w:val="002C6F0A"/>
    <w:rsid w:val="002C6FCD"/>
    <w:rsid w:val="002C711F"/>
    <w:rsid w:val="002C7283"/>
    <w:rsid w:val="002C7DED"/>
    <w:rsid w:val="002D03B1"/>
    <w:rsid w:val="002D055E"/>
    <w:rsid w:val="002D09C5"/>
    <w:rsid w:val="002D0A3A"/>
    <w:rsid w:val="002D0BF0"/>
    <w:rsid w:val="002D0D79"/>
    <w:rsid w:val="002D12A6"/>
    <w:rsid w:val="002D16F4"/>
    <w:rsid w:val="002D19CC"/>
    <w:rsid w:val="002D1FCE"/>
    <w:rsid w:val="002D2307"/>
    <w:rsid w:val="002D27EE"/>
    <w:rsid w:val="002D3004"/>
    <w:rsid w:val="002D3303"/>
    <w:rsid w:val="002D3555"/>
    <w:rsid w:val="002D3D2B"/>
    <w:rsid w:val="002D43F6"/>
    <w:rsid w:val="002D4461"/>
    <w:rsid w:val="002D451D"/>
    <w:rsid w:val="002D4BCC"/>
    <w:rsid w:val="002D4C78"/>
    <w:rsid w:val="002D4FC4"/>
    <w:rsid w:val="002D5155"/>
    <w:rsid w:val="002D5227"/>
    <w:rsid w:val="002D539D"/>
    <w:rsid w:val="002D561D"/>
    <w:rsid w:val="002D584E"/>
    <w:rsid w:val="002D5887"/>
    <w:rsid w:val="002D5B86"/>
    <w:rsid w:val="002D601D"/>
    <w:rsid w:val="002D613A"/>
    <w:rsid w:val="002D6660"/>
    <w:rsid w:val="002D67B5"/>
    <w:rsid w:val="002D7037"/>
    <w:rsid w:val="002D73BE"/>
    <w:rsid w:val="002D75CA"/>
    <w:rsid w:val="002D76D5"/>
    <w:rsid w:val="002D7C75"/>
    <w:rsid w:val="002D7CED"/>
    <w:rsid w:val="002E0000"/>
    <w:rsid w:val="002E019E"/>
    <w:rsid w:val="002E0275"/>
    <w:rsid w:val="002E037C"/>
    <w:rsid w:val="002E0528"/>
    <w:rsid w:val="002E07AE"/>
    <w:rsid w:val="002E0949"/>
    <w:rsid w:val="002E0B36"/>
    <w:rsid w:val="002E0BD7"/>
    <w:rsid w:val="002E0C84"/>
    <w:rsid w:val="002E0E75"/>
    <w:rsid w:val="002E141B"/>
    <w:rsid w:val="002E154D"/>
    <w:rsid w:val="002E1EC6"/>
    <w:rsid w:val="002E205C"/>
    <w:rsid w:val="002E244E"/>
    <w:rsid w:val="002E25C0"/>
    <w:rsid w:val="002E28EE"/>
    <w:rsid w:val="002E28F7"/>
    <w:rsid w:val="002E30B5"/>
    <w:rsid w:val="002E346E"/>
    <w:rsid w:val="002E3662"/>
    <w:rsid w:val="002E3B26"/>
    <w:rsid w:val="002E3D83"/>
    <w:rsid w:val="002E3E3F"/>
    <w:rsid w:val="002E430B"/>
    <w:rsid w:val="002E489F"/>
    <w:rsid w:val="002E4BCA"/>
    <w:rsid w:val="002E4C22"/>
    <w:rsid w:val="002E4C71"/>
    <w:rsid w:val="002E4DD5"/>
    <w:rsid w:val="002E4F5F"/>
    <w:rsid w:val="002E5A3B"/>
    <w:rsid w:val="002E5DAA"/>
    <w:rsid w:val="002E5E0B"/>
    <w:rsid w:val="002E6051"/>
    <w:rsid w:val="002E6263"/>
    <w:rsid w:val="002E6361"/>
    <w:rsid w:val="002E6761"/>
    <w:rsid w:val="002E6C04"/>
    <w:rsid w:val="002E6C34"/>
    <w:rsid w:val="002E6DB9"/>
    <w:rsid w:val="002E73DF"/>
    <w:rsid w:val="002E76CC"/>
    <w:rsid w:val="002E7BB9"/>
    <w:rsid w:val="002E7BFC"/>
    <w:rsid w:val="002E7FE3"/>
    <w:rsid w:val="002F0263"/>
    <w:rsid w:val="002F0314"/>
    <w:rsid w:val="002F039D"/>
    <w:rsid w:val="002F08F6"/>
    <w:rsid w:val="002F0D0F"/>
    <w:rsid w:val="002F2318"/>
    <w:rsid w:val="002F2508"/>
    <w:rsid w:val="002F25EE"/>
    <w:rsid w:val="002F26C5"/>
    <w:rsid w:val="002F30AD"/>
    <w:rsid w:val="002F3397"/>
    <w:rsid w:val="002F3711"/>
    <w:rsid w:val="002F3CC3"/>
    <w:rsid w:val="002F40EF"/>
    <w:rsid w:val="002F4236"/>
    <w:rsid w:val="002F449E"/>
    <w:rsid w:val="002F5596"/>
    <w:rsid w:val="002F5CB4"/>
    <w:rsid w:val="002F5E98"/>
    <w:rsid w:val="002F61CF"/>
    <w:rsid w:val="002F62AB"/>
    <w:rsid w:val="002F637A"/>
    <w:rsid w:val="002F649E"/>
    <w:rsid w:val="002F693A"/>
    <w:rsid w:val="002F6CED"/>
    <w:rsid w:val="002F73A6"/>
    <w:rsid w:val="002F78D6"/>
    <w:rsid w:val="002F7AC4"/>
    <w:rsid w:val="002F7AD5"/>
    <w:rsid w:val="002F7B94"/>
    <w:rsid w:val="00300497"/>
    <w:rsid w:val="003007EE"/>
    <w:rsid w:val="003008DF"/>
    <w:rsid w:val="00300B0D"/>
    <w:rsid w:val="00301375"/>
    <w:rsid w:val="0030150E"/>
    <w:rsid w:val="00301D8D"/>
    <w:rsid w:val="00301E77"/>
    <w:rsid w:val="0030260F"/>
    <w:rsid w:val="00302DF2"/>
    <w:rsid w:val="0030390D"/>
    <w:rsid w:val="003039D1"/>
    <w:rsid w:val="00303B73"/>
    <w:rsid w:val="0030403C"/>
    <w:rsid w:val="003041C3"/>
    <w:rsid w:val="0030440E"/>
    <w:rsid w:val="0030474F"/>
    <w:rsid w:val="00304893"/>
    <w:rsid w:val="003058F8"/>
    <w:rsid w:val="00305AF0"/>
    <w:rsid w:val="00305BE1"/>
    <w:rsid w:val="00305C62"/>
    <w:rsid w:val="00305D68"/>
    <w:rsid w:val="00305EC4"/>
    <w:rsid w:val="0030610C"/>
    <w:rsid w:val="0030629D"/>
    <w:rsid w:val="00306312"/>
    <w:rsid w:val="003063CD"/>
    <w:rsid w:val="00306502"/>
    <w:rsid w:val="003065F1"/>
    <w:rsid w:val="003068E4"/>
    <w:rsid w:val="00306A81"/>
    <w:rsid w:val="0030762C"/>
    <w:rsid w:val="003078B3"/>
    <w:rsid w:val="00307959"/>
    <w:rsid w:val="00307EE2"/>
    <w:rsid w:val="00310236"/>
    <w:rsid w:val="003105B7"/>
    <w:rsid w:val="00310E2E"/>
    <w:rsid w:val="00310FD9"/>
    <w:rsid w:val="003110D2"/>
    <w:rsid w:val="003111E9"/>
    <w:rsid w:val="0031136D"/>
    <w:rsid w:val="0031141E"/>
    <w:rsid w:val="00311589"/>
    <w:rsid w:val="00311CE2"/>
    <w:rsid w:val="00311DC0"/>
    <w:rsid w:val="00312065"/>
    <w:rsid w:val="003120F1"/>
    <w:rsid w:val="003124DF"/>
    <w:rsid w:val="00312BDC"/>
    <w:rsid w:val="00312CEC"/>
    <w:rsid w:val="00312D51"/>
    <w:rsid w:val="00312D67"/>
    <w:rsid w:val="00313044"/>
    <w:rsid w:val="0031356D"/>
    <w:rsid w:val="00313745"/>
    <w:rsid w:val="0031391E"/>
    <w:rsid w:val="00313B05"/>
    <w:rsid w:val="00313EB0"/>
    <w:rsid w:val="00314260"/>
    <w:rsid w:val="003146C4"/>
    <w:rsid w:val="00314891"/>
    <w:rsid w:val="00314CB0"/>
    <w:rsid w:val="00314D39"/>
    <w:rsid w:val="00314DEC"/>
    <w:rsid w:val="0031531F"/>
    <w:rsid w:val="003154CD"/>
    <w:rsid w:val="00315A20"/>
    <w:rsid w:val="00315ACB"/>
    <w:rsid w:val="00315C78"/>
    <w:rsid w:val="003160B8"/>
    <w:rsid w:val="003162E0"/>
    <w:rsid w:val="003162EE"/>
    <w:rsid w:val="0031635A"/>
    <w:rsid w:val="003163E6"/>
    <w:rsid w:val="00316A0B"/>
    <w:rsid w:val="00316B77"/>
    <w:rsid w:val="00316D85"/>
    <w:rsid w:val="0031747C"/>
    <w:rsid w:val="00317528"/>
    <w:rsid w:val="0031771E"/>
    <w:rsid w:val="00317979"/>
    <w:rsid w:val="00317B48"/>
    <w:rsid w:val="00320502"/>
    <w:rsid w:val="00320BAE"/>
    <w:rsid w:val="00320F9E"/>
    <w:rsid w:val="003216A6"/>
    <w:rsid w:val="003216BD"/>
    <w:rsid w:val="003219DF"/>
    <w:rsid w:val="00321B4D"/>
    <w:rsid w:val="00321E0A"/>
    <w:rsid w:val="00322299"/>
    <w:rsid w:val="003228B6"/>
    <w:rsid w:val="003229CB"/>
    <w:rsid w:val="003231FB"/>
    <w:rsid w:val="00324244"/>
    <w:rsid w:val="00324391"/>
    <w:rsid w:val="0032451D"/>
    <w:rsid w:val="00324DBE"/>
    <w:rsid w:val="00324ED1"/>
    <w:rsid w:val="003251E9"/>
    <w:rsid w:val="0032527B"/>
    <w:rsid w:val="00325548"/>
    <w:rsid w:val="00325AEF"/>
    <w:rsid w:val="0032629B"/>
    <w:rsid w:val="0032630F"/>
    <w:rsid w:val="00326B42"/>
    <w:rsid w:val="00326BD5"/>
    <w:rsid w:val="00326CB7"/>
    <w:rsid w:val="00327094"/>
    <w:rsid w:val="00327272"/>
    <w:rsid w:val="00327284"/>
    <w:rsid w:val="00327575"/>
    <w:rsid w:val="00327715"/>
    <w:rsid w:val="0032796F"/>
    <w:rsid w:val="00327D07"/>
    <w:rsid w:val="00327E33"/>
    <w:rsid w:val="00327EFB"/>
    <w:rsid w:val="00330370"/>
    <w:rsid w:val="00330434"/>
    <w:rsid w:val="003305A8"/>
    <w:rsid w:val="003305F7"/>
    <w:rsid w:val="0033070D"/>
    <w:rsid w:val="00330769"/>
    <w:rsid w:val="00330F70"/>
    <w:rsid w:val="003318C1"/>
    <w:rsid w:val="003319F5"/>
    <w:rsid w:val="003325D4"/>
    <w:rsid w:val="00332E5A"/>
    <w:rsid w:val="00333270"/>
    <w:rsid w:val="003333EB"/>
    <w:rsid w:val="00333416"/>
    <w:rsid w:val="00333C2F"/>
    <w:rsid w:val="00333FC9"/>
    <w:rsid w:val="003345EF"/>
    <w:rsid w:val="003347FC"/>
    <w:rsid w:val="00334B5E"/>
    <w:rsid w:val="00334C05"/>
    <w:rsid w:val="00334C07"/>
    <w:rsid w:val="00335173"/>
    <w:rsid w:val="00335E02"/>
    <w:rsid w:val="003363A6"/>
    <w:rsid w:val="003365C2"/>
    <w:rsid w:val="00336EFD"/>
    <w:rsid w:val="003377AD"/>
    <w:rsid w:val="00337CB7"/>
    <w:rsid w:val="003400D9"/>
    <w:rsid w:val="003401D0"/>
    <w:rsid w:val="003404B8"/>
    <w:rsid w:val="0034054B"/>
    <w:rsid w:val="00340573"/>
    <w:rsid w:val="00340791"/>
    <w:rsid w:val="00340CB4"/>
    <w:rsid w:val="00340DF2"/>
    <w:rsid w:val="00340EBF"/>
    <w:rsid w:val="00341115"/>
    <w:rsid w:val="003414B3"/>
    <w:rsid w:val="00341E1F"/>
    <w:rsid w:val="003420DE"/>
    <w:rsid w:val="0034229D"/>
    <w:rsid w:val="003424FC"/>
    <w:rsid w:val="003425D1"/>
    <w:rsid w:val="00342795"/>
    <w:rsid w:val="00342A36"/>
    <w:rsid w:val="0034314C"/>
    <w:rsid w:val="003431CE"/>
    <w:rsid w:val="00343212"/>
    <w:rsid w:val="003432EF"/>
    <w:rsid w:val="003433C1"/>
    <w:rsid w:val="0034360C"/>
    <w:rsid w:val="003438C3"/>
    <w:rsid w:val="00343E6E"/>
    <w:rsid w:val="00344162"/>
    <w:rsid w:val="00344B01"/>
    <w:rsid w:val="00344C74"/>
    <w:rsid w:val="003457BA"/>
    <w:rsid w:val="00346126"/>
    <w:rsid w:val="0034631D"/>
    <w:rsid w:val="00346876"/>
    <w:rsid w:val="003469E5"/>
    <w:rsid w:val="00346A12"/>
    <w:rsid w:val="00346A17"/>
    <w:rsid w:val="00346A5B"/>
    <w:rsid w:val="00346CAB"/>
    <w:rsid w:val="00346FD8"/>
    <w:rsid w:val="00347131"/>
    <w:rsid w:val="003475C9"/>
    <w:rsid w:val="00347726"/>
    <w:rsid w:val="00347C8E"/>
    <w:rsid w:val="00347CF7"/>
    <w:rsid w:val="00347DB0"/>
    <w:rsid w:val="00347E4E"/>
    <w:rsid w:val="00347F27"/>
    <w:rsid w:val="0035063B"/>
    <w:rsid w:val="003509C6"/>
    <w:rsid w:val="00351237"/>
    <w:rsid w:val="0035178B"/>
    <w:rsid w:val="0035185B"/>
    <w:rsid w:val="003518FB"/>
    <w:rsid w:val="003519D2"/>
    <w:rsid w:val="00351A14"/>
    <w:rsid w:val="00351B97"/>
    <w:rsid w:val="00351BCB"/>
    <w:rsid w:val="00351FA0"/>
    <w:rsid w:val="00352AC7"/>
    <w:rsid w:val="00352C32"/>
    <w:rsid w:val="00353125"/>
    <w:rsid w:val="0035334E"/>
    <w:rsid w:val="00353423"/>
    <w:rsid w:val="00353499"/>
    <w:rsid w:val="003535A0"/>
    <w:rsid w:val="00353967"/>
    <w:rsid w:val="003539E8"/>
    <w:rsid w:val="00353D14"/>
    <w:rsid w:val="00353E4F"/>
    <w:rsid w:val="003542E7"/>
    <w:rsid w:val="0035442E"/>
    <w:rsid w:val="00354465"/>
    <w:rsid w:val="00354700"/>
    <w:rsid w:val="00354834"/>
    <w:rsid w:val="003548C8"/>
    <w:rsid w:val="003551DF"/>
    <w:rsid w:val="00355432"/>
    <w:rsid w:val="003555D5"/>
    <w:rsid w:val="0035579F"/>
    <w:rsid w:val="00355AF9"/>
    <w:rsid w:val="0035601E"/>
    <w:rsid w:val="0035606F"/>
    <w:rsid w:val="0035647C"/>
    <w:rsid w:val="003566BC"/>
    <w:rsid w:val="00356C30"/>
    <w:rsid w:val="00356D00"/>
    <w:rsid w:val="00356EE2"/>
    <w:rsid w:val="00357CB0"/>
    <w:rsid w:val="00357D50"/>
    <w:rsid w:val="00357E25"/>
    <w:rsid w:val="003601E7"/>
    <w:rsid w:val="00360E75"/>
    <w:rsid w:val="00361337"/>
    <w:rsid w:val="00361487"/>
    <w:rsid w:val="003616C4"/>
    <w:rsid w:val="003617D0"/>
    <w:rsid w:val="00361DF4"/>
    <w:rsid w:val="00362956"/>
    <w:rsid w:val="0036337D"/>
    <w:rsid w:val="003634B2"/>
    <w:rsid w:val="0036350D"/>
    <w:rsid w:val="003635CC"/>
    <w:rsid w:val="0036388D"/>
    <w:rsid w:val="00363A79"/>
    <w:rsid w:val="0036423F"/>
    <w:rsid w:val="00364284"/>
    <w:rsid w:val="00364810"/>
    <w:rsid w:val="00364985"/>
    <w:rsid w:val="00364B52"/>
    <w:rsid w:val="003654DF"/>
    <w:rsid w:val="00365A54"/>
    <w:rsid w:val="00365F04"/>
    <w:rsid w:val="0036609C"/>
    <w:rsid w:val="003669AC"/>
    <w:rsid w:val="00366CFC"/>
    <w:rsid w:val="00367261"/>
    <w:rsid w:val="00367279"/>
    <w:rsid w:val="00367826"/>
    <w:rsid w:val="00367916"/>
    <w:rsid w:val="00367A0F"/>
    <w:rsid w:val="00370CB0"/>
    <w:rsid w:val="00370E94"/>
    <w:rsid w:val="003711A9"/>
    <w:rsid w:val="003714AF"/>
    <w:rsid w:val="003715D9"/>
    <w:rsid w:val="00371663"/>
    <w:rsid w:val="00371B89"/>
    <w:rsid w:val="00371E12"/>
    <w:rsid w:val="0037226F"/>
    <w:rsid w:val="0037229F"/>
    <w:rsid w:val="003726B8"/>
    <w:rsid w:val="00372B99"/>
    <w:rsid w:val="0037319F"/>
    <w:rsid w:val="00373AF5"/>
    <w:rsid w:val="00373B01"/>
    <w:rsid w:val="00373ED9"/>
    <w:rsid w:val="00374113"/>
    <w:rsid w:val="0037435D"/>
    <w:rsid w:val="00374510"/>
    <w:rsid w:val="00374B23"/>
    <w:rsid w:val="00375175"/>
    <w:rsid w:val="0037544F"/>
    <w:rsid w:val="0037558E"/>
    <w:rsid w:val="00375E10"/>
    <w:rsid w:val="00376252"/>
    <w:rsid w:val="00376900"/>
    <w:rsid w:val="00376970"/>
    <w:rsid w:val="00376C42"/>
    <w:rsid w:val="0037708D"/>
    <w:rsid w:val="00377671"/>
    <w:rsid w:val="003776AE"/>
    <w:rsid w:val="00377856"/>
    <w:rsid w:val="0037789C"/>
    <w:rsid w:val="00377C2D"/>
    <w:rsid w:val="0038020F"/>
    <w:rsid w:val="0038083F"/>
    <w:rsid w:val="00380D01"/>
    <w:rsid w:val="00380E63"/>
    <w:rsid w:val="00380E77"/>
    <w:rsid w:val="003810D3"/>
    <w:rsid w:val="003814B9"/>
    <w:rsid w:val="003817A2"/>
    <w:rsid w:val="00381C23"/>
    <w:rsid w:val="00381C56"/>
    <w:rsid w:val="00381F78"/>
    <w:rsid w:val="003827D3"/>
    <w:rsid w:val="003828F7"/>
    <w:rsid w:val="00382BEC"/>
    <w:rsid w:val="00383198"/>
    <w:rsid w:val="003834BF"/>
    <w:rsid w:val="00383619"/>
    <w:rsid w:val="0038393A"/>
    <w:rsid w:val="00383DC1"/>
    <w:rsid w:val="00383E36"/>
    <w:rsid w:val="00383F85"/>
    <w:rsid w:val="003846D5"/>
    <w:rsid w:val="00384767"/>
    <w:rsid w:val="003847D2"/>
    <w:rsid w:val="003849A5"/>
    <w:rsid w:val="00384DD5"/>
    <w:rsid w:val="00384E81"/>
    <w:rsid w:val="00385125"/>
    <w:rsid w:val="00385156"/>
    <w:rsid w:val="003852EE"/>
    <w:rsid w:val="003853EA"/>
    <w:rsid w:val="0038587D"/>
    <w:rsid w:val="00385B1C"/>
    <w:rsid w:val="00385DA2"/>
    <w:rsid w:val="00385E07"/>
    <w:rsid w:val="0038674A"/>
    <w:rsid w:val="00386987"/>
    <w:rsid w:val="00386E18"/>
    <w:rsid w:val="00386E65"/>
    <w:rsid w:val="00386F1A"/>
    <w:rsid w:val="00387051"/>
    <w:rsid w:val="003877A8"/>
    <w:rsid w:val="003878DA"/>
    <w:rsid w:val="00387A8E"/>
    <w:rsid w:val="00387CE1"/>
    <w:rsid w:val="00390248"/>
    <w:rsid w:val="00390570"/>
    <w:rsid w:val="003907CF"/>
    <w:rsid w:val="00390C42"/>
    <w:rsid w:val="00391637"/>
    <w:rsid w:val="00391937"/>
    <w:rsid w:val="003919BD"/>
    <w:rsid w:val="0039205C"/>
    <w:rsid w:val="00392269"/>
    <w:rsid w:val="003925B9"/>
    <w:rsid w:val="00392831"/>
    <w:rsid w:val="00392B49"/>
    <w:rsid w:val="00392BC1"/>
    <w:rsid w:val="00392D21"/>
    <w:rsid w:val="003932AD"/>
    <w:rsid w:val="00393410"/>
    <w:rsid w:val="003935E2"/>
    <w:rsid w:val="00393716"/>
    <w:rsid w:val="00393ADA"/>
    <w:rsid w:val="00393C95"/>
    <w:rsid w:val="00393D5F"/>
    <w:rsid w:val="00393F4A"/>
    <w:rsid w:val="00393F61"/>
    <w:rsid w:val="0039403E"/>
    <w:rsid w:val="00394170"/>
    <w:rsid w:val="003945C9"/>
    <w:rsid w:val="00394C8C"/>
    <w:rsid w:val="00394F6E"/>
    <w:rsid w:val="00395B17"/>
    <w:rsid w:val="00395CC0"/>
    <w:rsid w:val="00395E51"/>
    <w:rsid w:val="0039691B"/>
    <w:rsid w:val="003969BA"/>
    <w:rsid w:val="00396ED9"/>
    <w:rsid w:val="00396F77"/>
    <w:rsid w:val="00397210"/>
    <w:rsid w:val="00397527"/>
    <w:rsid w:val="00397A3D"/>
    <w:rsid w:val="00397BB4"/>
    <w:rsid w:val="003A000E"/>
    <w:rsid w:val="003A0901"/>
    <w:rsid w:val="003A0AE4"/>
    <w:rsid w:val="003A0FDB"/>
    <w:rsid w:val="003A1803"/>
    <w:rsid w:val="003A1A43"/>
    <w:rsid w:val="003A1AB7"/>
    <w:rsid w:val="003A2095"/>
    <w:rsid w:val="003A24DB"/>
    <w:rsid w:val="003A26A4"/>
    <w:rsid w:val="003A291C"/>
    <w:rsid w:val="003A293A"/>
    <w:rsid w:val="003A2CB5"/>
    <w:rsid w:val="003A2CEE"/>
    <w:rsid w:val="003A2EDE"/>
    <w:rsid w:val="003A2F4D"/>
    <w:rsid w:val="003A3113"/>
    <w:rsid w:val="003A3478"/>
    <w:rsid w:val="003A3682"/>
    <w:rsid w:val="003A3B00"/>
    <w:rsid w:val="003A3B15"/>
    <w:rsid w:val="003A3BAF"/>
    <w:rsid w:val="003A3F61"/>
    <w:rsid w:val="003A44E3"/>
    <w:rsid w:val="003A495F"/>
    <w:rsid w:val="003A4A66"/>
    <w:rsid w:val="003A4CD1"/>
    <w:rsid w:val="003A4EEA"/>
    <w:rsid w:val="003A50F3"/>
    <w:rsid w:val="003A51EB"/>
    <w:rsid w:val="003A5337"/>
    <w:rsid w:val="003A5826"/>
    <w:rsid w:val="003A5C47"/>
    <w:rsid w:val="003A5E87"/>
    <w:rsid w:val="003A5FE4"/>
    <w:rsid w:val="003A6400"/>
    <w:rsid w:val="003A648A"/>
    <w:rsid w:val="003A681B"/>
    <w:rsid w:val="003A6935"/>
    <w:rsid w:val="003A6A8E"/>
    <w:rsid w:val="003A6C62"/>
    <w:rsid w:val="003A6F9C"/>
    <w:rsid w:val="003A70E4"/>
    <w:rsid w:val="003A7379"/>
    <w:rsid w:val="003A7972"/>
    <w:rsid w:val="003A7A40"/>
    <w:rsid w:val="003B04CD"/>
    <w:rsid w:val="003B06FF"/>
    <w:rsid w:val="003B15BF"/>
    <w:rsid w:val="003B15C0"/>
    <w:rsid w:val="003B197D"/>
    <w:rsid w:val="003B1B5A"/>
    <w:rsid w:val="003B1C64"/>
    <w:rsid w:val="003B1CA7"/>
    <w:rsid w:val="003B1D48"/>
    <w:rsid w:val="003B21B4"/>
    <w:rsid w:val="003B2978"/>
    <w:rsid w:val="003B2DDA"/>
    <w:rsid w:val="003B3069"/>
    <w:rsid w:val="003B309A"/>
    <w:rsid w:val="003B30C7"/>
    <w:rsid w:val="003B3A97"/>
    <w:rsid w:val="003B3B72"/>
    <w:rsid w:val="003B4C12"/>
    <w:rsid w:val="003B4F8D"/>
    <w:rsid w:val="003B5400"/>
    <w:rsid w:val="003B54B2"/>
    <w:rsid w:val="003B580A"/>
    <w:rsid w:val="003B5A8E"/>
    <w:rsid w:val="003B5E1E"/>
    <w:rsid w:val="003B61E1"/>
    <w:rsid w:val="003B6403"/>
    <w:rsid w:val="003B6570"/>
    <w:rsid w:val="003B68FB"/>
    <w:rsid w:val="003B69EC"/>
    <w:rsid w:val="003B6A81"/>
    <w:rsid w:val="003B6ADE"/>
    <w:rsid w:val="003B6D38"/>
    <w:rsid w:val="003B6E5A"/>
    <w:rsid w:val="003B70E7"/>
    <w:rsid w:val="003B71B6"/>
    <w:rsid w:val="003B7664"/>
    <w:rsid w:val="003B78DC"/>
    <w:rsid w:val="003B7CC0"/>
    <w:rsid w:val="003B7E82"/>
    <w:rsid w:val="003C0559"/>
    <w:rsid w:val="003C05FB"/>
    <w:rsid w:val="003C09B6"/>
    <w:rsid w:val="003C09DC"/>
    <w:rsid w:val="003C1339"/>
    <w:rsid w:val="003C147D"/>
    <w:rsid w:val="003C15C7"/>
    <w:rsid w:val="003C1870"/>
    <w:rsid w:val="003C1C19"/>
    <w:rsid w:val="003C1C48"/>
    <w:rsid w:val="003C1D5D"/>
    <w:rsid w:val="003C1DB5"/>
    <w:rsid w:val="003C1FEA"/>
    <w:rsid w:val="003C23E1"/>
    <w:rsid w:val="003C2EAA"/>
    <w:rsid w:val="003C3275"/>
    <w:rsid w:val="003C33CF"/>
    <w:rsid w:val="003C3571"/>
    <w:rsid w:val="003C3D14"/>
    <w:rsid w:val="003C46EB"/>
    <w:rsid w:val="003C4721"/>
    <w:rsid w:val="003C4872"/>
    <w:rsid w:val="003C54B2"/>
    <w:rsid w:val="003C5795"/>
    <w:rsid w:val="003C59DE"/>
    <w:rsid w:val="003C5CD2"/>
    <w:rsid w:val="003C5DF9"/>
    <w:rsid w:val="003C6214"/>
    <w:rsid w:val="003C6420"/>
    <w:rsid w:val="003C642F"/>
    <w:rsid w:val="003C6510"/>
    <w:rsid w:val="003C6527"/>
    <w:rsid w:val="003C65F6"/>
    <w:rsid w:val="003C69C3"/>
    <w:rsid w:val="003C6A53"/>
    <w:rsid w:val="003C6C35"/>
    <w:rsid w:val="003C6C86"/>
    <w:rsid w:val="003C6EFE"/>
    <w:rsid w:val="003C7156"/>
    <w:rsid w:val="003C7420"/>
    <w:rsid w:val="003C7AB2"/>
    <w:rsid w:val="003C7B69"/>
    <w:rsid w:val="003C7BCC"/>
    <w:rsid w:val="003C7CC6"/>
    <w:rsid w:val="003D06EE"/>
    <w:rsid w:val="003D072A"/>
    <w:rsid w:val="003D10C2"/>
    <w:rsid w:val="003D1669"/>
    <w:rsid w:val="003D1A67"/>
    <w:rsid w:val="003D2218"/>
    <w:rsid w:val="003D2332"/>
    <w:rsid w:val="003D242E"/>
    <w:rsid w:val="003D2515"/>
    <w:rsid w:val="003D251E"/>
    <w:rsid w:val="003D264D"/>
    <w:rsid w:val="003D280D"/>
    <w:rsid w:val="003D2AF3"/>
    <w:rsid w:val="003D2BF7"/>
    <w:rsid w:val="003D2C0A"/>
    <w:rsid w:val="003D2C55"/>
    <w:rsid w:val="003D3212"/>
    <w:rsid w:val="003D3449"/>
    <w:rsid w:val="003D3451"/>
    <w:rsid w:val="003D3ADE"/>
    <w:rsid w:val="003D40D5"/>
    <w:rsid w:val="003D45D3"/>
    <w:rsid w:val="003D4B13"/>
    <w:rsid w:val="003D4BDA"/>
    <w:rsid w:val="003D4CB7"/>
    <w:rsid w:val="003D501F"/>
    <w:rsid w:val="003D5178"/>
    <w:rsid w:val="003D5248"/>
    <w:rsid w:val="003D54F7"/>
    <w:rsid w:val="003D57A2"/>
    <w:rsid w:val="003D5B67"/>
    <w:rsid w:val="003D5C75"/>
    <w:rsid w:val="003D6206"/>
    <w:rsid w:val="003D6440"/>
    <w:rsid w:val="003D68AA"/>
    <w:rsid w:val="003D6904"/>
    <w:rsid w:val="003D7682"/>
    <w:rsid w:val="003D7CEC"/>
    <w:rsid w:val="003D7F5A"/>
    <w:rsid w:val="003E0762"/>
    <w:rsid w:val="003E12AB"/>
    <w:rsid w:val="003E1379"/>
    <w:rsid w:val="003E17F1"/>
    <w:rsid w:val="003E18EA"/>
    <w:rsid w:val="003E1C53"/>
    <w:rsid w:val="003E1D3E"/>
    <w:rsid w:val="003E1E69"/>
    <w:rsid w:val="003E24A2"/>
    <w:rsid w:val="003E2E9A"/>
    <w:rsid w:val="003E38BA"/>
    <w:rsid w:val="003E38EC"/>
    <w:rsid w:val="003E4114"/>
    <w:rsid w:val="003E473B"/>
    <w:rsid w:val="003E47AD"/>
    <w:rsid w:val="003E5106"/>
    <w:rsid w:val="003E53C3"/>
    <w:rsid w:val="003E56ED"/>
    <w:rsid w:val="003E5790"/>
    <w:rsid w:val="003E59EC"/>
    <w:rsid w:val="003E5CE0"/>
    <w:rsid w:val="003E5E73"/>
    <w:rsid w:val="003E5ED1"/>
    <w:rsid w:val="003E60D1"/>
    <w:rsid w:val="003E61BF"/>
    <w:rsid w:val="003E6332"/>
    <w:rsid w:val="003E638C"/>
    <w:rsid w:val="003E652C"/>
    <w:rsid w:val="003E6792"/>
    <w:rsid w:val="003E688D"/>
    <w:rsid w:val="003E6A83"/>
    <w:rsid w:val="003E73C4"/>
    <w:rsid w:val="003E79F6"/>
    <w:rsid w:val="003E7CBD"/>
    <w:rsid w:val="003E7F38"/>
    <w:rsid w:val="003F0020"/>
    <w:rsid w:val="003F014A"/>
    <w:rsid w:val="003F07B0"/>
    <w:rsid w:val="003F0ADE"/>
    <w:rsid w:val="003F0BD5"/>
    <w:rsid w:val="003F12DB"/>
    <w:rsid w:val="003F14B5"/>
    <w:rsid w:val="003F2163"/>
    <w:rsid w:val="003F2450"/>
    <w:rsid w:val="003F29B5"/>
    <w:rsid w:val="003F2D9F"/>
    <w:rsid w:val="003F3707"/>
    <w:rsid w:val="003F39C6"/>
    <w:rsid w:val="003F3B5C"/>
    <w:rsid w:val="003F3CD2"/>
    <w:rsid w:val="003F3F06"/>
    <w:rsid w:val="003F4214"/>
    <w:rsid w:val="003F46E8"/>
    <w:rsid w:val="003F477D"/>
    <w:rsid w:val="003F487B"/>
    <w:rsid w:val="003F4889"/>
    <w:rsid w:val="003F4AAF"/>
    <w:rsid w:val="003F4D46"/>
    <w:rsid w:val="003F4FAB"/>
    <w:rsid w:val="003F53B5"/>
    <w:rsid w:val="003F553E"/>
    <w:rsid w:val="003F5F30"/>
    <w:rsid w:val="003F615F"/>
    <w:rsid w:val="003F63A1"/>
    <w:rsid w:val="003F6738"/>
    <w:rsid w:val="003F6BE9"/>
    <w:rsid w:val="003F6C86"/>
    <w:rsid w:val="003F75FD"/>
    <w:rsid w:val="003F792B"/>
    <w:rsid w:val="003F79BA"/>
    <w:rsid w:val="003F7A8A"/>
    <w:rsid w:val="003F7B83"/>
    <w:rsid w:val="003F7E19"/>
    <w:rsid w:val="004001C7"/>
    <w:rsid w:val="00400456"/>
    <w:rsid w:val="00400534"/>
    <w:rsid w:val="004005A2"/>
    <w:rsid w:val="0040060B"/>
    <w:rsid w:val="00400A00"/>
    <w:rsid w:val="004018CD"/>
    <w:rsid w:val="0040218C"/>
    <w:rsid w:val="004025A2"/>
    <w:rsid w:val="00402C01"/>
    <w:rsid w:val="00402C96"/>
    <w:rsid w:val="00403003"/>
    <w:rsid w:val="004030C2"/>
    <w:rsid w:val="004035F1"/>
    <w:rsid w:val="0040377B"/>
    <w:rsid w:val="0040393E"/>
    <w:rsid w:val="00403C5A"/>
    <w:rsid w:val="00403D39"/>
    <w:rsid w:val="00404499"/>
    <w:rsid w:val="004048D7"/>
    <w:rsid w:val="00404979"/>
    <w:rsid w:val="00404E87"/>
    <w:rsid w:val="00404EA0"/>
    <w:rsid w:val="00405021"/>
    <w:rsid w:val="00405054"/>
    <w:rsid w:val="00405577"/>
    <w:rsid w:val="00405651"/>
    <w:rsid w:val="004057AE"/>
    <w:rsid w:val="00405E4B"/>
    <w:rsid w:val="00405FCD"/>
    <w:rsid w:val="004060A6"/>
    <w:rsid w:val="004061B3"/>
    <w:rsid w:val="004065BC"/>
    <w:rsid w:val="004068E1"/>
    <w:rsid w:val="00406CD7"/>
    <w:rsid w:val="00406FC8"/>
    <w:rsid w:val="0040718A"/>
    <w:rsid w:val="00407314"/>
    <w:rsid w:val="00407599"/>
    <w:rsid w:val="004078ED"/>
    <w:rsid w:val="00407C29"/>
    <w:rsid w:val="00407E0C"/>
    <w:rsid w:val="0041013B"/>
    <w:rsid w:val="004105EA"/>
    <w:rsid w:val="0041084D"/>
    <w:rsid w:val="004109C6"/>
    <w:rsid w:val="00410B1C"/>
    <w:rsid w:val="00410B35"/>
    <w:rsid w:val="00410BFB"/>
    <w:rsid w:val="00410FD6"/>
    <w:rsid w:val="0041117D"/>
    <w:rsid w:val="0041154B"/>
    <w:rsid w:val="00411DC6"/>
    <w:rsid w:val="004126B0"/>
    <w:rsid w:val="004129BE"/>
    <w:rsid w:val="004132A8"/>
    <w:rsid w:val="004132C1"/>
    <w:rsid w:val="004135B5"/>
    <w:rsid w:val="004135C9"/>
    <w:rsid w:val="00413E1E"/>
    <w:rsid w:val="00413EA9"/>
    <w:rsid w:val="00413EFB"/>
    <w:rsid w:val="00413F84"/>
    <w:rsid w:val="004145ED"/>
    <w:rsid w:val="00414667"/>
    <w:rsid w:val="004147BB"/>
    <w:rsid w:val="00414D9E"/>
    <w:rsid w:val="00414F59"/>
    <w:rsid w:val="0041511F"/>
    <w:rsid w:val="00415237"/>
    <w:rsid w:val="00415523"/>
    <w:rsid w:val="00415AD1"/>
    <w:rsid w:val="00415B63"/>
    <w:rsid w:val="00415BC9"/>
    <w:rsid w:val="00415BEF"/>
    <w:rsid w:val="00415D4C"/>
    <w:rsid w:val="0041620C"/>
    <w:rsid w:val="00416657"/>
    <w:rsid w:val="004169F8"/>
    <w:rsid w:val="00416E46"/>
    <w:rsid w:val="00416FC0"/>
    <w:rsid w:val="004174A4"/>
    <w:rsid w:val="004174DC"/>
    <w:rsid w:val="004176B4"/>
    <w:rsid w:val="0041771B"/>
    <w:rsid w:val="00417807"/>
    <w:rsid w:val="00417810"/>
    <w:rsid w:val="00417EF5"/>
    <w:rsid w:val="0042004E"/>
    <w:rsid w:val="0042018E"/>
    <w:rsid w:val="0042038B"/>
    <w:rsid w:val="004203BC"/>
    <w:rsid w:val="0042071D"/>
    <w:rsid w:val="004208C9"/>
    <w:rsid w:val="004209E4"/>
    <w:rsid w:val="00420A25"/>
    <w:rsid w:val="00420C87"/>
    <w:rsid w:val="00420FFD"/>
    <w:rsid w:val="00421398"/>
    <w:rsid w:val="00421630"/>
    <w:rsid w:val="0042169D"/>
    <w:rsid w:val="00421BDA"/>
    <w:rsid w:val="00422099"/>
    <w:rsid w:val="004222E6"/>
    <w:rsid w:val="0042239E"/>
    <w:rsid w:val="004226C7"/>
    <w:rsid w:val="00422BD4"/>
    <w:rsid w:val="00422C33"/>
    <w:rsid w:val="00422CF1"/>
    <w:rsid w:val="00423227"/>
    <w:rsid w:val="00423A2B"/>
    <w:rsid w:val="00423BD5"/>
    <w:rsid w:val="00423E58"/>
    <w:rsid w:val="0042404E"/>
    <w:rsid w:val="004242BB"/>
    <w:rsid w:val="00424685"/>
    <w:rsid w:val="00424CD7"/>
    <w:rsid w:val="00424EDC"/>
    <w:rsid w:val="00424F1F"/>
    <w:rsid w:val="00425048"/>
    <w:rsid w:val="004250E0"/>
    <w:rsid w:val="0042540D"/>
    <w:rsid w:val="00425762"/>
    <w:rsid w:val="0042589E"/>
    <w:rsid w:val="004258B8"/>
    <w:rsid w:val="00425ACB"/>
    <w:rsid w:val="00426113"/>
    <w:rsid w:val="00426117"/>
    <w:rsid w:val="0042647D"/>
    <w:rsid w:val="00426B62"/>
    <w:rsid w:val="00426D7B"/>
    <w:rsid w:val="00426E08"/>
    <w:rsid w:val="00426E54"/>
    <w:rsid w:val="0042722C"/>
    <w:rsid w:val="004272C2"/>
    <w:rsid w:val="004278EE"/>
    <w:rsid w:val="00427A9C"/>
    <w:rsid w:val="00427F03"/>
    <w:rsid w:val="00430980"/>
    <w:rsid w:val="00430A51"/>
    <w:rsid w:val="00430B6B"/>
    <w:rsid w:val="00430BBC"/>
    <w:rsid w:val="00430C2E"/>
    <w:rsid w:val="00430F09"/>
    <w:rsid w:val="0043112B"/>
    <w:rsid w:val="00431BA9"/>
    <w:rsid w:val="00431C38"/>
    <w:rsid w:val="00431D32"/>
    <w:rsid w:val="00431DAA"/>
    <w:rsid w:val="0043238E"/>
    <w:rsid w:val="004327F5"/>
    <w:rsid w:val="00432E9B"/>
    <w:rsid w:val="004331AB"/>
    <w:rsid w:val="004332FD"/>
    <w:rsid w:val="0043331A"/>
    <w:rsid w:val="00433AD0"/>
    <w:rsid w:val="00433D0E"/>
    <w:rsid w:val="00434222"/>
    <w:rsid w:val="00434320"/>
    <w:rsid w:val="004343E1"/>
    <w:rsid w:val="004348BF"/>
    <w:rsid w:val="00434AB6"/>
    <w:rsid w:val="00434B6D"/>
    <w:rsid w:val="00434F8B"/>
    <w:rsid w:val="004350E3"/>
    <w:rsid w:val="004351CD"/>
    <w:rsid w:val="00435253"/>
    <w:rsid w:val="00435377"/>
    <w:rsid w:val="0043557A"/>
    <w:rsid w:val="0043562D"/>
    <w:rsid w:val="00435965"/>
    <w:rsid w:val="00435A8B"/>
    <w:rsid w:val="00435B0A"/>
    <w:rsid w:val="00435B69"/>
    <w:rsid w:val="00435FD3"/>
    <w:rsid w:val="004361BC"/>
    <w:rsid w:val="0043631F"/>
    <w:rsid w:val="004363F9"/>
    <w:rsid w:val="00436D42"/>
    <w:rsid w:val="00437044"/>
    <w:rsid w:val="0043707A"/>
    <w:rsid w:val="004371BF"/>
    <w:rsid w:val="00437216"/>
    <w:rsid w:val="00437340"/>
    <w:rsid w:val="00437486"/>
    <w:rsid w:val="004374EE"/>
    <w:rsid w:val="00437879"/>
    <w:rsid w:val="00437EE4"/>
    <w:rsid w:val="004403B8"/>
    <w:rsid w:val="00440466"/>
    <w:rsid w:val="004405DF"/>
    <w:rsid w:val="004405F4"/>
    <w:rsid w:val="004405FE"/>
    <w:rsid w:val="00440812"/>
    <w:rsid w:val="00440C99"/>
    <w:rsid w:val="004415E0"/>
    <w:rsid w:val="00441629"/>
    <w:rsid w:val="00441691"/>
    <w:rsid w:val="004416D1"/>
    <w:rsid w:val="004419E8"/>
    <w:rsid w:val="00441BA3"/>
    <w:rsid w:val="00441EAF"/>
    <w:rsid w:val="0044206C"/>
    <w:rsid w:val="00442543"/>
    <w:rsid w:val="004428B0"/>
    <w:rsid w:val="00442DA7"/>
    <w:rsid w:val="00442DD9"/>
    <w:rsid w:val="00442E76"/>
    <w:rsid w:val="00442F05"/>
    <w:rsid w:val="00443465"/>
    <w:rsid w:val="00443B2C"/>
    <w:rsid w:val="00443C84"/>
    <w:rsid w:val="00444028"/>
    <w:rsid w:val="00444050"/>
    <w:rsid w:val="004440C0"/>
    <w:rsid w:val="004441C1"/>
    <w:rsid w:val="00444758"/>
    <w:rsid w:val="00444BC8"/>
    <w:rsid w:val="00444F0B"/>
    <w:rsid w:val="0044518C"/>
    <w:rsid w:val="0044519B"/>
    <w:rsid w:val="00445A6E"/>
    <w:rsid w:val="00445DF8"/>
    <w:rsid w:val="00445F85"/>
    <w:rsid w:val="00446315"/>
    <w:rsid w:val="004466DF"/>
    <w:rsid w:val="004466E5"/>
    <w:rsid w:val="0044691B"/>
    <w:rsid w:val="00446C8D"/>
    <w:rsid w:val="00446CF4"/>
    <w:rsid w:val="00446E18"/>
    <w:rsid w:val="00447170"/>
    <w:rsid w:val="004477DE"/>
    <w:rsid w:val="00447B79"/>
    <w:rsid w:val="00447D37"/>
    <w:rsid w:val="00447F49"/>
    <w:rsid w:val="00447F53"/>
    <w:rsid w:val="00450576"/>
    <w:rsid w:val="00450864"/>
    <w:rsid w:val="004508D5"/>
    <w:rsid w:val="00451194"/>
    <w:rsid w:val="0045196F"/>
    <w:rsid w:val="00451B41"/>
    <w:rsid w:val="00451F2B"/>
    <w:rsid w:val="004520FB"/>
    <w:rsid w:val="0045275E"/>
    <w:rsid w:val="00452B38"/>
    <w:rsid w:val="00452DB2"/>
    <w:rsid w:val="00453080"/>
    <w:rsid w:val="004530FF"/>
    <w:rsid w:val="004532FF"/>
    <w:rsid w:val="0045382C"/>
    <w:rsid w:val="0045398B"/>
    <w:rsid w:val="004541BA"/>
    <w:rsid w:val="004541D4"/>
    <w:rsid w:val="004541F1"/>
    <w:rsid w:val="00454AE2"/>
    <w:rsid w:val="004550BC"/>
    <w:rsid w:val="00455181"/>
    <w:rsid w:val="00455440"/>
    <w:rsid w:val="004554AB"/>
    <w:rsid w:val="004554AD"/>
    <w:rsid w:val="00456363"/>
    <w:rsid w:val="004567A1"/>
    <w:rsid w:val="00456AD7"/>
    <w:rsid w:val="00456EE3"/>
    <w:rsid w:val="00456F88"/>
    <w:rsid w:val="00457837"/>
    <w:rsid w:val="00457B52"/>
    <w:rsid w:val="00460184"/>
    <w:rsid w:val="00460421"/>
    <w:rsid w:val="00460624"/>
    <w:rsid w:val="00460B78"/>
    <w:rsid w:val="00460F76"/>
    <w:rsid w:val="00461024"/>
    <w:rsid w:val="00461352"/>
    <w:rsid w:val="00461640"/>
    <w:rsid w:val="0046195B"/>
    <w:rsid w:val="00461A7E"/>
    <w:rsid w:val="00461C95"/>
    <w:rsid w:val="00462049"/>
    <w:rsid w:val="004626B0"/>
    <w:rsid w:val="00462E1D"/>
    <w:rsid w:val="00462E7D"/>
    <w:rsid w:val="00462F9E"/>
    <w:rsid w:val="00463246"/>
    <w:rsid w:val="004633CF"/>
    <w:rsid w:val="00463C14"/>
    <w:rsid w:val="00464428"/>
    <w:rsid w:val="004644A1"/>
    <w:rsid w:val="0046465B"/>
    <w:rsid w:val="0046470D"/>
    <w:rsid w:val="0046485C"/>
    <w:rsid w:val="00464E48"/>
    <w:rsid w:val="0046518C"/>
    <w:rsid w:val="0046527B"/>
    <w:rsid w:val="0046560B"/>
    <w:rsid w:val="004656D1"/>
    <w:rsid w:val="0046582A"/>
    <w:rsid w:val="00465C01"/>
    <w:rsid w:val="00465D16"/>
    <w:rsid w:val="00465D95"/>
    <w:rsid w:val="00466186"/>
    <w:rsid w:val="00466479"/>
    <w:rsid w:val="0046683E"/>
    <w:rsid w:val="0046786F"/>
    <w:rsid w:val="00467E06"/>
    <w:rsid w:val="00470349"/>
    <w:rsid w:val="00470383"/>
    <w:rsid w:val="00470513"/>
    <w:rsid w:val="00470843"/>
    <w:rsid w:val="0047085B"/>
    <w:rsid w:val="004708D2"/>
    <w:rsid w:val="00470D3D"/>
    <w:rsid w:val="00470DC4"/>
    <w:rsid w:val="0047105F"/>
    <w:rsid w:val="00471360"/>
    <w:rsid w:val="004713B3"/>
    <w:rsid w:val="004718B3"/>
    <w:rsid w:val="004719D0"/>
    <w:rsid w:val="00471CAA"/>
    <w:rsid w:val="00472628"/>
    <w:rsid w:val="00472646"/>
    <w:rsid w:val="00472974"/>
    <w:rsid w:val="00472C1D"/>
    <w:rsid w:val="00472DBF"/>
    <w:rsid w:val="00472FC7"/>
    <w:rsid w:val="004739E1"/>
    <w:rsid w:val="00473A55"/>
    <w:rsid w:val="00473C78"/>
    <w:rsid w:val="00473F33"/>
    <w:rsid w:val="00474666"/>
    <w:rsid w:val="0047479F"/>
    <w:rsid w:val="00474951"/>
    <w:rsid w:val="004749A5"/>
    <w:rsid w:val="00475150"/>
    <w:rsid w:val="00475250"/>
    <w:rsid w:val="004756C1"/>
    <w:rsid w:val="004759E7"/>
    <w:rsid w:val="00475BA6"/>
    <w:rsid w:val="00475DA1"/>
    <w:rsid w:val="004761EC"/>
    <w:rsid w:val="00476919"/>
    <w:rsid w:val="004775A6"/>
    <w:rsid w:val="00477C16"/>
    <w:rsid w:val="00477DC8"/>
    <w:rsid w:val="00477E62"/>
    <w:rsid w:val="004800FB"/>
    <w:rsid w:val="00480146"/>
    <w:rsid w:val="004801D4"/>
    <w:rsid w:val="0048036D"/>
    <w:rsid w:val="004803EF"/>
    <w:rsid w:val="00480830"/>
    <w:rsid w:val="00480D81"/>
    <w:rsid w:val="00481158"/>
    <w:rsid w:val="004815EE"/>
    <w:rsid w:val="004819AB"/>
    <w:rsid w:val="004819F1"/>
    <w:rsid w:val="00481AEB"/>
    <w:rsid w:val="00481C5B"/>
    <w:rsid w:val="004825BF"/>
    <w:rsid w:val="004829B8"/>
    <w:rsid w:val="00482D4E"/>
    <w:rsid w:val="00483392"/>
    <w:rsid w:val="004836FD"/>
    <w:rsid w:val="004839BC"/>
    <w:rsid w:val="00483A00"/>
    <w:rsid w:val="00483CD2"/>
    <w:rsid w:val="00483F5E"/>
    <w:rsid w:val="00484267"/>
    <w:rsid w:val="00484887"/>
    <w:rsid w:val="00484C22"/>
    <w:rsid w:val="00484C72"/>
    <w:rsid w:val="00484D3C"/>
    <w:rsid w:val="00484D9A"/>
    <w:rsid w:val="004850C1"/>
    <w:rsid w:val="00485273"/>
    <w:rsid w:val="004852AF"/>
    <w:rsid w:val="00485600"/>
    <w:rsid w:val="004859F8"/>
    <w:rsid w:val="00485AB6"/>
    <w:rsid w:val="00485D5E"/>
    <w:rsid w:val="004861FA"/>
    <w:rsid w:val="004863E3"/>
    <w:rsid w:val="0048699E"/>
    <w:rsid w:val="00486D48"/>
    <w:rsid w:val="00487917"/>
    <w:rsid w:val="0049038D"/>
    <w:rsid w:val="00490F36"/>
    <w:rsid w:val="0049124E"/>
    <w:rsid w:val="00491635"/>
    <w:rsid w:val="00491820"/>
    <w:rsid w:val="00491862"/>
    <w:rsid w:val="00491BD4"/>
    <w:rsid w:val="00491CE6"/>
    <w:rsid w:val="00491D15"/>
    <w:rsid w:val="00491D8B"/>
    <w:rsid w:val="00491DE1"/>
    <w:rsid w:val="00491E0A"/>
    <w:rsid w:val="0049204F"/>
    <w:rsid w:val="00492145"/>
    <w:rsid w:val="00492C9F"/>
    <w:rsid w:val="004933F5"/>
    <w:rsid w:val="00493519"/>
    <w:rsid w:val="004935BE"/>
    <w:rsid w:val="004939FF"/>
    <w:rsid w:val="004940E3"/>
    <w:rsid w:val="0049430E"/>
    <w:rsid w:val="0049431B"/>
    <w:rsid w:val="00494877"/>
    <w:rsid w:val="004949B9"/>
    <w:rsid w:val="00494A79"/>
    <w:rsid w:val="004950AF"/>
    <w:rsid w:val="00495461"/>
    <w:rsid w:val="0049576B"/>
    <w:rsid w:val="00495AA6"/>
    <w:rsid w:val="00495AB8"/>
    <w:rsid w:val="00495B25"/>
    <w:rsid w:val="00495C14"/>
    <w:rsid w:val="00496075"/>
    <w:rsid w:val="00496395"/>
    <w:rsid w:val="004963B3"/>
    <w:rsid w:val="00496465"/>
    <w:rsid w:val="00496898"/>
    <w:rsid w:val="00496A5F"/>
    <w:rsid w:val="00496B20"/>
    <w:rsid w:val="00496E21"/>
    <w:rsid w:val="00497499"/>
    <w:rsid w:val="00497515"/>
    <w:rsid w:val="00497E60"/>
    <w:rsid w:val="00497E70"/>
    <w:rsid w:val="004A00CF"/>
    <w:rsid w:val="004A045F"/>
    <w:rsid w:val="004A0885"/>
    <w:rsid w:val="004A1504"/>
    <w:rsid w:val="004A19FE"/>
    <w:rsid w:val="004A1FB7"/>
    <w:rsid w:val="004A20EF"/>
    <w:rsid w:val="004A2197"/>
    <w:rsid w:val="004A2370"/>
    <w:rsid w:val="004A2411"/>
    <w:rsid w:val="004A2606"/>
    <w:rsid w:val="004A3041"/>
    <w:rsid w:val="004A309A"/>
    <w:rsid w:val="004A32E6"/>
    <w:rsid w:val="004A33E3"/>
    <w:rsid w:val="004A42E5"/>
    <w:rsid w:val="004A444E"/>
    <w:rsid w:val="004A46C5"/>
    <w:rsid w:val="004A49F5"/>
    <w:rsid w:val="004A4B16"/>
    <w:rsid w:val="004A4C7D"/>
    <w:rsid w:val="004A4D3F"/>
    <w:rsid w:val="004A4DB0"/>
    <w:rsid w:val="004A5310"/>
    <w:rsid w:val="004A5675"/>
    <w:rsid w:val="004A5BE8"/>
    <w:rsid w:val="004A6161"/>
    <w:rsid w:val="004A6231"/>
    <w:rsid w:val="004A6776"/>
    <w:rsid w:val="004A700D"/>
    <w:rsid w:val="004A704A"/>
    <w:rsid w:val="004A704C"/>
    <w:rsid w:val="004A7096"/>
    <w:rsid w:val="004A776E"/>
    <w:rsid w:val="004A7779"/>
    <w:rsid w:val="004A7A65"/>
    <w:rsid w:val="004A7B56"/>
    <w:rsid w:val="004B0401"/>
    <w:rsid w:val="004B0B53"/>
    <w:rsid w:val="004B11AE"/>
    <w:rsid w:val="004B16F2"/>
    <w:rsid w:val="004B172C"/>
    <w:rsid w:val="004B18D4"/>
    <w:rsid w:val="004B1AB3"/>
    <w:rsid w:val="004B1CD8"/>
    <w:rsid w:val="004B1D3E"/>
    <w:rsid w:val="004B22AD"/>
    <w:rsid w:val="004B231F"/>
    <w:rsid w:val="004B3263"/>
    <w:rsid w:val="004B32C4"/>
    <w:rsid w:val="004B336D"/>
    <w:rsid w:val="004B36D9"/>
    <w:rsid w:val="004B3718"/>
    <w:rsid w:val="004B3C7E"/>
    <w:rsid w:val="004B4A49"/>
    <w:rsid w:val="004B4FDC"/>
    <w:rsid w:val="004B5047"/>
    <w:rsid w:val="004B51A7"/>
    <w:rsid w:val="004B53DA"/>
    <w:rsid w:val="004B5935"/>
    <w:rsid w:val="004B6847"/>
    <w:rsid w:val="004B6AA2"/>
    <w:rsid w:val="004B6DBC"/>
    <w:rsid w:val="004B77B1"/>
    <w:rsid w:val="004B7A52"/>
    <w:rsid w:val="004B7AB2"/>
    <w:rsid w:val="004B7D7B"/>
    <w:rsid w:val="004C0148"/>
    <w:rsid w:val="004C0627"/>
    <w:rsid w:val="004C0B00"/>
    <w:rsid w:val="004C0D28"/>
    <w:rsid w:val="004C0DE5"/>
    <w:rsid w:val="004C15D3"/>
    <w:rsid w:val="004C1887"/>
    <w:rsid w:val="004C197D"/>
    <w:rsid w:val="004C19CB"/>
    <w:rsid w:val="004C1C7D"/>
    <w:rsid w:val="004C1EF4"/>
    <w:rsid w:val="004C1FBC"/>
    <w:rsid w:val="004C2133"/>
    <w:rsid w:val="004C22FB"/>
    <w:rsid w:val="004C237D"/>
    <w:rsid w:val="004C259A"/>
    <w:rsid w:val="004C2957"/>
    <w:rsid w:val="004C2A38"/>
    <w:rsid w:val="004C2E90"/>
    <w:rsid w:val="004C3098"/>
    <w:rsid w:val="004C3272"/>
    <w:rsid w:val="004C32C8"/>
    <w:rsid w:val="004C391A"/>
    <w:rsid w:val="004C3A2C"/>
    <w:rsid w:val="004C3B1D"/>
    <w:rsid w:val="004C3C49"/>
    <w:rsid w:val="004C3C6D"/>
    <w:rsid w:val="004C4653"/>
    <w:rsid w:val="004C47E4"/>
    <w:rsid w:val="004C497C"/>
    <w:rsid w:val="004C49CC"/>
    <w:rsid w:val="004C49F2"/>
    <w:rsid w:val="004C4BC1"/>
    <w:rsid w:val="004C5163"/>
    <w:rsid w:val="004C5537"/>
    <w:rsid w:val="004C57DE"/>
    <w:rsid w:val="004C5A90"/>
    <w:rsid w:val="004C5B23"/>
    <w:rsid w:val="004C5E40"/>
    <w:rsid w:val="004C6907"/>
    <w:rsid w:val="004C6B30"/>
    <w:rsid w:val="004C78C3"/>
    <w:rsid w:val="004C7A7E"/>
    <w:rsid w:val="004D0068"/>
    <w:rsid w:val="004D011B"/>
    <w:rsid w:val="004D030D"/>
    <w:rsid w:val="004D07BF"/>
    <w:rsid w:val="004D09AE"/>
    <w:rsid w:val="004D0B15"/>
    <w:rsid w:val="004D0F08"/>
    <w:rsid w:val="004D11FC"/>
    <w:rsid w:val="004D1946"/>
    <w:rsid w:val="004D1A33"/>
    <w:rsid w:val="004D21B3"/>
    <w:rsid w:val="004D2362"/>
    <w:rsid w:val="004D24A4"/>
    <w:rsid w:val="004D2AC6"/>
    <w:rsid w:val="004D2F9B"/>
    <w:rsid w:val="004D314C"/>
    <w:rsid w:val="004D3A18"/>
    <w:rsid w:val="004D3A33"/>
    <w:rsid w:val="004D3A48"/>
    <w:rsid w:val="004D3B6A"/>
    <w:rsid w:val="004D3BCE"/>
    <w:rsid w:val="004D3C57"/>
    <w:rsid w:val="004D3CEF"/>
    <w:rsid w:val="004D3E0B"/>
    <w:rsid w:val="004D3F48"/>
    <w:rsid w:val="004D40DB"/>
    <w:rsid w:val="004D4252"/>
    <w:rsid w:val="004D456A"/>
    <w:rsid w:val="004D475F"/>
    <w:rsid w:val="004D4C93"/>
    <w:rsid w:val="004D4E51"/>
    <w:rsid w:val="004D5226"/>
    <w:rsid w:val="004D535E"/>
    <w:rsid w:val="004D53C5"/>
    <w:rsid w:val="004D549C"/>
    <w:rsid w:val="004D5AC0"/>
    <w:rsid w:val="004D5EAC"/>
    <w:rsid w:val="004D6290"/>
    <w:rsid w:val="004D62D3"/>
    <w:rsid w:val="004D6305"/>
    <w:rsid w:val="004D66B1"/>
    <w:rsid w:val="004D6B85"/>
    <w:rsid w:val="004D6DD4"/>
    <w:rsid w:val="004D6EA5"/>
    <w:rsid w:val="004D70FC"/>
    <w:rsid w:val="004D7279"/>
    <w:rsid w:val="004D7323"/>
    <w:rsid w:val="004D787D"/>
    <w:rsid w:val="004D7A63"/>
    <w:rsid w:val="004D7A91"/>
    <w:rsid w:val="004D7B4F"/>
    <w:rsid w:val="004E0A95"/>
    <w:rsid w:val="004E0BA9"/>
    <w:rsid w:val="004E1354"/>
    <w:rsid w:val="004E1930"/>
    <w:rsid w:val="004E1996"/>
    <w:rsid w:val="004E1F63"/>
    <w:rsid w:val="004E1FC7"/>
    <w:rsid w:val="004E2378"/>
    <w:rsid w:val="004E2403"/>
    <w:rsid w:val="004E2888"/>
    <w:rsid w:val="004E2C1E"/>
    <w:rsid w:val="004E2E10"/>
    <w:rsid w:val="004E3005"/>
    <w:rsid w:val="004E30C1"/>
    <w:rsid w:val="004E30D3"/>
    <w:rsid w:val="004E35E0"/>
    <w:rsid w:val="004E3899"/>
    <w:rsid w:val="004E3E5B"/>
    <w:rsid w:val="004E3F38"/>
    <w:rsid w:val="004E4402"/>
    <w:rsid w:val="004E4602"/>
    <w:rsid w:val="004E47CE"/>
    <w:rsid w:val="004E4976"/>
    <w:rsid w:val="004E4D55"/>
    <w:rsid w:val="004E4E49"/>
    <w:rsid w:val="004E5057"/>
    <w:rsid w:val="004E5524"/>
    <w:rsid w:val="004E560E"/>
    <w:rsid w:val="004E5B9E"/>
    <w:rsid w:val="004E5ECD"/>
    <w:rsid w:val="004E5FAC"/>
    <w:rsid w:val="004E6082"/>
    <w:rsid w:val="004E64A0"/>
    <w:rsid w:val="004E657D"/>
    <w:rsid w:val="004E67E8"/>
    <w:rsid w:val="004E694C"/>
    <w:rsid w:val="004E6D55"/>
    <w:rsid w:val="004E6F24"/>
    <w:rsid w:val="004E70F1"/>
    <w:rsid w:val="004E74E8"/>
    <w:rsid w:val="004E7751"/>
    <w:rsid w:val="004E7F17"/>
    <w:rsid w:val="004F048C"/>
    <w:rsid w:val="004F0630"/>
    <w:rsid w:val="004F0DB4"/>
    <w:rsid w:val="004F1001"/>
    <w:rsid w:val="004F1153"/>
    <w:rsid w:val="004F12B8"/>
    <w:rsid w:val="004F13E5"/>
    <w:rsid w:val="004F1554"/>
    <w:rsid w:val="004F192C"/>
    <w:rsid w:val="004F19E7"/>
    <w:rsid w:val="004F1DC6"/>
    <w:rsid w:val="004F2167"/>
    <w:rsid w:val="004F2466"/>
    <w:rsid w:val="004F2AA5"/>
    <w:rsid w:val="004F2F8A"/>
    <w:rsid w:val="004F3871"/>
    <w:rsid w:val="004F3885"/>
    <w:rsid w:val="004F3D0F"/>
    <w:rsid w:val="004F3DC4"/>
    <w:rsid w:val="004F3F2D"/>
    <w:rsid w:val="004F4330"/>
    <w:rsid w:val="004F487D"/>
    <w:rsid w:val="004F4A92"/>
    <w:rsid w:val="004F4ABB"/>
    <w:rsid w:val="004F4C21"/>
    <w:rsid w:val="004F4C6C"/>
    <w:rsid w:val="004F4CC5"/>
    <w:rsid w:val="004F4E06"/>
    <w:rsid w:val="004F541E"/>
    <w:rsid w:val="004F5975"/>
    <w:rsid w:val="004F5D9D"/>
    <w:rsid w:val="004F6022"/>
    <w:rsid w:val="004F60BE"/>
    <w:rsid w:val="004F6191"/>
    <w:rsid w:val="004F669F"/>
    <w:rsid w:val="004F6885"/>
    <w:rsid w:val="004F6D56"/>
    <w:rsid w:val="004F7111"/>
    <w:rsid w:val="004F73A0"/>
    <w:rsid w:val="004F7A3B"/>
    <w:rsid w:val="004F7BBE"/>
    <w:rsid w:val="00500937"/>
    <w:rsid w:val="00500CAA"/>
    <w:rsid w:val="00500FE5"/>
    <w:rsid w:val="005017B7"/>
    <w:rsid w:val="0050192B"/>
    <w:rsid w:val="0050195D"/>
    <w:rsid w:val="00501D6F"/>
    <w:rsid w:val="00501F0A"/>
    <w:rsid w:val="005020F7"/>
    <w:rsid w:val="0050212F"/>
    <w:rsid w:val="0050232C"/>
    <w:rsid w:val="0050270D"/>
    <w:rsid w:val="005027B0"/>
    <w:rsid w:val="0050281D"/>
    <w:rsid w:val="00502D2F"/>
    <w:rsid w:val="00502D41"/>
    <w:rsid w:val="00503050"/>
    <w:rsid w:val="00503192"/>
    <w:rsid w:val="00504625"/>
    <w:rsid w:val="0050464D"/>
    <w:rsid w:val="00504739"/>
    <w:rsid w:val="00504EFF"/>
    <w:rsid w:val="005052ED"/>
    <w:rsid w:val="0050533E"/>
    <w:rsid w:val="005053A2"/>
    <w:rsid w:val="00505647"/>
    <w:rsid w:val="00505B2C"/>
    <w:rsid w:val="00505C85"/>
    <w:rsid w:val="00505D9D"/>
    <w:rsid w:val="00505EAB"/>
    <w:rsid w:val="00505F15"/>
    <w:rsid w:val="00505F43"/>
    <w:rsid w:val="005062C4"/>
    <w:rsid w:val="0050631A"/>
    <w:rsid w:val="00506737"/>
    <w:rsid w:val="00506A54"/>
    <w:rsid w:val="00506B5C"/>
    <w:rsid w:val="00506C9B"/>
    <w:rsid w:val="00506CA0"/>
    <w:rsid w:val="00506CA4"/>
    <w:rsid w:val="00506D3E"/>
    <w:rsid w:val="00506F69"/>
    <w:rsid w:val="00507481"/>
    <w:rsid w:val="00507638"/>
    <w:rsid w:val="005078ED"/>
    <w:rsid w:val="00507BF6"/>
    <w:rsid w:val="0051022A"/>
    <w:rsid w:val="00510427"/>
    <w:rsid w:val="00510483"/>
    <w:rsid w:val="00510970"/>
    <w:rsid w:val="00510A49"/>
    <w:rsid w:val="00510DCB"/>
    <w:rsid w:val="005110CA"/>
    <w:rsid w:val="0051131E"/>
    <w:rsid w:val="005117C2"/>
    <w:rsid w:val="00511BC5"/>
    <w:rsid w:val="00511C2C"/>
    <w:rsid w:val="00511D18"/>
    <w:rsid w:val="00512471"/>
    <w:rsid w:val="005126C2"/>
    <w:rsid w:val="00512774"/>
    <w:rsid w:val="00512A9F"/>
    <w:rsid w:val="00512BEE"/>
    <w:rsid w:val="00512D25"/>
    <w:rsid w:val="00513387"/>
    <w:rsid w:val="00513C2E"/>
    <w:rsid w:val="00514162"/>
    <w:rsid w:val="00514D11"/>
    <w:rsid w:val="00514D6B"/>
    <w:rsid w:val="005155E4"/>
    <w:rsid w:val="00515773"/>
    <w:rsid w:val="00515A0D"/>
    <w:rsid w:val="00515BFF"/>
    <w:rsid w:val="00515D68"/>
    <w:rsid w:val="00515E09"/>
    <w:rsid w:val="005160F7"/>
    <w:rsid w:val="00516572"/>
    <w:rsid w:val="005165C5"/>
    <w:rsid w:val="0051697F"/>
    <w:rsid w:val="00516AAF"/>
    <w:rsid w:val="00516D83"/>
    <w:rsid w:val="00516DDC"/>
    <w:rsid w:val="00516E0E"/>
    <w:rsid w:val="0051745D"/>
    <w:rsid w:val="005177B5"/>
    <w:rsid w:val="00517B81"/>
    <w:rsid w:val="005203F7"/>
    <w:rsid w:val="00520462"/>
    <w:rsid w:val="00520528"/>
    <w:rsid w:val="00520569"/>
    <w:rsid w:val="005209AE"/>
    <w:rsid w:val="00520D69"/>
    <w:rsid w:val="005213B4"/>
    <w:rsid w:val="0052146B"/>
    <w:rsid w:val="0052206A"/>
    <w:rsid w:val="00522762"/>
    <w:rsid w:val="00522B35"/>
    <w:rsid w:val="00522C4F"/>
    <w:rsid w:val="00522C83"/>
    <w:rsid w:val="00522CE1"/>
    <w:rsid w:val="00522EC9"/>
    <w:rsid w:val="005230C5"/>
    <w:rsid w:val="005233CF"/>
    <w:rsid w:val="00523559"/>
    <w:rsid w:val="0052391D"/>
    <w:rsid w:val="00523BD7"/>
    <w:rsid w:val="00523F3D"/>
    <w:rsid w:val="005240A4"/>
    <w:rsid w:val="005240BD"/>
    <w:rsid w:val="0052438D"/>
    <w:rsid w:val="0052450E"/>
    <w:rsid w:val="005245F3"/>
    <w:rsid w:val="005246F0"/>
    <w:rsid w:val="005247A6"/>
    <w:rsid w:val="005247AC"/>
    <w:rsid w:val="00524899"/>
    <w:rsid w:val="005248FF"/>
    <w:rsid w:val="00524BA1"/>
    <w:rsid w:val="00524F53"/>
    <w:rsid w:val="005252EE"/>
    <w:rsid w:val="00525413"/>
    <w:rsid w:val="00525590"/>
    <w:rsid w:val="00525695"/>
    <w:rsid w:val="0052603C"/>
    <w:rsid w:val="0052614D"/>
    <w:rsid w:val="00526175"/>
    <w:rsid w:val="0052678C"/>
    <w:rsid w:val="00526927"/>
    <w:rsid w:val="00526DAC"/>
    <w:rsid w:val="00526EA1"/>
    <w:rsid w:val="00527036"/>
    <w:rsid w:val="0052705B"/>
    <w:rsid w:val="005270AF"/>
    <w:rsid w:val="00527910"/>
    <w:rsid w:val="00527B82"/>
    <w:rsid w:val="005301B3"/>
    <w:rsid w:val="00530740"/>
    <w:rsid w:val="00530820"/>
    <w:rsid w:val="00530E0F"/>
    <w:rsid w:val="00530E13"/>
    <w:rsid w:val="00530E5F"/>
    <w:rsid w:val="0053183F"/>
    <w:rsid w:val="005318E7"/>
    <w:rsid w:val="005319D6"/>
    <w:rsid w:val="00531FB8"/>
    <w:rsid w:val="005323CC"/>
    <w:rsid w:val="005325A9"/>
    <w:rsid w:val="005326EF"/>
    <w:rsid w:val="00532B7A"/>
    <w:rsid w:val="00532B81"/>
    <w:rsid w:val="005335AA"/>
    <w:rsid w:val="00533869"/>
    <w:rsid w:val="00533E0D"/>
    <w:rsid w:val="00533F62"/>
    <w:rsid w:val="00533F88"/>
    <w:rsid w:val="0053414C"/>
    <w:rsid w:val="0053486A"/>
    <w:rsid w:val="00534C7D"/>
    <w:rsid w:val="00534DA9"/>
    <w:rsid w:val="00534EF7"/>
    <w:rsid w:val="00535032"/>
    <w:rsid w:val="00535219"/>
    <w:rsid w:val="005353F4"/>
    <w:rsid w:val="005354A9"/>
    <w:rsid w:val="0053566A"/>
    <w:rsid w:val="00535828"/>
    <w:rsid w:val="00535EED"/>
    <w:rsid w:val="005363B6"/>
    <w:rsid w:val="005363C0"/>
    <w:rsid w:val="00536565"/>
    <w:rsid w:val="005368B6"/>
    <w:rsid w:val="00536A85"/>
    <w:rsid w:val="00536A89"/>
    <w:rsid w:val="00536DBE"/>
    <w:rsid w:val="00536DD3"/>
    <w:rsid w:val="0053708E"/>
    <w:rsid w:val="00537398"/>
    <w:rsid w:val="005373D6"/>
    <w:rsid w:val="00537AEB"/>
    <w:rsid w:val="00537F9F"/>
    <w:rsid w:val="0054022C"/>
    <w:rsid w:val="00541C9F"/>
    <w:rsid w:val="00542204"/>
    <w:rsid w:val="005426B1"/>
    <w:rsid w:val="005426EB"/>
    <w:rsid w:val="00542805"/>
    <w:rsid w:val="005428AE"/>
    <w:rsid w:val="00542AA1"/>
    <w:rsid w:val="00542E06"/>
    <w:rsid w:val="005433E0"/>
    <w:rsid w:val="00543721"/>
    <w:rsid w:val="005437DA"/>
    <w:rsid w:val="005438DE"/>
    <w:rsid w:val="00543931"/>
    <w:rsid w:val="00544380"/>
    <w:rsid w:val="005444A3"/>
    <w:rsid w:val="00544FEF"/>
    <w:rsid w:val="005451D6"/>
    <w:rsid w:val="00545CFD"/>
    <w:rsid w:val="00545EDD"/>
    <w:rsid w:val="00546011"/>
    <w:rsid w:val="005466AB"/>
    <w:rsid w:val="00546B62"/>
    <w:rsid w:val="00546C4E"/>
    <w:rsid w:val="00546DC4"/>
    <w:rsid w:val="00546DF1"/>
    <w:rsid w:val="00546F3E"/>
    <w:rsid w:val="00547342"/>
    <w:rsid w:val="00547913"/>
    <w:rsid w:val="0054793F"/>
    <w:rsid w:val="005505FC"/>
    <w:rsid w:val="00550637"/>
    <w:rsid w:val="005509AF"/>
    <w:rsid w:val="00550EE0"/>
    <w:rsid w:val="0055171B"/>
    <w:rsid w:val="00551A79"/>
    <w:rsid w:val="00552154"/>
    <w:rsid w:val="005524B9"/>
    <w:rsid w:val="0055258B"/>
    <w:rsid w:val="00552CD0"/>
    <w:rsid w:val="0055315A"/>
    <w:rsid w:val="005531E8"/>
    <w:rsid w:val="00553743"/>
    <w:rsid w:val="0055396A"/>
    <w:rsid w:val="00553C69"/>
    <w:rsid w:val="00553DC8"/>
    <w:rsid w:val="00553FFC"/>
    <w:rsid w:val="00554350"/>
    <w:rsid w:val="00554973"/>
    <w:rsid w:val="0055551B"/>
    <w:rsid w:val="00555520"/>
    <w:rsid w:val="0055602B"/>
    <w:rsid w:val="00556411"/>
    <w:rsid w:val="0055649D"/>
    <w:rsid w:val="005567AE"/>
    <w:rsid w:val="00556AF4"/>
    <w:rsid w:val="00557408"/>
    <w:rsid w:val="00557511"/>
    <w:rsid w:val="00557939"/>
    <w:rsid w:val="0056063E"/>
    <w:rsid w:val="00560668"/>
    <w:rsid w:val="00560714"/>
    <w:rsid w:val="00560AB0"/>
    <w:rsid w:val="00560E02"/>
    <w:rsid w:val="00560EFD"/>
    <w:rsid w:val="00560F53"/>
    <w:rsid w:val="00560F6A"/>
    <w:rsid w:val="00561B11"/>
    <w:rsid w:val="00561E5C"/>
    <w:rsid w:val="00561FCA"/>
    <w:rsid w:val="005623A7"/>
    <w:rsid w:val="0056257A"/>
    <w:rsid w:val="0056292A"/>
    <w:rsid w:val="00562AF6"/>
    <w:rsid w:val="0056301A"/>
    <w:rsid w:val="005631C0"/>
    <w:rsid w:val="005632C8"/>
    <w:rsid w:val="00564050"/>
    <w:rsid w:val="005644B8"/>
    <w:rsid w:val="00564A50"/>
    <w:rsid w:val="00564FA3"/>
    <w:rsid w:val="0056506E"/>
    <w:rsid w:val="005650E2"/>
    <w:rsid w:val="005655F1"/>
    <w:rsid w:val="00565664"/>
    <w:rsid w:val="00565C6C"/>
    <w:rsid w:val="0056612A"/>
    <w:rsid w:val="00566A9E"/>
    <w:rsid w:val="00566B3D"/>
    <w:rsid w:val="00567564"/>
    <w:rsid w:val="0056766A"/>
    <w:rsid w:val="0056769E"/>
    <w:rsid w:val="005677E0"/>
    <w:rsid w:val="00567925"/>
    <w:rsid w:val="00567F30"/>
    <w:rsid w:val="0057029F"/>
    <w:rsid w:val="005703E6"/>
    <w:rsid w:val="00570432"/>
    <w:rsid w:val="00570463"/>
    <w:rsid w:val="0057072B"/>
    <w:rsid w:val="0057077B"/>
    <w:rsid w:val="00570BF2"/>
    <w:rsid w:val="00570C41"/>
    <w:rsid w:val="005710F7"/>
    <w:rsid w:val="00571136"/>
    <w:rsid w:val="0057142E"/>
    <w:rsid w:val="00571847"/>
    <w:rsid w:val="0057192C"/>
    <w:rsid w:val="00571C1B"/>
    <w:rsid w:val="00571DCD"/>
    <w:rsid w:val="0057272D"/>
    <w:rsid w:val="0057296C"/>
    <w:rsid w:val="00572EBB"/>
    <w:rsid w:val="005734A6"/>
    <w:rsid w:val="0057382E"/>
    <w:rsid w:val="0057396E"/>
    <w:rsid w:val="00573AB2"/>
    <w:rsid w:val="0057464B"/>
    <w:rsid w:val="00574BBD"/>
    <w:rsid w:val="00574E36"/>
    <w:rsid w:val="00574FFF"/>
    <w:rsid w:val="00575259"/>
    <w:rsid w:val="0057528E"/>
    <w:rsid w:val="005752CF"/>
    <w:rsid w:val="00575AE4"/>
    <w:rsid w:val="00575E95"/>
    <w:rsid w:val="00576011"/>
    <w:rsid w:val="00576117"/>
    <w:rsid w:val="00576205"/>
    <w:rsid w:val="0057620A"/>
    <w:rsid w:val="005764B3"/>
    <w:rsid w:val="005769F8"/>
    <w:rsid w:val="00576B11"/>
    <w:rsid w:val="005770C0"/>
    <w:rsid w:val="005776B8"/>
    <w:rsid w:val="005776D3"/>
    <w:rsid w:val="00577AE2"/>
    <w:rsid w:val="00577BBE"/>
    <w:rsid w:val="005802D0"/>
    <w:rsid w:val="0058036D"/>
    <w:rsid w:val="00580486"/>
    <w:rsid w:val="00580920"/>
    <w:rsid w:val="00580941"/>
    <w:rsid w:val="00580B5B"/>
    <w:rsid w:val="00580CBB"/>
    <w:rsid w:val="00581BB8"/>
    <w:rsid w:val="005824CF"/>
    <w:rsid w:val="00582526"/>
    <w:rsid w:val="00582576"/>
    <w:rsid w:val="00582833"/>
    <w:rsid w:val="005834C0"/>
    <w:rsid w:val="0058396C"/>
    <w:rsid w:val="005839C5"/>
    <w:rsid w:val="00583A38"/>
    <w:rsid w:val="00583E3D"/>
    <w:rsid w:val="00584806"/>
    <w:rsid w:val="005848C6"/>
    <w:rsid w:val="005849D4"/>
    <w:rsid w:val="00584AB2"/>
    <w:rsid w:val="00584C84"/>
    <w:rsid w:val="005851CA"/>
    <w:rsid w:val="005852DC"/>
    <w:rsid w:val="00585422"/>
    <w:rsid w:val="005858B7"/>
    <w:rsid w:val="005858EE"/>
    <w:rsid w:val="00585A01"/>
    <w:rsid w:val="00585AC6"/>
    <w:rsid w:val="00586382"/>
    <w:rsid w:val="005866B3"/>
    <w:rsid w:val="005868F6"/>
    <w:rsid w:val="00586AD4"/>
    <w:rsid w:val="00586F38"/>
    <w:rsid w:val="005872D5"/>
    <w:rsid w:val="00587A1B"/>
    <w:rsid w:val="00590625"/>
    <w:rsid w:val="00590942"/>
    <w:rsid w:val="00590BEC"/>
    <w:rsid w:val="00590D0D"/>
    <w:rsid w:val="00590DA6"/>
    <w:rsid w:val="005910DD"/>
    <w:rsid w:val="00591180"/>
    <w:rsid w:val="00591350"/>
    <w:rsid w:val="005914EB"/>
    <w:rsid w:val="00591ABA"/>
    <w:rsid w:val="00591AEA"/>
    <w:rsid w:val="00591C6B"/>
    <w:rsid w:val="00591D3D"/>
    <w:rsid w:val="00591E28"/>
    <w:rsid w:val="00592135"/>
    <w:rsid w:val="0059257D"/>
    <w:rsid w:val="005926FF"/>
    <w:rsid w:val="005928A6"/>
    <w:rsid w:val="00593338"/>
    <w:rsid w:val="00593367"/>
    <w:rsid w:val="00593929"/>
    <w:rsid w:val="0059396F"/>
    <w:rsid w:val="00593C75"/>
    <w:rsid w:val="00593D68"/>
    <w:rsid w:val="00594594"/>
    <w:rsid w:val="00594A48"/>
    <w:rsid w:val="00594FA4"/>
    <w:rsid w:val="00595120"/>
    <w:rsid w:val="00595172"/>
    <w:rsid w:val="00595944"/>
    <w:rsid w:val="00595A4B"/>
    <w:rsid w:val="00595AD3"/>
    <w:rsid w:val="00595C0E"/>
    <w:rsid w:val="00595F31"/>
    <w:rsid w:val="0059683B"/>
    <w:rsid w:val="00596C09"/>
    <w:rsid w:val="00596EF8"/>
    <w:rsid w:val="0059739E"/>
    <w:rsid w:val="0059769B"/>
    <w:rsid w:val="0059772F"/>
    <w:rsid w:val="005A0076"/>
    <w:rsid w:val="005A02CB"/>
    <w:rsid w:val="005A064E"/>
    <w:rsid w:val="005A07B1"/>
    <w:rsid w:val="005A0915"/>
    <w:rsid w:val="005A16B3"/>
    <w:rsid w:val="005A1D93"/>
    <w:rsid w:val="005A20BB"/>
    <w:rsid w:val="005A2236"/>
    <w:rsid w:val="005A2687"/>
    <w:rsid w:val="005A2983"/>
    <w:rsid w:val="005A2FFF"/>
    <w:rsid w:val="005A31E7"/>
    <w:rsid w:val="005A3438"/>
    <w:rsid w:val="005A37BD"/>
    <w:rsid w:val="005A4104"/>
    <w:rsid w:val="005A4271"/>
    <w:rsid w:val="005A4502"/>
    <w:rsid w:val="005A4851"/>
    <w:rsid w:val="005A4DD2"/>
    <w:rsid w:val="005A4E23"/>
    <w:rsid w:val="005A5420"/>
    <w:rsid w:val="005A5535"/>
    <w:rsid w:val="005A5695"/>
    <w:rsid w:val="005A611C"/>
    <w:rsid w:val="005A63CD"/>
    <w:rsid w:val="005A6650"/>
    <w:rsid w:val="005A667B"/>
    <w:rsid w:val="005A67FF"/>
    <w:rsid w:val="005A6920"/>
    <w:rsid w:val="005A6CB6"/>
    <w:rsid w:val="005A6D9A"/>
    <w:rsid w:val="005A7372"/>
    <w:rsid w:val="005A772E"/>
    <w:rsid w:val="005A7764"/>
    <w:rsid w:val="005A7C63"/>
    <w:rsid w:val="005B021F"/>
    <w:rsid w:val="005B04AD"/>
    <w:rsid w:val="005B06A2"/>
    <w:rsid w:val="005B07C7"/>
    <w:rsid w:val="005B0989"/>
    <w:rsid w:val="005B0B2D"/>
    <w:rsid w:val="005B0B75"/>
    <w:rsid w:val="005B1574"/>
    <w:rsid w:val="005B1979"/>
    <w:rsid w:val="005B1DF0"/>
    <w:rsid w:val="005B2185"/>
    <w:rsid w:val="005B22B6"/>
    <w:rsid w:val="005B24FB"/>
    <w:rsid w:val="005B267E"/>
    <w:rsid w:val="005B29E8"/>
    <w:rsid w:val="005B2CA1"/>
    <w:rsid w:val="005B2CA9"/>
    <w:rsid w:val="005B2E5E"/>
    <w:rsid w:val="005B2FA7"/>
    <w:rsid w:val="005B3117"/>
    <w:rsid w:val="005B3926"/>
    <w:rsid w:val="005B4032"/>
    <w:rsid w:val="005B4361"/>
    <w:rsid w:val="005B43C1"/>
    <w:rsid w:val="005B4576"/>
    <w:rsid w:val="005B46A0"/>
    <w:rsid w:val="005B4751"/>
    <w:rsid w:val="005B49E0"/>
    <w:rsid w:val="005B4F15"/>
    <w:rsid w:val="005B5177"/>
    <w:rsid w:val="005B52D7"/>
    <w:rsid w:val="005B5300"/>
    <w:rsid w:val="005B5389"/>
    <w:rsid w:val="005B5399"/>
    <w:rsid w:val="005B5408"/>
    <w:rsid w:val="005B5573"/>
    <w:rsid w:val="005B5AE5"/>
    <w:rsid w:val="005B5BA8"/>
    <w:rsid w:val="005B5E7A"/>
    <w:rsid w:val="005B64D7"/>
    <w:rsid w:val="005B660D"/>
    <w:rsid w:val="005B6CE6"/>
    <w:rsid w:val="005B7793"/>
    <w:rsid w:val="005B786F"/>
    <w:rsid w:val="005B7A8C"/>
    <w:rsid w:val="005B7B22"/>
    <w:rsid w:val="005B7DE7"/>
    <w:rsid w:val="005B7E4C"/>
    <w:rsid w:val="005B7E76"/>
    <w:rsid w:val="005C0233"/>
    <w:rsid w:val="005C0C74"/>
    <w:rsid w:val="005C0D9C"/>
    <w:rsid w:val="005C0F83"/>
    <w:rsid w:val="005C10BB"/>
    <w:rsid w:val="005C1262"/>
    <w:rsid w:val="005C1485"/>
    <w:rsid w:val="005C17DD"/>
    <w:rsid w:val="005C1A5E"/>
    <w:rsid w:val="005C1B9C"/>
    <w:rsid w:val="005C1DF2"/>
    <w:rsid w:val="005C2942"/>
    <w:rsid w:val="005C2A47"/>
    <w:rsid w:val="005C2C05"/>
    <w:rsid w:val="005C2E42"/>
    <w:rsid w:val="005C2EAB"/>
    <w:rsid w:val="005C30EE"/>
    <w:rsid w:val="005C310A"/>
    <w:rsid w:val="005C3351"/>
    <w:rsid w:val="005C359C"/>
    <w:rsid w:val="005C3CE0"/>
    <w:rsid w:val="005C3E6C"/>
    <w:rsid w:val="005C3ED7"/>
    <w:rsid w:val="005C3F80"/>
    <w:rsid w:val="005C4334"/>
    <w:rsid w:val="005C437F"/>
    <w:rsid w:val="005C43CD"/>
    <w:rsid w:val="005C449D"/>
    <w:rsid w:val="005C4703"/>
    <w:rsid w:val="005C47C0"/>
    <w:rsid w:val="005C48D0"/>
    <w:rsid w:val="005C5018"/>
    <w:rsid w:val="005C52D9"/>
    <w:rsid w:val="005C557F"/>
    <w:rsid w:val="005C5E30"/>
    <w:rsid w:val="005C5EE2"/>
    <w:rsid w:val="005C613D"/>
    <w:rsid w:val="005C6279"/>
    <w:rsid w:val="005C6E61"/>
    <w:rsid w:val="005C7792"/>
    <w:rsid w:val="005D092D"/>
    <w:rsid w:val="005D0BEF"/>
    <w:rsid w:val="005D0D83"/>
    <w:rsid w:val="005D0E9B"/>
    <w:rsid w:val="005D0EC9"/>
    <w:rsid w:val="005D0F00"/>
    <w:rsid w:val="005D0FAF"/>
    <w:rsid w:val="005D13B0"/>
    <w:rsid w:val="005D1517"/>
    <w:rsid w:val="005D1D48"/>
    <w:rsid w:val="005D1F3C"/>
    <w:rsid w:val="005D1FF4"/>
    <w:rsid w:val="005D268C"/>
    <w:rsid w:val="005D270A"/>
    <w:rsid w:val="005D2F8B"/>
    <w:rsid w:val="005D3125"/>
    <w:rsid w:val="005D32DD"/>
    <w:rsid w:val="005D35C6"/>
    <w:rsid w:val="005D3B5A"/>
    <w:rsid w:val="005D3CC4"/>
    <w:rsid w:val="005D3D44"/>
    <w:rsid w:val="005D3E47"/>
    <w:rsid w:val="005D4181"/>
    <w:rsid w:val="005D4479"/>
    <w:rsid w:val="005D4725"/>
    <w:rsid w:val="005D4844"/>
    <w:rsid w:val="005D4FFB"/>
    <w:rsid w:val="005D51E9"/>
    <w:rsid w:val="005D559E"/>
    <w:rsid w:val="005D56E1"/>
    <w:rsid w:val="005D5D06"/>
    <w:rsid w:val="005D711A"/>
    <w:rsid w:val="005D71AF"/>
    <w:rsid w:val="005D7487"/>
    <w:rsid w:val="005D74FE"/>
    <w:rsid w:val="005D7538"/>
    <w:rsid w:val="005D7916"/>
    <w:rsid w:val="005D7959"/>
    <w:rsid w:val="005D7D80"/>
    <w:rsid w:val="005D7E96"/>
    <w:rsid w:val="005D7E9E"/>
    <w:rsid w:val="005E048A"/>
    <w:rsid w:val="005E04B3"/>
    <w:rsid w:val="005E0548"/>
    <w:rsid w:val="005E0EFC"/>
    <w:rsid w:val="005E12F2"/>
    <w:rsid w:val="005E142F"/>
    <w:rsid w:val="005E1591"/>
    <w:rsid w:val="005E184A"/>
    <w:rsid w:val="005E19C9"/>
    <w:rsid w:val="005E19EA"/>
    <w:rsid w:val="005E1AA7"/>
    <w:rsid w:val="005E1B68"/>
    <w:rsid w:val="005E1D46"/>
    <w:rsid w:val="005E1E6D"/>
    <w:rsid w:val="005E216C"/>
    <w:rsid w:val="005E246E"/>
    <w:rsid w:val="005E26DA"/>
    <w:rsid w:val="005E2734"/>
    <w:rsid w:val="005E28CA"/>
    <w:rsid w:val="005E293F"/>
    <w:rsid w:val="005E2B1B"/>
    <w:rsid w:val="005E2BA0"/>
    <w:rsid w:val="005E2D6E"/>
    <w:rsid w:val="005E2DC9"/>
    <w:rsid w:val="005E2E92"/>
    <w:rsid w:val="005E2FB0"/>
    <w:rsid w:val="005E358F"/>
    <w:rsid w:val="005E36FD"/>
    <w:rsid w:val="005E3AD9"/>
    <w:rsid w:val="005E40E6"/>
    <w:rsid w:val="005E4176"/>
    <w:rsid w:val="005E4635"/>
    <w:rsid w:val="005E4B4C"/>
    <w:rsid w:val="005E4CA4"/>
    <w:rsid w:val="005E51C6"/>
    <w:rsid w:val="005E5445"/>
    <w:rsid w:val="005E56FB"/>
    <w:rsid w:val="005E5DA1"/>
    <w:rsid w:val="005E62DE"/>
    <w:rsid w:val="005E6A5F"/>
    <w:rsid w:val="005E716F"/>
    <w:rsid w:val="005E72AC"/>
    <w:rsid w:val="005E7764"/>
    <w:rsid w:val="005E7983"/>
    <w:rsid w:val="005E7C11"/>
    <w:rsid w:val="005E7DDB"/>
    <w:rsid w:val="005F0442"/>
    <w:rsid w:val="005F055C"/>
    <w:rsid w:val="005F0706"/>
    <w:rsid w:val="005F0A39"/>
    <w:rsid w:val="005F0B89"/>
    <w:rsid w:val="005F0B95"/>
    <w:rsid w:val="005F1493"/>
    <w:rsid w:val="005F1BC9"/>
    <w:rsid w:val="005F1C0A"/>
    <w:rsid w:val="005F1E43"/>
    <w:rsid w:val="005F2033"/>
    <w:rsid w:val="005F2118"/>
    <w:rsid w:val="005F250A"/>
    <w:rsid w:val="005F27DE"/>
    <w:rsid w:val="005F2B45"/>
    <w:rsid w:val="005F2CC4"/>
    <w:rsid w:val="005F2D10"/>
    <w:rsid w:val="005F2E14"/>
    <w:rsid w:val="005F3786"/>
    <w:rsid w:val="005F3876"/>
    <w:rsid w:val="005F3A6C"/>
    <w:rsid w:val="005F3BB5"/>
    <w:rsid w:val="005F3BE5"/>
    <w:rsid w:val="005F3C7E"/>
    <w:rsid w:val="005F3DEA"/>
    <w:rsid w:val="005F3E97"/>
    <w:rsid w:val="005F4694"/>
    <w:rsid w:val="005F4823"/>
    <w:rsid w:val="005F4B85"/>
    <w:rsid w:val="005F4B96"/>
    <w:rsid w:val="005F4C85"/>
    <w:rsid w:val="005F4FD3"/>
    <w:rsid w:val="005F54C4"/>
    <w:rsid w:val="005F593C"/>
    <w:rsid w:val="005F59D4"/>
    <w:rsid w:val="005F5CF3"/>
    <w:rsid w:val="005F5F1D"/>
    <w:rsid w:val="005F6133"/>
    <w:rsid w:val="005F637B"/>
    <w:rsid w:val="005F670B"/>
    <w:rsid w:val="005F67DD"/>
    <w:rsid w:val="005F6DC8"/>
    <w:rsid w:val="005F6DDF"/>
    <w:rsid w:val="005F722A"/>
    <w:rsid w:val="005F7795"/>
    <w:rsid w:val="005F79C7"/>
    <w:rsid w:val="0060036C"/>
    <w:rsid w:val="00600422"/>
    <w:rsid w:val="006007EE"/>
    <w:rsid w:val="006009FF"/>
    <w:rsid w:val="00600C21"/>
    <w:rsid w:val="0060104A"/>
    <w:rsid w:val="0060126C"/>
    <w:rsid w:val="006013F0"/>
    <w:rsid w:val="00601577"/>
    <w:rsid w:val="006017CC"/>
    <w:rsid w:val="00601C71"/>
    <w:rsid w:val="00601D28"/>
    <w:rsid w:val="00601DF0"/>
    <w:rsid w:val="00601F82"/>
    <w:rsid w:val="006024FD"/>
    <w:rsid w:val="0060285B"/>
    <w:rsid w:val="00602EF9"/>
    <w:rsid w:val="00602F7D"/>
    <w:rsid w:val="006046CE"/>
    <w:rsid w:val="0060477B"/>
    <w:rsid w:val="00604A56"/>
    <w:rsid w:val="00604A71"/>
    <w:rsid w:val="00604B78"/>
    <w:rsid w:val="00604C51"/>
    <w:rsid w:val="0060503C"/>
    <w:rsid w:val="006057CB"/>
    <w:rsid w:val="0060593F"/>
    <w:rsid w:val="00605AB2"/>
    <w:rsid w:val="00605C22"/>
    <w:rsid w:val="00605C6C"/>
    <w:rsid w:val="0060619C"/>
    <w:rsid w:val="006061F0"/>
    <w:rsid w:val="006065C9"/>
    <w:rsid w:val="00606B75"/>
    <w:rsid w:val="00606CC1"/>
    <w:rsid w:val="00606D7D"/>
    <w:rsid w:val="006072C3"/>
    <w:rsid w:val="006075F3"/>
    <w:rsid w:val="00607CD6"/>
    <w:rsid w:val="00607D7B"/>
    <w:rsid w:val="00607F00"/>
    <w:rsid w:val="006107B4"/>
    <w:rsid w:val="006107DE"/>
    <w:rsid w:val="00610A69"/>
    <w:rsid w:val="00610D4F"/>
    <w:rsid w:val="00611152"/>
    <w:rsid w:val="006111E4"/>
    <w:rsid w:val="006112E3"/>
    <w:rsid w:val="0061170F"/>
    <w:rsid w:val="00611B61"/>
    <w:rsid w:val="00611FED"/>
    <w:rsid w:val="00612038"/>
    <w:rsid w:val="006121C9"/>
    <w:rsid w:val="00612226"/>
    <w:rsid w:val="0061224D"/>
    <w:rsid w:val="00612AB7"/>
    <w:rsid w:val="00612C51"/>
    <w:rsid w:val="00612DA1"/>
    <w:rsid w:val="00612F3B"/>
    <w:rsid w:val="00613DF5"/>
    <w:rsid w:val="00613EE7"/>
    <w:rsid w:val="00613FA7"/>
    <w:rsid w:val="00614003"/>
    <w:rsid w:val="0061422E"/>
    <w:rsid w:val="00614536"/>
    <w:rsid w:val="0061453E"/>
    <w:rsid w:val="0061464A"/>
    <w:rsid w:val="006146B2"/>
    <w:rsid w:val="00614776"/>
    <w:rsid w:val="00614ABC"/>
    <w:rsid w:val="00614AC8"/>
    <w:rsid w:val="00615411"/>
    <w:rsid w:val="00615901"/>
    <w:rsid w:val="00615AA5"/>
    <w:rsid w:val="00615DC8"/>
    <w:rsid w:val="00615F99"/>
    <w:rsid w:val="0061655B"/>
    <w:rsid w:val="0061686B"/>
    <w:rsid w:val="00616D13"/>
    <w:rsid w:val="0061727B"/>
    <w:rsid w:val="00617416"/>
    <w:rsid w:val="00617632"/>
    <w:rsid w:val="006176B0"/>
    <w:rsid w:val="0061789C"/>
    <w:rsid w:val="0061799B"/>
    <w:rsid w:val="0062003F"/>
    <w:rsid w:val="00620829"/>
    <w:rsid w:val="00620849"/>
    <w:rsid w:val="0062086A"/>
    <w:rsid w:val="00621058"/>
    <w:rsid w:val="00621121"/>
    <w:rsid w:val="00621469"/>
    <w:rsid w:val="0062166A"/>
    <w:rsid w:val="006219E9"/>
    <w:rsid w:val="00621B5E"/>
    <w:rsid w:val="00621C49"/>
    <w:rsid w:val="00622343"/>
    <w:rsid w:val="006223FD"/>
    <w:rsid w:val="00622574"/>
    <w:rsid w:val="006231F1"/>
    <w:rsid w:val="00623410"/>
    <w:rsid w:val="00623549"/>
    <w:rsid w:val="00623671"/>
    <w:rsid w:val="00623AE6"/>
    <w:rsid w:val="00624C3A"/>
    <w:rsid w:val="00624F6F"/>
    <w:rsid w:val="00625208"/>
    <w:rsid w:val="00625345"/>
    <w:rsid w:val="00625520"/>
    <w:rsid w:val="00625985"/>
    <w:rsid w:val="00625BF5"/>
    <w:rsid w:val="00625D7E"/>
    <w:rsid w:val="00625ED7"/>
    <w:rsid w:val="0062613A"/>
    <w:rsid w:val="006264DC"/>
    <w:rsid w:val="0062689F"/>
    <w:rsid w:val="0062693D"/>
    <w:rsid w:val="00626B89"/>
    <w:rsid w:val="00626BAE"/>
    <w:rsid w:val="00626BD8"/>
    <w:rsid w:val="00626FAD"/>
    <w:rsid w:val="006277FE"/>
    <w:rsid w:val="00627862"/>
    <w:rsid w:val="00627AFC"/>
    <w:rsid w:val="00627C66"/>
    <w:rsid w:val="00630BCE"/>
    <w:rsid w:val="00630CBA"/>
    <w:rsid w:val="0063146D"/>
    <w:rsid w:val="006315B4"/>
    <w:rsid w:val="00631952"/>
    <w:rsid w:val="00631C2E"/>
    <w:rsid w:val="00631EC1"/>
    <w:rsid w:val="00632067"/>
    <w:rsid w:val="006322A5"/>
    <w:rsid w:val="00632796"/>
    <w:rsid w:val="00632B74"/>
    <w:rsid w:val="00632C51"/>
    <w:rsid w:val="00632C7B"/>
    <w:rsid w:val="00632CD9"/>
    <w:rsid w:val="0063322C"/>
    <w:rsid w:val="00633367"/>
    <w:rsid w:val="006338D5"/>
    <w:rsid w:val="006340E5"/>
    <w:rsid w:val="0063434C"/>
    <w:rsid w:val="0063466D"/>
    <w:rsid w:val="00634AE0"/>
    <w:rsid w:val="00634D2C"/>
    <w:rsid w:val="006350BA"/>
    <w:rsid w:val="006350C3"/>
    <w:rsid w:val="006353C7"/>
    <w:rsid w:val="00635789"/>
    <w:rsid w:val="00635A69"/>
    <w:rsid w:val="00635B41"/>
    <w:rsid w:val="00635D44"/>
    <w:rsid w:val="00636496"/>
    <w:rsid w:val="00636596"/>
    <w:rsid w:val="0063695E"/>
    <w:rsid w:val="00636E81"/>
    <w:rsid w:val="0063726E"/>
    <w:rsid w:val="0063741D"/>
    <w:rsid w:val="0063751C"/>
    <w:rsid w:val="006376C0"/>
    <w:rsid w:val="00637828"/>
    <w:rsid w:val="0064031B"/>
    <w:rsid w:val="00640385"/>
    <w:rsid w:val="006403E9"/>
    <w:rsid w:val="006404DA"/>
    <w:rsid w:val="00640DB4"/>
    <w:rsid w:val="006411D7"/>
    <w:rsid w:val="00641340"/>
    <w:rsid w:val="00641478"/>
    <w:rsid w:val="00641509"/>
    <w:rsid w:val="0064188F"/>
    <w:rsid w:val="00641B8E"/>
    <w:rsid w:val="00641D72"/>
    <w:rsid w:val="00641E87"/>
    <w:rsid w:val="0064226F"/>
    <w:rsid w:val="006423B1"/>
    <w:rsid w:val="00642591"/>
    <w:rsid w:val="006427F1"/>
    <w:rsid w:val="006427F9"/>
    <w:rsid w:val="006428E6"/>
    <w:rsid w:val="00642BF2"/>
    <w:rsid w:val="006431E7"/>
    <w:rsid w:val="006432A5"/>
    <w:rsid w:val="00643708"/>
    <w:rsid w:val="006437E8"/>
    <w:rsid w:val="006438CE"/>
    <w:rsid w:val="00643BD3"/>
    <w:rsid w:val="00643DA5"/>
    <w:rsid w:val="00643FFF"/>
    <w:rsid w:val="00644056"/>
    <w:rsid w:val="006440FE"/>
    <w:rsid w:val="00644526"/>
    <w:rsid w:val="0064457E"/>
    <w:rsid w:val="00644696"/>
    <w:rsid w:val="00644770"/>
    <w:rsid w:val="006449A0"/>
    <w:rsid w:val="00644A80"/>
    <w:rsid w:val="00644C3E"/>
    <w:rsid w:val="00645307"/>
    <w:rsid w:val="006458EA"/>
    <w:rsid w:val="00645ACB"/>
    <w:rsid w:val="00645FA6"/>
    <w:rsid w:val="006461B8"/>
    <w:rsid w:val="006461C3"/>
    <w:rsid w:val="0064656C"/>
    <w:rsid w:val="00646F01"/>
    <w:rsid w:val="0064764B"/>
    <w:rsid w:val="00647EC4"/>
    <w:rsid w:val="006502F8"/>
    <w:rsid w:val="0065031A"/>
    <w:rsid w:val="0065045A"/>
    <w:rsid w:val="0065049D"/>
    <w:rsid w:val="00650AC4"/>
    <w:rsid w:val="00650BEB"/>
    <w:rsid w:val="00650F7E"/>
    <w:rsid w:val="0065139F"/>
    <w:rsid w:val="00651413"/>
    <w:rsid w:val="00651506"/>
    <w:rsid w:val="00651567"/>
    <w:rsid w:val="006516D2"/>
    <w:rsid w:val="00651970"/>
    <w:rsid w:val="006519D4"/>
    <w:rsid w:val="00651D1F"/>
    <w:rsid w:val="00651F74"/>
    <w:rsid w:val="00651FA7"/>
    <w:rsid w:val="00652523"/>
    <w:rsid w:val="0065262B"/>
    <w:rsid w:val="006526D9"/>
    <w:rsid w:val="00652777"/>
    <w:rsid w:val="0065360B"/>
    <w:rsid w:val="0065373D"/>
    <w:rsid w:val="00653D00"/>
    <w:rsid w:val="006544C3"/>
    <w:rsid w:val="006545C5"/>
    <w:rsid w:val="006546E0"/>
    <w:rsid w:val="00654703"/>
    <w:rsid w:val="00654718"/>
    <w:rsid w:val="006549F9"/>
    <w:rsid w:val="00654E37"/>
    <w:rsid w:val="00655157"/>
    <w:rsid w:val="006551F8"/>
    <w:rsid w:val="00655561"/>
    <w:rsid w:val="00655B6C"/>
    <w:rsid w:val="00655CE3"/>
    <w:rsid w:val="00655DBE"/>
    <w:rsid w:val="006565E5"/>
    <w:rsid w:val="00656A5D"/>
    <w:rsid w:val="00656A7B"/>
    <w:rsid w:val="00656BCC"/>
    <w:rsid w:val="006575B3"/>
    <w:rsid w:val="00657879"/>
    <w:rsid w:val="00657BC0"/>
    <w:rsid w:val="00660283"/>
    <w:rsid w:val="00660849"/>
    <w:rsid w:val="00660E99"/>
    <w:rsid w:val="00660FC7"/>
    <w:rsid w:val="006610EA"/>
    <w:rsid w:val="0066199C"/>
    <w:rsid w:val="0066248B"/>
    <w:rsid w:val="006624F3"/>
    <w:rsid w:val="00662A34"/>
    <w:rsid w:val="00662BC4"/>
    <w:rsid w:val="00662E78"/>
    <w:rsid w:val="006633AB"/>
    <w:rsid w:val="0066342C"/>
    <w:rsid w:val="00663B62"/>
    <w:rsid w:val="00663E4D"/>
    <w:rsid w:val="006641D1"/>
    <w:rsid w:val="0066451B"/>
    <w:rsid w:val="00664680"/>
    <w:rsid w:val="00664B69"/>
    <w:rsid w:val="00665012"/>
    <w:rsid w:val="00665118"/>
    <w:rsid w:val="00665341"/>
    <w:rsid w:val="00665AE7"/>
    <w:rsid w:val="00665B07"/>
    <w:rsid w:val="00665C11"/>
    <w:rsid w:val="00665C69"/>
    <w:rsid w:val="0066628E"/>
    <w:rsid w:val="00666344"/>
    <w:rsid w:val="00666BEC"/>
    <w:rsid w:val="00666BFB"/>
    <w:rsid w:val="00666C2E"/>
    <w:rsid w:val="00666CFD"/>
    <w:rsid w:val="0066759C"/>
    <w:rsid w:val="00667698"/>
    <w:rsid w:val="00667724"/>
    <w:rsid w:val="00667899"/>
    <w:rsid w:val="00667B1F"/>
    <w:rsid w:val="00667CFE"/>
    <w:rsid w:val="006706CD"/>
    <w:rsid w:val="00670B95"/>
    <w:rsid w:val="00670BB4"/>
    <w:rsid w:val="00670C38"/>
    <w:rsid w:val="00670EFA"/>
    <w:rsid w:val="00670FC7"/>
    <w:rsid w:val="006714DB"/>
    <w:rsid w:val="0067166E"/>
    <w:rsid w:val="00671915"/>
    <w:rsid w:val="00671AEC"/>
    <w:rsid w:val="00671AFC"/>
    <w:rsid w:val="00671E2A"/>
    <w:rsid w:val="00672144"/>
    <w:rsid w:val="0067224B"/>
    <w:rsid w:val="0067243E"/>
    <w:rsid w:val="006731E6"/>
    <w:rsid w:val="00673320"/>
    <w:rsid w:val="00673960"/>
    <w:rsid w:val="00673A3D"/>
    <w:rsid w:val="00673BEC"/>
    <w:rsid w:val="00673F9D"/>
    <w:rsid w:val="006740E3"/>
    <w:rsid w:val="00674104"/>
    <w:rsid w:val="00674455"/>
    <w:rsid w:val="00674593"/>
    <w:rsid w:val="00674725"/>
    <w:rsid w:val="0067486B"/>
    <w:rsid w:val="00674AD8"/>
    <w:rsid w:val="00674C8E"/>
    <w:rsid w:val="00674EE9"/>
    <w:rsid w:val="00674F01"/>
    <w:rsid w:val="00675062"/>
    <w:rsid w:val="00675608"/>
    <w:rsid w:val="0067560C"/>
    <w:rsid w:val="006759C1"/>
    <w:rsid w:val="00675A10"/>
    <w:rsid w:val="00675AD9"/>
    <w:rsid w:val="00675D4C"/>
    <w:rsid w:val="00676033"/>
    <w:rsid w:val="006761F2"/>
    <w:rsid w:val="006762F9"/>
    <w:rsid w:val="006763C8"/>
    <w:rsid w:val="006763F1"/>
    <w:rsid w:val="0067656A"/>
    <w:rsid w:val="00676AFE"/>
    <w:rsid w:val="006771C9"/>
    <w:rsid w:val="006773AB"/>
    <w:rsid w:val="0067743F"/>
    <w:rsid w:val="006800B9"/>
    <w:rsid w:val="00680508"/>
    <w:rsid w:val="0068057E"/>
    <w:rsid w:val="006805C6"/>
    <w:rsid w:val="00680669"/>
    <w:rsid w:val="0068085F"/>
    <w:rsid w:val="00680B7A"/>
    <w:rsid w:val="006810C6"/>
    <w:rsid w:val="00681274"/>
    <w:rsid w:val="00681814"/>
    <w:rsid w:val="006818F7"/>
    <w:rsid w:val="00681ABB"/>
    <w:rsid w:val="00681C84"/>
    <w:rsid w:val="006822AC"/>
    <w:rsid w:val="00682F8E"/>
    <w:rsid w:val="006830C0"/>
    <w:rsid w:val="006830CE"/>
    <w:rsid w:val="006836DA"/>
    <w:rsid w:val="0068373F"/>
    <w:rsid w:val="00683B40"/>
    <w:rsid w:val="00683D3A"/>
    <w:rsid w:val="00683DA4"/>
    <w:rsid w:val="00683EE0"/>
    <w:rsid w:val="00684308"/>
    <w:rsid w:val="006847C4"/>
    <w:rsid w:val="00684D1D"/>
    <w:rsid w:val="0068539D"/>
    <w:rsid w:val="00685800"/>
    <w:rsid w:val="00685DE8"/>
    <w:rsid w:val="00685FCA"/>
    <w:rsid w:val="006865F5"/>
    <w:rsid w:val="006867C7"/>
    <w:rsid w:val="00686A94"/>
    <w:rsid w:val="00686E44"/>
    <w:rsid w:val="006871A1"/>
    <w:rsid w:val="0068736F"/>
    <w:rsid w:val="006875C4"/>
    <w:rsid w:val="00687654"/>
    <w:rsid w:val="00687D6B"/>
    <w:rsid w:val="00687EBD"/>
    <w:rsid w:val="00690230"/>
    <w:rsid w:val="006902C6"/>
    <w:rsid w:val="00690424"/>
    <w:rsid w:val="006909E5"/>
    <w:rsid w:val="00690D51"/>
    <w:rsid w:val="00691169"/>
    <w:rsid w:val="00691217"/>
    <w:rsid w:val="0069123A"/>
    <w:rsid w:val="0069151E"/>
    <w:rsid w:val="00691A52"/>
    <w:rsid w:val="00691D41"/>
    <w:rsid w:val="00691F0D"/>
    <w:rsid w:val="00691F84"/>
    <w:rsid w:val="0069212D"/>
    <w:rsid w:val="006923CB"/>
    <w:rsid w:val="00692A09"/>
    <w:rsid w:val="00693198"/>
    <w:rsid w:val="006933A2"/>
    <w:rsid w:val="00693529"/>
    <w:rsid w:val="006935F8"/>
    <w:rsid w:val="00693705"/>
    <w:rsid w:val="00693734"/>
    <w:rsid w:val="0069380E"/>
    <w:rsid w:val="00693A2A"/>
    <w:rsid w:val="00693F6F"/>
    <w:rsid w:val="00693F85"/>
    <w:rsid w:val="00694332"/>
    <w:rsid w:val="00694465"/>
    <w:rsid w:val="00694615"/>
    <w:rsid w:val="006949AA"/>
    <w:rsid w:val="00694BC0"/>
    <w:rsid w:val="006952AD"/>
    <w:rsid w:val="006952BC"/>
    <w:rsid w:val="00695BD9"/>
    <w:rsid w:val="00695D0B"/>
    <w:rsid w:val="00696809"/>
    <w:rsid w:val="006969C2"/>
    <w:rsid w:val="00696EE6"/>
    <w:rsid w:val="0069705C"/>
    <w:rsid w:val="006970C9"/>
    <w:rsid w:val="006974C8"/>
    <w:rsid w:val="00697683"/>
    <w:rsid w:val="00697881"/>
    <w:rsid w:val="006979FA"/>
    <w:rsid w:val="00697D4F"/>
    <w:rsid w:val="006A0245"/>
    <w:rsid w:val="006A14CA"/>
    <w:rsid w:val="006A1699"/>
    <w:rsid w:val="006A1C85"/>
    <w:rsid w:val="006A22CD"/>
    <w:rsid w:val="006A23B3"/>
    <w:rsid w:val="006A263D"/>
    <w:rsid w:val="006A285D"/>
    <w:rsid w:val="006A299B"/>
    <w:rsid w:val="006A335C"/>
    <w:rsid w:val="006A33C0"/>
    <w:rsid w:val="006A33ED"/>
    <w:rsid w:val="006A3415"/>
    <w:rsid w:val="006A34CE"/>
    <w:rsid w:val="006A34EC"/>
    <w:rsid w:val="006A3535"/>
    <w:rsid w:val="006A3D91"/>
    <w:rsid w:val="006A420E"/>
    <w:rsid w:val="006A45DC"/>
    <w:rsid w:val="006A4F33"/>
    <w:rsid w:val="006A50C1"/>
    <w:rsid w:val="006A56D0"/>
    <w:rsid w:val="006A5F83"/>
    <w:rsid w:val="006A6822"/>
    <w:rsid w:val="006A6844"/>
    <w:rsid w:val="006A695B"/>
    <w:rsid w:val="006A6B18"/>
    <w:rsid w:val="006A70B6"/>
    <w:rsid w:val="006A778E"/>
    <w:rsid w:val="006A7AE6"/>
    <w:rsid w:val="006B008A"/>
    <w:rsid w:val="006B00D4"/>
    <w:rsid w:val="006B0772"/>
    <w:rsid w:val="006B0C75"/>
    <w:rsid w:val="006B0CB7"/>
    <w:rsid w:val="006B0EB3"/>
    <w:rsid w:val="006B0F15"/>
    <w:rsid w:val="006B1374"/>
    <w:rsid w:val="006B16A9"/>
    <w:rsid w:val="006B1B20"/>
    <w:rsid w:val="006B209A"/>
    <w:rsid w:val="006B2668"/>
    <w:rsid w:val="006B270C"/>
    <w:rsid w:val="006B2785"/>
    <w:rsid w:val="006B279F"/>
    <w:rsid w:val="006B2AF2"/>
    <w:rsid w:val="006B2BB8"/>
    <w:rsid w:val="006B2C2D"/>
    <w:rsid w:val="006B2CFC"/>
    <w:rsid w:val="006B30D2"/>
    <w:rsid w:val="006B3951"/>
    <w:rsid w:val="006B3AE8"/>
    <w:rsid w:val="006B3C1E"/>
    <w:rsid w:val="006B3F40"/>
    <w:rsid w:val="006B41D3"/>
    <w:rsid w:val="006B4476"/>
    <w:rsid w:val="006B47E3"/>
    <w:rsid w:val="006B4A32"/>
    <w:rsid w:val="006B4ABE"/>
    <w:rsid w:val="006B4B30"/>
    <w:rsid w:val="006B4B34"/>
    <w:rsid w:val="006B4BD1"/>
    <w:rsid w:val="006B4F0B"/>
    <w:rsid w:val="006B5594"/>
    <w:rsid w:val="006B563F"/>
    <w:rsid w:val="006B639D"/>
    <w:rsid w:val="006B6506"/>
    <w:rsid w:val="006B6542"/>
    <w:rsid w:val="006B67FF"/>
    <w:rsid w:val="006B6804"/>
    <w:rsid w:val="006B6AAD"/>
    <w:rsid w:val="006B6D8E"/>
    <w:rsid w:val="006B727B"/>
    <w:rsid w:val="006B75D5"/>
    <w:rsid w:val="006C0286"/>
    <w:rsid w:val="006C029A"/>
    <w:rsid w:val="006C039C"/>
    <w:rsid w:val="006C0467"/>
    <w:rsid w:val="006C0484"/>
    <w:rsid w:val="006C07B0"/>
    <w:rsid w:val="006C0910"/>
    <w:rsid w:val="006C0AEA"/>
    <w:rsid w:val="006C0B11"/>
    <w:rsid w:val="006C0F0F"/>
    <w:rsid w:val="006C0F2E"/>
    <w:rsid w:val="006C12A9"/>
    <w:rsid w:val="006C1357"/>
    <w:rsid w:val="006C17B3"/>
    <w:rsid w:val="006C17F0"/>
    <w:rsid w:val="006C1C9F"/>
    <w:rsid w:val="006C1CED"/>
    <w:rsid w:val="006C1DED"/>
    <w:rsid w:val="006C1E64"/>
    <w:rsid w:val="006C224C"/>
    <w:rsid w:val="006C22F6"/>
    <w:rsid w:val="006C234C"/>
    <w:rsid w:val="006C23A7"/>
    <w:rsid w:val="006C2A53"/>
    <w:rsid w:val="006C2ED0"/>
    <w:rsid w:val="006C2F75"/>
    <w:rsid w:val="006C3051"/>
    <w:rsid w:val="006C35D3"/>
    <w:rsid w:val="006C3834"/>
    <w:rsid w:val="006C4260"/>
    <w:rsid w:val="006C4860"/>
    <w:rsid w:val="006C4AF8"/>
    <w:rsid w:val="006C500A"/>
    <w:rsid w:val="006C50E0"/>
    <w:rsid w:val="006C51BA"/>
    <w:rsid w:val="006C540F"/>
    <w:rsid w:val="006C5735"/>
    <w:rsid w:val="006C573B"/>
    <w:rsid w:val="006C581E"/>
    <w:rsid w:val="006C58D5"/>
    <w:rsid w:val="006C5AC6"/>
    <w:rsid w:val="006C5B32"/>
    <w:rsid w:val="006C5B76"/>
    <w:rsid w:val="006C650A"/>
    <w:rsid w:val="006C6BCC"/>
    <w:rsid w:val="006C6DD9"/>
    <w:rsid w:val="006C72A4"/>
    <w:rsid w:val="006C74CF"/>
    <w:rsid w:val="006C778A"/>
    <w:rsid w:val="006C7B03"/>
    <w:rsid w:val="006C7CC3"/>
    <w:rsid w:val="006D01D1"/>
    <w:rsid w:val="006D0364"/>
    <w:rsid w:val="006D0931"/>
    <w:rsid w:val="006D0FB5"/>
    <w:rsid w:val="006D101A"/>
    <w:rsid w:val="006D10D7"/>
    <w:rsid w:val="006D136E"/>
    <w:rsid w:val="006D15D4"/>
    <w:rsid w:val="006D1828"/>
    <w:rsid w:val="006D19A7"/>
    <w:rsid w:val="006D1E7D"/>
    <w:rsid w:val="006D2216"/>
    <w:rsid w:val="006D221C"/>
    <w:rsid w:val="006D237E"/>
    <w:rsid w:val="006D265C"/>
    <w:rsid w:val="006D2942"/>
    <w:rsid w:val="006D2E72"/>
    <w:rsid w:val="006D2F5A"/>
    <w:rsid w:val="006D31C7"/>
    <w:rsid w:val="006D3397"/>
    <w:rsid w:val="006D3A9E"/>
    <w:rsid w:val="006D439D"/>
    <w:rsid w:val="006D4406"/>
    <w:rsid w:val="006D4535"/>
    <w:rsid w:val="006D4A00"/>
    <w:rsid w:val="006D4BF4"/>
    <w:rsid w:val="006D4DAA"/>
    <w:rsid w:val="006D5080"/>
    <w:rsid w:val="006D58EA"/>
    <w:rsid w:val="006D648F"/>
    <w:rsid w:val="006D65DC"/>
    <w:rsid w:val="006D6636"/>
    <w:rsid w:val="006D66D1"/>
    <w:rsid w:val="006D70B6"/>
    <w:rsid w:val="006D7351"/>
    <w:rsid w:val="006D75FE"/>
    <w:rsid w:val="006D7853"/>
    <w:rsid w:val="006D7866"/>
    <w:rsid w:val="006D7E43"/>
    <w:rsid w:val="006E001D"/>
    <w:rsid w:val="006E0369"/>
    <w:rsid w:val="006E119B"/>
    <w:rsid w:val="006E1730"/>
    <w:rsid w:val="006E17CA"/>
    <w:rsid w:val="006E18E1"/>
    <w:rsid w:val="006E1BAC"/>
    <w:rsid w:val="006E1F03"/>
    <w:rsid w:val="006E2245"/>
    <w:rsid w:val="006E253D"/>
    <w:rsid w:val="006E26E1"/>
    <w:rsid w:val="006E2AD3"/>
    <w:rsid w:val="006E2CA7"/>
    <w:rsid w:val="006E2E11"/>
    <w:rsid w:val="006E3101"/>
    <w:rsid w:val="006E34CE"/>
    <w:rsid w:val="006E3A9E"/>
    <w:rsid w:val="006E3F9E"/>
    <w:rsid w:val="006E41BD"/>
    <w:rsid w:val="006E435D"/>
    <w:rsid w:val="006E43BA"/>
    <w:rsid w:val="006E43FF"/>
    <w:rsid w:val="006E595D"/>
    <w:rsid w:val="006E5B46"/>
    <w:rsid w:val="006E5D68"/>
    <w:rsid w:val="006E6427"/>
    <w:rsid w:val="006E77E8"/>
    <w:rsid w:val="006F000E"/>
    <w:rsid w:val="006F027F"/>
    <w:rsid w:val="006F03CF"/>
    <w:rsid w:val="006F0718"/>
    <w:rsid w:val="006F091D"/>
    <w:rsid w:val="006F0C2E"/>
    <w:rsid w:val="006F0E30"/>
    <w:rsid w:val="006F10A9"/>
    <w:rsid w:val="006F14F2"/>
    <w:rsid w:val="006F1669"/>
    <w:rsid w:val="006F1888"/>
    <w:rsid w:val="006F22A8"/>
    <w:rsid w:val="006F23A2"/>
    <w:rsid w:val="006F2499"/>
    <w:rsid w:val="006F29FB"/>
    <w:rsid w:val="006F2AAE"/>
    <w:rsid w:val="006F2D44"/>
    <w:rsid w:val="006F2E74"/>
    <w:rsid w:val="006F2E7B"/>
    <w:rsid w:val="006F3121"/>
    <w:rsid w:val="006F37D8"/>
    <w:rsid w:val="006F43BE"/>
    <w:rsid w:val="006F4D9E"/>
    <w:rsid w:val="006F5247"/>
    <w:rsid w:val="006F5C11"/>
    <w:rsid w:val="006F61EE"/>
    <w:rsid w:val="006F6357"/>
    <w:rsid w:val="006F66AB"/>
    <w:rsid w:val="006F6899"/>
    <w:rsid w:val="006F6D62"/>
    <w:rsid w:val="006F6FEF"/>
    <w:rsid w:val="006F70EB"/>
    <w:rsid w:val="006F7173"/>
    <w:rsid w:val="006F7423"/>
    <w:rsid w:val="006F76EC"/>
    <w:rsid w:val="006F7C83"/>
    <w:rsid w:val="00700633"/>
    <w:rsid w:val="00700D9B"/>
    <w:rsid w:val="0070124F"/>
    <w:rsid w:val="007015A6"/>
    <w:rsid w:val="007016EA"/>
    <w:rsid w:val="007017BF"/>
    <w:rsid w:val="00701C84"/>
    <w:rsid w:val="00702428"/>
    <w:rsid w:val="00702877"/>
    <w:rsid w:val="00702A0B"/>
    <w:rsid w:val="00702B2D"/>
    <w:rsid w:val="007030DE"/>
    <w:rsid w:val="0070396E"/>
    <w:rsid w:val="00703DAA"/>
    <w:rsid w:val="00703F28"/>
    <w:rsid w:val="00703F92"/>
    <w:rsid w:val="007040D8"/>
    <w:rsid w:val="0070480F"/>
    <w:rsid w:val="00704B1D"/>
    <w:rsid w:val="00705925"/>
    <w:rsid w:val="00705AA1"/>
    <w:rsid w:val="00705B8E"/>
    <w:rsid w:val="00705CC7"/>
    <w:rsid w:val="0070621F"/>
    <w:rsid w:val="00706261"/>
    <w:rsid w:val="007065E7"/>
    <w:rsid w:val="0070688B"/>
    <w:rsid w:val="00706BF3"/>
    <w:rsid w:val="00706E20"/>
    <w:rsid w:val="00706EC1"/>
    <w:rsid w:val="00706FDD"/>
    <w:rsid w:val="0070769C"/>
    <w:rsid w:val="00707D5B"/>
    <w:rsid w:val="00707DB9"/>
    <w:rsid w:val="00710070"/>
    <w:rsid w:val="007100F2"/>
    <w:rsid w:val="00710BA5"/>
    <w:rsid w:val="0071127E"/>
    <w:rsid w:val="00711955"/>
    <w:rsid w:val="0071197F"/>
    <w:rsid w:val="00711F98"/>
    <w:rsid w:val="0071219B"/>
    <w:rsid w:val="0071236B"/>
    <w:rsid w:val="007125EB"/>
    <w:rsid w:val="007127F1"/>
    <w:rsid w:val="00712871"/>
    <w:rsid w:val="00713110"/>
    <w:rsid w:val="00713167"/>
    <w:rsid w:val="00713273"/>
    <w:rsid w:val="00713435"/>
    <w:rsid w:val="0071367D"/>
    <w:rsid w:val="00714228"/>
    <w:rsid w:val="00714570"/>
    <w:rsid w:val="00714855"/>
    <w:rsid w:val="00714922"/>
    <w:rsid w:val="00714EA2"/>
    <w:rsid w:val="00715108"/>
    <w:rsid w:val="0071537A"/>
    <w:rsid w:val="0071568B"/>
    <w:rsid w:val="0071575E"/>
    <w:rsid w:val="007158E7"/>
    <w:rsid w:val="00715A9B"/>
    <w:rsid w:val="00715C4D"/>
    <w:rsid w:val="00715C9C"/>
    <w:rsid w:val="007160AD"/>
    <w:rsid w:val="007163EE"/>
    <w:rsid w:val="007168E5"/>
    <w:rsid w:val="00716B6E"/>
    <w:rsid w:val="00716B8A"/>
    <w:rsid w:val="007173D0"/>
    <w:rsid w:val="007174E1"/>
    <w:rsid w:val="00717978"/>
    <w:rsid w:val="00717D4B"/>
    <w:rsid w:val="00717D7B"/>
    <w:rsid w:val="00720121"/>
    <w:rsid w:val="0072039E"/>
    <w:rsid w:val="007204A5"/>
    <w:rsid w:val="007204D9"/>
    <w:rsid w:val="00720F3C"/>
    <w:rsid w:val="00720FB2"/>
    <w:rsid w:val="00721030"/>
    <w:rsid w:val="0072129B"/>
    <w:rsid w:val="0072140D"/>
    <w:rsid w:val="00721921"/>
    <w:rsid w:val="00721955"/>
    <w:rsid w:val="00721D8F"/>
    <w:rsid w:val="007220D5"/>
    <w:rsid w:val="0072236C"/>
    <w:rsid w:val="0072249B"/>
    <w:rsid w:val="007225D2"/>
    <w:rsid w:val="00722699"/>
    <w:rsid w:val="0072269E"/>
    <w:rsid w:val="007228B5"/>
    <w:rsid w:val="00722908"/>
    <w:rsid w:val="007229EF"/>
    <w:rsid w:val="00722D6D"/>
    <w:rsid w:val="007235C3"/>
    <w:rsid w:val="0072370C"/>
    <w:rsid w:val="00723A90"/>
    <w:rsid w:val="00723DFC"/>
    <w:rsid w:val="00724363"/>
    <w:rsid w:val="0072464B"/>
    <w:rsid w:val="00724841"/>
    <w:rsid w:val="007248A7"/>
    <w:rsid w:val="00724A99"/>
    <w:rsid w:val="00724B8C"/>
    <w:rsid w:val="00724C22"/>
    <w:rsid w:val="00724CBB"/>
    <w:rsid w:val="00724E38"/>
    <w:rsid w:val="00724FAA"/>
    <w:rsid w:val="007251CB"/>
    <w:rsid w:val="00725253"/>
    <w:rsid w:val="00725A4E"/>
    <w:rsid w:val="00725A5E"/>
    <w:rsid w:val="007268FF"/>
    <w:rsid w:val="007271CB"/>
    <w:rsid w:val="00727684"/>
    <w:rsid w:val="00727730"/>
    <w:rsid w:val="007278D7"/>
    <w:rsid w:val="00727D84"/>
    <w:rsid w:val="00727FB6"/>
    <w:rsid w:val="007303A4"/>
    <w:rsid w:val="00730CAC"/>
    <w:rsid w:val="00730E83"/>
    <w:rsid w:val="0073135C"/>
    <w:rsid w:val="007318CF"/>
    <w:rsid w:val="007319DF"/>
    <w:rsid w:val="00731A60"/>
    <w:rsid w:val="00731B2C"/>
    <w:rsid w:val="00731C97"/>
    <w:rsid w:val="00732162"/>
    <w:rsid w:val="007322FB"/>
    <w:rsid w:val="00732494"/>
    <w:rsid w:val="007328B9"/>
    <w:rsid w:val="0073290A"/>
    <w:rsid w:val="00732BF2"/>
    <w:rsid w:val="00732F02"/>
    <w:rsid w:val="00732FCA"/>
    <w:rsid w:val="007334D8"/>
    <w:rsid w:val="0073383B"/>
    <w:rsid w:val="0073401F"/>
    <w:rsid w:val="00734071"/>
    <w:rsid w:val="0073427C"/>
    <w:rsid w:val="0073438E"/>
    <w:rsid w:val="00734443"/>
    <w:rsid w:val="007347AB"/>
    <w:rsid w:val="00734AC6"/>
    <w:rsid w:val="00734B89"/>
    <w:rsid w:val="00734E0F"/>
    <w:rsid w:val="00735420"/>
    <w:rsid w:val="00735433"/>
    <w:rsid w:val="00735972"/>
    <w:rsid w:val="00735B3C"/>
    <w:rsid w:val="00735C6E"/>
    <w:rsid w:val="00735DC8"/>
    <w:rsid w:val="00735E33"/>
    <w:rsid w:val="00736145"/>
    <w:rsid w:val="007362E0"/>
    <w:rsid w:val="00736B3D"/>
    <w:rsid w:val="00736DD4"/>
    <w:rsid w:val="007371BD"/>
    <w:rsid w:val="00737290"/>
    <w:rsid w:val="00737292"/>
    <w:rsid w:val="007372D3"/>
    <w:rsid w:val="0073752D"/>
    <w:rsid w:val="007377CC"/>
    <w:rsid w:val="00737857"/>
    <w:rsid w:val="0073789E"/>
    <w:rsid w:val="00737B11"/>
    <w:rsid w:val="00737CA0"/>
    <w:rsid w:val="00737D2E"/>
    <w:rsid w:val="007400B2"/>
    <w:rsid w:val="007401ED"/>
    <w:rsid w:val="00740394"/>
    <w:rsid w:val="00740415"/>
    <w:rsid w:val="00740429"/>
    <w:rsid w:val="0074054D"/>
    <w:rsid w:val="007406A0"/>
    <w:rsid w:val="00740756"/>
    <w:rsid w:val="00740AA0"/>
    <w:rsid w:val="00740B45"/>
    <w:rsid w:val="00740CAF"/>
    <w:rsid w:val="00740F43"/>
    <w:rsid w:val="0074100E"/>
    <w:rsid w:val="0074141F"/>
    <w:rsid w:val="00741D15"/>
    <w:rsid w:val="00741EA8"/>
    <w:rsid w:val="0074294E"/>
    <w:rsid w:val="00742C64"/>
    <w:rsid w:val="00742EAD"/>
    <w:rsid w:val="00742F8F"/>
    <w:rsid w:val="00742F9D"/>
    <w:rsid w:val="00743145"/>
    <w:rsid w:val="007431C2"/>
    <w:rsid w:val="00743767"/>
    <w:rsid w:val="00743BBF"/>
    <w:rsid w:val="00743CE0"/>
    <w:rsid w:val="00743F03"/>
    <w:rsid w:val="00743F24"/>
    <w:rsid w:val="00744472"/>
    <w:rsid w:val="0074464C"/>
    <w:rsid w:val="007446E2"/>
    <w:rsid w:val="00744804"/>
    <w:rsid w:val="00744F48"/>
    <w:rsid w:val="007459F5"/>
    <w:rsid w:val="00745A5D"/>
    <w:rsid w:val="00745BE1"/>
    <w:rsid w:val="00745F76"/>
    <w:rsid w:val="007460EE"/>
    <w:rsid w:val="007465EC"/>
    <w:rsid w:val="00746A64"/>
    <w:rsid w:val="00747074"/>
    <w:rsid w:val="007471F4"/>
    <w:rsid w:val="00747524"/>
    <w:rsid w:val="0074792F"/>
    <w:rsid w:val="00747B49"/>
    <w:rsid w:val="007504EB"/>
    <w:rsid w:val="0075072B"/>
    <w:rsid w:val="00750EF0"/>
    <w:rsid w:val="00750F6C"/>
    <w:rsid w:val="007511D8"/>
    <w:rsid w:val="007512C8"/>
    <w:rsid w:val="00751380"/>
    <w:rsid w:val="007516D5"/>
    <w:rsid w:val="00751926"/>
    <w:rsid w:val="00751CFE"/>
    <w:rsid w:val="00751D48"/>
    <w:rsid w:val="00752271"/>
    <w:rsid w:val="007522A6"/>
    <w:rsid w:val="007526E3"/>
    <w:rsid w:val="00752F40"/>
    <w:rsid w:val="00752F77"/>
    <w:rsid w:val="0075317C"/>
    <w:rsid w:val="007531A9"/>
    <w:rsid w:val="0075376E"/>
    <w:rsid w:val="0075387D"/>
    <w:rsid w:val="00754211"/>
    <w:rsid w:val="007545D1"/>
    <w:rsid w:val="007546BA"/>
    <w:rsid w:val="007548C3"/>
    <w:rsid w:val="007549BC"/>
    <w:rsid w:val="00754C41"/>
    <w:rsid w:val="00754E4F"/>
    <w:rsid w:val="00754FC4"/>
    <w:rsid w:val="0075502D"/>
    <w:rsid w:val="007553BB"/>
    <w:rsid w:val="0075615B"/>
    <w:rsid w:val="00756250"/>
    <w:rsid w:val="007563A6"/>
    <w:rsid w:val="007565EA"/>
    <w:rsid w:val="00757307"/>
    <w:rsid w:val="007574A1"/>
    <w:rsid w:val="00757960"/>
    <w:rsid w:val="00757B5F"/>
    <w:rsid w:val="00757BAA"/>
    <w:rsid w:val="00757D30"/>
    <w:rsid w:val="00757DDD"/>
    <w:rsid w:val="00757E00"/>
    <w:rsid w:val="00757F9C"/>
    <w:rsid w:val="007603C8"/>
    <w:rsid w:val="007604BE"/>
    <w:rsid w:val="00760508"/>
    <w:rsid w:val="007606FA"/>
    <w:rsid w:val="00760BF5"/>
    <w:rsid w:val="007614E0"/>
    <w:rsid w:val="00761558"/>
    <w:rsid w:val="007615C5"/>
    <w:rsid w:val="00761709"/>
    <w:rsid w:val="0076224F"/>
    <w:rsid w:val="00762801"/>
    <w:rsid w:val="00762968"/>
    <w:rsid w:val="00762990"/>
    <w:rsid w:val="00762A5B"/>
    <w:rsid w:val="00762BFF"/>
    <w:rsid w:val="0076322D"/>
    <w:rsid w:val="00763236"/>
    <w:rsid w:val="007635A1"/>
    <w:rsid w:val="00763935"/>
    <w:rsid w:val="00763DF3"/>
    <w:rsid w:val="007641AA"/>
    <w:rsid w:val="00764392"/>
    <w:rsid w:val="007643ED"/>
    <w:rsid w:val="0076449C"/>
    <w:rsid w:val="0076455C"/>
    <w:rsid w:val="0076495B"/>
    <w:rsid w:val="00764A41"/>
    <w:rsid w:val="00764D79"/>
    <w:rsid w:val="00764D7D"/>
    <w:rsid w:val="00765087"/>
    <w:rsid w:val="007651A6"/>
    <w:rsid w:val="0076525F"/>
    <w:rsid w:val="007659B8"/>
    <w:rsid w:val="00765A3D"/>
    <w:rsid w:val="00765F26"/>
    <w:rsid w:val="00765FC4"/>
    <w:rsid w:val="00765FF8"/>
    <w:rsid w:val="007664B9"/>
    <w:rsid w:val="00766C57"/>
    <w:rsid w:val="00766F87"/>
    <w:rsid w:val="007671BB"/>
    <w:rsid w:val="007671E6"/>
    <w:rsid w:val="0076773F"/>
    <w:rsid w:val="00767908"/>
    <w:rsid w:val="00767B9C"/>
    <w:rsid w:val="00767F39"/>
    <w:rsid w:val="007703AD"/>
    <w:rsid w:val="0077041F"/>
    <w:rsid w:val="007704A2"/>
    <w:rsid w:val="00770704"/>
    <w:rsid w:val="0077089C"/>
    <w:rsid w:val="00770BE4"/>
    <w:rsid w:val="00770C8D"/>
    <w:rsid w:val="0077103E"/>
    <w:rsid w:val="007716A4"/>
    <w:rsid w:val="00772020"/>
    <w:rsid w:val="00772584"/>
    <w:rsid w:val="00772694"/>
    <w:rsid w:val="007727FF"/>
    <w:rsid w:val="00772AE2"/>
    <w:rsid w:val="00772BAE"/>
    <w:rsid w:val="00772F34"/>
    <w:rsid w:val="0077301C"/>
    <w:rsid w:val="007730EE"/>
    <w:rsid w:val="00773149"/>
    <w:rsid w:val="007737C6"/>
    <w:rsid w:val="00773D2E"/>
    <w:rsid w:val="00773E8C"/>
    <w:rsid w:val="00773F64"/>
    <w:rsid w:val="0077411F"/>
    <w:rsid w:val="007742CA"/>
    <w:rsid w:val="00774963"/>
    <w:rsid w:val="00774A45"/>
    <w:rsid w:val="00775377"/>
    <w:rsid w:val="0077556B"/>
    <w:rsid w:val="0077597D"/>
    <w:rsid w:val="00775E3C"/>
    <w:rsid w:val="00775E61"/>
    <w:rsid w:val="00775EB3"/>
    <w:rsid w:val="00776053"/>
    <w:rsid w:val="007769B5"/>
    <w:rsid w:val="00776ED2"/>
    <w:rsid w:val="00776F02"/>
    <w:rsid w:val="00776FFF"/>
    <w:rsid w:val="0077741B"/>
    <w:rsid w:val="00777C1A"/>
    <w:rsid w:val="0078005B"/>
    <w:rsid w:val="00780135"/>
    <w:rsid w:val="0078043C"/>
    <w:rsid w:val="00780791"/>
    <w:rsid w:val="00781441"/>
    <w:rsid w:val="00781872"/>
    <w:rsid w:val="00781970"/>
    <w:rsid w:val="00782020"/>
    <w:rsid w:val="007823BB"/>
    <w:rsid w:val="0078272E"/>
    <w:rsid w:val="00782955"/>
    <w:rsid w:val="00783469"/>
    <w:rsid w:val="00783A58"/>
    <w:rsid w:val="00783DF2"/>
    <w:rsid w:val="00784AE0"/>
    <w:rsid w:val="00784B9A"/>
    <w:rsid w:val="00784BDC"/>
    <w:rsid w:val="00784C82"/>
    <w:rsid w:val="00784E82"/>
    <w:rsid w:val="00785072"/>
    <w:rsid w:val="007852E9"/>
    <w:rsid w:val="0078557F"/>
    <w:rsid w:val="00785815"/>
    <w:rsid w:val="00785C26"/>
    <w:rsid w:val="00785FE1"/>
    <w:rsid w:val="007866ED"/>
    <w:rsid w:val="00786918"/>
    <w:rsid w:val="00786BD8"/>
    <w:rsid w:val="00786D11"/>
    <w:rsid w:val="0078700F"/>
    <w:rsid w:val="0078770C"/>
    <w:rsid w:val="00787A87"/>
    <w:rsid w:val="00787D50"/>
    <w:rsid w:val="00787F6B"/>
    <w:rsid w:val="0079053A"/>
    <w:rsid w:val="007905EA"/>
    <w:rsid w:val="0079078E"/>
    <w:rsid w:val="00790DAB"/>
    <w:rsid w:val="00790E01"/>
    <w:rsid w:val="00790EC3"/>
    <w:rsid w:val="007912F2"/>
    <w:rsid w:val="00791547"/>
    <w:rsid w:val="00791912"/>
    <w:rsid w:val="00791AEA"/>
    <w:rsid w:val="00791EB7"/>
    <w:rsid w:val="00792783"/>
    <w:rsid w:val="0079292C"/>
    <w:rsid w:val="0079302E"/>
    <w:rsid w:val="00793261"/>
    <w:rsid w:val="007932DD"/>
    <w:rsid w:val="0079415A"/>
    <w:rsid w:val="0079415D"/>
    <w:rsid w:val="0079452E"/>
    <w:rsid w:val="0079454A"/>
    <w:rsid w:val="0079456A"/>
    <w:rsid w:val="007945A9"/>
    <w:rsid w:val="0079479F"/>
    <w:rsid w:val="00794935"/>
    <w:rsid w:val="00794A06"/>
    <w:rsid w:val="00794ED1"/>
    <w:rsid w:val="007952FC"/>
    <w:rsid w:val="007955D5"/>
    <w:rsid w:val="007955E8"/>
    <w:rsid w:val="007955F8"/>
    <w:rsid w:val="007957DD"/>
    <w:rsid w:val="007959A3"/>
    <w:rsid w:val="00795AC1"/>
    <w:rsid w:val="00795CCE"/>
    <w:rsid w:val="00795E59"/>
    <w:rsid w:val="00795F22"/>
    <w:rsid w:val="00796121"/>
    <w:rsid w:val="00796254"/>
    <w:rsid w:val="00796A0D"/>
    <w:rsid w:val="00796A2B"/>
    <w:rsid w:val="00796C00"/>
    <w:rsid w:val="00796F1A"/>
    <w:rsid w:val="00796F28"/>
    <w:rsid w:val="00797097"/>
    <w:rsid w:val="007970C7"/>
    <w:rsid w:val="007971B1"/>
    <w:rsid w:val="007972B7"/>
    <w:rsid w:val="0079775E"/>
    <w:rsid w:val="0079781B"/>
    <w:rsid w:val="0079798B"/>
    <w:rsid w:val="00797AF4"/>
    <w:rsid w:val="00797C3C"/>
    <w:rsid w:val="00797C6C"/>
    <w:rsid w:val="00797EFB"/>
    <w:rsid w:val="007A00AF"/>
    <w:rsid w:val="007A0188"/>
    <w:rsid w:val="007A0369"/>
    <w:rsid w:val="007A09C9"/>
    <w:rsid w:val="007A0CDA"/>
    <w:rsid w:val="007A0F81"/>
    <w:rsid w:val="007A1082"/>
    <w:rsid w:val="007A1420"/>
    <w:rsid w:val="007A1515"/>
    <w:rsid w:val="007A15AB"/>
    <w:rsid w:val="007A167B"/>
    <w:rsid w:val="007A211D"/>
    <w:rsid w:val="007A21BD"/>
    <w:rsid w:val="007A27D2"/>
    <w:rsid w:val="007A293D"/>
    <w:rsid w:val="007A2F16"/>
    <w:rsid w:val="007A3736"/>
    <w:rsid w:val="007A3C49"/>
    <w:rsid w:val="007A3F73"/>
    <w:rsid w:val="007A4085"/>
    <w:rsid w:val="007A436F"/>
    <w:rsid w:val="007A47B7"/>
    <w:rsid w:val="007A496B"/>
    <w:rsid w:val="007A5F30"/>
    <w:rsid w:val="007A633A"/>
    <w:rsid w:val="007A67D9"/>
    <w:rsid w:val="007A6D6B"/>
    <w:rsid w:val="007A74FD"/>
    <w:rsid w:val="007A76D3"/>
    <w:rsid w:val="007A78D2"/>
    <w:rsid w:val="007A7D7F"/>
    <w:rsid w:val="007B005E"/>
    <w:rsid w:val="007B006C"/>
    <w:rsid w:val="007B0175"/>
    <w:rsid w:val="007B0251"/>
    <w:rsid w:val="007B0278"/>
    <w:rsid w:val="007B030C"/>
    <w:rsid w:val="007B0387"/>
    <w:rsid w:val="007B03D0"/>
    <w:rsid w:val="007B080C"/>
    <w:rsid w:val="007B0D3D"/>
    <w:rsid w:val="007B0D83"/>
    <w:rsid w:val="007B1006"/>
    <w:rsid w:val="007B1064"/>
    <w:rsid w:val="007B1441"/>
    <w:rsid w:val="007B14F9"/>
    <w:rsid w:val="007B1B85"/>
    <w:rsid w:val="007B1D12"/>
    <w:rsid w:val="007B1DDE"/>
    <w:rsid w:val="007B1F44"/>
    <w:rsid w:val="007B2188"/>
    <w:rsid w:val="007B21BA"/>
    <w:rsid w:val="007B27FA"/>
    <w:rsid w:val="007B2882"/>
    <w:rsid w:val="007B2FA1"/>
    <w:rsid w:val="007B3281"/>
    <w:rsid w:val="007B3B67"/>
    <w:rsid w:val="007B3E07"/>
    <w:rsid w:val="007B4153"/>
    <w:rsid w:val="007B42B2"/>
    <w:rsid w:val="007B46BD"/>
    <w:rsid w:val="007B49E2"/>
    <w:rsid w:val="007B5261"/>
    <w:rsid w:val="007B55B0"/>
    <w:rsid w:val="007B5867"/>
    <w:rsid w:val="007B5916"/>
    <w:rsid w:val="007B6007"/>
    <w:rsid w:val="007B6162"/>
    <w:rsid w:val="007B6235"/>
    <w:rsid w:val="007B632C"/>
    <w:rsid w:val="007B6518"/>
    <w:rsid w:val="007B6833"/>
    <w:rsid w:val="007B68E5"/>
    <w:rsid w:val="007B6B6B"/>
    <w:rsid w:val="007B715B"/>
    <w:rsid w:val="007B737C"/>
    <w:rsid w:val="007B73F4"/>
    <w:rsid w:val="007B7672"/>
    <w:rsid w:val="007B76F3"/>
    <w:rsid w:val="007C0035"/>
    <w:rsid w:val="007C02A6"/>
    <w:rsid w:val="007C067C"/>
    <w:rsid w:val="007C0810"/>
    <w:rsid w:val="007C0891"/>
    <w:rsid w:val="007C0DF3"/>
    <w:rsid w:val="007C12B0"/>
    <w:rsid w:val="007C1330"/>
    <w:rsid w:val="007C1482"/>
    <w:rsid w:val="007C15FC"/>
    <w:rsid w:val="007C161E"/>
    <w:rsid w:val="007C1A9F"/>
    <w:rsid w:val="007C2291"/>
    <w:rsid w:val="007C279E"/>
    <w:rsid w:val="007C2C4D"/>
    <w:rsid w:val="007C349C"/>
    <w:rsid w:val="007C3682"/>
    <w:rsid w:val="007C36FA"/>
    <w:rsid w:val="007C3A99"/>
    <w:rsid w:val="007C3B51"/>
    <w:rsid w:val="007C3C18"/>
    <w:rsid w:val="007C4B72"/>
    <w:rsid w:val="007C53E2"/>
    <w:rsid w:val="007C53F3"/>
    <w:rsid w:val="007C554A"/>
    <w:rsid w:val="007C5639"/>
    <w:rsid w:val="007C5AF1"/>
    <w:rsid w:val="007C5E09"/>
    <w:rsid w:val="007C632A"/>
    <w:rsid w:val="007C6481"/>
    <w:rsid w:val="007C6605"/>
    <w:rsid w:val="007C6B3E"/>
    <w:rsid w:val="007C6C0E"/>
    <w:rsid w:val="007C701B"/>
    <w:rsid w:val="007C736D"/>
    <w:rsid w:val="007C74C8"/>
    <w:rsid w:val="007C7856"/>
    <w:rsid w:val="007C7D1B"/>
    <w:rsid w:val="007D00DF"/>
    <w:rsid w:val="007D01A2"/>
    <w:rsid w:val="007D0242"/>
    <w:rsid w:val="007D0AC5"/>
    <w:rsid w:val="007D0CD6"/>
    <w:rsid w:val="007D13A6"/>
    <w:rsid w:val="007D1616"/>
    <w:rsid w:val="007D16DB"/>
    <w:rsid w:val="007D16F4"/>
    <w:rsid w:val="007D1BDD"/>
    <w:rsid w:val="007D1C45"/>
    <w:rsid w:val="007D1E34"/>
    <w:rsid w:val="007D1EAD"/>
    <w:rsid w:val="007D2024"/>
    <w:rsid w:val="007D2353"/>
    <w:rsid w:val="007D23A4"/>
    <w:rsid w:val="007D23BF"/>
    <w:rsid w:val="007D26A1"/>
    <w:rsid w:val="007D2A7F"/>
    <w:rsid w:val="007D2F3B"/>
    <w:rsid w:val="007D312B"/>
    <w:rsid w:val="007D36E8"/>
    <w:rsid w:val="007D3901"/>
    <w:rsid w:val="007D3B49"/>
    <w:rsid w:val="007D3E3F"/>
    <w:rsid w:val="007D414C"/>
    <w:rsid w:val="007D417E"/>
    <w:rsid w:val="007D45F0"/>
    <w:rsid w:val="007D4AAC"/>
    <w:rsid w:val="007D5032"/>
    <w:rsid w:val="007D525B"/>
    <w:rsid w:val="007D55A8"/>
    <w:rsid w:val="007D5825"/>
    <w:rsid w:val="007D5B1C"/>
    <w:rsid w:val="007D5B9A"/>
    <w:rsid w:val="007D5E72"/>
    <w:rsid w:val="007D60C6"/>
    <w:rsid w:val="007D66C2"/>
    <w:rsid w:val="007D66F5"/>
    <w:rsid w:val="007D6B02"/>
    <w:rsid w:val="007D6BA1"/>
    <w:rsid w:val="007D6D9E"/>
    <w:rsid w:val="007D6FF9"/>
    <w:rsid w:val="007D725E"/>
    <w:rsid w:val="007D7768"/>
    <w:rsid w:val="007D7A4B"/>
    <w:rsid w:val="007D7B8F"/>
    <w:rsid w:val="007D7D0E"/>
    <w:rsid w:val="007E0341"/>
    <w:rsid w:val="007E0AD5"/>
    <w:rsid w:val="007E0D44"/>
    <w:rsid w:val="007E1ABA"/>
    <w:rsid w:val="007E1AF3"/>
    <w:rsid w:val="007E1B5E"/>
    <w:rsid w:val="007E1C81"/>
    <w:rsid w:val="007E1EA3"/>
    <w:rsid w:val="007E1F8F"/>
    <w:rsid w:val="007E2003"/>
    <w:rsid w:val="007E212E"/>
    <w:rsid w:val="007E2139"/>
    <w:rsid w:val="007E2166"/>
    <w:rsid w:val="007E225B"/>
    <w:rsid w:val="007E23F7"/>
    <w:rsid w:val="007E36B7"/>
    <w:rsid w:val="007E3BA9"/>
    <w:rsid w:val="007E44FB"/>
    <w:rsid w:val="007E4538"/>
    <w:rsid w:val="007E46E5"/>
    <w:rsid w:val="007E596D"/>
    <w:rsid w:val="007E59E8"/>
    <w:rsid w:val="007E5A5C"/>
    <w:rsid w:val="007E5B60"/>
    <w:rsid w:val="007E6169"/>
    <w:rsid w:val="007E61B3"/>
    <w:rsid w:val="007E633C"/>
    <w:rsid w:val="007E6486"/>
    <w:rsid w:val="007E64DA"/>
    <w:rsid w:val="007E69BB"/>
    <w:rsid w:val="007E6C6C"/>
    <w:rsid w:val="007E6CC0"/>
    <w:rsid w:val="007E6D92"/>
    <w:rsid w:val="007E7005"/>
    <w:rsid w:val="007E7033"/>
    <w:rsid w:val="007E70E1"/>
    <w:rsid w:val="007E75D7"/>
    <w:rsid w:val="007E78D7"/>
    <w:rsid w:val="007E7A7A"/>
    <w:rsid w:val="007E7AA5"/>
    <w:rsid w:val="007E7B1B"/>
    <w:rsid w:val="007F07B3"/>
    <w:rsid w:val="007F090A"/>
    <w:rsid w:val="007F1B8C"/>
    <w:rsid w:val="007F1DDB"/>
    <w:rsid w:val="007F2198"/>
    <w:rsid w:val="007F27AE"/>
    <w:rsid w:val="007F286B"/>
    <w:rsid w:val="007F294C"/>
    <w:rsid w:val="007F2A86"/>
    <w:rsid w:val="007F2E7B"/>
    <w:rsid w:val="007F2F2B"/>
    <w:rsid w:val="007F3092"/>
    <w:rsid w:val="007F30C2"/>
    <w:rsid w:val="007F3212"/>
    <w:rsid w:val="007F34E0"/>
    <w:rsid w:val="007F3EC5"/>
    <w:rsid w:val="007F3F0D"/>
    <w:rsid w:val="007F3F75"/>
    <w:rsid w:val="007F40A8"/>
    <w:rsid w:val="007F49AF"/>
    <w:rsid w:val="007F4BFB"/>
    <w:rsid w:val="007F500F"/>
    <w:rsid w:val="007F504A"/>
    <w:rsid w:val="007F5191"/>
    <w:rsid w:val="007F55A2"/>
    <w:rsid w:val="007F5614"/>
    <w:rsid w:val="007F5B38"/>
    <w:rsid w:val="007F5C3E"/>
    <w:rsid w:val="007F5F37"/>
    <w:rsid w:val="007F65C3"/>
    <w:rsid w:val="007F675B"/>
    <w:rsid w:val="007F6BFA"/>
    <w:rsid w:val="007F6DF3"/>
    <w:rsid w:val="007F7022"/>
    <w:rsid w:val="007F7228"/>
    <w:rsid w:val="00800230"/>
    <w:rsid w:val="00800325"/>
    <w:rsid w:val="00800A18"/>
    <w:rsid w:val="00800E70"/>
    <w:rsid w:val="00800E74"/>
    <w:rsid w:val="00801317"/>
    <w:rsid w:val="008013DF"/>
    <w:rsid w:val="0080181A"/>
    <w:rsid w:val="0080199E"/>
    <w:rsid w:val="00801F13"/>
    <w:rsid w:val="00802369"/>
    <w:rsid w:val="00802404"/>
    <w:rsid w:val="0080242C"/>
    <w:rsid w:val="008027C5"/>
    <w:rsid w:val="00802971"/>
    <w:rsid w:val="00802F51"/>
    <w:rsid w:val="00802F93"/>
    <w:rsid w:val="008032CD"/>
    <w:rsid w:val="00803694"/>
    <w:rsid w:val="008036F7"/>
    <w:rsid w:val="008038F1"/>
    <w:rsid w:val="00803909"/>
    <w:rsid w:val="00804311"/>
    <w:rsid w:val="0080475D"/>
    <w:rsid w:val="008047E9"/>
    <w:rsid w:val="00804DE8"/>
    <w:rsid w:val="00804E8A"/>
    <w:rsid w:val="00804EF0"/>
    <w:rsid w:val="008051CB"/>
    <w:rsid w:val="008056AD"/>
    <w:rsid w:val="008057FB"/>
    <w:rsid w:val="00805812"/>
    <w:rsid w:val="008058A7"/>
    <w:rsid w:val="00805F11"/>
    <w:rsid w:val="00805F36"/>
    <w:rsid w:val="00806362"/>
    <w:rsid w:val="008068D5"/>
    <w:rsid w:val="00806928"/>
    <w:rsid w:val="00806E7A"/>
    <w:rsid w:val="00806F25"/>
    <w:rsid w:val="00807055"/>
    <w:rsid w:val="008072B0"/>
    <w:rsid w:val="00807AA0"/>
    <w:rsid w:val="00807BEF"/>
    <w:rsid w:val="00807BFB"/>
    <w:rsid w:val="00807E27"/>
    <w:rsid w:val="00807F85"/>
    <w:rsid w:val="00810757"/>
    <w:rsid w:val="008108A4"/>
    <w:rsid w:val="008109B6"/>
    <w:rsid w:val="00810A7C"/>
    <w:rsid w:val="00810AC5"/>
    <w:rsid w:val="00810D45"/>
    <w:rsid w:val="008110E4"/>
    <w:rsid w:val="008111A5"/>
    <w:rsid w:val="0081120A"/>
    <w:rsid w:val="00811404"/>
    <w:rsid w:val="00811FF7"/>
    <w:rsid w:val="00812A8C"/>
    <w:rsid w:val="00812B37"/>
    <w:rsid w:val="00812F73"/>
    <w:rsid w:val="008133FE"/>
    <w:rsid w:val="008140B5"/>
    <w:rsid w:val="00814183"/>
    <w:rsid w:val="00814481"/>
    <w:rsid w:val="008145DF"/>
    <w:rsid w:val="0081543E"/>
    <w:rsid w:val="008154D1"/>
    <w:rsid w:val="008154E7"/>
    <w:rsid w:val="008159F9"/>
    <w:rsid w:val="00815A70"/>
    <w:rsid w:val="00815AFF"/>
    <w:rsid w:val="008161FA"/>
    <w:rsid w:val="0081623A"/>
    <w:rsid w:val="00816314"/>
    <w:rsid w:val="00816CA6"/>
    <w:rsid w:val="00816F57"/>
    <w:rsid w:val="00817968"/>
    <w:rsid w:val="00817A19"/>
    <w:rsid w:val="00817A3F"/>
    <w:rsid w:val="00817B2D"/>
    <w:rsid w:val="00817D77"/>
    <w:rsid w:val="00817D7F"/>
    <w:rsid w:val="008201CD"/>
    <w:rsid w:val="0082044C"/>
    <w:rsid w:val="008207D9"/>
    <w:rsid w:val="00820D14"/>
    <w:rsid w:val="00821018"/>
    <w:rsid w:val="00821301"/>
    <w:rsid w:val="00821641"/>
    <w:rsid w:val="008218B0"/>
    <w:rsid w:val="00821E1A"/>
    <w:rsid w:val="0082205E"/>
    <w:rsid w:val="00822F40"/>
    <w:rsid w:val="00823213"/>
    <w:rsid w:val="0082321D"/>
    <w:rsid w:val="00823568"/>
    <w:rsid w:val="008236A0"/>
    <w:rsid w:val="008238A5"/>
    <w:rsid w:val="008239EB"/>
    <w:rsid w:val="00823BAA"/>
    <w:rsid w:val="00823C8B"/>
    <w:rsid w:val="00823F67"/>
    <w:rsid w:val="00824031"/>
    <w:rsid w:val="008240C8"/>
    <w:rsid w:val="008247F0"/>
    <w:rsid w:val="0082483B"/>
    <w:rsid w:val="00824BE2"/>
    <w:rsid w:val="00824C98"/>
    <w:rsid w:val="00824D59"/>
    <w:rsid w:val="00824DB2"/>
    <w:rsid w:val="008253B4"/>
    <w:rsid w:val="00825663"/>
    <w:rsid w:val="008258D4"/>
    <w:rsid w:val="00825CCA"/>
    <w:rsid w:val="00825EBB"/>
    <w:rsid w:val="00826036"/>
    <w:rsid w:val="00826125"/>
    <w:rsid w:val="0082624E"/>
    <w:rsid w:val="008262D3"/>
    <w:rsid w:val="008266E0"/>
    <w:rsid w:val="008269AC"/>
    <w:rsid w:val="00826E9D"/>
    <w:rsid w:val="008273C3"/>
    <w:rsid w:val="00827A2C"/>
    <w:rsid w:val="00827CE5"/>
    <w:rsid w:val="00827F20"/>
    <w:rsid w:val="008309D1"/>
    <w:rsid w:val="00830B22"/>
    <w:rsid w:val="00830B31"/>
    <w:rsid w:val="00830C71"/>
    <w:rsid w:val="0083102B"/>
    <w:rsid w:val="00831080"/>
    <w:rsid w:val="008314A8"/>
    <w:rsid w:val="008316CA"/>
    <w:rsid w:val="008318DC"/>
    <w:rsid w:val="00831EF8"/>
    <w:rsid w:val="00831F7D"/>
    <w:rsid w:val="00831FD5"/>
    <w:rsid w:val="00832001"/>
    <w:rsid w:val="00832343"/>
    <w:rsid w:val="008323EB"/>
    <w:rsid w:val="008329D4"/>
    <w:rsid w:val="00833A66"/>
    <w:rsid w:val="00833D8C"/>
    <w:rsid w:val="00833DEB"/>
    <w:rsid w:val="008341B8"/>
    <w:rsid w:val="008342E1"/>
    <w:rsid w:val="00834624"/>
    <w:rsid w:val="008347A5"/>
    <w:rsid w:val="00834D90"/>
    <w:rsid w:val="00835002"/>
    <w:rsid w:val="008360B5"/>
    <w:rsid w:val="00836119"/>
    <w:rsid w:val="00836217"/>
    <w:rsid w:val="0083692A"/>
    <w:rsid w:val="00837355"/>
    <w:rsid w:val="008378E5"/>
    <w:rsid w:val="0084027C"/>
    <w:rsid w:val="0084055D"/>
    <w:rsid w:val="00840771"/>
    <w:rsid w:val="00840BEE"/>
    <w:rsid w:val="00840E1C"/>
    <w:rsid w:val="00840F9A"/>
    <w:rsid w:val="00840FF7"/>
    <w:rsid w:val="008411B6"/>
    <w:rsid w:val="00841F25"/>
    <w:rsid w:val="00841FDB"/>
    <w:rsid w:val="008420C2"/>
    <w:rsid w:val="008421D7"/>
    <w:rsid w:val="00842204"/>
    <w:rsid w:val="0084226F"/>
    <w:rsid w:val="008424DA"/>
    <w:rsid w:val="0084262F"/>
    <w:rsid w:val="008426A2"/>
    <w:rsid w:val="008429AF"/>
    <w:rsid w:val="00842DAA"/>
    <w:rsid w:val="0084340C"/>
    <w:rsid w:val="008438BC"/>
    <w:rsid w:val="00843B12"/>
    <w:rsid w:val="00843BB3"/>
    <w:rsid w:val="008447AC"/>
    <w:rsid w:val="008449EA"/>
    <w:rsid w:val="00844A78"/>
    <w:rsid w:val="00844CB0"/>
    <w:rsid w:val="00844D96"/>
    <w:rsid w:val="00844F0D"/>
    <w:rsid w:val="00844F21"/>
    <w:rsid w:val="00845178"/>
    <w:rsid w:val="00845AE6"/>
    <w:rsid w:val="00845DD3"/>
    <w:rsid w:val="00845F50"/>
    <w:rsid w:val="00846243"/>
    <w:rsid w:val="008467BA"/>
    <w:rsid w:val="00846B50"/>
    <w:rsid w:val="008473E6"/>
    <w:rsid w:val="00847410"/>
    <w:rsid w:val="00847A7E"/>
    <w:rsid w:val="00847E7A"/>
    <w:rsid w:val="00847E85"/>
    <w:rsid w:val="00850031"/>
    <w:rsid w:val="00850E74"/>
    <w:rsid w:val="0085108C"/>
    <w:rsid w:val="0085126D"/>
    <w:rsid w:val="00851D8F"/>
    <w:rsid w:val="00853149"/>
    <w:rsid w:val="00853680"/>
    <w:rsid w:val="0085373F"/>
    <w:rsid w:val="00853FF6"/>
    <w:rsid w:val="0085450E"/>
    <w:rsid w:val="0085453D"/>
    <w:rsid w:val="00855309"/>
    <w:rsid w:val="00855C6E"/>
    <w:rsid w:val="00855DE3"/>
    <w:rsid w:val="008563D7"/>
    <w:rsid w:val="0085719A"/>
    <w:rsid w:val="00857217"/>
    <w:rsid w:val="00857360"/>
    <w:rsid w:val="00857518"/>
    <w:rsid w:val="00857541"/>
    <w:rsid w:val="00857636"/>
    <w:rsid w:val="008576CB"/>
    <w:rsid w:val="0085784C"/>
    <w:rsid w:val="0086042D"/>
    <w:rsid w:val="008605F7"/>
    <w:rsid w:val="0086076E"/>
    <w:rsid w:val="00860DB4"/>
    <w:rsid w:val="00861698"/>
    <w:rsid w:val="00861B7C"/>
    <w:rsid w:val="00862071"/>
    <w:rsid w:val="008625CC"/>
    <w:rsid w:val="008626CA"/>
    <w:rsid w:val="008628DB"/>
    <w:rsid w:val="00862960"/>
    <w:rsid w:val="00862DA2"/>
    <w:rsid w:val="00862E74"/>
    <w:rsid w:val="008631D4"/>
    <w:rsid w:val="0086341F"/>
    <w:rsid w:val="0086368E"/>
    <w:rsid w:val="00863710"/>
    <w:rsid w:val="00863981"/>
    <w:rsid w:val="00863E66"/>
    <w:rsid w:val="00864074"/>
    <w:rsid w:val="008641A1"/>
    <w:rsid w:val="00864632"/>
    <w:rsid w:val="0086477C"/>
    <w:rsid w:val="0086495D"/>
    <w:rsid w:val="00864969"/>
    <w:rsid w:val="00865037"/>
    <w:rsid w:val="0086514E"/>
    <w:rsid w:val="008653D7"/>
    <w:rsid w:val="0086547C"/>
    <w:rsid w:val="008657FB"/>
    <w:rsid w:val="00865A33"/>
    <w:rsid w:val="00865ECE"/>
    <w:rsid w:val="0086613B"/>
    <w:rsid w:val="00866521"/>
    <w:rsid w:val="00866E34"/>
    <w:rsid w:val="0086717F"/>
    <w:rsid w:val="008674D3"/>
    <w:rsid w:val="00867841"/>
    <w:rsid w:val="00867B09"/>
    <w:rsid w:val="00867CE2"/>
    <w:rsid w:val="0087098F"/>
    <w:rsid w:val="00870C2E"/>
    <w:rsid w:val="00870D4F"/>
    <w:rsid w:val="00870F88"/>
    <w:rsid w:val="0087124C"/>
    <w:rsid w:val="008715E5"/>
    <w:rsid w:val="00871B00"/>
    <w:rsid w:val="00872B0B"/>
    <w:rsid w:val="00872B25"/>
    <w:rsid w:val="00872CD9"/>
    <w:rsid w:val="008733B3"/>
    <w:rsid w:val="00873414"/>
    <w:rsid w:val="00873B5D"/>
    <w:rsid w:val="00873F09"/>
    <w:rsid w:val="00873F9A"/>
    <w:rsid w:val="00873FD9"/>
    <w:rsid w:val="00874386"/>
    <w:rsid w:val="0087452D"/>
    <w:rsid w:val="00874833"/>
    <w:rsid w:val="00874A4B"/>
    <w:rsid w:val="00874D65"/>
    <w:rsid w:val="00874F6F"/>
    <w:rsid w:val="0087579F"/>
    <w:rsid w:val="008758DC"/>
    <w:rsid w:val="008759E5"/>
    <w:rsid w:val="00875A09"/>
    <w:rsid w:val="008762AC"/>
    <w:rsid w:val="00876376"/>
    <w:rsid w:val="00876C03"/>
    <w:rsid w:val="00876C06"/>
    <w:rsid w:val="00876D66"/>
    <w:rsid w:val="00876F1A"/>
    <w:rsid w:val="00876FAF"/>
    <w:rsid w:val="00877054"/>
    <w:rsid w:val="00877185"/>
    <w:rsid w:val="008771C3"/>
    <w:rsid w:val="008772E7"/>
    <w:rsid w:val="008773D9"/>
    <w:rsid w:val="00877401"/>
    <w:rsid w:val="0087740B"/>
    <w:rsid w:val="0087772D"/>
    <w:rsid w:val="008777FC"/>
    <w:rsid w:val="00880D47"/>
    <w:rsid w:val="00880E8A"/>
    <w:rsid w:val="00881547"/>
    <w:rsid w:val="00881A48"/>
    <w:rsid w:val="00881ED8"/>
    <w:rsid w:val="0088257C"/>
    <w:rsid w:val="00882789"/>
    <w:rsid w:val="00882A54"/>
    <w:rsid w:val="00882B9D"/>
    <w:rsid w:val="00883194"/>
    <w:rsid w:val="00883588"/>
    <w:rsid w:val="00883A2B"/>
    <w:rsid w:val="00883B5C"/>
    <w:rsid w:val="008840D6"/>
    <w:rsid w:val="00884797"/>
    <w:rsid w:val="00884F58"/>
    <w:rsid w:val="0088520C"/>
    <w:rsid w:val="008852BC"/>
    <w:rsid w:val="00885B25"/>
    <w:rsid w:val="00885C38"/>
    <w:rsid w:val="00885C4A"/>
    <w:rsid w:val="00885D8B"/>
    <w:rsid w:val="00885FE6"/>
    <w:rsid w:val="00886147"/>
    <w:rsid w:val="00886274"/>
    <w:rsid w:val="008862A5"/>
    <w:rsid w:val="00886472"/>
    <w:rsid w:val="00886603"/>
    <w:rsid w:val="0088683E"/>
    <w:rsid w:val="00886987"/>
    <w:rsid w:val="00886B18"/>
    <w:rsid w:val="00887358"/>
    <w:rsid w:val="00890332"/>
    <w:rsid w:val="008903AF"/>
    <w:rsid w:val="00890BFF"/>
    <w:rsid w:val="00891160"/>
    <w:rsid w:val="008912C4"/>
    <w:rsid w:val="0089193D"/>
    <w:rsid w:val="00891B0E"/>
    <w:rsid w:val="00891DEF"/>
    <w:rsid w:val="00891E5F"/>
    <w:rsid w:val="00892315"/>
    <w:rsid w:val="008924A8"/>
    <w:rsid w:val="0089260E"/>
    <w:rsid w:val="00892978"/>
    <w:rsid w:val="00893329"/>
    <w:rsid w:val="0089344D"/>
    <w:rsid w:val="0089379E"/>
    <w:rsid w:val="00893CEC"/>
    <w:rsid w:val="00893DFF"/>
    <w:rsid w:val="00894297"/>
    <w:rsid w:val="008945BA"/>
    <w:rsid w:val="00894811"/>
    <w:rsid w:val="00894A0D"/>
    <w:rsid w:val="00894C64"/>
    <w:rsid w:val="00894EA1"/>
    <w:rsid w:val="00895632"/>
    <w:rsid w:val="008959CF"/>
    <w:rsid w:val="00895A9E"/>
    <w:rsid w:val="00895D2C"/>
    <w:rsid w:val="00895F66"/>
    <w:rsid w:val="00895FD0"/>
    <w:rsid w:val="0089654B"/>
    <w:rsid w:val="008967BA"/>
    <w:rsid w:val="00896A41"/>
    <w:rsid w:val="008970A3"/>
    <w:rsid w:val="008974E7"/>
    <w:rsid w:val="008977FD"/>
    <w:rsid w:val="00897A68"/>
    <w:rsid w:val="00897CE4"/>
    <w:rsid w:val="008A031B"/>
    <w:rsid w:val="008A0733"/>
    <w:rsid w:val="008A0C67"/>
    <w:rsid w:val="008A0F48"/>
    <w:rsid w:val="008A1203"/>
    <w:rsid w:val="008A1A43"/>
    <w:rsid w:val="008A1B8E"/>
    <w:rsid w:val="008A1D3B"/>
    <w:rsid w:val="008A1F6B"/>
    <w:rsid w:val="008A1F8C"/>
    <w:rsid w:val="008A2621"/>
    <w:rsid w:val="008A2AFA"/>
    <w:rsid w:val="008A360B"/>
    <w:rsid w:val="008A37EC"/>
    <w:rsid w:val="008A3E2A"/>
    <w:rsid w:val="008A4506"/>
    <w:rsid w:val="008A4770"/>
    <w:rsid w:val="008A5134"/>
    <w:rsid w:val="008A55D2"/>
    <w:rsid w:val="008A5A88"/>
    <w:rsid w:val="008A5AAA"/>
    <w:rsid w:val="008A5DFB"/>
    <w:rsid w:val="008A5E9A"/>
    <w:rsid w:val="008A6698"/>
    <w:rsid w:val="008A6B1A"/>
    <w:rsid w:val="008A7292"/>
    <w:rsid w:val="008A72C6"/>
    <w:rsid w:val="008A7719"/>
    <w:rsid w:val="008A7D3A"/>
    <w:rsid w:val="008A7F7B"/>
    <w:rsid w:val="008B0117"/>
    <w:rsid w:val="008B016A"/>
    <w:rsid w:val="008B02D9"/>
    <w:rsid w:val="008B0BCC"/>
    <w:rsid w:val="008B11C2"/>
    <w:rsid w:val="008B127B"/>
    <w:rsid w:val="008B1AEF"/>
    <w:rsid w:val="008B1C35"/>
    <w:rsid w:val="008B24DA"/>
    <w:rsid w:val="008B25C8"/>
    <w:rsid w:val="008B303A"/>
    <w:rsid w:val="008B30E0"/>
    <w:rsid w:val="008B33E9"/>
    <w:rsid w:val="008B36C7"/>
    <w:rsid w:val="008B3B80"/>
    <w:rsid w:val="008B40D5"/>
    <w:rsid w:val="008B429D"/>
    <w:rsid w:val="008B44FD"/>
    <w:rsid w:val="008B4739"/>
    <w:rsid w:val="008B483B"/>
    <w:rsid w:val="008B4B59"/>
    <w:rsid w:val="008B4E90"/>
    <w:rsid w:val="008B4ED5"/>
    <w:rsid w:val="008B53D9"/>
    <w:rsid w:val="008B5721"/>
    <w:rsid w:val="008B5942"/>
    <w:rsid w:val="008B5D00"/>
    <w:rsid w:val="008B5E9D"/>
    <w:rsid w:val="008B60A3"/>
    <w:rsid w:val="008B6558"/>
    <w:rsid w:val="008B6889"/>
    <w:rsid w:val="008B6948"/>
    <w:rsid w:val="008B6981"/>
    <w:rsid w:val="008B6DE3"/>
    <w:rsid w:val="008B6F6F"/>
    <w:rsid w:val="008B7504"/>
    <w:rsid w:val="008B755B"/>
    <w:rsid w:val="008B75EB"/>
    <w:rsid w:val="008B765E"/>
    <w:rsid w:val="008B77AB"/>
    <w:rsid w:val="008B7896"/>
    <w:rsid w:val="008B7965"/>
    <w:rsid w:val="008B7CAD"/>
    <w:rsid w:val="008C0589"/>
    <w:rsid w:val="008C05E7"/>
    <w:rsid w:val="008C0858"/>
    <w:rsid w:val="008C08C9"/>
    <w:rsid w:val="008C0962"/>
    <w:rsid w:val="008C0D32"/>
    <w:rsid w:val="008C0DC5"/>
    <w:rsid w:val="008C0F45"/>
    <w:rsid w:val="008C1201"/>
    <w:rsid w:val="008C121E"/>
    <w:rsid w:val="008C1442"/>
    <w:rsid w:val="008C147B"/>
    <w:rsid w:val="008C1695"/>
    <w:rsid w:val="008C17C6"/>
    <w:rsid w:val="008C185C"/>
    <w:rsid w:val="008C1E42"/>
    <w:rsid w:val="008C203E"/>
    <w:rsid w:val="008C20F0"/>
    <w:rsid w:val="008C21B0"/>
    <w:rsid w:val="008C2222"/>
    <w:rsid w:val="008C2584"/>
    <w:rsid w:val="008C2714"/>
    <w:rsid w:val="008C2861"/>
    <w:rsid w:val="008C28B1"/>
    <w:rsid w:val="008C29A1"/>
    <w:rsid w:val="008C2A7B"/>
    <w:rsid w:val="008C2DDA"/>
    <w:rsid w:val="008C2DEA"/>
    <w:rsid w:val="008C308F"/>
    <w:rsid w:val="008C3218"/>
    <w:rsid w:val="008C36F4"/>
    <w:rsid w:val="008C39E4"/>
    <w:rsid w:val="008C3E4B"/>
    <w:rsid w:val="008C3F32"/>
    <w:rsid w:val="008C41FA"/>
    <w:rsid w:val="008C4426"/>
    <w:rsid w:val="008C478B"/>
    <w:rsid w:val="008C4811"/>
    <w:rsid w:val="008C4C3E"/>
    <w:rsid w:val="008C565D"/>
    <w:rsid w:val="008C56E9"/>
    <w:rsid w:val="008C580D"/>
    <w:rsid w:val="008C5DAB"/>
    <w:rsid w:val="008C5E34"/>
    <w:rsid w:val="008C5F6E"/>
    <w:rsid w:val="008C5F7D"/>
    <w:rsid w:val="008C617B"/>
    <w:rsid w:val="008C6470"/>
    <w:rsid w:val="008C66EB"/>
    <w:rsid w:val="008C7238"/>
    <w:rsid w:val="008C74A7"/>
    <w:rsid w:val="008C75BD"/>
    <w:rsid w:val="008C78F6"/>
    <w:rsid w:val="008C7B3F"/>
    <w:rsid w:val="008C7E16"/>
    <w:rsid w:val="008C7F2C"/>
    <w:rsid w:val="008D022B"/>
    <w:rsid w:val="008D0471"/>
    <w:rsid w:val="008D04C5"/>
    <w:rsid w:val="008D06AE"/>
    <w:rsid w:val="008D0B24"/>
    <w:rsid w:val="008D0CD9"/>
    <w:rsid w:val="008D0DFB"/>
    <w:rsid w:val="008D1345"/>
    <w:rsid w:val="008D144F"/>
    <w:rsid w:val="008D17A6"/>
    <w:rsid w:val="008D2153"/>
    <w:rsid w:val="008D221D"/>
    <w:rsid w:val="008D2231"/>
    <w:rsid w:val="008D22C6"/>
    <w:rsid w:val="008D2373"/>
    <w:rsid w:val="008D240C"/>
    <w:rsid w:val="008D27A4"/>
    <w:rsid w:val="008D28F6"/>
    <w:rsid w:val="008D2A95"/>
    <w:rsid w:val="008D2B1A"/>
    <w:rsid w:val="008D2BFA"/>
    <w:rsid w:val="008D2D16"/>
    <w:rsid w:val="008D2FF7"/>
    <w:rsid w:val="008D325C"/>
    <w:rsid w:val="008D32E9"/>
    <w:rsid w:val="008D335A"/>
    <w:rsid w:val="008D3437"/>
    <w:rsid w:val="008D4684"/>
    <w:rsid w:val="008D4990"/>
    <w:rsid w:val="008D49C6"/>
    <w:rsid w:val="008D5123"/>
    <w:rsid w:val="008D51C6"/>
    <w:rsid w:val="008D54CE"/>
    <w:rsid w:val="008D564A"/>
    <w:rsid w:val="008D56D6"/>
    <w:rsid w:val="008D57D3"/>
    <w:rsid w:val="008D5A28"/>
    <w:rsid w:val="008D5D01"/>
    <w:rsid w:val="008D5E0B"/>
    <w:rsid w:val="008D610F"/>
    <w:rsid w:val="008D6A5D"/>
    <w:rsid w:val="008D6C90"/>
    <w:rsid w:val="008D798C"/>
    <w:rsid w:val="008D7B77"/>
    <w:rsid w:val="008D7FAC"/>
    <w:rsid w:val="008E00B9"/>
    <w:rsid w:val="008E010D"/>
    <w:rsid w:val="008E0141"/>
    <w:rsid w:val="008E05FA"/>
    <w:rsid w:val="008E0A0F"/>
    <w:rsid w:val="008E0AE5"/>
    <w:rsid w:val="008E0F06"/>
    <w:rsid w:val="008E18F1"/>
    <w:rsid w:val="008E2320"/>
    <w:rsid w:val="008E308C"/>
    <w:rsid w:val="008E3265"/>
    <w:rsid w:val="008E3266"/>
    <w:rsid w:val="008E3803"/>
    <w:rsid w:val="008E3CAB"/>
    <w:rsid w:val="008E3CCD"/>
    <w:rsid w:val="008E3D89"/>
    <w:rsid w:val="008E3E2C"/>
    <w:rsid w:val="008E462A"/>
    <w:rsid w:val="008E46FD"/>
    <w:rsid w:val="008E4F7B"/>
    <w:rsid w:val="008E50F8"/>
    <w:rsid w:val="008E540E"/>
    <w:rsid w:val="008E5A2A"/>
    <w:rsid w:val="008E5C1C"/>
    <w:rsid w:val="008E5D66"/>
    <w:rsid w:val="008E5DAD"/>
    <w:rsid w:val="008E608B"/>
    <w:rsid w:val="008E6897"/>
    <w:rsid w:val="008E6CD1"/>
    <w:rsid w:val="008E6D8D"/>
    <w:rsid w:val="008E6EE7"/>
    <w:rsid w:val="008E77A2"/>
    <w:rsid w:val="008E7C85"/>
    <w:rsid w:val="008F000C"/>
    <w:rsid w:val="008F059B"/>
    <w:rsid w:val="008F0BEC"/>
    <w:rsid w:val="008F13DB"/>
    <w:rsid w:val="008F18C6"/>
    <w:rsid w:val="008F19AB"/>
    <w:rsid w:val="008F1D09"/>
    <w:rsid w:val="008F2180"/>
    <w:rsid w:val="008F262C"/>
    <w:rsid w:val="008F2A4B"/>
    <w:rsid w:val="008F2C38"/>
    <w:rsid w:val="008F2C5E"/>
    <w:rsid w:val="008F2DE8"/>
    <w:rsid w:val="008F3251"/>
    <w:rsid w:val="008F33B6"/>
    <w:rsid w:val="008F36AA"/>
    <w:rsid w:val="008F383D"/>
    <w:rsid w:val="008F3908"/>
    <w:rsid w:val="008F3ABC"/>
    <w:rsid w:val="008F40BA"/>
    <w:rsid w:val="008F4892"/>
    <w:rsid w:val="008F4A5A"/>
    <w:rsid w:val="008F5137"/>
    <w:rsid w:val="008F5390"/>
    <w:rsid w:val="008F6627"/>
    <w:rsid w:val="008F673E"/>
    <w:rsid w:val="008F6A4E"/>
    <w:rsid w:val="008F6CE0"/>
    <w:rsid w:val="008F7145"/>
    <w:rsid w:val="008F71E9"/>
    <w:rsid w:val="008F7534"/>
    <w:rsid w:val="008F759A"/>
    <w:rsid w:val="008F77BF"/>
    <w:rsid w:val="008F7C9A"/>
    <w:rsid w:val="008F7DC7"/>
    <w:rsid w:val="008F7E38"/>
    <w:rsid w:val="008F7EFF"/>
    <w:rsid w:val="008F7F32"/>
    <w:rsid w:val="00900019"/>
    <w:rsid w:val="009002BE"/>
    <w:rsid w:val="009003DE"/>
    <w:rsid w:val="00900672"/>
    <w:rsid w:val="009009DC"/>
    <w:rsid w:val="00900B38"/>
    <w:rsid w:val="00900B6F"/>
    <w:rsid w:val="00900BBC"/>
    <w:rsid w:val="009014FD"/>
    <w:rsid w:val="0090152A"/>
    <w:rsid w:val="00901ABB"/>
    <w:rsid w:val="00901AFD"/>
    <w:rsid w:val="00901BC4"/>
    <w:rsid w:val="00901D1D"/>
    <w:rsid w:val="0090202B"/>
    <w:rsid w:val="0090215E"/>
    <w:rsid w:val="00902914"/>
    <w:rsid w:val="00902927"/>
    <w:rsid w:val="00903119"/>
    <w:rsid w:val="009033BC"/>
    <w:rsid w:val="00903645"/>
    <w:rsid w:val="00903B65"/>
    <w:rsid w:val="00903D1F"/>
    <w:rsid w:val="00904012"/>
    <w:rsid w:val="00904206"/>
    <w:rsid w:val="00904538"/>
    <w:rsid w:val="0090457B"/>
    <w:rsid w:val="00904D9E"/>
    <w:rsid w:val="00905BDC"/>
    <w:rsid w:val="00905E5D"/>
    <w:rsid w:val="0090600F"/>
    <w:rsid w:val="00906402"/>
    <w:rsid w:val="0090704C"/>
    <w:rsid w:val="0090795A"/>
    <w:rsid w:val="00907980"/>
    <w:rsid w:val="00907B56"/>
    <w:rsid w:val="00907F89"/>
    <w:rsid w:val="0091009B"/>
    <w:rsid w:val="0091023A"/>
    <w:rsid w:val="00910850"/>
    <w:rsid w:val="00910AB9"/>
    <w:rsid w:val="00910B26"/>
    <w:rsid w:val="00910B74"/>
    <w:rsid w:val="00910BD5"/>
    <w:rsid w:val="00910C15"/>
    <w:rsid w:val="00910E43"/>
    <w:rsid w:val="0091106E"/>
    <w:rsid w:val="00911285"/>
    <w:rsid w:val="0091128F"/>
    <w:rsid w:val="0091155C"/>
    <w:rsid w:val="0091164E"/>
    <w:rsid w:val="009116B6"/>
    <w:rsid w:val="00911CFD"/>
    <w:rsid w:val="0091201E"/>
    <w:rsid w:val="00912587"/>
    <w:rsid w:val="00912753"/>
    <w:rsid w:val="009128A8"/>
    <w:rsid w:val="009128E1"/>
    <w:rsid w:val="009132E4"/>
    <w:rsid w:val="009134E9"/>
    <w:rsid w:val="0091353B"/>
    <w:rsid w:val="00913CBD"/>
    <w:rsid w:val="00913D7F"/>
    <w:rsid w:val="00913DD8"/>
    <w:rsid w:val="009140C8"/>
    <w:rsid w:val="0091445A"/>
    <w:rsid w:val="009154E5"/>
    <w:rsid w:val="009155CC"/>
    <w:rsid w:val="009158B0"/>
    <w:rsid w:val="00915980"/>
    <w:rsid w:val="00915E77"/>
    <w:rsid w:val="00916088"/>
    <w:rsid w:val="009165EF"/>
    <w:rsid w:val="009169C5"/>
    <w:rsid w:val="00916FB1"/>
    <w:rsid w:val="00917135"/>
    <w:rsid w:val="00917587"/>
    <w:rsid w:val="0091773D"/>
    <w:rsid w:val="00917E3D"/>
    <w:rsid w:val="0092013C"/>
    <w:rsid w:val="00920146"/>
    <w:rsid w:val="009202AD"/>
    <w:rsid w:val="0092033E"/>
    <w:rsid w:val="00920B8E"/>
    <w:rsid w:val="0092153A"/>
    <w:rsid w:val="009215BE"/>
    <w:rsid w:val="00921EDC"/>
    <w:rsid w:val="00921F41"/>
    <w:rsid w:val="00922C73"/>
    <w:rsid w:val="00922DC4"/>
    <w:rsid w:val="00923085"/>
    <w:rsid w:val="00923180"/>
    <w:rsid w:val="0092333F"/>
    <w:rsid w:val="00923A05"/>
    <w:rsid w:val="00923EC7"/>
    <w:rsid w:val="0092438F"/>
    <w:rsid w:val="0092455A"/>
    <w:rsid w:val="009246E6"/>
    <w:rsid w:val="00924867"/>
    <w:rsid w:val="00924E8A"/>
    <w:rsid w:val="009251E5"/>
    <w:rsid w:val="009258E4"/>
    <w:rsid w:val="00925AC1"/>
    <w:rsid w:val="00925F20"/>
    <w:rsid w:val="00925F2C"/>
    <w:rsid w:val="00925FAA"/>
    <w:rsid w:val="009265B7"/>
    <w:rsid w:val="00926852"/>
    <w:rsid w:val="009268FE"/>
    <w:rsid w:val="00926B6A"/>
    <w:rsid w:val="00926CC5"/>
    <w:rsid w:val="00926CC6"/>
    <w:rsid w:val="00927648"/>
    <w:rsid w:val="009278CF"/>
    <w:rsid w:val="00927A88"/>
    <w:rsid w:val="00927C97"/>
    <w:rsid w:val="00927ECA"/>
    <w:rsid w:val="00930B43"/>
    <w:rsid w:val="0093101D"/>
    <w:rsid w:val="0093114F"/>
    <w:rsid w:val="0093177E"/>
    <w:rsid w:val="00931D00"/>
    <w:rsid w:val="009320B9"/>
    <w:rsid w:val="00932939"/>
    <w:rsid w:val="00932D34"/>
    <w:rsid w:val="00932DB0"/>
    <w:rsid w:val="00932E65"/>
    <w:rsid w:val="00932E81"/>
    <w:rsid w:val="00932F0A"/>
    <w:rsid w:val="009331BD"/>
    <w:rsid w:val="0093341E"/>
    <w:rsid w:val="009334E4"/>
    <w:rsid w:val="00933C7E"/>
    <w:rsid w:val="00933F7B"/>
    <w:rsid w:val="00933FEA"/>
    <w:rsid w:val="0093448B"/>
    <w:rsid w:val="009346A9"/>
    <w:rsid w:val="009348B7"/>
    <w:rsid w:val="0093498A"/>
    <w:rsid w:val="00934E87"/>
    <w:rsid w:val="00935431"/>
    <w:rsid w:val="009359DC"/>
    <w:rsid w:val="00935B7F"/>
    <w:rsid w:val="00936032"/>
    <w:rsid w:val="00936127"/>
    <w:rsid w:val="009361DC"/>
    <w:rsid w:val="00936A2C"/>
    <w:rsid w:val="00936D51"/>
    <w:rsid w:val="00936F05"/>
    <w:rsid w:val="009372CA"/>
    <w:rsid w:val="00937306"/>
    <w:rsid w:val="0093733D"/>
    <w:rsid w:val="00937441"/>
    <w:rsid w:val="009377D6"/>
    <w:rsid w:val="00937C33"/>
    <w:rsid w:val="00937C9F"/>
    <w:rsid w:val="00940082"/>
    <w:rsid w:val="00940175"/>
    <w:rsid w:val="00940273"/>
    <w:rsid w:val="00940621"/>
    <w:rsid w:val="00940746"/>
    <w:rsid w:val="00940802"/>
    <w:rsid w:val="00940844"/>
    <w:rsid w:val="00940ADE"/>
    <w:rsid w:val="00940EB8"/>
    <w:rsid w:val="009411A0"/>
    <w:rsid w:val="009411A4"/>
    <w:rsid w:val="00941295"/>
    <w:rsid w:val="00941BC0"/>
    <w:rsid w:val="00941E33"/>
    <w:rsid w:val="00941EB3"/>
    <w:rsid w:val="00942116"/>
    <w:rsid w:val="0094265F"/>
    <w:rsid w:val="0094279E"/>
    <w:rsid w:val="00942A93"/>
    <w:rsid w:val="00942B08"/>
    <w:rsid w:val="00942C1D"/>
    <w:rsid w:val="00942C2D"/>
    <w:rsid w:val="0094314C"/>
    <w:rsid w:val="009439DC"/>
    <w:rsid w:val="00943E06"/>
    <w:rsid w:val="00944057"/>
    <w:rsid w:val="0094450F"/>
    <w:rsid w:val="00944580"/>
    <w:rsid w:val="00944670"/>
    <w:rsid w:val="0094476B"/>
    <w:rsid w:val="00944823"/>
    <w:rsid w:val="009448AF"/>
    <w:rsid w:val="00944A95"/>
    <w:rsid w:val="00944C4C"/>
    <w:rsid w:val="00944DD1"/>
    <w:rsid w:val="00945078"/>
    <w:rsid w:val="00945189"/>
    <w:rsid w:val="00945204"/>
    <w:rsid w:val="0094523B"/>
    <w:rsid w:val="00945451"/>
    <w:rsid w:val="009454A4"/>
    <w:rsid w:val="0094576D"/>
    <w:rsid w:val="009459A0"/>
    <w:rsid w:val="00945A90"/>
    <w:rsid w:val="00945DB6"/>
    <w:rsid w:val="00946281"/>
    <w:rsid w:val="009468EE"/>
    <w:rsid w:val="00946948"/>
    <w:rsid w:val="00946EDD"/>
    <w:rsid w:val="00947718"/>
    <w:rsid w:val="00947DED"/>
    <w:rsid w:val="00950E29"/>
    <w:rsid w:val="009511A2"/>
    <w:rsid w:val="00951294"/>
    <w:rsid w:val="00951627"/>
    <w:rsid w:val="00951992"/>
    <w:rsid w:val="00951E78"/>
    <w:rsid w:val="00952300"/>
    <w:rsid w:val="0095233C"/>
    <w:rsid w:val="00952468"/>
    <w:rsid w:val="00952473"/>
    <w:rsid w:val="0095262F"/>
    <w:rsid w:val="009526DB"/>
    <w:rsid w:val="00952746"/>
    <w:rsid w:val="00952B03"/>
    <w:rsid w:val="00952C08"/>
    <w:rsid w:val="00952D24"/>
    <w:rsid w:val="00952F50"/>
    <w:rsid w:val="0095314A"/>
    <w:rsid w:val="00953613"/>
    <w:rsid w:val="009538A1"/>
    <w:rsid w:val="00953BA3"/>
    <w:rsid w:val="00953C73"/>
    <w:rsid w:val="00953CC2"/>
    <w:rsid w:val="00953F12"/>
    <w:rsid w:val="0095411D"/>
    <w:rsid w:val="009542B9"/>
    <w:rsid w:val="009543D3"/>
    <w:rsid w:val="009545E8"/>
    <w:rsid w:val="00954626"/>
    <w:rsid w:val="00954B96"/>
    <w:rsid w:val="00954EE7"/>
    <w:rsid w:val="00954F0E"/>
    <w:rsid w:val="0095515F"/>
    <w:rsid w:val="009552C7"/>
    <w:rsid w:val="009552CF"/>
    <w:rsid w:val="00955973"/>
    <w:rsid w:val="0095700C"/>
    <w:rsid w:val="009570F0"/>
    <w:rsid w:val="00957101"/>
    <w:rsid w:val="00957133"/>
    <w:rsid w:val="00957538"/>
    <w:rsid w:val="0095759A"/>
    <w:rsid w:val="00957885"/>
    <w:rsid w:val="00957B6B"/>
    <w:rsid w:val="00957BA9"/>
    <w:rsid w:val="00957F68"/>
    <w:rsid w:val="009602F9"/>
    <w:rsid w:val="00960353"/>
    <w:rsid w:val="0096068B"/>
    <w:rsid w:val="009608C2"/>
    <w:rsid w:val="00960AB7"/>
    <w:rsid w:val="00960B7D"/>
    <w:rsid w:val="00960D14"/>
    <w:rsid w:val="00960DC4"/>
    <w:rsid w:val="00960F23"/>
    <w:rsid w:val="009618C1"/>
    <w:rsid w:val="00961ADD"/>
    <w:rsid w:val="00961B92"/>
    <w:rsid w:val="00961E17"/>
    <w:rsid w:val="00961F2A"/>
    <w:rsid w:val="00961F6D"/>
    <w:rsid w:val="00962074"/>
    <w:rsid w:val="0096220B"/>
    <w:rsid w:val="00963305"/>
    <w:rsid w:val="00963445"/>
    <w:rsid w:val="00963AB2"/>
    <w:rsid w:val="0096424E"/>
    <w:rsid w:val="00964857"/>
    <w:rsid w:val="00964AC9"/>
    <w:rsid w:val="00964AED"/>
    <w:rsid w:val="00964D98"/>
    <w:rsid w:val="00964FCA"/>
    <w:rsid w:val="00965255"/>
    <w:rsid w:val="00965779"/>
    <w:rsid w:val="0096590B"/>
    <w:rsid w:val="00965B96"/>
    <w:rsid w:val="00965BF4"/>
    <w:rsid w:val="00965C02"/>
    <w:rsid w:val="00965CAC"/>
    <w:rsid w:val="009660DA"/>
    <w:rsid w:val="0096628C"/>
    <w:rsid w:val="0096641D"/>
    <w:rsid w:val="0096664A"/>
    <w:rsid w:val="00966806"/>
    <w:rsid w:val="00966B9D"/>
    <w:rsid w:val="0096712E"/>
    <w:rsid w:val="009673EA"/>
    <w:rsid w:val="0096742E"/>
    <w:rsid w:val="00967788"/>
    <w:rsid w:val="00970069"/>
    <w:rsid w:val="009701A5"/>
    <w:rsid w:val="009701D0"/>
    <w:rsid w:val="00970211"/>
    <w:rsid w:val="00970410"/>
    <w:rsid w:val="009704C0"/>
    <w:rsid w:val="0097094B"/>
    <w:rsid w:val="00970AFC"/>
    <w:rsid w:val="00970D53"/>
    <w:rsid w:val="00970F81"/>
    <w:rsid w:val="0097152F"/>
    <w:rsid w:val="009716A4"/>
    <w:rsid w:val="009716F4"/>
    <w:rsid w:val="00971F67"/>
    <w:rsid w:val="0097205E"/>
    <w:rsid w:val="009723C0"/>
    <w:rsid w:val="00972858"/>
    <w:rsid w:val="00972902"/>
    <w:rsid w:val="0097294D"/>
    <w:rsid w:val="00972E91"/>
    <w:rsid w:val="00972FE0"/>
    <w:rsid w:val="00973344"/>
    <w:rsid w:val="00973D8F"/>
    <w:rsid w:val="00974320"/>
    <w:rsid w:val="009744A5"/>
    <w:rsid w:val="00974677"/>
    <w:rsid w:val="009746ED"/>
    <w:rsid w:val="0097474E"/>
    <w:rsid w:val="009749E4"/>
    <w:rsid w:val="00974C43"/>
    <w:rsid w:val="00974D58"/>
    <w:rsid w:val="00975501"/>
    <w:rsid w:val="009759CA"/>
    <w:rsid w:val="00975CB5"/>
    <w:rsid w:val="009766E4"/>
    <w:rsid w:val="00976CDB"/>
    <w:rsid w:val="009770CA"/>
    <w:rsid w:val="009770D0"/>
    <w:rsid w:val="00977220"/>
    <w:rsid w:val="00977465"/>
    <w:rsid w:val="009776F2"/>
    <w:rsid w:val="009778AD"/>
    <w:rsid w:val="00977936"/>
    <w:rsid w:val="00977937"/>
    <w:rsid w:val="0098097B"/>
    <w:rsid w:val="00980994"/>
    <w:rsid w:val="00980B8A"/>
    <w:rsid w:val="00980C79"/>
    <w:rsid w:val="00981376"/>
    <w:rsid w:val="00981515"/>
    <w:rsid w:val="009818C1"/>
    <w:rsid w:val="00981984"/>
    <w:rsid w:val="00981D5C"/>
    <w:rsid w:val="00982470"/>
    <w:rsid w:val="00982471"/>
    <w:rsid w:val="0098264C"/>
    <w:rsid w:val="009826CB"/>
    <w:rsid w:val="00982717"/>
    <w:rsid w:val="009827B3"/>
    <w:rsid w:val="00982BFF"/>
    <w:rsid w:val="00982DC9"/>
    <w:rsid w:val="0098371E"/>
    <w:rsid w:val="0098397E"/>
    <w:rsid w:val="0098498D"/>
    <w:rsid w:val="00984C64"/>
    <w:rsid w:val="00984C81"/>
    <w:rsid w:val="0098531D"/>
    <w:rsid w:val="00985363"/>
    <w:rsid w:val="00985621"/>
    <w:rsid w:val="009857A8"/>
    <w:rsid w:val="0098586C"/>
    <w:rsid w:val="00985951"/>
    <w:rsid w:val="00985DE0"/>
    <w:rsid w:val="00985E7B"/>
    <w:rsid w:val="00986034"/>
    <w:rsid w:val="0098676E"/>
    <w:rsid w:val="00986B78"/>
    <w:rsid w:val="0098739D"/>
    <w:rsid w:val="00987ABC"/>
    <w:rsid w:val="00987B9D"/>
    <w:rsid w:val="00987E0C"/>
    <w:rsid w:val="00990066"/>
    <w:rsid w:val="00990E70"/>
    <w:rsid w:val="00990EFF"/>
    <w:rsid w:val="009913B7"/>
    <w:rsid w:val="00991C1E"/>
    <w:rsid w:val="009920F4"/>
    <w:rsid w:val="00992138"/>
    <w:rsid w:val="00992378"/>
    <w:rsid w:val="00992910"/>
    <w:rsid w:val="00992B08"/>
    <w:rsid w:val="00993154"/>
    <w:rsid w:val="00993594"/>
    <w:rsid w:val="009937A8"/>
    <w:rsid w:val="009939ED"/>
    <w:rsid w:val="00993CCA"/>
    <w:rsid w:val="00993F82"/>
    <w:rsid w:val="0099436A"/>
    <w:rsid w:val="009943E1"/>
    <w:rsid w:val="009944A7"/>
    <w:rsid w:val="0099452B"/>
    <w:rsid w:val="009946F5"/>
    <w:rsid w:val="009949ED"/>
    <w:rsid w:val="00994B89"/>
    <w:rsid w:val="00994F71"/>
    <w:rsid w:val="009950CD"/>
    <w:rsid w:val="00995330"/>
    <w:rsid w:val="00995451"/>
    <w:rsid w:val="00995BED"/>
    <w:rsid w:val="00996097"/>
    <w:rsid w:val="00996134"/>
    <w:rsid w:val="00996463"/>
    <w:rsid w:val="009965DB"/>
    <w:rsid w:val="0099674A"/>
    <w:rsid w:val="00996A7C"/>
    <w:rsid w:val="00996D35"/>
    <w:rsid w:val="00996D52"/>
    <w:rsid w:val="0099718C"/>
    <w:rsid w:val="009971D6"/>
    <w:rsid w:val="00997B57"/>
    <w:rsid w:val="00997C61"/>
    <w:rsid w:val="00997D62"/>
    <w:rsid w:val="009A052E"/>
    <w:rsid w:val="009A0BD5"/>
    <w:rsid w:val="009A0CD3"/>
    <w:rsid w:val="009A0FCB"/>
    <w:rsid w:val="009A108B"/>
    <w:rsid w:val="009A10E0"/>
    <w:rsid w:val="009A12AD"/>
    <w:rsid w:val="009A1422"/>
    <w:rsid w:val="009A142A"/>
    <w:rsid w:val="009A1B39"/>
    <w:rsid w:val="009A1D3E"/>
    <w:rsid w:val="009A1F03"/>
    <w:rsid w:val="009A24BB"/>
    <w:rsid w:val="009A2BCE"/>
    <w:rsid w:val="009A2ECE"/>
    <w:rsid w:val="009A2F0B"/>
    <w:rsid w:val="009A304C"/>
    <w:rsid w:val="009A32D9"/>
    <w:rsid w:val="009A3551"/>
    <w:rsid w:val="009A3900"/>
    <w:rsid w:val="009A3E46"/>
    <w:rsid w:val="009A41BD"/>
    <w:rsid w:val="009A4415"/>
    <w:rsid w:val="009A45B4"/>
    <w:rsid w:val="009A474E"/>
    <w:rsid w:val="009A48CA"/>
    <w:rsid w:val="009A49AE"/>
    <w:rsid w:val="009A4A12"/>
    <w:rsid w:val="009A4ACC"/>
    <w:rsid w:val="009A4C4C"/>
    <w:rsid w:val="009A4C55"/>
    <w:rsid w:val="009A4EFA"/>
    <w:rsid w:val="009A590B"/>
    <w:rsid w:val="009A5A16"/>
    <w:rsid w:val="009A6002"/>
    <w:rsid w:val="009A6676"/>
    <w:rsid w:val="009A68E0"/>
    <w:rsid w:val="009A70F2"/>
    <w:rsid w:val="009A71DF"/>
    <w:rsid w:val="009A71E1"/>
    <w:rsid w:val="009A7313"/>
    <w:rsid w:val="009A752E"/>
    <w:rsid w:val="009A7C52"/>
    <w:rsid w:val="009A7F4D"/>
    <w:rsid w:val="009B0057"/>
    <w:rsid w:val="009B0060"/>
    <w:rsid w:val="009B021D"/>
    <w:rsid w:val="009B058A"/>
    <w:rsid w:val="009B095E"/>
    <w:rsid w:val="009B0B56"/>
    <w:rsid w:val="009B0D8F"/>
    <w:rsid w:val="009B0E11"/>
    <w:rsid w:val="009B160D"/>
    <w:rsid w:val="009B17DD"/>
    <w:rsid w:val="009B19BD"/>
    <w:rsid w:val="009B1CC0"/>
    <w:rsid w:val="009B1CFF"/>
    <w:rsid w:val="009B2441"/>
    <w:rsid w:val="009B2B77"/>
    <w:rsid w:val="009B2E51"/>
    <w:rsid w:val="009B3106"/>
    <w:rsid w:val="009B33F1"/>
    <w:rsid w:val="009B3764"/>
    <w:rsid w:val="009B40B8"/>
    <w:rsid w:val="009B484B"/>
    <w:rsid w:val="009B4A22"/>
    <w:rsid w:val="009B5384"/>
    <w:rsid w:val="009B56C7"/>
    <w:rsid w:val="009B5C3E"/>
    <w:rsid w:val="009B5ECE"/>
    <w:rsid w:val="009B5F6B"/>
    <w:rsid w:val="009B6135"/>
    <w:rsid w:val="009B61D1"/>
    <w:rsid w:val="009B65FD"/>
    <w:rsid w:val="009B6F63"/>
    <w:rsid w:val="009B7286"/>
    <w:rsid w:val="009B77CA"/>
    <w:rsid w:val="009B78DC"/>
    <w:rsid w:val="009B7CB4"/>
    <w:rsid w:val="009B7D7F"/>
    <w:rsid w:val="009C00A9"/>
    <w:rsid w:val="009C07D4"/>
    <w:rsid w:val="009C0DB5"/>
    <w:rsid w:val="009C0FC3"/>
    <w:rsid w:val="009C1029"/>
    <w:rsid w:val="009C13F6"/>
    <w:rsid w:val="009C1916"/>
    <w:rsid w:val="009C1B7F"/>
    <w:rsid w:val="009C1D2C"/>
    <w:rsid w:val="009C1FED"/>
    <w:rsid w:val="009C2111"/>
    <w:rsid w:val="009C24B8"/>
    <w:rsid w:val="009C253B"/>
    <w:rsid w:val="009C2744"/>
    <w:rsid w:val="009C27A9"/>
    <w:rsid w:val="009C29B2"/>
    <w:rsid w:val="009C2AE5"/>
    <w:rsid w:val="009C2FFB"/>
    <w:rsid w:val="009C3A0A"/>
    <w:rsid w:val="009C3C5E"/>
    <w:rsid w:val="009C522E"/>
    <w:rsid w:val="009C5EAF"/>
    <w:rsid w:val="009C6231"/>
    <w:rsid w:val="009C62F7"/>
    <w:rsid w:val="009C64F8"/>
    <w:rsid w:val="009C6801"/>
    <w:rsid w:val="009C68BB"/>
    <w:rsid w:val="009C6CB4"/>
    <w:rsid w:val="009C6E1C"/>
    <w:rsid w:val="009C74A9"/>
    <w:rsid w:val="009C7709"/>
    <w:rsid w:val="009C7BD1"/>
    <w:rsid w:val="009D00FF"/>
    <w:rsid w:val="009D0229"/>
    <w:rsid w:val="009D0373"/>
    <w:rsid w:val="009D03D5"/>
    <w:rsid w:val="009D0634"/>
    <w:rsid w:val="009D0C29"/>
    <w:rsid w:val="009D0CE3"/>
    <w:rsid w:val="009D0DCF"/>
    <w:rsid w:val="009D1015"/>
    <w:rsid w:val="009D1188"/>
    <w:rsid w:val="009D1717"/>
    <w:rsid w:val="009D1907"/>
    <w:rsid w:val="009D1DEB"/>
    <w:rsid w:val="009D1F46"/>
    <w:rsid w:val="009D1FDA"/>
    <w:rsid w:val="009D2491"/>
    <w:rsid w:val="009D24DD"/>
    <w:rsid w:val="009D2593"/>
    <w:rsid w:val="009D2B46"/>
    <w:rsid w:val="009D2BCB"/>
    <w:rsid w:val="009D2C62"/>
    <w:rsid w:val="009D35F5"/>
    <w:rsid w:val="009D370A"/>
    <w:rsid w:val="009D393B"/>
    <w:rsid w:val="009D3AFF"/>
    <w:rsid w:val="009D3BE3"/>
    <w:rsid w:val="009D3C7E"/>
    <w:rsid w:val="009D41C3"/>
    <w:rsid w:val="009D492D"/>
    <w:rsid w:val="009D499E"/>
    <w:rsid w:val="009D4AC3"/>
    <w:rsid w:val="009D4BAB"/>
    <w:rsid w:val="009D5033"/>
    <w:rsid w:val="009D5379"/>
    <w:rsid w:val="009D5830"/>
    <w:rsid w:val="009D59AF"/>
    <w:rsid w:val="009D5CB5"/>
    <w:rsid w:val="009D5E35"/>
    <w:rsid w:val="009D5E48"/>
    <w:rsid w:val="009D6423"/>
    <w:rsid w:val="009D681A"/>
    <w:rsid w:val="009D696C"/>
    <w:rsid w:val="009D6EEC"/>
    <w:rsid w:val="009D6F09"/>
    <w:rsid w:val="009D6F37"/>
    <w:rsid w:val="009D7133"/>
    <w:rsid w:val="009D7258"/>
    <w:rsid w:val="009D7C15"/>
    <w:rsid w:val="009D7D48"/>
    <w:rsid w:val="009E0390"/>
    <w:rsid w:val="009E067C"/>
    <w:rsid w:val="009E0C1C"/>
    <w:rsid w:val="009E0CE8"/>
    <w:rsid w:val="009E17C2"/>
    <w:rsid w:val="009E1AEE"/>
    <w:rsid w:val="009E1F25"/>
    <w:rsid w:val="009E2290"/>
    <w:rsid w:val="009E2DA9"/>
    <w:rsid w:val="009E322E"/>
    <w:rsid w:val="009E345C"/>
    <w:rsid w:val="009E35FC"/>
    <w:rsid w:val="009E3BBE"/>
    <w:rsid w:val="009E4072"/>
    <w:rsid w:val="009E47EE"/>
    <w:rsid w:val="009E4852"/>
    <w:rsid w:val="009E4EB8"/>
    <w:rsid w:val="009E5584"/>
    <w:rsid w:val="009E59A5"/>
    <w:rsid w:val="009E5C21"/>
    <w:rsid w:val="009E62F5"/>
    <w:rsid w:val="009E62FF"/>
    <w:rsid w:val="009E6A6E"/>
    <w:rsid w:val="009E6B17"/>
    <w:rsid w:val="009E6E40"/>
    <w:rsid w:val="009E702C"/>
    <w:rsid w:val="009E706E"/>
    <w:rsid w:val="009E76B0"/>
    <w:rsid w:val="009E7D95"/>
    <w:rsid w:val="009E7FEB"/>
    <w:rsid w:val="009F0297"/>
    <w:rsid w:val="009F0396"/>
    <w:rsid w:val="009F0AB5"/>
    <w:rsid w:val="009F0FF5"/>
    <w:rsid w:val="009F10D0"/>
    <w:rsid w:val="009F118C"/>
    <w:rsid w:val="009F126B"/>
    <w:rsid w:val="009F148D"/>
    <w:rsid w:val="009F1756"/>
    <w:rsid w:val="009F2411"/>
    <w:rsid w:val="009F2B0E"/>
    <w:rsid w:val="009F3424"/>
    <w:rsid w:val="009F352A"/>
    <w:rsid w:val="009F360E"/>
    <w:rsid w:val="009F3BCD"/>
    <w:rsid w:val="009F44EB"/>
    <w:rsid w:val="009F4953"/>
    <w:rsid w:val="009F4997"/>
    <w:rsid w:val="009F4A82"/>
    <w:rsid w:val="009F4C8C"/>
    <w:rsid w:val="009F4EBC"/>
    <w:rsid w:val="009F5354"/>
    <w:rsid w:val="009F53E5"/>
    <w:rsid w:val="009F561B"/>
    <w:rsid w:val="009F584E"/>
    <w:rsid w:val="009F5BA8"/>
    <w:rsid w:val="009F6BF1"/>
    <w:rsid w:val="009F6F36"/>
    <w:rsid w:val="009F70AC"/>
    <w:rsid w:val="009F75F5"/>
    <w:rsid w:val="009F7702"/>
    <w:rsid w:val="009F7804"/>
    <w:rsid w:val="009F7A88"/>
    <w:rsid w:val="009F7D1D"/>
    <w:rsid w:val="00A001EC"/>
    <w:rsid w:val="00A00919"/>
    <w:rsid w:val="00A013B4"/>
    <w:rsid w:val="00A01C45"/>
    <w:rsid w:val="00A01FC3"/>
    <w:rsid w:val="00A023EB"/>
    <w:rsid w:val="00A02E38"/>
    <w:rsid w:val="00A02EA0"/>
    <w:rsid w:val="00A02FAD"/>
    <w:rsid w:val="00A0319C"/>
    <w:rsid w:val="00A03295"/>
    <w:rsid w:val="00A0380E"/>
    <w:rsid w:val="00A03A75"/>
    <w:rsid w:val="00A03CE3"/>
    <w:rsid w:val="00A03EB0"/>
    <w:rsid w:val="00A0426E"/>
    <w:rsid w:val="00A042FB"/>
    <w:rsid w:val="00A04629"/>
    <w:rsid w:val="00A0487D"/>
    <w:rsid w:val="00A049E0"/>
    <w:rsid w:val="00A05396"/>
    <w:rsid w:val="00A05436"/>
    <w:rsid w:val="00A0548D"/>
    <w:rsid w:val="00A056D1"/>
    <w:rsid w:val="00A057F3"/>
    <w:rsid w:val="00A05AE5"/>
    <w:rsid w:val="00A05D10"/>
    <w:rsid w:val="00A05E13"/>
    <w:rsid w:val="00A05F92"/>
    <w:rsid w:val="00A06433"/>
    <w:rsid w:val="00A066B9"/>
    <w:rsid w:val="00A06970"/>
    <w:rsid w:val="00A06AF7"/>
    <w:rsid w:val="00A06B6D"/>
    <w:rsid w:val="00A06F03"/>
    <w:rsid w:val="00A06F61"/>
    <w:rsid w:val="00A070F4"/>
    <w:rsid w:val="00A071DF"/>
    <w:rsid w:val="00A07965"/>
    <w:rsid w:val="00A079E4"/>
    <w:rsid w:val="00A07B33"/>
    <w:rsid w:val="00A07C77"/>
    <w:rsid w:val="00A101DC"/>
    <w:rsid w:val="00A105AC"/>
    <w:rsid w:val="00A10707"/>
    <w:rsid w:val="00A10A62"/>
    <w:rsid w:val="00A11201"/>
    <w:rsid w:val="00A11356"/>
    <w:rsid w:val="00A1153F"/>
    <w:rsid w:val="00A11AE8"/>
    <w:rsid w:val="00A11FA2"/>
    <w:rsid w:val="00A12491"/>
    <w:rsid w:val="00A13348"/>
    <w:rsid w:val="00A137FB"/>
    <w:rsid w:val="00A13C75"/>
    <w:rsid w:val="00A13D38"/>
    <w:rsid w:val="00A13DD8"/>
    <w:rsid w:val="00A13F07"/>
    <w:rsid w:val="00A143EA"/>
    <w:rsid w:val="00A14A6D"/>
    <w:rsid w:val="00A14AB5"/>
    <w:rsid w:val="00A14AF9"/>
    <w:rsid w:val="00A14E46"/>
    <w:rsid w:val="00A15563"/>
    <w:rsid w:val="00A15C82"/>
    <w:rsid w:val="00A1625E"/>
    <w:rsid w:val="00A164F6"/>
    <w:rsid w:val="00A168BF"/>
    <w:rsid w:val="00A1700A"/>
    <w:rsid w:val="00A17322"/>
    <w:rsid w:val="00A17714"/>
    <w:rsid w:val="00A178EB"/>
    <w:rsid w:val="00A17A31"/>
    <w:rsid w:val="00A17A5A"/>
    <w:rsid w:val="00A17A7B"/>
    <w:rsid w:val="00A17E25"/>
    <w:rsid w:val="00A2003A"/>
    <w:rsid w:val="00A20064"/>
    <w:rsid w:val="00A20636"/>
    <w:rsid w:val="00A20FD1"/>
    <w:rsid w:val="00A211F4"/>
    <w:rsid w:val="00A21219"/>
    <w:rsid w:val="00A214CC"/>
    <w:rsid w:val="00A21685"/>
    <w:rsid w:val="00A216A2"/>
    <w:rsid w:val="00A21B3C"/>
    <w:rsid w:val="00A21F8D"/>
    <w:rsid w:val="00A21FF7"/>
    <w:rsid w:val="00A22013"/>
    <w:rsid w:val="00A221D8"/>
    <w:rsid w:val="00A22B37"/>
    <w:rsid w:val="00A2308A"/>
    <w:rsid w:val="00A230DF"/>
    <w:rsid w:val="00A23630"/>
    <w:rsid w:val="00A23813"/>
    <w:rsid w:val="00A239D9"/>
    <w:rsid w:val="00A23B8A"/>
    <w:rsid w:val="00A2406D"/>
    <w:rsid w:val="00A241C6"/>
    <w:rsid w:val="00A24429"/>
    <w:rsid w:val="00A2468D"/>
    <w:rsid w:val="00A24A56"/>
    <w:rsid w:val="00A24DBB"/>
    <w:rsid w:val="00A25341"/>
    <w:rsid w:val="00A25400"/>
    <w:rsid w:val="00A25655"/>
    <w:rsid w:val="00A25DC4"/>
    <w:rsid w:val="00A263F8"/>
    <w:rsid w:val="00A2646D"/>
    <w:rsid w:val="00A2670A"/>
    <w:rsid w:val="00A268AB"/>
    <w:rsid w:val="00A269D0"/>
    <w:rsid w:val="00A26B2B"/>
    <w:rsid w:val="00A26CC9"/>
    <w:rsid w:val="00A26FBE"/>
    <w:rsid w:val="00A27491"/>
    <w:rsid w:val="00A27506"/>
    <w:rsid w:val="00A278AD"/>
    <w:rsid w:val="00A30046"/>
    <w:rsid w:val="00A302B0"/>
    <w:rsid w:val="00A304E8"/>
    <w:rsid w:val="00A305D3"/>
    <w:rsid w:val="00A3097E"/>
    <w:rsid w:val="00A30A67"/>
    <w:rsid w:val="00A31094"/>
    <w:rsid w:val="00A3114D"/>
    <w:rsid w:val="00A31374"/>
    <w:rsid w:val="00A317BD"/>
    <w:rsid w:val="00A31803"/>
    <w:rsid w:val="00A3184C"/>
    <w:rsid w:val="00A319F6"/>
    <w:rsid w:val="00A31BF7"/>
    <w:rsid w:val="00A31CB6"/>
    <w:rsid w:val="00A32CB0"/>
    <w:rsid w:val="00A33222"/>
    <w:rsid w:val="00A3336C"/>
    <w:rsid w:val="00A3377C"/>
    <w:rsid w:val="00A3378F"/>
    <w:rsid w:val="00A338E5"/>
    <w:rsid w:val="00A33A12"/>
    <w:rsid w:val="00A33CFD"/>
    <w:rsid w:val="00A341F6"/>
    <w:rsid w:val="00A34326"/>
    <w:rsid w:val="00A34472"/>
    <w:rsid w:val="00A34535"/>
    <w:rsid w:val="00A349B5"/>
    <w:rsid w:val="00A34BBD"/>
    <w:rsid w:val="00A34C25"/>
    <w:rsid w:val="00A3503E"/>
    <w:rsid w:val="00A35044"/>
    <w:rsid w:val="00A3511C"/>
    <w:rsid w:val="00A3521C"/>
    <w:rsid w:val="00A3526D"/>
    <w:rsid w:val="00A3537B"/>
    <w:rsid w:val="00A354FB"/>
    <w:rsid w:val="00A356BA"/>
    <w:rsid w:val="00A35B32"/>
    <w:rsid w:val="00A35B8A"/>
    <w:rsid w:val="00A35DAA"/>
    <w:rsid w:val="00A36B4F"/>
    <w:rsid w:val="00A36CBD"/>
    <w:rsid w:val="00A37015"/>
    <w:rsid w:val="00A37586"/>
    <w:rsid w:val="00A37B76"/>
    <w:rsid w:val="00A37B97"/>
    <w:rsid w:val="00A37C4D"/>
    <w:rsid w:val="00A37D96"/>
    <w:rsid w:val="00A37E02"/>
    <w:rsid w:val="00A403CF"/>
    <w:rsid w:val="00A404A5"/>
    <w:rsid w:val="00A407DF"/>
    <w:rsid w:val="00A41269"/>
    <w:rsid w:val="00A41618"/>
    <w:rsid w:val="00A418DF"/>
    <w:rsid w:val="00A4222D"/>
    <w:rsid w:val="00A42AF7"/>
    <w:rsid w:val="00A42DF5"/>
    <w:rsid w:val="00A42F56"/>
    <w:rsid w:val="00A42FF1"/>
    <w:rsid w:val="00A42FF2"/>
    <w:rsid w:val="00A4384D"/>
    <w:rsid w:val="00A43DF1"/>
    <w:rsid w:val="00A43F6A"/>
    <w:rsid w:val="00A44372"/>
    <w:rsid w:val="00A446E9"/>
    <w:rsid w:val="00A447B8"/>
    <w:rsid w:val="00A44A4A"/>
    <w:rsid w:val="00A44E06"/>
    <w:rsid w:val="00A453D4"/>
    <w:rsid w:val="00A4540E"/>
    <w:rsid w:val="00A455CB"/>
    <w:rsid w:val="00A457B5"/>
    <w:rsid w:val="00A4587B"/>
    <w:rsid w:val="00A4598C"/>
    <w:rsid w:val="00A45D8E"/>
    <w:rsid w:val="00A45DB6"/>
    <w:rsid w:val="00A45E10"/>
    <w:rsid w:val="00A45E98"/>
    <w:rsid w:val="00A46861"/>
    <w:rsid w:val="00A46D6C"/>
    <w:rsid w:val="00A46ED4"/>
    <w:rsid w:val="00A46EF6"/>
    <w:rsid w:val="00A4759B"/>
    <w:rsid w:val="00A4784A"/>
    <w:rsid w:val="00A47AF4"/>
    <w:rsid w:val="00A47DA9"/>
    <w:rsid w:val="00A5017F"/>
    <w:rsid w:val="00A5066C"/>
    <w:rsid w:val="00A50AF7"/>
    <w:rsid w:val="00A50B32"/>
    <w:rsid w:val="00A51802"/>
    <w:rsid w:val="00A51964"/>
    <w:rsid w:val="00A51A5E"/>
    <w:rsid w:val="00A52187"/>
    <w:rsid w:val="00A523B1"/>
    <w:rsid w:val="00A52727"/>
    <w:rsid w:val="00A52CBD"/>
    <w:rsid w:val="00A52CF3"/>
    <w:rsid w:val="00A52FFB"/>
    <w:rsid w:val="00A53260"/>
    <w:rsid w:val="00A5379A"/>
    <w:rsid w:val="00A537D7"/>
    <w:rsid w:val="00A541FF"/>
    <w:rsid w:val="00A543C4"/>
    <w:rsid w:val="00A546EC"/>
    <w:rsid w:val="00A54AF8"/>
    <w:rsid w:val="00A54B7E"/>
    <w:rsid w:val="00A55239"/>
    <w:rsid w:val="00A55629"/>
    <w:rsid w:val="00A55AD4"/>
    <w:rsid w:val="00A56703"/>
    <w:rsid w:val="00A56749"/>
    <w:rsid w:val="00A56DF7"/>
    <w:rsid w:val="00A56FFC"/>
    <w:rsid w:val="00A57083"/>
    <w:rsid w:val="00A57293"/>
    <w:rsid w:val="00A5729E"/>
    <w:rsid w:val="00A57CE1"/>
    <w:rsid w:val="00A57F04"/>
    <w:rsid w:val="00A6018A"/>
    <w:rsid w:val="00A602DD"/>
    <w:rsid w:val="00A60AB6"/>
    <w:rsid w:val="00A60C06"/>
    <w:rsid w:val="00A60DBF"/>
    <w:rsid w:val="00A60E04"/>
    <w:rsid w:val="00A60E17"/>
    <w:rsid w:val="00A614E7"/>
    <w:rsid w:val="00A61719"/>
    <w:rsid w:val="00A6175F"/>
    <w:rsid w:val="00A6179F"/>
    <w:rsid w:val="00A619E2"/>
    <w:rsid w:val="00A61A3B"/>
    <w:rsid w:val="00A61ACF"/>
    <w:rsid w:val="00A61C36"/>
    <w:rsid w:val="00A61D13"/>
    <w:rsid w:val="00A62282"/>
    <w:rsid w:val="00A622DD"/>
    <w:rsid w:val="00A6237D"/>
    <w:rsid w:val="00A623A3"/>
    <w:rsid w:val="00A623C9"/>
    <w:rsid w:val="00A62958"/>
    <w:rsid w:val="00A62CF1"/>
    <w:rsid w:val="00A63098"/>
    <w:rsid w:val="00A631DB"/>
    <w:rsid w:val="00A63979"/>
    <w:rsid w:val="00A63A16"/>
    <w:rsid w:val="00A63AB7"/>
    <w:rsid w:val="00A64125"/>
    <w:rsid w:val="00A64429"/>
    <w:rsid w:val="00A644B4"/>
    <w:rsid w:val="00A648D3"/>
    <w:rsid w:val="00A64B87"/>
    <w:rsid w:val="00A65166"/>
    <w:rsid w:val="00A65877"/>
    <w:rsid w:val="00A65F92"/>
    <w:rsid w:val="00A65FDF"/>
    <w:rsid w:val="00A6615C"/>
    <w:rsid w:val="00A66226"/>
    <w:rsid w:val="00A66748"/>
    <w:rsid w:val="00A66947"/>
    <w:rsid w:val="00A66B05"/>
    <w:rsid w:val="00A66D82"/>
    <w:rsid w:val="00A66FB7"/>
    <w:rsid w:val="00A6732B"/>
    <w:rsid w:val="00A67582"/>
    <w:rsid w:val="00A67593"/>
    <w:rsid w:val="00A67723"/>
    <w:rsid w:val="00A67724"/>
    <w:rsid w:val="00A6796C"/>
    <w:rsid w:val="00A67BED"/>
    <w:rsid w:val="00A67C8A"/>
    <w:rsid w:val="00A67DCC"/>
    <w:rsid w:val="00A7008F"/>
    <w:rsid w:val="00A704B3"/>
    <w:rsid w:val="00A707D3"/>
    <w:rsid w:val="00A708B2"/>
    <w:rsid w:val="00A70979"/>
    <w:rsid w:val="00A70B10"/>
    <w:rsid w:val="00A70DFF"/>
    <w:rsid w:val="00A70EC7"/>
    <w:rsid w:val="00A7113E"/>
    <w:rsid w:val="00A712B3"/>
    <w:rsid w:val="00A71398"/>
    <w:rsid w:val="00A716B9"/>
    <w:rsid w:val="00A7174D"/>
    <w:rsid w:val="00A71ECA"/>
    <w:rsid w:val="00A7216E"/>
    <w:rsid w:val="00A721D2"/>
    <w:rsid w:val="00A7222F"/>
    <w:rsid w:val="00A7277B"/>
    <w:rsid w:val="00A72C0B"/>
    <w:rsid w:val="00A72F76"/>
    <w:rsid w:val="00A73602"/>
    <w:rsid w:val="00A739B1"/>
    <w:rsid w:val="00A73A21"/>
    <w:rsid w:val="00A73C29"/>
    <w:rsid w:val="00A73E01"/>
    <w:rsid w:val="00A73EDE"/>
    <w:rsid w:val="00A744A2"/>
    <w:rsid w:val="00A7482C"/>
    <w:rsid w:val="00A74C97"/>
    <w:rsid w:val="00A74CB1"/>
    <w:rsid w:val="00A74CE7"/>
    <w:rsid w:val="00A74DD6"/>
    <w:rsid w:val="00A74E8A"/>
    <w:rsid w:val="00A74F86"/>
    <w:rsid w:val="00A7563D"/>
    <w:rsid w:val="00A759FC"/>
    <w:rsid w:val="00A75C6B"/>
    <w:rsid w:val="00A7642A"/>
    <w:rsid w:val="00A76639"/>
    <w:rsid w:val="00A76646"/>
    <w:rsid w:val="00A766F3"/>
    <w:rsid w:val="00A767D4"/>
    <w:rsid w:val="00A80658"/>
    <w:rsid w:val="00A808D1"/>
    <w:rsid w:val="00A80BAB"/>
    <w:rsid w:val="00A8125A"/>
    <w:rsid w:val="00A812C4"/>
    <w:rsid w:val="00A823C6"/>
    <w:rsid w:val="00A824A4"/>
    <w:rsid w:val="00A825F1"/>
    <w:rsid w:val="00A82602"/>
    <w:rsid w:val="00A829A1"/>
    <w:rsid w:val="00A83487"/>
    <w:rsid w:val="00A8387D"/>
    <w:rsid w:val="00A83A2F"/>
    <w:rsid w:val="00A83F59"/>
    <w:rsid w:val="00A8421A"/>
    <w:rsid w:val="00A8424A"/>
    <w:rsid w:val="00A8443E"/>
    <w:rsid w:val="00A847FB"/>
    <w:rsid w:val="00A84BDA"/>
    <w:rsid w:val="00A84CDF"/>
    <w:rsid w:val="00A84D5B"/>
    <w:rsid w:val="00A84E32"/>
    <w:rsid w:val="00A84E5B"/>
    <w:rsid w:val="00A8523E"/>
    <w:rsid w:val="00A854AA"/>
    <w:rsid w:val="00A85C3C"/>
    <w:rsid w:val="00A85D36"/>
    <w:rsid w:val="00A85D40"/>
    <w:rsid w:val="00A85E9B"/>
    <w:rsid w:val="00A8656B"/>
    <w:rsid w:val="00A869A3"/>
    <w:rsid w:val="00A87001"/>
    <w:rsid w:val="00A870C8"/>
    <w:rsid w:val="00A873FA"/>
    <w:rsid w:val="00A87910"/>
    <w:rsid w:val="00A90090"/>
    <w:rsid w:val="00A90569"/>
    <w:rsid w:val="00A90BED"/>
    <w:rsid w:val="00A90CEA"/>
    <w:rsid w:val="00A90E3A"/>
    <w:rsid w:val="00A90EA8"/>
    <w:rsid w:val="00A917B2"/>
    <w:rsid w:val="00A91F0E"/>
    <w:rsid w:val="00A92927"/>
    <w:rsid w:val="00A92A02"/>
    <w:rsid w:val="00A92E28"/>
    <w:rsid w:val="00A92EAE"/>
    <w:rsid w:val="00A930D0"/>
    <w:rsid w:val="00A93241"/>
    <w:rsid w:val="00A9337F"/>
    <w:rsid w:val="00A93742"/>
    <w:rsid w:val="00A93825"/>
    <w:rsid w:val="00A93BFC"/>
    <w:rsid w:val="00A93E2C"/>
    <w:rsid w:val="00A94052"/>
    <w:rsid w:val="00A940BA"/>
    <w:rsid w:val="00A941ED"/>
    <w:rsid w:val="00A94449"/>
    <w:rsid w:val="00A94C2F"/>
    <w:rsid w:val="00A94CCF"/>
    <w:rsid w:val="00A94FC5"/>
    <w:rsid w:val="00A95343"/>
    <w:rsid w:val="00A95661"/>
    <w:rsid w:val="00A95893"/>
    <w:rsid w:val="00A95D6B"/>
    <w:rsid w:val="00A95F3E"/>
    <w:rsid w:val="00A96345"/>
    <w:rsid w:val="00A96353"/>
    <w:rsid w:val="00A964D0"/>
    <w:rsid w:val="00A9668B"/>
    <w:rsid w:val="00A966FD"/>
    <w:rsid w:val="00A9672B"/>
    <w:rsid w:val="00A96C1C"/>
    <w:rsid w:val="00A96D2C"/>
    <w:rsid w:val="00A970AB"/>
    <w:rsid w:val="00A971E0"/>
    <w:rsid w:val="00A97B12"/>
    <w:rsid w:val="00A97E35"/>
    <w:rsid w:val="00A97E99"/>
    <w:rsid w:val="00AA00AA"/>
    <w:rsid w:val="00AA03C2"/>
    <w:rsid w:val="00AA0652"/>
    <w:rsid w:val="00AA0889"/>
    <w:rsid w:val="00AA08C7"/>
    <w:rsid w:val="00AA0BC2"/>
    <w:rsid w:val="00AA0BE0"/>
    <w:rsid w:val="00AA0C18"/>
    <w:rsid w:val="00AA0DA1"/>
    <w:rsid w:val="00AA14E9"/>
    <w:rsid w:val="00AA1560"/>
    <w:rsid w:val="00AA1DB7"/>
    <w:rsid w:val="00AA1E5A"/>
    <w:rsid w:val="00AA1E88"/>
    <w:rsid w:val="00AA1F7C"/>
    <w:rsid w:val="00AA21B9"/>
    <w:rsid w:val="00AA2217"/>
    <w:rsid w:val="00AA2574"/>
    <w:rsid w:val="00AA2678"/>
    <w:rsid w:val="00AA26D1"/>
    <w:rsid w:val="00AA2AAD"/>
    <w:rsid w:val="00AA2DED"/>
    <w:rsid w:val="00AA2E89"/>
    <w:rsid w:val="00AA313A"/>
    <w:rsid w:val="00AA3316"/>
    <w:rsid w:val="00AA374B"/>
    <w:rsid w:val="00AA3B5C"/>
    <w:rsid w:val="00AA3C12"/>
    <w:rsid w:val="00AA413D"/>
    <w:rsid w:val="00AA450E"/>
    <w:rsid w:val="00AA4982"/>
    <w:rsid w:val="00AA4B27"/>
    <w:rsid w:val="00AA4BBD"/>
    <w:rsid w:val="00AA4D7A"/>
    <w:rsid w:val="00AA5413"/>
    <w:rsid w:val="00AA5488"/>
    <w:rsid w:val="00AA573B"/>
    <w:rsid w:val="00AA57B0"/>
    <w:rsid w:val="00AA5B0E"/>
    <w:rsid w:val="00AA5F76"/>
    <w:rsid w:val="00AA672F"/>
    <w:rsid w:val="00AA6967"/>
    <w:rsid w:val="00AA6A49"/>
    <w:rsid w:val="00AA6FE7"/>
    <w:rsid w:val="00AA704B"/>
    <w:rsid w:val="00AA7513"/>
    <w:rsid w:val="00AA786E"/>
    <w:rsid w:val="00AA7C98"/>
    <w:rsid w:val="00AA7DEE"/>
    <w:rsid w:val="00AA7E14"/>
    <w:rsid w:val="00AB0353"/>
    <w:rsid w:val="00AB07E1"/>
    <w:rsid w:val="00AB0964"/>
    <w:rsid w:val="00AB0A31"/>
    <w:rsid w:val="00AB1478"/>
    <w:rsid w:val="00AB156D"/>
    <w:rsid w:val="00AB1627"/>
    <w:rsid w:val="00AB167A"/>
    <w:rsid w:val="00AB1A30"/>
    <w:rsid w:val="00AB1B82"/>
    <w:rsid w:val="00AB1BBA"/>
    <w:rsid w:val="00AB1E73"/>
    <w:rsid w:val="00AB2639"/>
    <w:rsid w:val="00AB2B17"/>
    <w:rsid w:val="00AB2B6A"/>
    <w:rsid w:val="00AB2C32"/>
    <w:rsid w:val="00AB2CE5"/>
    <w:rsid w:val="00AB30BF"/>
    <w:rsid w:val="00AB32A8"/>
    <w:rsid w:val="00AB3BA1"/>
    <w:rsid w:val="00AB3DE6"/>
    <w:rsid w:val="00AB3EBE"/>
    <w:rsid w:val="00AB44FA"/>
    <w:rsid w:val="00AB4909"/>
    <w:rsid w:val="00AB4C11"/>
    <w:rsid w:val="00AB4D39"/>
    <w:rsid w:val="00AB51B1"/>
    <w:rsid w:val="00AB51E2"/>
    <w:rsid w:val="00AB52B0"/>
    <w:rsid w:val="00AB54E8"/>
    <w:rsid w:val="00AB55DD"/>
    <w:rsid w:val="00AB5928"/>
    <w:rsid w:val="00AB59F2"/>
    <w:rsid w:val="00AB5EA1"/>
    <w:rsid w:val="00AB5F9D"/>
    <w:rsid w:val="00AB5FBD"/>
    <w:rsid w:val="00AB601F"/>
    <w:rsid w:val="00AB66D8"/>
    <w:rsid w:val="00AB66E5"/>
    <w:rsid w:val="00AB71DF"/>
    <w:rsid w:val="00AB743C"/>
    <w:rsid w:val="00AB7593"/>
    <w:rsid w:val="00AB76EF"/>
    <w:rsid w:val="00AB7985"/>
    <w:rsid w:val="00AB7A4B"/>
    <w:rsid w:val="00AC058A"/>
    <w:rsid w:val="00AC0672"/>
    <w:rsid w:val="00AC0AB6"/>
    <w:rsid w:val="00AC0C24"/>
    <w:rsid w:val="00AC11FB"/>
    <w:rsid w:val="00AC1417"/>
    <w:rsid w:val="00AC1799"/>
    <w:rsid w:val="00AC1804"/>
    <w:rsid w:val="00AC20A1"/>
    <w:rsid w:val="00AC2A18"/>
    <w:rsid w:val="00AC2AE1"/>
    <w:rsid w:val="00AC2AE5"/>
    <w:rsid w:val="00AC316D"/>
    <w:rsid w:val="00AC33F7"/>
    <w:rsid w:val="00AC38AB"/>
    <w:rsid w:val="00AC38E7"/>
    <w:rsid w:val="00AC3B80"/>
    <w:rsid w:val="00AC3BDB"/>
    <w:rsid w:val="00AC3CE0"/>
    <w:rsid w:val="00AC3DB1"/>
    <w:rsid w:val="00AC3F41"/>
    <w:rsid w:val="00AC40BD"/>
    <w:rsid w:val="00AC43B1"/>
    <w:rsid w:val="00AC46F6"/>
    <w:rsid w:val="00AC4D6A"/>
    <w:rsid w:val="00AC4ECE"/>
    <w:rsid w:val="00AC5350"/>
    <w:rsid w:val="00AC55A8"/>
    <w:rsid w:val="00AC5A66"/>
    <w:rsid w:val="00AC5CC2"/>
    <w:rsid w:val="00AC5CDE"/>
    <w:rsid w:val="00AC5D33"/>
    <w:rsid w:val="00AC5E3F"/>
    <w:rsid w:val="00AC6879"/>
    <w:rsid w:val="00AC6BA9"/>
    <w:rsid w:val="00AC6F74"/>
    <w:rsid w:val="00AC7533"/>
    <w:rsid w:val="00AC7606"/>
    <w:rsid w:val="00AC7D41"/>
    <w:rsid w:val="00AC7E51"/>
    <w:rsid w:val="00AD077B"/>
    <w:rsid w:val="00AD0871"/>
    <w:rsid w:val="00AD08A0"/>
    <w:rsid w:val="00AD0F00"/>
    <w:rsid w:val="00AD1158"/>
    <w:rsid w:val="00AD117F"/>
    <w:rsid w:val="00AD1249"/>
    <w:rsid w:val="00AD143A"/>
    <w:rsid w:val="00AD1F0F"/>
    <w:rsid w:val="00AD2189"/>
    <w:rsid w:val="00AD2B35"/>
    <w:rsid w:val="00AD2F89"/>
    <w:rsid w:val="00AD2FB3"/>
    <w:rsid w:val="00AD3187"/>
    <w:rsid w:val="00AD3386"/>
    <w:rsid w:val="00AD33EA"/>
    <w:rsid w:val="00AD407D"/>
    <w:rsid w:val="00AD40E7"/>
    <w:rsid w:val="00AD4367"/>
    <w:rsid w:val="00AD4915"/>
    <w:rsid w:val="00AD4CD3"/>
    <w:rsid w:val="00AD4DD9"/>
    <w:rsid w:val="00AD5281"/>
    <w:rsid w:val="00AD6926"/>
    <w:rsid w:val="00AD6ABF"/>
    <w:rsid w:val="00AD6C84"/>
    <w:rsid w:val="00AD6EE2"/>
    <w:rsid w:val="00AD7B65"/>
    <w:rsid w:val="00AD7B76"/>
    <w:rsid w:val="00AD7F8A"/>
    <w:rsid w:val="00AE06F9"/>
    <w:rsid w:val="00AE0AE9"/>
    <w:rsid w:val="00AE0FEC"/>
    <w:rsid w:val="00AE0FFF"/>
    <w:rsid w:val="00AE113E"/>
    <w:rsid w:val="00AE16D4"/>
    <w:rsid w:val="00AE183B"/>
    <w:rsid w:val="00AE1A5D"/>
    <w:rsid w:val="00AE2498"/>
    <w:rsid w:val="00AE2B94"/>
    <w:rsid w:val="00AE33D9"/>
    <w:rsid w:val="00AE370D"/>
    <w:rsid w:val="00AE37B7"/>
    <w:rsid w:val="00AE3DED"/>
    <w:rsid w:val="00AE4215"/>
    <w:rsid w:val="00AE4288"/>
    <w:rsid w:val="00AE4435"/>
    <w:rsid w:val="00AE47CB"/>
    <w:rsid w:val="00AE5019"/>
    <w:rsid w:val="00AE570D"/>
    <w:rsid w:val="00AE682F"/>
    <w:rsid w:val="00AE6C59"/>
    <w:rsid w:val="00AE75FB"/>
    <w:rsid w:val="00AE76A7"/>
    <w:rsid w:val="00AE7A2B"/>
    <w:rsid w:val="00AF006E"/>
    <w:rsid w:val="00AF02C8"/>
    <w:rsid w:val="00AF0863"/>
    <w:rsid w:val="00AF0EEF"/>
    <w:rsid w:val="00AF10B5"/>
    <w:rsid w:val="00AF13E4"/>
    <w:rsid w:val="00AF17E5"/>
    <w:rsid w:val="00AF181A"/>
    <w:rsid w:val="00AF29AF"/>
    <w:rsid w:val="00AF2C2D"/>
    <w:rsid w:val="00AF30AE"/>
    <w:rsid w:val="00AF3590"/>
    <w:rsid w:val="00AF368B"/>
    <w:rsid w:val="00AF3A99"/>
    <w:rsid w:val="00AF4077"/>
    <w:rsid w:val="00AF414C"/>
    <w:rsid w:val="00AF4803"/>
    <w:rsid w:val="00AF4AD4"/>
    <w:rsid w:val="00AF4E48"/>
    <w:rsid w:val="00AF5127"/>
    <w:rsid w:val="00AF5482"/>
    <w:rsid w:val="00AF56C2"/>
    <w:rsid w:val="00AF56CC"/>
    <w:rsid w:val="00AF580F"/>
    <w:rsid w:val="00AF60D1"/>
    <w:rsid w:val="00AF74DD"/>
    <w:rsid w:val="00AF7A3F"/>
    <w:rsid w:val="00AF7C50"/>
    <w:rsid w:val="00AF7F3A"/>
    <w:rsid w:val="00B000CC"/>
    <w:rsid w:val="00B0069C"/>
    <w:rsid w:val="00B0072A"/>
    <w:rsid w:val="00B01498"/>
    <w:rsid w:val="00B018E1"/>
    <w:rsid w:val="00B01C13"/>
    <w:rsid w:val="00B01CD1"/>
    <w:rsid w:val="00B022B7"/>
    <w:rsid w:val="00B02392"/>
    <w:rsid w:val="00B02450"/>
    <w:rsid w:val="00B02CE8"/>
    <w:rsid w:val="00B03587"/>
    <w:rsid w:val="00B035D4"/>
    <w:rsid w:val="00B03C5A"/>
    <w:rsid w:val="00B03FB2"/>
    <w:rsid w:val="00B04171"/>
    <w:rsid w:val="00B04638"/>
    <w:rsid w:val="00B04AEE"/>
    <w:rsid w:val="00B04C4C"/>
    <w:rsid w:val="00B04F52"/>
    <w:rsid w:val="00B0507F"/>
    <w:rsid w:val="00B054B0"/>
    <w:rsid w:val="00B05770"/>
    <w:rsid w:val="00B06242"/>
    <w:rsid w:val="00B0658F"/>
    <w:rsid w:val="00B066BE"/>
    <w:rsid w:val="00B06A73"/>
    <w:rsid w:val="00B06FE9"/>
    <w:rsid w:val="00B07454"/>
    <w:rsid w:val="00B07BCF"/>
    <w:rsid w:val="00B07CC6"/>
    <w:rsid w:val="00B102CA"/>
    <w:rsid w:val="00B104D6"/>
    <w:rsid w:val="00B105D6"/>
    <w:rsid w:val="00B111D3"/>
    <w:rsid w:val="00B11252"/>
    <w:rsid w:val="00B112B6"/>
    <w:rsid w:val="00B114DA"/>
    <w:rsid w:val="00B11644"/>
    <w:rsid w:val="00B11DEA"/>
    <w:rsid w:val="00B12143"/>
    <w:rsid w:val="00B124A9"/>
    <w:rsid w:val="00B12993"/>
    <w:rsid w:val="00B12F66"/>
    <w:rsid w:val="00B12F72"/>
    <w:rsid w:val="00B12F74"/>
    <w:rsid w:val="00B13020"/>
    <w:rsid w:val="00B131A8"/>
    <w:rsid w:val="00B131F0"/>
    <w:rsid w:val="00B13211"/>
    <w:rsid w:val="00B13300"/>
    <w:rsid w:val="00B1350F"/>
    <w:rsid w:val="00B13532"/>
    <w:rsid w:val="00B13D0F"/>
    <w:rsid w:val="00B14077"/>
    <w:rsid w:val="00B1412A"/>
    <w:rsid w:val="00B1450C"/>
    <w:rsid w:val="00B14699"/>
    <w:rsid w:val="00B146BA"/>
    <w:rsid w:val="00B14779"/>
    <w:rsid w:val="00B147C1"/>
    <w:rsid w:val="00B14BB6"/>
    <w:rsid w:val="00B1586F"/>
    <w:rsid w:val="00B158DA"/>
    <w:rsid w:val="00B16096"/>
    <w:rsid w:val="00B1626A"/>
    <w:rsid w:val="00B163DA"/>
    <w:rsid w:val="00B165F6"/>
    <w:rsid w:val="00B166C8"/>
    <w:rsid w:val="00B166EF"/>
    <w:rsid w:val="00B16780"/>
    <w:rsid w:val="00B16B64"/>
    <w:rsid w:val="00B16B9F"/>
    <w:rsid w:val="00B16BF4"/>
    <w:rsid w:val="00B16D3E"/>
    <w:rsid w:val="00B16FA0"/>
    <w:rsid w:val="00B17A45"/>
    <w:rsid w:val="00B17AC6"/>
    <w:rsid w:val="00B20181"/>
    <w:rsid w:val="00B204C1"/>
    <w:rsid w:val="00B207A8"/>
    <w:rsid w:val="00B20ABD"/>
    <w:rsid w:val="00B20F2E"/>
    <w:rsid w:val="00B21084"/>
    <w:rsid w:val="00B21A02"/>
    <w:rsid w:val="00B21B4A"/>
    <w:rsid w:val="00B21E7F"/>
    <w:rsid w:val="00B21FB0"/>
    <w:rsid w:val="00B22A1B"/>
    <w:rsid w:val="00B22E20"/>
    <w:rsid w:val="00B22F5B"/>
    <w:rsid w:val="00B23624"/>
    <w:rsid w:val="00B238E6"/>
    <w:rsid w:val="00B238FE"/>
    <w:rsid w:val="00B2465E"/>
    <w:rsid w:val="00B2468E"/>
    <w:rsid w:val="00B247F1"/>
    <w:rsid w:val="00B2492E"/>
    <w:rsid w:val="00B24AC7"/>
    <w:rsid w:val="00B24BB7"/>
    <w:rsid w:val="00B24DC2"/>
    <w:rsid w:val="00B250FA"/>
    <w:rsid w:val="00B253C2"/>
    <w:rsid w:val="00B253FD"/>
    <w:rsid w:val="00B25BB8"/>
    <w:rsid w:val="00B262A6"/>
    <w:rsid w:val="00B26361"/>
    <w:rsid w:val="00B26C38"/>
    <w:rsid w:val="00B26CA1"/>
    <w:rsid w:val="00B26D75"/>
    <w:rsid w:val="00B271F3"/>
    <w:rsid w:val="00B27AAD"/>
    <w:rsid w:val="00B27E94"/>
    <w:rsid w:val="00B30195"/>
    <w:rsid w:val="00B30427"/>
    <w:rsid w:val="00B30760"/>
    <w:rsid w:val="00B3093F"/>
    <w:rsid w:val="00B30C29"/>
    <w:rsid w:val="00B310AE"/>
    <w:rsid w:val="00B31679"/>
    <w:rsid w:val="00B3174E"/>
    <w:rsid w:val="00B31902"/>
    <w:rsid w:val="00B3198A"/>
    <w:rsid w:val="00B31C6E"/>
    <w:rsid w:val="00B31D16"/>
    <w:rsid w:val="00B31D1C"/>
    <w:rsid w:val="00B3204E"/>
    <w:rsid w:val="00B320D5"/>
    <w:rsid w:val="00B32551"/>
    <w:rsid w:val="00B32839"/>
    <w:rsid w:val="00B32859"/>
    <w:rsid w:val="00B32897"/>
    <w:rsid w:val="00B32C03"/>
    <w:rsid w:val="00B33094"/>
    <w:rsid w:val="00B332DE"/>
    <w:rsid w:val="00B332E4"/>
    <w:rsid w:val="00B3392A"/>
    <w:rsid w:val="00B3397E"/>
    <w:rsid w:val="00B33DA3"/>
    <w:rsid w:val="00B33DC2"/>
    <w:rsid w:val="00B33E65"/>
    <w:rsid w:val="00B33F56"/>
    <w:rsid w:val="00B33F58"/>
    <w:rsid w:val="00B34666"/>
    <w:rsid w:val="00B34776"/>
    <w:rsid w:val="00B34C45"/>
    <w:rsid w:val="00B35276"/>
    <w:rsid w:val="00B35758"/>
    <w:rsid w:val="00B3595C"/>
    <w:rsid w:val="00B359FC"/>
    <w:rsid w:val="00B35C1B"/>
    <w:rsid w:val="00B35FC2"/>
    <w:rsid w:val="00B3602E"/>
    <w:rsid w:val="00B360CC"/>
    <w:rsid w:val="00B36A30"/>
    <w:rsid w:val="00B371E4"/>
    <w:rsid w:val="00B377A8"/>
    <w:rsid w:val="00B37A3F"/>
    <w:rsid w:val="00B37AC3"/>
    <w:rsid w:val="00B40F6A"/>
    <w:rsid w:val="00B4149F"/>
    <w:rsid w:val="00B414E4"/>
    <w:rsid w:val="00B4157D"/>
    <w:rsid w:val="00B41841"/>
    <w:rsid w:val="00B418BE"/>
    <w:rsid w:val="00B41A97"/>
    <w:rsid w:val="00B41AC2"/>
    <w:rsid w:val="00B41BFC"/>
    <w:rsid w:val="00B41FE8"/>
    <w:rsid w:val="00B42281"/>
    <w:rsid w:val="00B4268B"/>
    <w:rsid w:val="00B4295E"/>
    <w:rsid w:val="00B4295F"/>
    <w:rsid w:val="00B42B7A"/>
    <w:rsid w:val="00B42F1B"/>
    <w:rsid w:val="00B432D8"/>
    <w:rsid w:val="00B4334D"/>
    <w:rsid w:val="00B4337F"/>
    <w:rsid w:val="00B43691"/>
    <w:rsid w:val="00B43904"/>
    <w:rsid w:val="00B43D9D"/>
    <w:rsid w:val="00B43EF5"/>
    <w:rsid w:val="00B444A3"/>
    <w:rsid w:val="00B44533"/>
    <w:rsid w:val="00B44E8E"/>
    <w:rsid w:val="00B44F90"/>
    <w:rsid w:val="00B45651"/>
    <w:rsid w:val="00B45B4D"/>
    <w:rsid w:val="00B45B79"/>
    <w:rsid w:val="00B45F28"/>
    <w:rsid w:val="00B4605E"/>
    <w:rsid w:val="00B4616D"/>
    <w:rsid w:val="00B46415"/>
    <w:rsid w:val="00B46477"/>
    <w:rsid w:val="00B4671D"/>
    <w:rsid w:val="00B46852"/>
    <w:rsid w:val="00B46951"/>
    <w:rsid w:val="00B46AE7"/>
    <w:rsid w:val="00B46D99"/>
    <w:rsid w:val="00B47011"/>
    <w:rsid w:val="00B470A4"/>
    <w:rsid w:val="00B47457"/>
    <w:rsid w:val="00B475BA"/>
    <w:rsid w:val="00B47661"/>
    <w:rsid w:val="00B47B1B"/>
    <w:rsid w:val="00B50421"/>
    <w:rsid w:val="00B50805"/>
    <w:rsid w:val="00B50908"/>
    <w:rsid w:val="00B5091E"/>
    <w:rsid w:val="00B509F7"/>
    <w:rsid w:val="00B50F5C"/>
    <w:rsid w:val="00B515DE"/>
    <w:rsid w:val="00B517F9"/>
    <w:rsid w:val="00B51EAA"/>
    <w:rsid w:val="00B52001"/>
    <w:rsid w:val="00B5200C"/>
    <w:rsid w:val="00B521DF"/>
    <w:rsid w:val="00B523CD"/>
    <w:rsid w:val="00B526CA"/>
    <w:rsid w:val="00B526F8"/>
    <w:rsid w:val="00B52741"/>
    <w:rsid w:val="00B52D04"/>
    <w:rsid w:val="00B52F97"/>
    <w:rsid w:val="00B5314D"/>
    <w:rsid w:val="00B531D2"/>
    <w:rsid w:val="00B53290"/>
    <w:rsid w:val="00B536EA"/>
    <w:rsid w:val="00B53D44"/>
    <w:rsid w:val="00B53F0C"/>
    <w:rsid w:val="00B54081"/>
    <w:rsid w:val="00B5428B"/>
    <w:rsid w:val="00B54746"/>
    <w:rsid w:val="00B5488A"/>
    <w:rsid w:val="00B54FF8"/>
    <w:rsid w:val="00B55A3A"/>
    <w:rsid w:val="00B55A9F"/>
    <w:rsid w:val="00B55AC5"/>
    <w:rsid w:val="00B55E0F"/>
    <w:rsid w:val="00B55E1D"/>
    <w:rsid w:val="00B56022"/>
    <w:rsid w:val="00B565DD"/>
    <w:rsid w:val="00B567D6"/>
    <w:rsid w:val="00B56C12"/>
    <w:rsid w:val="00B56C5C"/>
    <w:rsid w:val="00B56CB6"/>
    <w:rsid w:val="00B5758F"/>
    <w:rsid w:val="00B578F7"/>
    <w:rsid w:val="00B57B91"/>
    <w:rsid w:val="00B57F96"/>
    <w:rsid w:val="00B60600"/>
    <w:rsid w:val="00B6084D"/>
    <w:rsid w:val="00B60907"/>
    <w:rsid w:val="00B60ECA"/>
    <w:rsid w:val="00B6142E"/>
    <w:rsid w:val="00B616E3"/>
    <w:rsid w:val="00B61948"/>
    <w:rsid w:val="00B61EAD"/>
    <w:rsid w:val="00B6215C"/>
    <w:rsid w:val="00B626A8"/>
    <w:rsid w:val="00B626C9"/>
    <w:rsid w:val="00B62945"/>
    <w:rsid w:val="00B62CE0"/>
    <w:rsid w:val="00B62D61"/>
    <w:rsid w:val="00B62D70"/>
    <w:rsid w:val="00B62FC6"/>
    <w:rsid w:val="00B62FFA"/>
    <w:rsid w:val="00B6323B"/>
    <w:rsid w:val="00B63258"/>
    <w:rsid w:val="00B635EB"/>
    <w:rsid w:val="00B63944"/>
    <w:rsid w:val="00B639BA"/>
    <w:rsid w:val="00B63A72"/>
    <w:rsid w:val="00B63D16"/>
    <w:rsid w:val="00B63E20"/>
    <w:rsid w:val="00B63EE3"/>
    <w:rsid w:val="00B64469"/>
    <w:rsid w:val="00B64556"/>
    <w:rsid w:val="00B64779"/>
    <w:rsid w:val="00B64F40"/>
    <w:rsid w:val="00B6500F"/>
    <w:rsid w:val="00B658C6"/>
    <w:rsid w:val="00B65B85"/>
    <w:rsid w:val="00B65CC6"/>
    <w:rsid w:val="00B65F5C"/>
    <w:rsid w:val="00B661B8"/>
    <w:rsid w:val="00B66243"/>
    <w:rsid w:val="00B666DD"/>
    <w:rsid w:val="00B66D87"/>
    <w:rsid w:val="00B66F8C"/>
    <w:rsid w:val="00B6712A"/>
    <w:rsid w:val="00B6720F"/>
    <w:rsid w:val="00B67211"/>
    <w:rsid w:val="00B67A3F"/>
    <w:rsid w:val="00B67B2E"/>
    <w:rsid w:val="00B67C1B"/>
    <w:rsid w:val="00B67CB4"/>
    <w:rsid w:val="00B67E99"/>
    <w:rsid w:val="00B67F5F"/>
    <w:rsid w:val="00B70208"/>
    <w:rsid w:val="00B70878"/>
    <w:rsid w:val="00B70B1B"/>
    <w:rsid w:val="00B70B27"/>
    <w:rsid w:val="00B70EED"/>
    <w:rsid w:val="00B70F43"/>
    <w:rsid w:val="00B71277"/>
    <w:rsid w:val="00B716ED"/>
    <w:rsid w:val="00B7199F"/>
    <w:rsid w:val="00B71FEC"/>
    <w:rsid w:val="00B72471"/>
    <w:rsid w:val="00B726B4"/>
    <w:rsid w:val="00B72A98"/>
    <w:rsid w:val="00B73389"/>
    <w:rsid w:val="00B735F0"/>
    <w:rsid w:val="00B73C01"/>
    <w:rsid w:val="00B73FA0"/>
    <w:rsid w:val="00B7468F"/>
    <w:rsid w:val="00B749BB"/>
    <w:rsid w:val="00B74B42"/>
    <w:rsid w:val="00B74BF6"/>
    <w:rsid w:val="00B74E7D"/>
    <w:rsid w:val="00B74FA2"/>
    <w:rsid w:val="00B7507D"/>
    <w:rsid w:val="00B751DE"/>
    <w:rsid w:val="00B75545"/>
    <w:rsid w:val="00B75975"/>
    <w:rsid w:val="00B75B62"/>
    <w:rsid w:val="00B7615D"/>
    <w:rsid w:val="00B76407"/>
    <w:rsid w:val="00B76671"/>
    <w:rsid w:val="00B767F7"/>
    <w:rsid w:val="00B76823"/>
    <w:rsid w:val="00B76E59"/>
    <w:rsid w:val="00B77007"/>
    <w:rsid w:val="00B7702D"/>
    <w:rsid w:val="00B770AD"/>
    <w:rsid w:val="00B77505"/>
    <w:rsid w:val="00B775B4"/>
    <w:rsid w:val="00B777C8"/>
    <w:rsid w:val="00B77AAE"/>
    <w:rsid w:val="00B77B46"/>
    <w:rsid w:val="00B77C7C"/>
    <w:rsid w:val="00B80464"/>
    <w:rsid w:val="00B806DC"/>
    <w:rsid w:val="00B809C6"/>
    <w:rsid w:val="00B80B45"/>
    <w:rsid w:val="00B80DDB"/>
    <w:rsid w:val="00B80F57"/>
    <w:rsid w:val="00B810D7"/>
    <w:rsid w:val="00B81AA4"/>
    <w:rsid w:val="00B82281"/>
    <w:rsid w:val="00B827CB"/>
    <w:rsid w:val="00B829C1"/>
    <w:rsid w:val="00B82D05"/>
    <w:rsid w:val="00B82F67"/>
    <w:rsid w:val="00B833BA"/>
    <w:rsid w:val="00B83725"/>
    <w:rsid w:val="00B837D0"/>
    <w:rsid w:val="00B8394A"/>
    <w:rsid w:val="00B839C7"/>
    <w:rsid w:val="00B839DC"/>
    <w:rsid w:val="00B83E03"/>
    <w:rsid w:val="00B847F0"/>
    <w:rsid w:val="00B849E4"/>
    <w:rsid w:val="00B84C52"/>
    <w:rsid w:val="00B8521D"/>
    <w:rsid w:val="00B85385"/>
    <w:rsid w:val="00B857DB"/>
    <w:rsid w:val="00B85CB2"/>
    <w:rsid w:val="00B85D92"/>
    <w:rsid w:val="00B85DD2"/>
    <w:rsid w:val="00B8601F"/>
    <w:rsid w:val="00B86582"/>
    <w:rsid w:val="00B865BF"/>
    <w:rsid w:val="00B86D9B"/>
    <w:rsid w:val="00B86FDF"/>
    <w:rsid w:val="00B877DB"/>
    <w:rsid w:val="00B87A72"/>
    <w:rsid w:val="00B87BE2"/>
    <w:rsid w:val="00B87CFE"/>
    <w:rsid w:val="00B87CFF"/>
    <w:rsid w:val="00B87DF4"/>
    <w:rsid w:val="00B87F9A"/>
    <w:rsid w:val="00B90101"/>
    <w:rsid w:val="00B902D4"/>
    <w:rsid w:val="00B9065A"/>
    <w:rsid w:val="00B909E0"/>
    <w:rsid w:val="00B90A20"/>
    <w:rsid w:val="00B90ECF"/>
    <w:rsid w:val="00B90F86"/>
    <w:rsid w:val="00B9107C"/>
    <w:rsid w:val="00B912A2"/>
    <w:rsid w:val="00B915BA"/>
    <w:rsid w:val="00B91ADC"/>
    <w:rsid w:val="00B91E72"/>
    <w:rsid w:val="00B92423"/>
    <w:rsid w:val="00B924BC"/>
    <w:rsid w:val="00B92722"/>
    <w:rsid w:val="00B92917"/>
    <w:rsid w:val="00B9295E"/>
    <w:rsid w:val="00B92979"/>
    <w:rsid w:val="00B92F80"/>
    <w:rsid w:val="00B9321C"/>
    <w:rsid w:val="00B932E4"/>
    <w:rsid w:val="00B93313"/>
    <w:rsid w:val="00B93330"/>
    <w:rsid w:val="00B936AD"/>
    <w:rsid w:val="00B9389B"/>
    <w:rsid w:val="00B93A5E"/>
    <w:rsid w:val="00B94086"/>
    <w:rsid w:val="00B94232"/>
    <w:rsid w:val="00B94466"/>
    <w:rsid w:val="00B946E6"/>
    <w:rsid w:val="00B947E8"/>
    <w:rsid w:val="00B949B1"/>
    <w:rsid w:val="00B94A4B"/>
    <w:rsid w:val="00B94D1C"/>
    <w:rsid w:val="00B955EA"/>
    <w:rsid w:val="00B9576D"/>
    <w:rsid w:val="00B95843"/>
    <w:rsid w:val="00B95C4E"/>
    <w:rsid w:val="00B95D11"/>
    <w:rsid w:val="00B96001"/>
    <w:rsid w:val="00B9617B"/>
    <w:rsid w:val="00B961A1"/>
    <w:rsid w:val="00B9628C"/>
    <w:rsid w:val="00B962FF"/>
    <w:rsid w:val="00B96A58"/>
    <w:rsid w:val="00B96B4F"/>
    <w:rsid w:val="00B97112"/>
    <w:rsid w:val="00B97CE9"/>
    <w:rsid w:val="00B97EE1"/>
    <w:rsid w:val="00B97F2A"/>
    <w:rsid w:val="00B97FD4"/>
    <w:rsid w:val="00BA03F0"/>
    <w:rsid w:val="00BA0617"/>
    <w:rsid w:val="00BA0AAC"/>
    <w:rsid w:val="00BA0CC8"/>
    <w:rsid w:val="00BA0E15"/>
    <w:rsid w:val="00BA1A8D"/>
    <w:rsid w:val="00BA28C4"/>
    <w:rsid w:val="00BA2AE7"/>
    <w:rsid w:val="00BA2BF8"/>
    <w:rsid w:val="00BA2D28"/>
    <w:rsid w:val="00BA2F86"/>
    <w:rsid w:val="00BA30D1"/>
    <w:rsid w:val="00BA321C"/>
    <w:rsid w:val="00BA36DA"/>
    <w:rsid w:val="00BA3C6A"/>
    <w:rsid w:val="00BA3D34"/>
    <w:rsid w:val="00BA3EA4"/>
    <w:rsid w:val="00BA450D"/>
    <w:rsid w:val="00BA452F"/>
    <w:rsid w:val="00BA4AF8"/>
    <w:rsid w:val="00BA50A7"/>
    <w:rsid w:val="00BA5279"/>
    <w:rsid w:val="00BA5367"/>
    <w:rsid w:val="00BA54DD"/>
    <w:rsid w:val="00BA5ACC"/>
    <w:rsid w:val="00BA5C54"/>
    <w:rsid w:val="00BA5E9F"/>
    <w:rsid w:val="00BA6352"/>
    <w:rsid w:val="00BA69B4"/>
    <w:rsid w:val="00BA6A39"/>
    <w:rsid w:val="00BA6DCE"/>
    <w:rsid w:val="00BA6E33"/>
    <w:rsid w:val="00BA718C"/>
    <w:rsid w:val="00BA7B2F"/>
    <w:rsid w:val="00BA7D0E"/>
    <w:rsid w:val="00BA7EC9"/>
    <w:rsid w:val="00BB06D5"/>
    <w:rsid w:val="00BB0817"/>
    <w:rsid w:val="00BB0DF5"/>
    <w:rsid w:val="00BB0EE0"/>
    <w:rsid w:val="00BB0FB0"/>
    <w:rsid w:val="00BB18F6"/>
    <w:rsid w:val="00BB1D01"/>
    <w:rsid w:val="00BB20BB"/>
    <w:rsid w:val="00BB22B4"/>
    <w:rsid w:val="00BB2469"/>
    <w:rsid w:val="00BB26C2"/>
    <w:rsid w:val="00BB2850"/>
    <w:rsid w:val="00BB285F"/>
    <w:rsid w:val="00BB298B"/>
    <w:rsid w:val="00BB2A9D"/>
    <w:rsid w:val="00BB2DB0"/>
    <w:rsid w:val="00BB2F64"/>
    <w:rsid w:val="00BB306C"/>
    <w:rsid w:val="00BB30DB"/>
    <w:rsid w:val="00BB3581"/>
    <w:rsid w:val="00BB364D"/>
    <w:rsid w:val="00BB4128"/>
    <w:rsid w:val="00BB41D6"/>
    <w:rsid w:val="00BB44D0"/>
    <w:rsid w:val="00BB45DF"/>
    <w:rsid w:val="00BB4670"/>
    <w:rsid w:val="00BB488D"/>
    <w:rsid w:val="00BB502A"/>
    <w:rsid w:val="00BB5AB6"/>
    <w:rsid w:val="00BB5C53"/>
    <w:rsid w:val="00BB5F5B"/>
    <w:rsid w:val="00BB6138"/>
    <w:rsid w:val="00BB62F9"/>
    <w:rsid w:val="00BB6468"/>
    <w:rsid w:val="00BB6718"/>
    <w:rsid w:val="00BB6844"/>
    <w:rsid w:val="00BB6E1D"/>
    <w:rsid w:val="00BB70E0"/>
    <w:rsid w:val="00BB744F"/>
    <w:rsid w:val="00BB74B1"/>
    <w:rsid w:val="00BB75E0"/>
    <w:rsid w:val="00BB75EF"/>
    <w:rsid w:val="00BB7F6B"/>
    <w:rsid w:val="00BC0336"/>
    <w:rsid w:val="00BC0368"/>
    <w:rsid w:val="00BC0504"/>
    <w:rsid w:val="00BC06D4"/>
    <w:rsid w:val="00BC0A26"/>
    <w:rsid w:val="00BC0DCF"/>
    <w:rsid w:val="00BC139E"/>
    <w:rsid w:val="00BC14C1"/>
    <w:rsid w:val="00BC1530"/>
    <w:rsid w:val="00BC1ADC"/>
    <w:rsid w:val="00BC1B71"/>
    <w:rsid w:val="00BC1D1E"/>
    <w:rsid w:val="00BC220F"/>
    <w:rsid w:val="00BC232C"/>
    <w:rsid w:val="00BC2746"/>
    <w:rsid w:val="00BC2774"/>
    <w:rsid w:val="00BC2859"/>
    <w:rsid w:val="00BC2F15"/>
    <w:rsid w:val="00BC3469"/>
    <w:rsid w:val="00BC3811"/>
    <w:rsid w:val="00BC383B"/>
    <w:rsid w:val="00BC38FC"/>
    <w:rsid w:val="00BC398A"/>
    <w:rsid w:val="00BC39DE"/>
    <w:rsid w:val="00BC4068"/>
    <w:rsid w:val="00BC4481"/>
    <w:rsid w:val="00BC48B4"/>
    <w:rsid w:val="00BC4976"/>
    <w:rsid w:val="00BC4E69"/>
    <w:rsid w:val="00BC58A9"/>
    <w:rsid w:val="00BC5B3F"/>
    <w:rsid w:val="00BC5F4C"/>
    <w:rsid w:val="00BC6A4D"/>
    <w:rsid w:val="00BC70E1"/>
    <w:rsid w:val="00BC778D"/>
    <w:rsid w:val="00BC783F"/>
    <w:rsid w:val="00BC7B99"/>
    <w:rsid w:val="00BC7F56"/>
    <w:rsid w:val="00BD0A9C"/>
    <w:rsid w:val="00BD105D"/>
    <w:rsid w:val="00BD12AD"/>
    <w:rsid w:val="00BD15A0"/>
    <w:rsid w:val="00BD1EDF"/>
    <w:rsid w:val="00BD23E1"/>
    <w:rsid w:val="00BD275E"/>
    <w:rsid w:val="00BD2864"/>
    <w:rsid w:val="00BD29C3"/>
    <w:rsid w:val="00BD2D03"/>
    <w:rsid w:val="00BD354B"/>
    <w:rsid w:val="00BD36B8"/>
    <w:rsid w:val="00BD37BB"/>
    <w:rsid w:val="00BD3AEE"/>
    <w:rsid w:val="00BD3B43"/>
    <w:rsid w:val="00BD488D"/>
    <w:rsid w:val="00BD4910"/>
    <w:rsid w:val="00BD4A6F"/>
    <w:rsid w:val="00BD4A83"/>
    <w:rsid w:val="00BD4DDC"/>
    <w:rsid w:val="00BD4E72"/>
    <w:rsid w:val="00BD517B"/>
    <w:rsid w:val="00BD53F9"/>
    <w:rsid w:val="00BD62F1"/>
    <w:rsid w:val="00BD6338"/>
    <w:rsid w:val="00BD67B3"/>
    <w:rsid w:val="00BD6917"/>
    <w:rsid w:val="00BD698E"/>
    <w:rsid w:val="00BD6C63"/>
    <w:rsid w:val="00BD739A"/>
    <w:rsid w:val="00BD740E"/>
    <w:rsid w:val="00BD7480"/>
    <w:rsid w:val="00BD75F2"/>
    <w:rsid w:val="00BD77DA"/>
    <w:rsid w:val="00BD7802"/>
    <w:rsid w:val="00BD7E93"/>
    <w:rsid w:val="00BE0109"/>
    <w:rsid w:val="00BE0419"/>
    <w:rsid w:val="00BE077D"/>
    <w:rsid w:val="00BE0AFD"/>
    <w:rsid w:val="00BE0B98"/>
    <w:rsid w:val="00BE0C26"/>
    <w:rsid w:val="00BE0CB2"/>
    <w:rsid w:val="00BE0E0E"/>
    <w:rsid w:val="00BE1311"/>
    <w:rsid w:val="00BE1AA5"/>
    <w:rsid w:val="00BE1C39"/>
    <w:rsid w:val="00BE1C7D"/>
    <w:rsid w:val="00BE1E29"/>
    <w:rsid w:val="00BE20F0"/>
    <w:rsid w:val="00BE2373"/>
    <w:rsid w:val="00BE268C"/>
    <w:rsid w:val="00BE2832"/>
    <w:rsid w:val="00BE3191"/>
    <w:rsid w:val="00BE336C"/>
    <w:rsid w:val="00BE3559"/>
    <w:rsid w:val="00BE3981"/>
    <w:rsid w:val="00BE3AB2"/>
    <w:rsid w:val="00BE3B9E"/>
    <w:rsid w:val="00BE41E0"/>
    <w:rsid w:val="00BE4421"/>
    <w:rsid w:val="00BE48DD"/>
    <w:rsid w:val="00BE51D1"/>
    <w:rsid w:val="00BE55FB"/>
    <w:rsid w:val="00BE57C9"/>
    <w:rsid w:val="00BE60A7"/>
    <w:rsid w:val="00BE67D9"/>
    <w:rsid w:val="00BE68ED"/>
    <w:rsid w:val="00BE68EE"/>
    <w:rsid w:val="00BE6A73"/>
    <w:rsid w:val="00BE6CDA"/>
    <w:rsid w:val="00BF0160"/>
    <w:rsid w:val="00BF03F8"/>
    <w:rsid w:val="00BF0559"/>
    <w:rsid w:val="00BF08FD"/>
    <w:rsid w:val="00BF0CD9"/>
    <w:rsid w:val="00BF1815"/>
    <w:rsid w:val="00BF1EB9"/>
    <w:rsid w:val="00BF20FC"/>
    <w:rsid w:val="00BF27AD"/>
    <w:rsid w:val="00BF35D3"/>
    <w:rsid w:val="00BF370B"/>
    <w:rsid w:val="00BF37E0"/>
    <w:rsid w:val="00BF38CB"/>
    <w:rsid w:val="00BF3A9F"/>
    <w:rsid w:val="00BF3B93"/>
    <w:rsid w:val="00BF4426"/>
    <w:rsid w:val="00BF466C"/>
    <w:rsid w:val="00BF4687"/>
    <w:rsid w:val="00BF4A0F"/>
    <w:rsid w:val="00BF509C"/>
    <w:rsid w:val="00BF5F93"/>
    <w:rsid w:val="00BF6580"/>
    <w:rsid w:val="00BF6B93"/>
    <w:rsid w:val="00BF6D6C"/>
    <w:rsid w:val="00BF6F8F"/>
    <w:rsid w:val="00BF7431"/>
    <w:rsid w:val="00BF7786"/>
    <w:rsid w:val="00BF77F3"/>
    <w:rsid w:val="00BF7867"/>
    <w:rsid w:val="00BF7F79"/>
    <w:rsid w:val="00C0000B"/>
    <w:rsid w:val="00C0024D"/>
    <w:rsid w:val="00C0060D"/>
    <w:rsid w:val="00C00CB9"/>
    <w:rsid w:val="00C00D35"/>
    <w:rsid w:val="00C00E39"/>
    <w:rsid w:val="00C01037"/>
    <w:rsid w:val="00C015A1"/>
    <w:rsid w:val="00C016A6"/>
    <w:rsid w:val="00C01A15"/>
    <w:rsid w:val="00C01D50"/>
    <w:rsid w:val="00C022B6"/>
    <w:rsid w:val="00C022E5"/>
    <w:rsid w:val="00C02533"/>
    <w:rsid w:val="00C02757"/>
    <w:rsid w:val="00C027F2"/>
    <w:rsid w:val="00C0287E"/>
    <w:rsid w:val="00C0295D"/>
    <w:rsid w:val="00C02B85"/>
    <w:rsid w:val="00C02D43"/>
    <w:rsid w:val="00C02D9B"/>
    <w:rsid w:val="00C02E65"/>
    <w:rsid w:val="00C02E9C"/>
    <w:rsid w:val="00C02F31"/>
    <w:rsid w:val="00C033DF"/>
    <w:rsid w:val="00C034D5"/>
    <w:rsid w:val="00C03CFB"/>
    <w:rsid w:val="00C04452"/>
    <w:rsid w:val="00C04927"/>
    <w:rsid w:val="00C0494A"/>
    <w:rsid w:val="00C049FB"/>
    <w:rsid w:val="00C04AB8"/>
    <w:rsid w:val="00C04EA5"/>
    <w:rsid w:val="00C05408"/>
    <w:rsid w:val="00C0581C"/>
    <w:rsid w:val="00C059DC"/>
    <w:rsid w:val="00C05B76"/>
    <w:rsid w:val="00C05C10"/>
    <w:rsid w:val="00C05CDE"/>
    <w:rsid w:val="00C066A4"/>
    <w:rsid w:val="00C066D8"/>
    <w:rsid w:val="00C06794"/>
    <w:rsid w:val="00C06978"/>
    <w:rsid w:val="00C06B7C"/>
    <w:rsid w:val="00C06D6A"/>
    <w:rsid w:val="00C0716A"/>
    <w:rsid w:val="00C07217"/>
    <w:rsid w:val="00C073DD"/>
    <w:rsid w:val="00C0742F"/>
    <w:rsid w:val="00C0747B"/>
    <w:rsid w:val="00C074F6"/>
    <w:rsid w:val="00C07DEA"/>
    <w:rsid w:val="00C102B7"/>
    <w:rsid w:val="00C10509"/>
    <w:rsid w:val="00C10528"/>
    <w:rsid w:val="00C10726"/>
    <w:rsid w:val="00C10C11"/>
    <w:rsid w:val="00C117DD"/>
    <w:rsid w:val="00C1193F"/>
    <w:rsid w:val="00C11A76"/>
    <w:rsid w:val="00C11BD0"/>
    <w:rsid w:val="00C11C3A"/>
    <w:rsid w:val="00C11D53"/>
    <w:rsid w:val="00C130F4"/>
    <w:rsid w:val="00C13100"/>
    <w:rsid w:val="00C13DAB"/>
    <w:rsid w:val="00C13F31"/>
    <w:rsid w:val="00C1440E"/>
    <w:rsid w:val="00C1486A"/>
    <w:rsid w:val="00C149AC"/>
    <w:rsid w:val="00C14D42"/>
    <w:rsid w:val="00C1505C"/>
    <w:rsid w:val="00C15178"/>
    <w:rsid w:val="00C151E3"/>
    <w:rsid w:val="00C15368"/>
    <w:rsid w:val="00C154B4"/>
    <w:rsid w:val="00C159E6"/>
    <w:rsid w:val="00C15D34"/>
    <w:rsid w:val="00C16487"/>
    <w:rsid w:val="00C16DE1"/>
    <w:rsid w:val="00C16E0D"/>
    <w:rsid w:val="00C16F4F"/>
    <w:rsid w:val="00C1708E"/>
    <w:rsid w:val="00C1747C"/>
    <w:rsid w:val="00C17AF4"/>
    <w:rsid w:val="00C17B1D"/>
    <w:rsid w:val="00C2007D"/>
    <w:rsid w:val="00C2013F"/>
    <w:rsid w:val="00C204F7"/>
    <w:rsid w:val="00C20805"/>
    <w:rsid w:val="00C2093E"/>
    <w:rsid w:val="00C2157D"/>
    <w:rsid w:val="00C21977"/>
    <w:rsid w:val="00C21CC8"/>
    <w:rsid w:val="00C21EF4"/>
    <w:rsid w:val="00C22195"/>
    <w:rsid w:val="00C22245"/>
    <w:rsid w:val="00C22584"/>
    <w:rsid w:val="00C226CB"/>
    <w:rsid w:val="00C22A44"/>
    <w:rsid w:val="00C22A87"/>
    <w:rsid w:val="00C22E13"/>
    <w:rsid w:val="00C23044"/>
    <w:rsid w:val="00C2394D"/>
    <w:rsid w:val="00C23C67"/>
    <w:rsid w:val="00C23E53"/>
    <w:rsid w:val="00C23FC0"/>
    <w:rsid w:val="00C240EF"/>
    <w:rsid w:val="00C24A66"/>
    <w:rsid w:val="00C24D4E"/>
    <w:rsid w:val="00C24F72"/>
    <w:rsid w:val="00C258EB"/>
    <w:rsid w:val="00C25971"/>
    <w:rsid w:val="00C25A3D"/>
    <w:rsid w:val="00C25BAF"/>
    <w:rsid w:val="00C25EFA"/>
    <w:rsid w:val="00C25F29"/>
    <w:rsid w:val="00C26006"/>
    <w:rsid w:val="00C2607D"/>
    <w:rsid w:val="00C2628D"/>
    <w:rsid w:val="00C264DB"/>
    <w:rsid w:val="00C2745A"/>
    <w:rsid w:val="00C274F6"/>
    <w:rsid w:val="00C27603"/>
    <w:rsid w:val="00C2762A"/>
    <w:rsid w:val="00C27835"/>
    <w:rsid w:val="00C3009B"/>
    <w:rsid w:val="00C302A1"/>
    <w:rsid w:val="00C305CD"/>
    <w:rsid w:val="00C30B58"/>
    <w:rsid w:val="00C30B66"/>
    <w:rsid w:val="00C30D99"/>
    <w:rsid w:val="00C31722"/>
    <w:rsid w:val="00C319F7"/>
    <w:rsid w:val="00C31C3C"/>
    <w:rsid w:val="00C31F60"/>
    <w:rsid w:val="00C320CC"/>
    <w:rsid w:val="00C321DB"/>
    <w:rsid w:val="00C3234A"/>
    <w:rsid w:val="00C323FD"/>
    <w:rsid w:val="00C329F2"/>
    <w:rsid w:val="00C32FEF"/>
    <w:rsid w:val="00C3311D"/>
    <w:rsid w:val="00C3382A"/>
    <w:rsid w:val="00C33B55"/>
    <w:rsid w:val="00C33C92"/>
    <w:rsid w:val="00C33D9F"/>
    <w:rsid w:val="00C33DB8"/>
    <w:rsid w:val="00C33DD7"/>
    <w:rsid w:val="00C33E16"/>
    <w:rsid w:val="00C34181"/>
    <w:rsid w:val="00C34C2D"/>
    <w:rsid w:val="00C350DE"/>
    <w:rsid w:val="00C3512C"/>
    <w:rsid w:val="00C3527E"/>
    <w:rsid w:val="00C3550A"/>
    <w:rsid w:val="00C35876"/>
    <w:rsid w:val="00C358B4"/>
    <w:rsid w:val="00C35AFB"/>
    <w:rsid w:val="00C35B39"/>
    <w:rsid w:val="00C35D1F"/>
    <w:rsid w:val="00C35E08"/>
    <w:rsid w:val="00C360BA"/>
    <w:rsid w:val="00C3613B"/>
    <w:rsid w:val="00C36450"/>
    <w:rsid w:val="00C36C2B"/>
    <w:rsid w:val="00C37226"/>
    <w:rsid w:val="00C378BD"/>
    <w:rsid w:val="00C3799F"/>
    <w:rsid w:val="00C37B3B"/>
    <w:rsid w:val="00C37BA6"/>
    <w:rsid w:val="00C37C86"/>
    <w:rsid w:val="00C404D4"/>
    <w:rsid w:val="00C40506"/>
    <w:rsid w:val="00C40619"/>
    <w:rsid w:val="00C40626"/>
    <w:rsid w:val="00C40B28"/>
    <w:rsid w:val="00C40BE0"/>
    <w:rsid w:val="00C40EE5"/>
    <w:rsid w:val="00C40F7D"/>
    <w:rsid w:val="00C41652"/>
    <w:rsid w:val="00C41BFD"/>
    <w:rsid w:val="00C41F24"/>
    <w:rsid w:val="00C42405"/>
    <w:rsid w:val="00C4265B"/>
    <w:rsid w:val="00C4294F"/>
    <w:rsid w:val="00C42957"/>
    <w:rsid w:val="00C429BD"/>
    <w:rsid w:val="00C42B01"/>
    <w:rsid w:val="00C42BCA"/>
    <w:rsid w:val="00C430FD"/>
    <w:rsid w:val="00C43163"/>
    <w:rsid w:val="00C43234"/>
    <w:rsid w:val="00C436F2"/>
    <w:rsid w:val="00C43A49"/>
    <w:rsid w:val="00C440F4"/>
    <w:rsid w:val="00C447E3"/>
    <w:rsid w:val="00C44A39"/>
    <w:rsid w:val="00C44C79"/>
    <w:rsid w:val="00C4507A"/>
    <w:rsid w:val="00C4529B"/>
    <w:rsid w:val="00C4532E"/>
    <w:rsid w:val="00C45ABB"/>
    <w:rsid w:val="00C45B7E"/>
    <w:rsid w:val="00C45BBB"/>
    <w:rsid w:val="00C46852"/>
    <w:rsid w:val="00C47012"/>
    <w:rsid w:val="00C47235"/>
    <w:rsid w:val="00C4735E"/>
    <w:rsid w:val="00C47FE9"/>
    <w:rsid w:val="00C5009D"/>
    <w:rsid w:val="00C5039D"/>
    <w:rsid w:val="00C50831"/>
    <w:rsid w:val="00C50841"/>
    <w:rsid w:val="00C50B19"/>
    <w:rsid w:val="00C50CE9"/>
    <w:rsid w:val="00C50D08"/>
    <w:rsid w:val="00C50EB0"/>
    <w:rsid w:val="00C50FA4"/>
    <w:rsid w:val="00C51849"/>
    <w:rsid w:val="00C51AB6"/>
    <w:rsid w:val="00C51C0D"/>
    <w:rsid w:val="00C5206C"/>
    <w:rsid w:val="00C5208F"/>
    <w:rsid w:val="00C5252A"/>
    <w:rsid w:val="00C528ED"/>
    <w:rsid w:val="00C52B94"/>
    <w:rsid w:val="00C52DEB"/>
    <w:rsid w:val="00C52F75"/>
    <w:rsid w:val="00C530C4"/>
    <w:rsid w:val="00C53642"/>
    <w:rsid w:val="00C53752"/>
    <w:rsid w:val="00C53AAA"/>
    <w:rsid w:val="00C53B09"/>
    <w:rsid w:val="00C53B4D"/>
    <w:rsid w:val="00C53DAD"/>
    <w:rsid w:val="00C545C8"/>
    <w:rsid w:val="00C547D9"/>
    <w:rsid w:val="00C54834"/>
    <w:rsid w:val="00C54ADF"/>
    <w:rsid w:val="00C553F7"/>
    <w:rsid w:val="00C555E5"/>
    <w:rsid w:val="00C55680"/>
    <w:rsid w:val="00C55731"/>
    <w:rsid w:val="00C557C4"/>
    <w:rsid w:val="00C5588F"/>
    <w:rsid w:val="00C558E9"/>
    <w:rsid w:val="00C5601F"/>
    <w:rsid w:val="00C560DE"/>
    <w:rsid w:val="00C5654E"/>
    <w:rsid w:val="00C56662"/>
    <w:rsid w:val="00C5694E"/>
    <w:rsid w:val="00C56C67"/>
    <w:rsid w:val="00C56F08"/>
    <w:rsid w:val="00C5701C"/>
    <w:rsid w:val="00C5716E"/>
    <w:rsid w:val="00C5736A"/>
    <w:rsid w:val="00C577C0"/>
    <w:rsid w:val="00C57828"/>
    <w:rsid w:val="00C57C8E"/>
    <w:rsid w:val="00C57DB7"/>
    <w:rsid w:val="00C604F2"/>
    <w:rsid w:val="00C60505"/>
    <w:rsid w:val="00C6070A"/>
    <w:rsid w:val="00C6090B"/>
    <w:rsid w:val="00C61562"/>
    <w:rsid w:val="00C61858"/>
    <w:rsid w:val="00C61DBC"/>
    <w:rsid w:val="00C620E3"/>
    <w:rsid w:val="00C6279D"/>
    <w:rsid w:val="00C628E4"/>
    <w:rsid w:val="00C62CC0"/>
    <w:rsid w:val="00C62D6D"/>
    <w:rsid w:val="00C62DDE"/>
    <w:rsid w:val="00C62E33"/>
    <w:rsid w:val="00C63174"/>
    <w:rsid w:val="00C63418"/>
    <w:rsid w:val="00C6360B"/>
    <w:rsid w:val="00C63722"/>
    <w:rsid w:val="00C637FD"/>
    <w:rsid w:val="00C639CC"/>
    <w:rsid w:val="00C63C00"/>
    <w:rsid w:val="00C6467A"/>
    <w:rsid w:val="00C6491F"/>
    <w:rsid w:val="00C64C19"/>
    <w:rsid w:val="00C64C1C"/>
    <w:rsid w:val="00C650B5"/>
    <w:rsid w:val="00C6580C"/>
    <w:rsid w:val="00C65CB8"/>
    <w:rsid w:val="00C65CE4"/>
    <w:rsid w:val="00C66908"/>
    <w:rsid w:val="00C66ADE"/>
    <w:rsid w:val="00C66BAF"/>
    <w:rsid w:val="00C6764F"/>
    <w:rsid w:val="00C6766E"/>
    <w:rsid w:val="00C677B9"/>
    <w:rsid w:val="00C67AA6"/>
    <w:rsid w:val="00C67CA6"/>
    <w:rsid w:val="00C709E6"/>
    <w:rsid w:val="00C70D27"/>
    <w:rsid w:val="00C70D57"/>
    <w:rsid w:val="00C717E5"/>
    <w:rsid w:val="00C71B48"/>
    <w:rsid w:val="00C71D2A"/>
    <w:rsid w:val="00C71D5D"/>
    <w:rsid w:val="00C72225"/>
    <w:rsid w:val="00C7230F"/>
    <w:rsid w:val="00C7268C"/>
    <w:rsid w:val="00C729F8"/>
    <w:rsid w:val="00C72B4C"/>
    <w:rsid w:val="00C72CF4"/>
    <w:rsid w:val="00C72EB7"/>
    <w:rsid w:val="00C7302C"/>
    <w:rsid w:val="00C7375E"/>
    <w:rsid w:val="00C7390D"/>
    <w:rsid w:val="00C73A12"/>
    <w:rsid w:val="00C73C61"/>
    <w:rsid w:val="00C73F61"/>
    <w:rsid w:val="00C74044"/>
    <w:rsid w:val="00C7409C"/>
    <w:rsid w:val="00C74219"/>
    <w:rsid w:val="00C748EC"/>
    <w:rsid w:val="00C74BE1"/>
    <w:rsid w:val="00C74C04"/>
    <w:rsid w:val="00C74C0C"/>
    <w:rsid w:val="00C74EA6"/>
    <w:rsid w:val="00C75112"/>
    <w:rsid w:val="00C752BD"/>
    <w:rsid w:val="00C75476"/>
    <w:rsid w:val="00C75D0A"/>
    <w:rsid w:val="00C76159"/>
    <w:rsid w:val="00C76852"/>
    <w:rsid w:val="00C7689B"/>
    <w:rsid w:val="00C76D0B"/>
    <w:rsid w:val="00C76D29"/>
    <w:rsid w:val="00C76F06"/>
    <w:rsid w:val="00C76FF3"/>
    <w:rsid w:val="00C77138"/>
    <w:rsid w:val="00C7725D"/>
    <w:rsid w:val="00C77292"/>
    <w:rsid w:val="00C77679"/>
    <w:rsid w:val="00C80581"/>
    <w:rsid w:val="00C8088D"/>
    <w:rsid w:val="00C811FC"/>
    <w:rsid w:val="00C81E16"/>
    <w:rsid w:val="00C82000"/>
    <w:rsid w:val="00C82068"/>
    <w:rsid w:val="00C82199"/>
    <w:rsid w:val="00C82343"/>
    <w:rsid w:val="00C823D2"/>
    <w:rsid w:val="00C82463"/>
    <w:rsid w:val="00C82485"/>
    <w:rsid w:val="00C82600"/>
    <w:rsid w:val="00C827A8"/>
    <w:rsid w:val="00C82D93"/>
    <w:rsid w:val="00C83035"/>
    <w:rsid w:val="00C83151"/>
    <w:rsid w:val="00C83269"/>
    <w:rsid w:val="00C837C4"/>
    <w:rsid w:val="00C837EE"/>
    <w:rsid w:val="00C83B03"/>
    <w:rsid w:val="00C84061"/>
    <w:rsid w:val="00C853D2"/>
    <w:rsid w:val="00C85A3E"/>
    <w:rsid w:val="00C86333"/>
    <w:rsid w:val="00C86458"/>
    <w:rsid w:val="00C8651A"/>
    <w:rsid w:val="00C86B04"/>
    <w:rsid w:val="00C86D06"/>
    <w:rsid w:val="00C86F06"/>
    <w:rsid w:val="00C86F2C"/>
    <w:rsid w:val="00C87070"/>
    <w:rsid w:val="00C87211"/>
    <w:rsid w:val="00C8743A"/>
    <w:rsid w:val="00C87450"/>
    <w:rsid w:val="00C87618"/>
    <w:rsid w:val="00C879AF"/>
    <w:rsid w:val="00C87BD2"/>
    <w:rsid w:val="00C90294"/>
    <w:rsid w:val="00C90743"/>
    <w:rsid w:val="00C9129E"/>
    <w:rsid w:val="00C91E00"/>
    <w:rsid w:val="00C92229"/>
    <w:rsid w:val="00C926B5"/>
    <w:rsid w:val="00C928B7"/>
    <w:rsid w:val="00C92922"/>
    <w:rsid w:val="00C92FD2"/>
    <w:rsid w:val="00C9369A"/>
    <w:rsid w:val="00C940C0"/>
    <w:rsid w:val="00C94136"/>
    <w:rsid w:val="00C945B4"/>
    <w:rsid w:val="00C94759"/>
    <w:rsid w:val="00C94A93"/>
    <w:rsid w:val="00C94E76"/>
    <w:rsid w:val="00C94F35"/>
    <w:rsid w:val="00C957F8"/>
    <w:rsid w:val="00C95C99"/>
    <w:rsid w:val="00C96696"/>
    <w:rsid w:val="00C966D4"/>
    <w:rsid w:val="00C96949"/>
    <w:rsid w:val="00C97E9C"/>
    <w:rsid w:val="00C97FF9"/>
    <w:rsid w:val="00CA007D"/>
    <w:rsid w:val="00CA09EB"/>
    <w:rsid w:val="00CA0A31"/>
    <w:rsid w:val="00CA0A54"/>
    <w:rsid w:val="00CA0CA6"/>
    <w:rsid w:val="00CA0E4C"/>
    <w:rsid w:val="00CA0E9E"/>
    <w:rsid w:val="00CA1842"/>
    <w:rsid w:val="00CA1910"/>
    <w:rsid w:val="00CA1A90"/>
    <w:rsid w:val="00CA1D63"/>
    <w:rsid w:val="00CA1EF2"/>
    <w:rsid w:val="00CA1FF7"/>
    <w:rsid w:val="00CA24F4"/>
    <w:rsid w:val="00CA26ED"/>
    <w:rsid w:val="00CA2863"/>
    <w:rsid w:val="00CA298E"/>
    <w:rsid w:val="00CA2A32"/>
    <w:rsid w:val="00CA2AD5"/>
    <w:rsid w:val="00CA2B3A"/>
    <w:rsid w:val="00CA2F8C"/>
    <w:rsid w:val="00CA31D7"/>
    <w:rsid w:val="00CA32D9"/>
    <w:rsid w:val="00CA334F"/>
    <w:rsid w:val="00CA39C6"/>
    <w:rsid w:val="00CA3A02"/>
    <w:rsid w:val="00CA3E93"/>
    <w:rsid w:val="00CA3F76"/>
    <w:rsid w:val="00CA41E5"/>
    <w:rsid w:val="00CA493A"/>
    <w:rsid w:val="00CA4C26"/>
    <w:rsid w:val="00CA5108"/>
    <w:rsid w:val="00CA5C76"/>
    <w:rsid w:val="00CA5D22"/>
    <w:rsid w:val="00CA5E29"/>
    <w:rsid w:val="00CA60F5"/>
    <w:rsid w:val="00CA6132"/>
    <w:rsid w:val="00CA614D"/>
    <w:rsid w:val="00CA625C"/>
    <w:rsid w:val="00CA65E2"/>
    <w:rsid w:val="00CA661E"/>
    <w:rsid w:val="00CA685F"/>
    <w:rsid w:val="00CA6AFB"/>
    <w:rsid w:val="00CA758B"/>
    <w:rsid w:val="00CA78C7"/>
    <w:rsid w:val="00CA7C35"/>
    <w:rsid w:val="00CA7F49"/>
    <w:rsid w:val="00CB0A71"/>
    <w:rsid w:val="00CB0C94"/>
    <w:rsid w:val="00CB0E3A"/>
    <w:rsid w:val="00CB10FA"/>
    <w:rsid w:val="00CB155C"/>
    <w:rsid w:val="00CB17FC"/>
    <w:rsid w:val="00CB19E8"/>
    <w:rsid w:val="00CB1B8A"/>
    <w:rsid w:val="00CB1C13"/>
    <w:rsid w:val="00CB1CF9"/>
    <w:rsid w:val="00CB1FD0"/>
    <w:rsid w:val="00CB236A"/>
    <w:rsid w:val="00CB2380"/>
    <w:rsid w:val="00CB2399"/>
    <w:rsid w:val="00CB2490"/>
    <w:rsid w:val="00CB27DC"/>
    <w:rsid w:val="00CB2AEB"/>
    <w:rsid w:val="00CB2CD6"/>
    <w:rsid w:val="00CB3519"/>
    <w:rsid w:val="00CB35A7"/>
    <w:rsid w:val="00CB36AF"/>
    <w:rsid w:val="00CB38B4"/>
    <w:rsid w:val="00CB3FB9"/>
    <w:rsid w:val="00CB4559"/>
    <w:rsid w:val="00CB4740"/>
    <w:rsid w:val="00CB47C2"/>
    <w:rsid w:val="00CB4846"/>
    <w:rsid w:val="00CB4A5B"/>
    <w:rsid w:val="00CB4E07"/>
    <w:rsid w:val="00CB5281"/>
    <w:rsid w:val="00CB6512"/>
    <w:rsid w:val="00CB6617"/>
    <w:rsid w:val="00CB6669"/>
    <w:rsid w:val="00CB701D"/>
    <w:rsid w:val="00CB7247"/>
    <w:rsid w:val="00CB7266"/>
    <w:rsid w:val="00CB7482"/>
    <w:rsid w:val="00CB7ABC"/>
    <w:rsid w:val="00CB7BA7"/>
    <w:rsid w:val="00CC00EB"/>
    <w:rsid w:val="00CC0477"/>
    <w:rsid w:val="00CC08DE"/>
    <w:rsid w:val="00CC0A35"/>
    <w:rsid w:val="00CC0A9F"/>
    <w:rsid w:val="00CC0B2F"/>
    <w:rsid w:val="00CC0C90"/>
    <w:rsid w:val="00CC11A7"/>
    <w:rsid w:val="00CC1794"/>
    <w:rsid w:val="00CC1D09"/>
    <w:rsid w:val="00CC1E03"/>
    <w:rsid w:val="00CC223C"/>
    <w:rsid w:val="00CC2369"/>
    <w:rsid w:val="00CC26EB"/>
    <w:rsid w:val="00CC280C"/>
    <w:rsid w:val="00CC293D"/>
    <w:rsid w:val="00CC2A49"/>
    <w:rsid w:val="00CC2FC2"/>
    <w:rsid w:val="00CC301D"/>
    <w:rsid w:val="00CC3B1B"/>
    <w:rsid w:val="00CC3C05"/>
    <w:rsid w:val="00CC4831"/>
    <w:rsid w:val="00CC4EDC"/>
    <w:rsid w:val="00CC55E6"/>
    <w:rsid w:val="00CC57DE"/>
    <w:rsid w:val="00CC592D"/>
    <w:rsid w:val="00CC5E54"/>
    <w:rsid w:val="00CC5E57"/>
    <w:rsid w:val="00CC625F"/>
    <w:rsid w:val="00CC6387"/>
    <w:rsid w:val="00CC6793"/>
    <w:rsid w:val="00CC6D7C"/>
    <w:rsid w:val="00CC70ED"/>
    <w:rsid w:val="00CC7193"/>
    <w:rsid w:val="00CC73B8"/>
    <w:rsid w:val="00CC784E"/>
    <w:rsid w:val="00CC7B71"/>
    <w:rsid w:val="00CC7D58"/>
    <w:rsid w:val="00CC7E01"/>
    <w:rsid w:val="00CC7E9B"/>
    <w:rsid w:val="00CC7F4C"/>
    <w:rsid w:val="00CD0482"/>
    <w:rsid w:val="00CD04E4"/>
    <w:rsid w:val="00CD0573"/>
    <w:rsid w:val="00CD06C9"/>
    <w:rsid w:val="00CD09C0"/>
    <w:rsid w:val="00CD0FD4"/>
    <w:rsid w:val="00CD15C5"/>
    <w:rsid w:val="00CD17B0"/>
    <w:rsid w:val="00CD1879"/>
    <w:rsid w:val="00CD18A1"/>
    <w:rsid w:val="00CD1E6B"/>
    <w:rsid w:val="00CD252B"/>
    <w:rsid w:val="00CD258F"/>
    <w:rsid w:val="00CD266A"/>
    <w:rsid w:val="00CD28E2"/>
    <w:rsid w:val="00CD2DB8"/>
    <w:rsid w:val="00CD2E45"/>
    <w:rsid w:val="00CD2F2F"/>
    <w:rsid w:val="00CD3000"/>
    <w:rsid w:val="00CD30CE"/>
    <w:rsid w:val="00CD3163"/>
    <w:rsid w:val="00CD31E0"/>
    <w:rsid w:val="00CD3955"/>
    <w:rsid w:val="00CD39C3"/>
    <w:rsid w:val="00CD3A83"/>
    <w:rsid w:val="00CD444B"/>
    <w:rsid w:val="00CD49FE"/>
    <w:rsid w:val="00CD51B7"/>
    <w:rsid w:val="00CD5260"/>
    <w:rsid w:val="00CD53A5"/>
    <w:rsid w:val="00CD5A1F"/>
    <w:rsid w:val="00CD5EDA"/>
    <w:rsid w:val="00CD5F63"/>
    <w:rsid w:val="00CD6163"/>
    <w:rsid w:val="00CD6694"/>
    <w:rsid w:val="00CD6AB0"/>
    <w:rsid w:val="00CD6B25"/>
    <w:rsid w:val="00CD6C63"/>
    <w:rsid w:val="00CD749C"/>
    <w:rsid w:val="00CD767F"/>
    <w:rsid w:val="00CD77B7"/>
    <w:rsid w:val="00CD7831"/>
    <w:rsid w:val="00CD7CE9"/>
    <w:rsid w:val="00CE0325"/>
    <w:rsid w:val="00CE04D2"/>
    <w:rsid w:val="00CE0806"/>
    <w:rsid w:val="00CE0CFA"/>
    <w:rsid w:val="00CE0DDD"/>
    <w:rsid w:val="00CE0E2E"/>
    <w:rsid w:val="00CE0E8F"/>
    <w:rsid w:val="00CE124B"/>
    <w:rsid w:val="00CE1377"/>
    <w:rsid w:val="00CE16CB"/>
    <w:rsid w:val="00CE1D9A"/>
    <w:rsid w:val="00CE2019"/>
    <w:rsid w:val="00CE2242"/>
    <w:rsid w:val="00CE22FD"/>
    <w:rsid w:val="00CE2531"/>
    <w:rsid w:val="00CE2770"/>
    <w:rsid w:val="00CE280E"/>
    <w:rsid w:val="00CE292F"/>
    <w:rsid w:val="00CE2D14"/>
    <w:rsid w:val="00CE2DDF"/>
    <w:rsid w:val="00CE2F4E"/>
    <w:rsid w:val="00CE34AD"/>
    <w:rsid w:val="00CE3851"/>
    <w:rsid w:val="00CE3AD1"/>
    <w:rsid w:val="00CE3BAC"/>
    <w:rsid w:val="00CE3E1A"/>
    <w:rsid w:val="00CE3FD2"/>
    <w:rsid w:val="00CE4053"/>
    <w:rsid w:val="00CE4179"/>
    <w:rsid w:val="00CE44A6"/>
    <w:rsid w:val="00CE4565"/>
    <w:rsid w:val="00CE4717"/>
    <w:rsid w:val="00CE4749"/>
    <w:rsid w:val="00CE4A50"/>
    <w:rsid w:val="00CE4C1A"/>
    <w:rsid w:val="00CE4C91"/>
    <w:rsid w:val="00CE4CD5"/>
    <w:rsid w:val="00CE4FDD"/>
    <w:rsid w:val="00CE5244"/>
    <w:rsid w:val="00CE554D"/>
    <w:rsid w:val="00CE5876"/>
    <w:rsid w:val="00CE5F41"/>
    <w:rsid w:val="00CE6080"/>
    <w:rsid w:val="00CE60D7"/>
    <w:rsid w:val="00CE647D"/>
    <w:rsid w:val="00CE6649"/>
    <w:rsid w:val="00CE674F"/>
    <w:rsid w:val="00CE6818"/>
    <w:rsid w:val="00CE6852"/>
    <w:rsid w:val="00CE6AA6"/>
    <w:rsid w:val="00CE6D2B"/>
    <w:rsid w:val="00CE6DDE"/>
    <w:rsid w:val="00CE6F69"/>
    <w:rsid w:val="00CE705D"/>
    <w:rsid w:val="00CE79FE"/>
    <w:rsid w:val="00CF060B"/>
    <w:rsid w:val="00CF1A83"/>
    <w:rsid w:val="00CF218C"/>
    <w:rsid w:val="00CF21BC"/>
    <w:rsid w:val="00CF28BE"/>
    <w:rsid w:val="00CF2E9D"/>
    <w:rsid w:val="00CF2F4A"/>
    <w:rsid w:val="00CF3C20"/>
    <w:rsid w:val="00CF4027"/>
    <w:rsid w:val="00CF40B7"/>
    <w:rsid w:val="00CF422D"/>
    <w:rsid w:val="00CF4324"/>
    <w:rsid w:val="00CF462F"/>
    <w:rsid w:val="00CF47D1"/>
    <w:rsid w:val="00CF5252"/>
    <w:rsid w:val="00CF548F"/>
    <w:rsid w:val="00CF5583"/>
    <w:rsid w:val="00CF589C"/>
    <w:rsid w:val="00CF5954"/>
    <w:rsid w:val="00CF5BBD"/>
    <w:rsid w:val="00CF5C8F"/>
    <w:rsid w:val="00CF5F23"/>
    <w:rsid w:val="00CF6092"/>
    <w:rsid w:val="00CF614D"/>
    <w:rsid w:val="00CF64A9"/>
    <w:rsid w:val="00CF655A"/>
    <w:rsid w:val="00CF6600"/>
    <w:rsid w:val="00CF6798"/>
    <w:rsid w:val="00CF6BA1"/>
    <w:rsid w:val="00CF6E3C"/>
    <w:rsid w:val="00CF7221"/>
    <w:rsid w:val="00CF74B6"/>
    <w:rsid w:val="00CF7501"/>
    <w:rsid w:val="00CF785C"/>
    <w:rsid w:val="00CF7894"/>
    <w:rsid w:val="00CF7D6C"/>
    <w:rsid w:val="00CF7DF0"/>
    <w:rsid w:val="00D006C7"/>
    <w:rsid w:val="00D00D3A"/>
    <w:rsid w:val="00D00EA6"/>
    <w:rsid w:val="00D013DD"/>
    <w:rsid w:val="00D013F4"/>
    <w:rsid w:val="00D01670"/>
    <w:rsid w:val="00D02117"/>
    <w:rsid w:val="00D022EA"/>
    <w:rsid w:val="00D0236F"/>
    <w:rsid w:val="00D0238C"/>
    <w:rsid w:val="00D027CD"/>
    <w:rsid w:val="00D02837"/>
    <w:rsid w:val="00D028E5"/>
    <w:rsid w:val="00D0292E"/>
    <w:rsid w:val="00D02BDB"/>
    <w:rsid w:val="00D03362"/>
    <w:rsid w:val="00D03535"/>
    <w:rsid w:val="00D03976"/>
    <w:rsid w:val="00D0421C"/>
    <w:rsid w:val="00D04481"/>
    <w:rsid w:val="00D0464D"/>
    <w:rsid w:val="00D049B4"/>
    <w:rsid w:val="00D04C83"/>
    <w:rsid w:val="00D04EAE"/>
    <w:rsid w:val="00D054C6"/>
    <w:rsid w:val="00D054F8"/>
    <w:rsid w:val="00D055F6"/>
    <w:rsid w:val="00D05657"/>
    <w:rsid w:val="00D05744"/>
    <w:rsid w:val="00D058E4"/>
    <w:rsid w:val="00D05A4C"/>
    <w:rsid w:val="00D05B80"/>
    <w:rsid w:val="00D05BEF"/>
    <w:rsid w:val="00D05D51"/>
    <w:rsid w:val="00D06057"/>
    <w:rsid w:val="00D0620D"/>
    <w:rsid w:val="00D06A03"/>
    <w:rsid w:val="00D06D80"/>
    <w:rsid w:val="00D06FCE"/>
    <w:rsid w:val="00D073B6"/>
    <w:rsid w:val="00D07552"/>
    <w:rsid w:val="00D0761A"/>
    <w:rsid w:val="00D077EB"/>
    <w:rsid w:val="00D079E7"/>
    <w:rsid w:val="00D07A18"/>
    <w:rsid w:val="00D10290"/>
    <w:rsid w:val="00D1094E"/>
    <w:rsid w:val="00D10E81"/>
    <w:rsid w:val="00D11F06"/>
    <w:rsid w:val="00D11F0B"/>
    <w:rsid w:val="00D11F0D"/>
    <w:rsid w:val="00D127AF"/>
    <w:rsid w:val="00D1287E"/>
    <w:rsid w:val="00D12CD8"/>
    <w:rsid w:val="00D131F0"/>
    <w:rsid w:val="00D136FF"/>
    <w:rsid w:val="00D13A43"/>
    <w:rsid w:val="00D13B0F"/>
    <w:rsid w:val="00D13DA4"/>
    <w:rsid w:val="00D14398"/>
    <w:rsid w:val="00D14509"/>
    <w:rsid w:val="00D1459C"/>
    <w:rsid w:val="00D14829"/>
    <w:rsid w:val="00D149B5"/>
    <w:rsid w:val="00D14B87"/>
    <w:rsid w:val="00D14D9B"/>
    <w:rsid w:val="00D14E53"/>
    <w:rsid w:val="00D14F7B"/>
    <w:rsid w:val="00D15176"/>
    <w:rsid w:val="00D15213"/>
    <w:rsid w:val="00D15904"/>
    <w:rsid w:val="00D15CAA"/>
    <w:rsid w:val="00D15D75"/>
    <w:rsid w:val="00D15DF8"/>
    <w:rsid w:val="00D16317"/>
    <w:rsid w:val="00D16440"/>
    <w:rsid w:val="00D16719"/>
    <w:rsid w:val="00D16A7F"/>
    <w:rsid w:val="00D1701A"/>
    <w:rsid w:val="00D171B0"/>
    <w:rsid w:val="00D17357"/>
    <w:rsid w:val="00D17A03"/>
    <w:rsid w:val="00D17C4B"/>
    <w:rsid w:val="00D201CD"/>
    <w:rsid w:val="00D204AD"/>
    <w:rsid w:val="00D204D4"/>
    <w:rsid w:val="00D20CA7"/>
    <w:rsid w:val="00D20D7D"/>
    <w:rsid w:val="00D21018"/>
    <w:rsid w:val="00D21312"/>
    <w:rsid w:val="00D21699"/>
    <w:rsid w:val="00D21892"/>
    <w:rsid w:val="00D21A25"/>
    <w:rsid w:val="00D21F0F"/>
    <w:rsid w:val="00D220E7"/>
    <w:rsid w:val="00D22297"/>
    <w:rsid w:val="00D222A0"/>
    <w:rsid w:val="00D22323"/>
    <w:rsid w:val="00D228D6"/>
    <w:rsid w:val="00D22945"/>
    <w:rsid w:val="00D229D8"/>
    <w:rsid w:val="00D22D16"/>
    <w:rsid w:val="00D23067"/>
    <w:rsid w:val="00D231D3"/>
    <w:rsid w:val="00D240FB"/>
    <w:rsid w:val="00D24221"/>
    <w:rsid w:val="00D248E7"/>
    <w:rsid w:val="00D24DDE"/>
    <w:rsid w:val="00D2562F"/>
    <w:rsid w:val="00D25907"/>
    <w:rsid w:val="00D2649E"/>
    <w:rsid w:val="00D26ACC"/>
    <w:rsid w:val="00D26AF0"/>
    <w:rsid w:val="00D26C34"/>
    <w:rsid w:val="00D27155"/>
    <w:rsid w:val="00D275F7"/>
    <w:rsid w:val="00D27825"/>
    <w:rsid w:val="00D27A20"/>
    <w:rsid w:val="00D27B6B"/>
    <w:rsid w:val="00D27E51"/>
    <w:rsid w:val="00D30436"/>
    <w:rsid w:val="00D304D0"/>
    <w:rsid w:val="00D30630"/>
    <w:rsid w:val="00D3094A"/>
    <w:rsid w:val="00D30D49"/>
    <w:rsid w:val="00D313A6"/>
    <w:rsid w:val="00D319D8"/>
    <w:rsid w:val="00D31B11"/>
    <w:rsid w:val="00D31BAB"/>
    <w:rsid w:val="00D31EBF"/>
    <w:rsid w:val="00D32329"/>
    <w:rsid w:val="00D324B0"/>
    <w:rsid w:val="00D32775"/>
    <w:rsid w:val="00D32A55"/>
    <w:rsid w:val="00D32D0C"/>
    <w:rsid w:val="00D3314B"/>
    <w:rsid w:val="00D334BB"/>
    <w:rsid w:val="00D336CF"/>
    <w:rsid w:val="00D338BE"/>
    <w:rsid w:val="00D33F0A"/>
    <w:rsid w:val="00D3434C"/>
    <w:rsid w:val="00D348FD"/>
    <w:rsid w:val="00D34937"/>
    <w:rsid w:val="00D349C2"/>
    <w:rsid w:val="00D34F21"/>
    <w:rsid w:val="00D351B2"/>
    <w:rsid w:val="00D359B2"/>
    <w:rsid w:val="00D35B0C"/>
    <w:rsid w:val="00D36343"/>
    <w:rsid w:val="00D369D3"/>
    <w:rsid w:val="00D36BA0"/>
    <w:rsid w:val="00D36BAD"/>
    <w:rsid w:val="00D3795E"/>
    <w:rsid w:val="00D37A39"/>
    <w:rsid w:val="00D37C89"/>
    <w:rsid w:val="00D402B9"/>
    <w:rsid w:val="00D40FBE"/>
    <w:rsid w:val="00D4128D"/>
    <w:rsid w:val="00D41604"/>
    <w:rsid w:val="00D41E10"/>
    <w:rsid w:val="00D426CE"/>
    <w:rsid w:val="00D42AC1"/>
    <w:rsid w:val="00D431D4"/>
    <w:rsid w:val="00D432E8"/>
    <w:rsid w:val="00D4367F"/>
    <w:rsid w:val="00D43B72"/>
    <w:rsid w:val="00D43DD2"/>
    <w:rsid w:val="00D43EF3"/>
    <w:rsid w:val="00D44457"/>
    <w:rsid w:val="00D4473B"/>
    <w:rsid w:val="00D4481E"/>
    <w:rsid w:val="00D448DB"/>
    <w:rsid w:val="00D44B80"/>
    <w:rsid w:val="00D44DD8"/>
    <w:rsid w:val="00D44E20"/>
    <w:rsid w:val="00D44E30"/>
    <w:rsid w:val="00D4501C"/>
    <w:rsid w:val="00D452A1"/>
    <w:rsid w:val="00D457F1"/>
    <w:rsid w:val="00D45876"/>
    <w:rsid w:val="00D45982"/>
    <w:rsid w:val="00D45B4A"/>
    <w:rsid w:val="00D4611B"/>
    <w:rsid w:val="00D4649E"/>
    <w:rsid w:val="00D46576"/>
    <w:rsid w:val="00D46750"/>
    <w:rsid w:val="00D467BE"/>
    <w:rsid w:val="00D46EA1"/>
    <w:rsid w:val="00D46F27"/>
    <w:rsid w:val="00D47231"/>
    <w:rsid w:val="00D47305"/>
    <w:rsid w:val="00D473DD"/>
    <w:rsid w:val="00D47DD2"/>
    <w:rsid w:val="00D47FC8"/>
    <w:rsid w:val="00D508DB"/>
    <w:rsid w:val="00D508F8"/>
    <w:rsid w:val="00D50AC2"/>
    <w:rsid w:val="00D50C65"/>
    <w:rsid w:val="00D50FD1"/>
    <w:rsid w:val="00D51146"/>
    <w:rsid w:val="00D5163A"/>
    <w:rsid w:val="00D51AC1"/>
    <w:rsid w:val="00D5214C"/>
    <w:rsid w:val="00D52340"/>
    <w:rsid w:val="00D52792"/>
    <w:rsid w:val="00D53648"/>
    <w:rsid w:val="00D53781"/>
    <w:rsid w:val="00D539BE"/>
    <w:rsid w:val="00D53DD9"/>
    <w:rsid w:val="00D54234"/>
    <w:rsid w:val="00D54307"/>
    <w:rsid w:val="00D544C7"/>
    <w:rsid w:val="00D54568"/>
    <w:rsid w:val="00D545D4"/>
    <w:rsid w:val="00D54B0B"/>
    <w:rsid w:val="00D54C5A"/>
    <w:rsid w:val="00D54CC3"/>
    <w:rsid w:val="00D55184"/>
    <w:rsid w:val="00D55338"/>
    <w:rsid w:val="00D553F7"/>
    <w:rsid w:val="00D5553F"/>
    <w:rsid w:val="00D5557F"/>
    <w:rsid w:val="00D5575D"/>
    <w:rsid w:val="00D55805"/>
    <w:rsid w:val="00D55BE7"/>
    <w:rsid w:val="00D55EE6"/>
    <w:rsid w:val="00D56027"/>
    <w:rsid w:val="00D560D7"/>
    <w:rsid w:val="00D56369"/>
    <w:rsid w:val="00D56644"/>
    <w:rsid w:val="00D569AD"/>
    <w:rsid w:val="00D56FFE"/>
    <w:rsid w:val="00D57113"/>
    <w:rsid w:val="00D5726F"/>
    <w:rsid w:val="00D574DB"/>
    <w:rsid w:val="00D57577"/>
    <w:rsid w:val="00D57587"/>
    <w:rsid w:val="00D57623"/>
    <w:rsid w:val="00D57685"/>
    <w:rsid w:val="00D578E4"/>
    <w:rsid w:val="00D57944"/>
    <w:rsid w:val="00D57EB7"/>
    <w:rsid w:val="00D6016A"/>
    <w:rsid w:val="00D60217"/>
    <w:rsid w:val="00D60385"/>
    <w:rsid w:val="00D60871"/>
    <w:rsid w:val="00D60BCA"/>
    <w:rsid w:val="00D611F0"/>
    <w:rsid w:val="00D6165F"/>
    <w:rsid w:val="00D616D8"/>
    <w:rsid w:val="00D61854"/>
    <w:rsid w:val="00D61B23"/>
    <w:rsid w:val="00D61C68"/>
    <w:rsid w:val="00D61D16"/>
    <w:rsid w:val="00D620E6"/>
    <w:rsid w:val="00D62113"/>
    <w:rsid w:val="00D627FE"/>
    <w:rsid w:val="00D629ED"/>
    <w:rsid w:val="00D62B41"/>
    <w:rsid w:val="00D62C47"/>
    <w:rsid w:val="00D62C70"/>
    <w:rsid w:val="00D62D12"/>
    <w:rsid w:val="00D62F11"/>
    <w:rsid w:val="00D630B3"/>
    <w:rsid w:val="00D632C5"/>
    <w:rsid w:val="00D632D7"/>
    <w:rsid w:val="00D633FE"/>
    <w:rsid w:val="00D637E1"/>
    <w:rsid w:val="00D63F47"/>
    <w:rsid w:val="00D648EB"/>
    <w:rsid w:val="00D64AB9"/>
    <w:rsid w:val="00D64B0D"/>
    <w:rsid w:val="00D64CF5"/>
    <w:rsid w:val="00D6545F"/>
    <w:rsid w:val="00D65A88"/>
    <w:rsid w:val="00D65BC9"/>
    <w:rsid w:val="00D660DE"/>
    <w:rsid w:val="00D66486"/>
    <w:rsid w:val="00D665C6"/>
    <w:rsid w:val="00D66C57"/>
    <w:rsid w:val="00D66E30"/>
    <w:rsid w:val="00D67129"/>
    <w:rsid w:val="00D67284"/>
    <w:rsid w:val="00D67C80"/>
    <w:rsid w:val="00D7007D"/>
    <w:rsid w:val="00D7009A"/>
    <w:rsid w:val="00D7048A"/>
    <w:rsid w:val="00D706B5"/>
    <w:rsid w:val="00D70812"/>
    <w:rsid w:val="00D70FD9"/>
    <w:rsid w:val="00D715A5"/>
    <w:rsid w:val="00D717A7"/>
    <w:rsid w:val="00D71884"/>
    <w:rsid w:val="00D71956"/>
    <w:rsid w:val="00D71A83"/>
    <w:rsid w:val="00D71CFC"/>
    <w:rsid w:val="00D71FB6"/>
    <w:rsid w:val="00D721B2"/>
    <w:rsid w:val="00D731F6"/>
    <w:rsid w:val="00D7356B"/>
    <w:rsid w:val="00D73A2A"/>
    <w:rsid w:val="00D73E55"/>
    <w:rsid w:val="00D73F1D"/>
    <w:rsid w:val="00D74116"/>
    <w:rsid w:val="00D744FC"/>
    <w:rsid w:val="00D74544"/>
    <w:rsid w:val="00D749EF"/>
    <w:rsid w:val="00D74AFE"/>
    <w:rsid w:val="00D74F2F"/>
    <w:rsid w:val="00D750A9"/>
    <w:rsid w:val="00D754BA"/>
    <w:rsid w:val="00D75AC2"/>
    <w:rsid w:val="00D75D84"/>
    <w:rsid w:val="00D762DF"/>
    <w:rsid w:val="00D76591"/>
    <w:rsid w:val="00D767BB"/>
    <w:rsid w:val="00D76800"/>
    <w:rsid w:val="00D76982"/>
    <w:rsid w:val="00D76C7D"/>
    <w:rsid w:val="00D76E76"/>
    <w:rsid w:val="00D76F16"/>
    <w:rsid w:val="00D76FEC"/>
    <w:rsid w:val="00D77EF8"/>
    <w:rsid w:val="00D80023"/>
    <w:rsid w:val="00D8043A"/>
    <w:rsid w:val="00D80537"/>
    <w:rsid w:val="00D805A5"/>
    <w:rsid w:val="00D805DC"/>
    <w:rsid w:val="00D80BA2"/>
    <w:rsid w:val="00D80D13"/>
    <w:rsid w:val="00D80EE8"/>
    <w:rsid w:val="00D80FB8"/>
    <w:rsid w:val="00D81580"/>
    <w:rsid w:val="00D81D26"/>
    <w:rsid w:val="00D81E3A"/>
    <w:rsid w:val="00D8233D"/>
    <w:rsid w:val="00D824FA"/>
    <w:rsid w:val="00D82796"/>
    <w:rsid w:val="00D827AC"/>
    <w:rsid w:val="00D82A5E"/>
    <w:rsid w:val="00D83329"/>
    <w:rsid w:val="00D8334C"/>
    <w:rsid w:val="00D8375F"/>
    <w:rsid w:val="00D838C5"/>
    <w:rsid w:val="00D83BD9"/>
    <w:rsid w:val="00D843CD"/>
    <w:rsid w:val="00D84637"/>
    <w:rsid w:val="00D8487B"/>
    <w:rsid w:val="00D8508F"/>
    <w:rsid w:val="00D850AF"/>
    <w:rsid w:val="00D853FB"/>
    <w:rsid w:val="00D857E4"/>
    <w:rsid w:val="00D85B51"/>
    <w:rsid w:val="00D85FAC"/>
    <w:rsid w:val="00D86152"/>
    <w:rsid w:val="00D8639E"/>
    <w:rsid w:val="00D87414"/>
    <w:rsid w:val="00D87790"/>
    <w:rsid w:val="00D87E8E"/>
    <w:rsid w:val="00D9040A"/>
    <w:rsid w:val="00D90430"/>
    <w:rsid w:val="00D90442"/>
    <w:rsid w:val="00D906D2"/>
    <w:rsid w:val="00D91025"/>
    <w:rsid w:val="00D915CB"/>
    <w:rsid w:val="00D9168E"/>
    <w:rsid w:val="00D9192D"/>
    <w:rsid w:val="00D9199E"/>
    <w:rsid w:val="00D92175"/>
    <w:rsid w:val="00D92475"/>
    <w:rsid w:val="00D934D0"/>
    <w:rsid w:val="00D93B82"/>
    <w:rsid w:val="00D93D32"/>
    <w:rsid w:val="00D93E0A"/>
    <w:rsid w:val="00D9405F"/>
    <w:rsid w:val="00D9437A"/>
    <w:rsid w:val="00D94A40"/>
    <w:rsid w:val="00D950E2"/>
    <w:rsid w:val="00D9516E"/>
    <w:rsid w:val="00D953F0"/>
    <w:rsid w:val="00D9559B"/>
    <w:rsid w:val="00D95C3F"/>
    <w:rsid w:val="00D95F68"/>
    <w:rsid w:val="00D966F4"/>
    <w:rsid w:val="00D96D56"/>
    <w:rsid w:val="00D96E60"/>
    <w:rsid w:val="00D971EE"/>
    <w:rsid w:val="00D972AD"/>
    <w:rsid w:val="00D978F5"/>
    <w:rsid w:val="00D97ACC"/>
    <w:rsid w:val="00D97DD7"/>
    <w:rsid w:val="00DA0087"/>
    <w:rsid w:val="00DA01EF"/>
    <w:rsid w:val="00DA02B3"/>
    <w:rsid w:val="00DA0732"/>
    <w:rsid w:val="00DA0D54"/>
    <w:rsid w:val="00DA11C6"/>
    <w:rsid w:val="00DA128F"/>
    <w:rsid w:val="00DA16A0"/>
    <w:rsid w:val="00DA1706"/>
    <w:rsid w:val="00DA1743"/>
    <w:rsid w:val="00DA1B49"/>
    <w:rsid w:val="00DA2221"/>
    <w:rsid w:val="00DA26C5"/>
    <w:rsid w:val="00DA2ECB"/>
    <w:rsid w:val="00DA2FF5"/>
    <w:rsid w:val="00DA35F3"/>
    <w:rsid w:val="00DA382B"/>
    <w:rsid w:val="00DA3D58"/>
    <w:rsid w:val="00DA3F97"/>
    <w:rsid w:val="00DA4035"/>
    <w:rsid w:val="00DA4291"/>
    <w:rsid w:val="00DA438F"/>
    <w:rsid w:val="00DA46B9"/>
    <w:rsid w:val="00DA4E54"/>
    <w:rsid w:val="00DA5330"/>
    <w:rsid w:val="00DA5429"/>
    <w:rsid w:val="00DA5699"/>
    <w:rsid w:val="00DA57E1"/>
    <w:rsid w:val="00DA5914"/>
    <w:rsid w:val="00DA5E0F"/>
    <w:rsid w:val="00DA62C1"/>
    <w:rsid w:val="00DA6BD1"/>
    <w:rsid w:val="00DA70F2"/>
    <w:rsid w:val="00DA78D8"/>
    <w:rsid w:val="00DA7961"/>
    <w:rsid w:val="00DA79BC"/>
    <w:rsid w:val="00DB029D"/>
    <w:rsid w:val="00DB0825"/>
    <w:rsid w:val="00DB08C7"/>
    <w:rsid w:val="00DB0E5D"/>
    <w:rsid w:val="00DB0F5B"/>
    <w:rsid w:val="00DB1438"/>
    <w:rsid w:val="00DB146F"/>
    <w:rsid w:val="00DB1841"/>
    <w:rsid w:val="00DB1A60"/>
    <w:rsid w:val="00DB1AC3"/>
    <w:rsid w:val="00DB1AF9"/>
    <w:rsid w:val="00DB21B4"/>
    <w:rsid w:val="00DB23D5"/>
    <w:rsid w:val="00DB33E8"/>
    <w:rsid w:val="00DB3A96"/>
    <w:rsid w:val="00DB3C85"/>
    <w:rsid w:val="00DB3DD0"/>
    <w:rsid w:val="00DB3E39"/>
    <w:rsid w:val="00DB419E"/>
    <w:rsid w:val="00DB495D"/>
    <w:rsid w:val="00DB4C2C"/>
    <w:rsid w:val="00DB515C"/>
    <w:rsid w:val="00DB5178"/>
    <w:rsid w:val="00DB525E"/>
    <w:rsid w:val="00DB5504"/>
    <w:rsid w:val="00DB5E41"/>
    <w:rsid w:val="00DB5EEF"/>
    <w:rsid w:val="00DB6B6A"/>
    <w:rsid w:val="00DB6C02"/>
    <w:rsid w:val="00DB6DA8"/>
    <w:rsid w:val="00DB7FCE"/>
    <w:rsid w:val="00DC010A"/>
    <w:rsid w:val="00DC02F4"/>
    <w:rsid w:val="00DC0467"/>
    <w:rsid w:val="00DC05BD"/>
    <w:rsid w:val="00DC0AF4"/>
    <w:rsid w:val="00DC0D6B"/>
    <w:rsid w:val="00DC0DDD"/>
    <w:rsid w:val="00DC0F5C"/>
    <w:rsid w:val="00DC0FA4"/>
    <w:rsid w:val="00DC10ED"/>
    <w:rsid w:val="00DC11BA"/>
    <w:rsid w:val="00DC1C93"/>
    <w:rsid w:val="00DC23B4"/>
    <w:rsid w:val="00DC2723"/>
    <w:rsid w:val="00DC2EC6"/>
    <w:rsid w:val="00DC31F6"/>
    <w:rsid w:val="00DC3455"/>
    <w:rsid w:val="00DC353C"/>
    <w:rsid w:val="00DC3C73"/>
    <w:rsid w:val="00DC4DD2"/>
    <w:rsid w:val="00DC5247"/>
    <w:rsid w:val="00DC5725"/>
    <w:rsid w:val="00DC5BA2"/>
    <w:rsid w:val="00DC5C05"/>
    <w:rsid w:val="00DC5CBF"/>
    <w:rsid w:val="00DC5DDA"/>
    <w:rsid w:val="00DC62A2"/>
    <w:rsid w:val="00DC65A8"/>
    <w:rsid w:val="00DC69E0"/>
    <w:rsid w:val="00DC6A5A"/>
    <w:rsid w:val="00DC6AEF"/>
    <w:rsid w:val="00DC6BEC"/>
    <w:rsid w:val="00DC6E86"/>
    <w:rsid w:val="00DC7FFC"/>
    <w:rsid w:val="00DD0354"/>
    <w:rsid w:val="00DD0933"/>
    <w:rsid w:val="00DD0955"/>
    <w:rsid w:val="00DD0D89"/>
    <w:rsid w:val="00DD0E6D"/>
    <w:rsid w:val="00DD12B0"/>
    <w:rsid w:val="00DD140A"/>
    <w:rsid w:val="00DD16EA"/>
    <w:rsid w:val="00DD19A2"/>
    <w:rsid w:val="00DD1B98"/>
    <w:rsid w:val="00DD2041"/>
    <w:rsid w:val="00DD2F92"/>
    <w:rsid w:val="00DD323A"/>
    <w:rsid w:val="00DD3323"/>
    <w:rsid w:val="00DD344F"/>
    <w:rsid w:val="00DD3AD3"/>
    <w:rsid w:val="00DD3B7E"/>
    <w:rsid w:val="00DD3D3A"/>
    <w:rsid w:val="00DD3D60"/>
    <w:rsid w:val="00DD401A"/>
    <w:rsid w:val="00DD40F4"/>
    <w:rsid w:val="00DD41C4"/>
    <w:rsid w:val="00DD4299"/>
    <w:rsid w:val="00DD44E4"/>
    <w:rsid w:val="00DD4670"/>
    <w:rsid w:val="00DD521E"/>
    <w:rsid w:val="00DD536F"/>
    <w:rsid w:val="00DD5643"/>
    <w:rsid w:val="00DD5B6D"/>
    <w:rsid w:val="00DD5BD5"/>
    <w:rsid w:val="00DD673E"/>
    <w:rsid w:val="00DD67BC"/>
    <w:rsid w:val="00DD6AB1"/>
    <w:rsid w:val="00DD6D51"/>
    <w:rsid w:val="00DD7223"/>
    <w:rsid w:val="00DD76E4"/>
    <w:rsid w:val="00DD77DA"/>
    <w:rsid w:val="00DD790D"/>
    <w:rsid w:val="00DD7BFF"/>
    <w:rsid w:val="00DE00A3"/>
    <w:rsid w:val="00DE0396"/>
    <w:rsid w:val="00DE03B0"/>
    <w:rsid w:val="00DE0781"/>
    <w:rsid w:val="00DE0822"/>
    <w:rsid w:val="00DE0CCB"/>
    <w:rsid w:val="00DE0DA8"/>
    <w:rsid w:val="00DE0E3B"/>
    <w:rsid w:val="00DE1580"/>
    <w:rsid w:val="00DE1643"/>
    <w:rsid w:val="00DE18C5"/>
    <w:rsid w:val="00DE18FC"/>
    <w:rsid w:val="00DE1BAB"/>
    <w:rsid w:val="00DE1E1F"/>
    <w:rsid w:val="00DE1F79"/>
    <w:rsid w:val="00DE21EE"/>
    <w:rsid w:val="00DE2336"/>
    <w:rsid w:val="00DE2BAC"/>
    <w:rsid w:val="00DE3246"/>
    <w:rsid w:val="00DE3649"/>
    <w:rsid w:val="00DE379F"/>
    <w:rsid w:val="00DE3AF3"/>
    <w:rsid w:val="00DE3D67"/>
    <w:rsid w:val="00DE3DAE"/>
    <w:rsid w:val="00DE46D1"/>
    <w:rsid w:val="00DE49F0"/>
    <w:rsid w:val="00DE4B53"/>
    <w:rsid w:val="00DE4C64"/>
    <w:rsid w:val="00DE5594"/>
    <w:rsid w:val="00DE5893"/>
    <w:rsid w:val="00DE5C9E"/>
    <w:rsid w:val="00DE5D1C"/>
    <w:rsid w:val="00DE5F0C"/>
    <w:rsid w:val="00DE65C4"/>
    <w:rsid w:val="00DE66D3"/>
    <w:rsid w:val="00DE69A3"/>
    <w:rsid w:val="00DE6CB9"/>
    <w:rsid w:val="00DE6EB2"/>
    <w:rsid w:val="00DE729E"/>
    <w:rsid w:val="00DE739E"/>
    <w:rsid w:val="00DE76E7"/>
    <w:rsid w:val="00DE79B4"/>
    <w:rsid w:val="00DE7E37"/>
    <w:rsid w:val="00DE7F57"/>
    <w:rsid w:val="00DF0173"/>
    <w:rsid w:val="00DF0384"/>
    <w:rsid w:val="00DF0391"/>
    <w:rsid w:val="00DF0E30"/>
    <w:rsid w:val="00DF135D"/>
    <w:rsid w:val="00DF13FA"/>
    <w:rsid w:val="00DF1674"/>
    <w:rsid w:val="00DF1D6B"/>
    <w:rsid w:val="00DF20ED"/>
    <w:rsid w:val="00DF27E2"/>
    <w:rsid w:val="00DF2825"/>
    <w:rsid w:val="00DF2913"/>
    <w:rsid w:val="00DF2A55"/>
    <w:rsid w:val="00DF31D8"/>
    <w:rsid w:val="00DF32A8"/>
    <w:rsid w:val="00DF32CB"/>
    <w:rsid w:val="00DF36A9"/>
    <w:rsid w:val="00DF382E"/>
    <w:rsid w:val="00DF47A4"/>
    <w:rsid w:val="00DF497C"/>
    <w:rsid w:val="00DF4BAB"/>
    <w:rsid w:val="00DF5795"/>
    <w:rsid w:val="00DF57C3"/>
    <w:rsid w:val="00DF5840"/>
    <w:rsid w:val="00DF5CB0"/>
    <w:rsid w:val="00DF5D14"/>
    <w:rsid w:val="00DF6038"/>
    <w:rsid w:val="00DF6520"/>
    <w:rsid w:val="00DF6958"/>
    <w:rsid w:val="00DF6B67"/>
    <w:rsid w:val="00DF6CF8"/>
    <w:rsid w:val="00DF709A"/>
    <w:rsid w:val="00DF70F7"/>
    <w:rsid w:val="00DF72E2"/>
    <w:rsid w:val="00DF7DFE"/>
    <w:rsid w:val="00E00065"/>
    <w:rsid w:val="00E000C2"/>
    <w:rsid w:val="00E003D8"/>
    <w:rsid w:val="00E00BB6"/>
    <w:rsid w:val="00E00DB5"/>
    <w:rsid w:val="00E01100"/>
    <w:rsid w:val="00E015F8"/>
    <w:rsid w:val="00E01658"/>
    <w:rsid w:val="00E0180A"/>
    <w:rsid w:val="00E022BE"/>
    <w:rsid w:val="00E027F8"/>
    <w:rsid w:val="00E02D55"/>
    <w:rsid w:val="00E030A7"/>
    <w:rsid w:val="00E03102"/>
    <w:rsid w:val="00E03423"/>
    <w:rsid w:val="00E0342E"/>
    <w:rsid w:val="00E03B61"/>
    <w:rsid w:val="00E03B98"/>
    <w:rsid w:val="00E041F4"/>
    <w:rsid w:val="00E04562"/>
    <w:rsid w:val="00E04865"/>
    <w:rsid w:val="00E04A87"/>
    <w:rsid w:val="00E04E38"/>
    <w:rsid w:val="00E0516A"/>
    <w:rsid w:val="00E05190"/>
    <w:rsid w:val="00E055DA"/>
    <w:rsid w:val="00E05828"/>
    <w:rsid w:val="00E0585E"/>
    <w:rsid w:val="00E05867"/>
    <w:rsid w:val="00E059BD"/>
    <w:rsid w:val="00E05CE5"/>
    <w:rsid w:val="00E060FC"/>
    <w:rsid w:val="00E0632B"/>
    <w:rsid w:val="00E06707"/>
    <w:rsid w:val="00E068B6"/>
    <w:rsid w:val="00E06E80"/>
    <w:rsid w:val="00E073C6"/>
    <w:rsid w:val="00E07A48"/>
    <w:rsid w:val="00E07D3F"/>
    <w:rsid w:val="00E07DBE"/>
    <w:rsid w:val="00E10309"/>
    <w:rsid w:val="00E10550"/>
    <w:rsid w:val="00E10581"/>
    <w:rsid w:val="00E10642"/>
    <w:rsid w:val="00E10671"/>
    <w:rsid w:val="00E1070B"/>
    <w:rsid w:val="00E10881"/>
    <w:rsid w:val="00E10EB7"/>
    <w:rsid w:val="00E10FF0"/>
    <w:rsid w:val="00E11648"/>
    <w:rsid w:val="00E11898"/>
    <w:rsid w:val="00E11961"/>
    <w:rsid w:val="00E119D9"/>
    <w:rsid w:val="00E11A07"/>
    <w:rsid w:val="00E11ACB"/>
    <w:rsid w:val="00E124B8"/>
    <w:rsid w:val="00E12769"/>
    <w:rsid w:val="00E128E5"/>
    <w:rsid w:val="00E12AF1"/>
    <w:rsid w:val="00E12CE3"/>
    <w:rsid w:val="00E12D54"/>
    <w:rsid w:val="00E12D57"/>
    <w:rsid w:val="00E12F35"/>
    <w:rsid w:val="00E132EA"/>
    <w:rsid w:val="00E1342B"/>
    <w:rsid w:val="00E14006"/>
    <w:rsid w:val="00E14117"/>
    <w:rsid w:val="00E142ED"/>
    <w:rsid w:val="00E14749"/>
    <w:rsid w:val="00E1476D"/>
    <w:rsid w:val="00E14997"/>
    <w:rsid w:val="00E1520D"/>
    <w:rsid w:val="00E15678"/>
    <w:rsid w:val="00E15993"/>
    <w:rsid w:val="00E15A30"/>
    <w:rsid w:val="00E15C1C"/>
    <w:rsid w:val="00E160DE"/>
    <w:rsid w:val="00E16587"/>
    <w:rsid w:val="00E1669E"/>
    <w:rsid w:val="00E16F3B"/>
    <w:rsid w:val="00E17081"/>
    <w:rsid w:val="00E1752B"/>
    <w:rsid w:val="00E17775"/>
    <w:rsid w:val="00E17AD7"/>
    <w:rsid w:val="00E17C8B"/>
    <w:rsid w:val="00E17EAB"/>
    <w:rsid w:val="00E201AB"/>
    <w:rsid w:val="00E202DF"/>
    <w:rsid w:val="00E20AB1"/>
    <w:rsid w:val="00E20ABC"/>
    <w:rsid w:val="00E20B94"/>
    <w:rsid w:val="00E20DC4"/>
    <w:rsid w:val="00E20E98"/>
    <w:rsid w:val="00E21096"/>
    <w:rsid w:val="00E2126A"/>
    <w:rsid w:val="00E2152A"/>
    <w:rsid w:val="00E21538"/>
    <w:rsid w:val="00E215EB"/>
    <w:rsid w:val="00E217C5"/>
    <w:rsid w:val="00E21CA6"/>
    <w:rsid w:val="00E21DC7"/>
    <w:rsid w:val="00E21FB3"/>
    <w:rsid w:val="00E220BC"/>
    <w:rsid w:val="00E223DB"/>
    <w:rsid w:val="00E225A3"/>
    <w:rsid w:val="00E225E9"/>
    <w:rsid w:val="00E22AA8"/>
    <w:rsid w:val="00E22C0B"/>
    <w:rsid w:val="00E22E03"/>
    <w:rsid w:val="00E22E59"/>
    <w:rsid w:val="00E22FA8"/>
    <w:rsid w:val="00E23163"/>
    <w:rsid w:val="00E232E3"/>
    <w:rsid w:val="00E23A2F"/>
    <w:rsid w:val="00E23C11"/>
    <w:rsid w:val="00E23E71"/>
    <w:rsid w:val="00E24536"/>
    <w:rsid w:val="00E245F0"/>
    <w:rsid w:val="00E247C1"/>
    <w:rsid w:val="00E247C2"/>
    <w:rsid w:val="00E248E0"/>
    <w:rsid w:val="00E24D36"/>
    <w:rsid w:val="00E25960"/>
    <w:rsid w:val="00E259DC"/>
    <w:rsid w:val="00E25AE7"/>
    <w:rsid w:val="00E25BC2"/>
    <w:rsid w:val="00E25C53"/>
    <w:rsid w:val="00E25CCD"/>
    <w:rsid w:val="00E25D6B"/>
    <w:rsid w:val="00E25E70"/>
    <w:rsid w:val="00E26644"/>
    <w:rsid w:val="00E2674D"/>
    <w:rsid w:val="00E26875"/>
    <w:rsid w:val="00E26B60"/>
    <w:rsid w:val="00E26DDA"/>
    <w:rsid w:val="00E27076"/>
    <w:rsid w:val="00E27130"/>
    <w:rsid w:val="00E2738B"/>
    <w:rsid w:val="00E273D1"/>
    <w:rsid w:val="00E2769B"/>
    <w:rsid w:val="00E277FF"/>
    <w:rsid w:val="00E301DA"/>
    <w:rsid w:val="00E305CA"/>
    <w:rsid w:val="00E30A97"/>
    <w:rsid w:val="00E31191"/>
    <w:rsid w:val="00E314E6"/>
    <w:rsid w:val="00E31B48"/>
    <w:rsid w:val="00E3213A"/>
    <w:rsid w:val="00E32237"/>
    <w:rsid w:val="00E325D3"/>
    <w:rsid w:val="00E3284F"/>
    <w:rsid w:val="00E32923"/>
    <w:rsid w:val="00E32CBA"/>
    <w:rsid w:val="00E32DE5"/>
    <w:rsid w:val="00E32FA3"/>
    <w:rsid w:val="00E332C3"/>
    <w:rsid w:val="00E3341E"/>
    <w:rsid w:val="00E33856"/>
    <w:rsid w:val="00E34583"/>
    <w:rsid w:val="00E345A8"/>
    <w:rsid w:val="00E347DE"/>
    <w:rsid w:val="00E34CB4"/>
    <w:rsid w:val="00E35844"/>
    <w:rsid w:val="00E35B42"/>
    <w:rsid w:val="00E35D03"/>
    <w:rsid w:val="00E35D80"/>
    <w:rsid w:val="00E35E59"/>
    <w:rsid w:val="00E3628A"/>
    <w:rsid w:val="00E36782"/>
    <w:rsid w:val="00E36AFF"/>
    <w:rsid w:val="00E3714C"/>
    <w:rsid w:val="00E37C80"/>
    <w:rsid w:val="00E37EB5"/>
    <w:rsid w:val="00E4024E"/>
    <w:rsid w:val="00E40279"/>
    <w:rsid w:val="00E4058E"/>
    <w:rsid w:val="00E40815"/>
    <w:rsid w:val="00E409C2"/>
    <w:rsid w:val="00E40A93"/>
    <w:rsid w:val="00E40BB9"/>
    <w:rsid w:val="00E40C05"/>
    <w:rsid w:val="00E40D61"/>
    <w:rsid w:val="00E40DE0"/>
    <w:rsid w:val="00E40F0F"/>
    <w:rsid w:val="00E41429"/>
    <w:rsid w:val="00E41A9F"/>
    <w:rsid w:val="00E41BC5"/>
    <w:rsid w:val="00E41D1D"/>
    <w:rsid w:val="00E41F25"/>
    <w:rsid w:val="00E4215D"/>
    <w:rsid w:val="00E42323"/>
    <w:rsid w:val="00E4248E"/>
    <w:rsid w:val="00E42586"/>
    <w:rsid w:val="00E429DD"/>
    <w:rsid w:val="00E42B86"/>
    <w:rsid w:val="00E42D70"/>
    <w:rsid w:val="00E43264"/>
    <w:rsid w:val="00E43369"/>
    <w:rsid w:val="00E4346B"/>
    <w:rsid w:val="00E43B47"/>
    <w:rsid w:val="00E43F28"/>
    <w:rsid w:val="00E43F3C"/>
    <w:rsid w:val="00E449A6"/>
    <w:rsid w:val="00E44DE3"/>
    <w:rsid w:val="00E44E38"/>
    <w:rsid w:val="00E45473"/>
    <w:rsid w:val="00E4547C"/>
    <w:rsid w:val="00E45577"/>
    <w:rsid w:val="00E458DC"/>
    <w:rsid w:val="00E45D06"/>
    <w:rsid w:val="00E45ED4"/>
    <w:rsid w:val="00E46159"/>
    <w:rsid w:val="00E46509"/>
    <w:rsid w:val="00E466DE"/>
    <w:rsid w:val="00E46B26"/>
    <w:rsid w:val="00E46D38"/>
    <w:rsid w:val="00E47237"/>
    <w:rsid w:val="00E47280"/>
    <w:rsid w:val="00E47937"/>
    <w:rsid w:val="00E479CA"/>
    <w:rsid w:val="00E47A71"/>
    <w:rsid w:val="00E47D60"/>
    <w:rsid w:val="00E47DCF"/>
    <w:rsid w:val="00E47DE7"/>
    <w:rsid w:val="00E47EA9"/>
    <w:rsid w:val="00E50006"/>
    <w:rsid w:val="00E501C0"/>
    <w:rsid w:val="00E5051A"/>
    <w:rsid w:val="00E50730"/>
    <w:rsid w:val="00E50883"/>
    <w:rsid w:val="00E50926"/>
    <w:rsid w:val="00E50F86"/>
    <w:rsid w:val="00E51296"/>
    <w:rsid w:val="00E51306"/>
    <w:rsid w:val="00E5155A"/>
    <w:rsid w:val="00E52840"/>
    <w:rsid w:val="00E52B52"/>
    <w:rsid w:val="00E52BB4"/>
    <w:rsid w:val="00E52E67"/>
    <w:rsid w:val="00E52E70"/>
    <w:rsid w:val="00E52F12"/>
    <w:rsid w:val="00E53328"/>
    <w:rsid w:val="00E53600"/>
    <w:rsid w:val="00E5364F"/>
    <w:rsid w:val="00E54056"/>
    <w:rsid w:val="00E54627"/>
    <w:rsid w:val="00E54763"/>
    <w:rsid w:val="00E54A3C"/>
    <w:rsid w:val="00E54A88"/>
    <w:rsid w:val="00E54B6C"/>
    <w:rsid w:val="00E54F13"/>
    <w:rsid w:val="00E5500D"/>
    <w:rsid w:val="00E553CD"/>
    <w:rsid w:val="00E556F3"/>
    <w:rsid w:val="00E557FA"/>
    <w:rsid w:val="00E55989"/>
    <w:rsid w:val="00E559D4"/>
    <w:rsid w:val="00E5616F"/>
    <w:rsid w:val="00E562D0"/>
    <w:rsid w:val="00E5676B"/>
    <w:rsid w:val="00E56A28"/>
    <w:rsid w:val="00E56BAB"/>
    <w:rsid w:val="00E57534"/>
    <w:rsid w:val="00E5792F"/>
    <w:rsid w:val="00E57B75"/>
    <w:rsid w:val="00E60215"/>
    <w:rsid w:val="00E60389"/>
    <w:rsid w:val="00E6087B"/>
    <w:rsid w:val="00E608CD"/>
    <w:rsid w:val="00E60C18"/>
    <w:rsid w:val="00E61362"/>
    <w:rsid w:val="00E61A26"/>
    <w:rsid w:val="00E61C95"/>
    <w:rsid w:val="00E61CA8"/>
    <w:rsid w:val="00E61F5F"/>
    <w:rsid w:val="00E61FCA"/>
    <w:rsid w:val="00E624DD"/>
    <w:rsid w:val="00E625C2"/>
    <w:rsid w:val="00E6271E"/>
    <w:rsid w:val="00E6274C"/>
    <w:rsid w:val="00E62DAA"/>
    <w:rsid w:val="00E62E81"/>
    <w:rsid w:val="00E63343"/>
    <w:rsid w:val="00E63394"/>
    <w:rsid w:val="00E634E3"/>
    <w:rsid w:val="00E636B1"/>
    <w:rsid w:val="00E63C96"/>
    <w:rsid w:val="00E640A0"/>
    <w:rsid w:val="00E644DC"/>
    <w:rsid w:val="00E646CC"/>
    <w:rsid w:val="00E64C7A"/>
    <w:rsid w:val="00E6502C"/>
    <w:rsid w:val="00E6506C"/>
    <w:rsid w:val="00E6534C"/>
    <w:rsid w:val="00E65672"/>
    <w:rsid w:val="00E656FC"/>
    <w:rsid w:val="00E65E8F"/>
    <w:rsid w:val="00E6618A"/>
    <w:rsid w:val="00E667BF"/>
    <w:rsid w:val="00E66963"/>
    <w:rsid w:val="00E66AA3"/>
    <w:rsid w:val="00E67D27"/>
    <w:rsid w:val="00E67EFC"/>
    <w:rsid w:val="00E70296"/>
    <w:rsid w:val="00E70578"/>
    <w:rsid w:val="00E70A83"/>
    <w:rsid w:val="00E70B79"/>
    <w:rsid w:val="00E70E9C"/>
    <w:rsid w:val="00E7121A"/>
    <w:rsid w:val="00E712BF"/>
    <w:rsid w:val="00E7141E"/>
    <w:rsid w:val="00E71541"/>
    <w:rsid w:val="00E71894"/>
    <w:rsid w:val="00E71C50"/>
    <w:rsid w:val="00E728C6"/>
    <w:rsid w:val="00E72FB4"/>
    <w:rsid w:val="00E72FC8"/>
    <w:rsid w:val="00E73412"/>
    <w:rsid w:val="00E73D65"/>
    <w:rsid w:val="00E742C7"/>
    <w:rsid w:val="00E743AC"/>
    <w:rsid w:val="00E74576"/>
    <w:rsid w:val="00E7462C"/>
    <w:rsid w:val="00E74734"/>
    <w:rsid w:val="00E749AE"/>
    <w:rsid w:val="00E75293"/>
    <w:rsid w:val="00E752A0"/>
    <w:rsid w:val="00E7570E"/>
    <w:rsid w:val="00E75927"/>
    <w:rsid w:val="00E75B4A"/>
    <w:rsid w:val="00E76003"/>
    <w:rsid w:val="00E7658A"/>
    <w:rsid w:val="00E7679E"/>
    <w:rsid w:val="00E76A85"/>
    <w:rsid w:val="00E76F80"/>
    <w:rsid w:val="00E76FDA"/>
    <w:rsid w:val="00E77025"/>
    <w:rsid w:val="00E77406"/>
    <w:rsid w:val="00E77AD8"/>
    <w:rsid w:val="00E77C8E"/>
    <w:rsid w:val="00E77E5A"/>
    <w:rsid w:val="00E80E35"/>
    <w:rsid w:val="00E81751"/>
    <w:rsid w:val="00E8193A"/>
    <w:rsid w:val="00E81D8F"/>
    <w:rsid w:val="00E8219F"/>
    <w:rsid w:val="00E82216"/>
    <w:rsid w:val="00E82223"/>
    <w:rsid w:val="00E8254C"/>
    <w:rsid w:val="00E8287F"/>
    <w:rsid w:val="00E82B97"/>
    <w:rsid w:val="00E82CE4"/>
    <w:rsid w:val="00E82E7E"/>
    <w:rsid w:val="00E832DD"/>
    <w:rsid w:val="00E8338A"/>
    <w:rsid w:val="00E838C4"/>
    <w:rsid w:val="00E839E9"/>
    <w:rsid w:val="00E83C05"/>
    <w:rsid w:val="00E83EE2"/>
    <w:rsid w:val="00E84775"/>
    <w:rsid w:val="00E8488E"/>
    <w:rsid w:val="00E84C03"/>
    <w:rsid w:val="00E84E9A"/>
    <w:rsid w:val="00E84ECC"/>
    <w:rsid w:val="00E85465"/>
    <w:rsid w:val="00E855E3"/>
    <w:rsid w:val="00E856A7"/>
    <w:rsid w:val="00E8586D"/>
    <w:rsid w:val="00E85A02"/>
    <w:rsid w:val="00E85BD2"/>
    <w:rsid w:val="00E85BF2"/>
    <w:rsid w:val="00E861BB"/>
    <w:rsid w:val="00E8638A"/>
    <w:rsid w:val="00E8659D"/>
    <w:rsid w:val="00E86BBE"/>
    <w:rsid w:val="00E86BC7"/>
    <w:rsid w:val="00E86D13"/>
    <w:rsid w:val="00E86D3E"/>
    <w:rsid w:val="00E86FC0"/>
    <w:rsid w:val="00E870B6"/>
    <w:rsid w:val="00E87417"/>
    <w:rsid w:val="00E8757D"/>
    <w:rsid w:val="00E87749"/>
    <w:rsid w:val="00E87E2F"/>
    <w:rsid w:val="00E9014F"/>
    <w:rsid w:val="00E9020C"/>
    <w:rsid w:val="00E908C2"/>
    <w:rsid w:val="00E909AB"/>
    <w:rsid w:val="00E90ECC"/>
    <w:rsid w:val="00E91230"/>
    <w:rsid w:val="00E91393"/>
    <w:rsid w:val="00E91520"/>
    <w:rsid w:val="00E915AA"/>
    <w:rsid w:val="00E91767"/>
    <w:rsid w:val="00E91B72"/>
    <w:rsid w:val="00E91E52"/>
    <w:rsid w:val="00E921CD"/>
    <w:rsid w:val="00E928FC"/>
    <w:rsid w:val="00E92932"/>
    <w:rsid w:val="00E92EB2"/>
    <w:rsid w:val="00E931E1"/>
    <w:rsid w:val="00E9333E"/>
    <w:rsid w:val="00E93362"/>
    <w:rsid w:val="00E93386"/>
    <w:rsid w:val="00E93F36"/>
    <w:rsid w:val="00E93F4F"/>
    <w:rsid w:val="00E94738"/>
    <w:rsid w:val="00E94D22"/>
    <w:rsid w:val="00E955FF"/>
    <w:rsid w:val="00E95828"/>
    <w:rsid w:val="00E9594C"/>
    <w:rsid w:val="00E9598A"/>
    <w:rsid w:val="00E95A6A"/>
    <w:rsid w:val="00E95D8E"/>
    <w:rsid w:val="00E95F0E"/>
    <w:rsid w:val="00E95FA8"/>
    <w:rsid w:val="00E96254"/>
    <w:rsid w:val="00E962DF"/>
    <w:rsid w:val="00E968A7"/>
    <w:rsid w:val="00E96ADD"/>
    <w:rsid w:val="00E96C11"/>
    <w:rsid w:val="00E96F8E"/>
    <w:rsid w:val="00E971FD"/>
    <w:rsid w:val="00E97205"/>
    <w:rsid w:val="00E97425"/>
    <w:rsid w:val="00E97D83"/>
    <w:rsid w:val="00E97F5C"/>
    <w:rsid w:val="00E97FBF"/>
    <w:rsid w:val="00EA036D"/>
    <w:rsid w:val="00EA07CE"/>
    <w:rsid w:val="00EA0A25"/>
    <w:rsid w:val="00EA0CCD"/>
    <w:rsid w:val="00EA0DAC"/>
    <w:rsid w:val="00EA0E20"/>
    <w:rsid w:val="00EA0EDC"/>
    <w:rsid w:val="00EA195C"/>
    <w:rsid w:val="00EA1D64"/>
    <w:rsid w:val="00EA2664"/>
    <w:rsid w:val="00EA270D"/>
    <w:rsid w:val="00EA29E7"/>
    <w:rsid w:val="00EA369A"/>
    <w:rsid w:val="00EA375D"/>
    <w:rsid w:val="00EA37EF"/>
    <w:rsid w:val="00EA3D8B"/>
    <w:rsid w:val="00EA45C1"/>
    <w:rsid w:val="00EA4719"/>
    <w:rsid w:val="00EA473A"/>
    <w:rsid w:val="00EA4BCD"/>
    <w:rsid w:val="00EA4D22"/>
    <w:rsid w:val="00EA51F0"/>
    <w:rsid w:val="00EA56E0"/>
    <w:rsid w:val="00EA5D8D"/>
    <w:rsid w:val="00EA60CF"/>
    <w:rsid w:val="00EA61D6"/>
    <w:rsid w:val="00EA62D9"/>
    <w:rsid w:val="00EA6A37"/>
    <w:rsid w:val="00EA703E"/>
    <w:rsid w:val="00EA7282"/>
    <w:rsid w:val="00EA7B65"/>
    <w:rsid w:val="00EA7DC2"/>
    <w:rsid w:val="00EA7ED8"/>
    <w:rsid w:val="00EA7FED"/>
    <w:rsid w:val="00EB044D"/>
    <w:rsid w:val="00EB0873"/>
    <w:rsid w:val="00EB0BDB"/>
    <w:rsid w:val="00EB129B"/>
    <w:rsid w:val="00EB1907"/>
    <w:rsid w:val="00EB1FDB"/>
    <w:rsid w:val="00EB2172"/>
    <w:rsid w:val="00EB21B3"/>
    <w:rsid w:val="00EB23CD"/>
    <w:rsid w:val="00EB2990"/>
    <w:rsid w:val="00EB2A06"/>
    <w:rsid w:val="00EB3345"/>
    <w:rsid w:val="00EB36F0"/>
    <w:rsid w:val="00EB39A2"/>
    <w:rsid w:val="00EB404E"/>
    <w:rsid w:val="00EB425C"/>
    <w:rsid w:val="00EB43FB"/>
    <w:rsid w:val="00EB4410"/>
    <w:rsid w:val="00EB4574"/>
    <w:rsid w:val="00EB4645"/>
    <w:rsid w:val="00EB4787"/>
    <w:rsid w:val="00EB4C43"/>
    <w:rsid w:val="00EB4D3A"/>
    <w:rsid w:val="00EB4FD8"/>
    <w:rsid w:val="00EB50BB"/>
    <w:rsid w:val="00EB5547"/>
    <w:rsid w:val="00EB55B0"/>
    <w:rsid w:val="00EB5AFB"/>
    <w:rsid w:val="00EB6775"/>
    <w:rsid w:val="00EB67E2"/>
    <w:rsid w:val="00EB687D"/>
    <w:rsid w:val="00EB68FA"/>
    <w:rsid w:val="00EB7614"/>
    <w:rsid w:val="00EB7727"/>
    <w:rsid w:val="00EB77D4"/>
    <w:rsid w:val="00EB7E7C"/>
    <w:rsid w:val="00EC0476"/>
    <w:rsid w:val="00EC07C1"/>
    <w:rsid w:val="00EC07C7"/>
    <w:rsid w:val="00EC08CE"/>
    <w:rsid w:val="00EC0995"/>
    <w:rsid w:val="00EC0B79"/>
    <w:rsid w:val="00EC0D3F"/>
    <w:rsid w:val="00EC0DEB"/>
    <w:rsid w:val="00EC0EB8"/>
    <w:rsid w:val="00EC1073"/>
    <w:rsid w:val="00EC1234"/>
    <w:rsid w:val="00EC133F"/>
    <w:rsid w:val="00EC1A23"/>
    <w:rsid w:val="00EC1CAF"/>
    <w:rsid w:val="00EC218F"/>
    <w:rsid w:val="00EC247E"/>
    <w:rsid w:val="00EC2840"/>
    <w:rsid w:val="00EC2998"/>
    <w:rsid w:val="00EC29A0"/>
    <w:rsid w:val="00EC2A04"/>
    <w:rsid w:val="00EC2A27"/>
    <w:rsid w:val="00EC2ABA"/>
    <w:rsid w:val="00EC2E25"/>
    <w:rsid w:val="00EC353A"/>
    <w:rsid w:val="00EC36D4"/>
    <w:rsid w:val="00EC3A8C"/>
    <w:rsid w:val="00EC3C49"/>
    <w:rsid w:val="00EC4131"/>
    <w:rsid w:val="00EC42B0"/>
    <w:rsid w:val="00EC47D7"/>
    <w:rsid w:val="00EC4A8A"/>
    <w:rsid w:val="00EC4ACC"/>
    <w:rsid w:val="00EC4B69"/>
    <w:rsid w:val="00EC4D34"/>
    <w:rsid w:val="00EC4E1D"/>
    <w:rsid w:val="00EC4F50"/>
    <w:rsid w:val="00EC5128"/>
    <w:rsid w:val="00EC5354"/>
    <w:rsid w:val="00EC5661"/>
    <w:rsid w:val="00EC5873"/>
    <w:rsid w:val="00EC61FC"/>
    <w:rsid w:val="00EC64F8"/>
    <w:rsid w:val="00EC6B54"/>
    <w:rsid w:val="00EC6D4B"/>
    <w:rsid w:val="00EC6F7C"/>
    <w:rsid w:val="00EC719B"/>
    <w:rsid w:val="00EC768F"/>
    <w:rsid w:val="00EC7C8D"/>
    <w:rsid w:val="00EC7FDE"/>
    <w:rsid w:val="00ED0028"/>
    <w:rsid w:val="00ED014A"/>
    <w:rsid w:val="00ED01D1"/>
    <w:rsid w:val="00ED045D"/>
    <w:rsid w:val="00ED0562"/>
    <w:rsid w:val="00ED0B7A"/>
    <w:rsid w:val="00ED0C2A"/>
    <w:rsid w:val="00ED0CC3"/>
    <w:rsid w:val="00ED100A"/>
    <w:rsid w:val="00ED1401"/>
    <w:rsid w:val="00ED14B6"/>
    <w:rsid w:val="00ED1786"/>
    <w:rsid w:val="00ED1F76"/>
    <w:rsid w:val="00ED246A"/>
    <w:rsid w:val="00ED28B4"/>
    <w:rsid w:val="00ED2E5D"/>
    <w:rsid w:val="00ED333F"/>
    <w:rsid w:val="00ED3589"/>
    <w:rsid w:val="00ED3594"/>
    <w:rsid w:val="00ED375F"/>
    <w:rsid w:val="00ED3913"/>
    <w:rsid w:val="00ED391E"/>
    <w:rsid w:val="00ED3AFB"/>
    <w:rsid w:val="00ED4080"/>
    <w:rsid w:val="00ED40ED"/>
    <w:rsid w:val="00ED42CB"/>
    <w:rsid w:val="00ED4532"/>
    <w:rsid w:val="00ED4750"/>
    <w:rsid w:val="00ED49A7"/>
    <w:rsid w:val="00ED4DFF"/>
    <w:rsid w:val="00ED4ED6"/>
    <w:rsid w:val="00ED4F96"/>
    <w:rsid w:val="00ED535D"/>
    <w:rsid w:val="00ED53E1"/>
    <w:rsid w:val="00ED541A"/>
    <w:rsid w:val="00ED5660"/>
    <w:rsid w:val="00ED5A5E"/>
    <w:rsid w:val="00ED5CD9"/>
    <w:rsid w:val="00ED65C2"/>
    <w:rsid w:val="00ED6A5A"/>
    <w:rsid w:val="00ED6E19"/>
    <w:rsid w:val="00ED7144"/>
    <w:rsid w:val="00ED7506"/>
    <w:rsid w:val="00ED7814"/>
    <w:rsid w:val="00ED79F5"/>
    <w:rsid w:val="00EE0ADB"/>
    <w:rsid w:val="00EE0E5F"/>
    <w:rsid w:val="00EE1595"/>
    <w:rsid w:val="00EE22A3"/>
    <w:rsid w:val="00EE264A"/>
    <w:rsid w:val="00EE29F4"/>
    <w:rsid w:val="00EE31B2"/>
    <w:rsid w:val="00EE3756"/>
    <w:rsid w:val="00EE3BE6"/>
    <w:rsid w:val="00EE3C22"/>
    <w:rsid w:val="00EE3DDA"/>
    <w:rsid w:val="00EE3EF7"/>
    <w:rsid w:val="00EE4542"/>
    <w:rsid w:val="00EE4759"/>
    <w:rsid w:val="00EE483D"/>
    <w:rsid w:val="00EE4847"/>
    <w:rsid w:val="00EE485F"/>
    <w:rsid w:val="00EE4B71"/>
    <w:rsid w:val="00EE5051"/>
    <w:rsid w:val="00EE55AA"/>
    <w:rsid w:val="00EE5D6E"/>
    <w:rsid w:val="00EE5F39"/>
    <w:rsid w:val="00EE5F3D"/>
    <w:rsid w:val="00EE61FB"/>
    <w:rsid w:val="00EE62CC"/>
    <w:rsid w:val="00EE63CB"/>
    <w:rsid w:val="00EE6650"/>
    <w:rsid w:val="00EE6FE9"/>
    <w:rsid w:val="00EE712C"/>
    <w:rsid w:val="00EE73D8"/>
    <w:rsid w:val="00EE75A2"/>
    <w:rsid w:val="00EE766D"/>
    <w:rsid w:val="00EE779C"/>
    <w:rsid w:val="00EF01A1"/>
    <w:rsid w:val="00EF01E1"/>
    <w:rsid w:val="00EF01FA"/>
    <w:rsid w:val="00EF06EF"/>
    <w:rsid w:val="00EF0729"/>
    <w:rsid w:val="00EF0C57"/>
    <w:rsid w:val="00EF1077"/>
    <w:rsid w:val="00EF127F"/>
    <w:rsid w:val="00EF178E"/>
    <w:rsid w:val="00EF19E9"/>
    <w:rsid w:val="00EF1BBF"/>
    <w:rsid w:val="00EF1DC7"/>
    <w:rsid w:val="00EF1EB1"/>
    <w:rsid w:val="00EF2642"/>
    <w:rsid w:val="00EF2A60"/>
    <w:rsid w:val="00EF2BEC"/>
    <w:rsid w:val="00EF2C80"/>
    <w:rsid w:val="00EF2CC9"/>
    <w:rsid w:val="00EF2CE5"/>
    <w:rsid w:val="00EF2D40"/>
    <w:rsid w:val="00EF2E48"/>
    <w:rsid w:val="00EF2E8D"/>
    <w:rsid w:val="00EF3923"/>
    <w:rsid w:val="00EF3EA9"/>
    <w:rsid w:val="00EF3FE1"/>
    <w:rsid w:val="00EF4006"/>
    <w:rsid w:val="00EF4C52"/>
    <w:rsid w:val="00EF4C6D"/>
    <w:rsid w:val="00EF4D1A"/>
    <w:rsid w:val="00EF4E15"/>
    <w:rsid w:val="00EF52E8"/>
    <w:rsid w:val="00EF5483"/>
    <w:rsid w:val="00EF5D7F"/>
    <w:rsid w:val="00EF5E3A"/>
    <w:rsid w:val="00EF60AD"/>
    <w:rsid w:val="00EF60DB"/>
    <w:rsid w:val="00EF624C"/>
    <w:rsid w:val="00EF657D"/>
    <w:rsid w:val="00EF68BC"/>
    <w:rsid w:val="00EF69AA"/>
    <w:rsid w:val="00EF69D1"/>
    <w:rsid w:val="00EF6AB1"/>
    <w:rsid w:val="00EF754A"/>
    <w:rsid w:val="00EF772E"/>
    <w:rsid w:val="00EF7DFF"/>
    <w:rsid w:val="00EF7E03"/>
    <w:rsid w:val="00F00486"/>
    <w:rsid w:val="00F010E3"/>
    <w:rsid w:val="00F01107"/>
    <w:rsid w:val="00F01192"/>
    <w:rsid w:val="00F0129E"/>
    <w:rsid w:val="00F01ECB"/>
    <w:rsid w:val="00F021E6"/>
    <w:rsid w:val="00F02325"/>
    <w:rsid w:val="00F02886"/>
    <w:rsid w:val="00F02BEE"/>
    <w:rsid w:val="00F036FD"/>
    <w:rsid w:val="00F03849"/>
    <w:rsid w:val="00F03A68"/>
    <w:rsid w:val="00F03C3D"/>
    <w:rsid w:val="00F03F2D"/>
    <w:rsid w:val="00F0401B"/>
    <w:rsid w:val="00F04CE0"/>
    <w:rsid w:val="00F05032"/>
    <w:rsid w:val="00F05746"/>
    <w:rsid w:val="00F0585F"/>
    <w:rsid w:val="00F05E15"/>
    <w:rsid w:val="00F06033"/>
    <w:rsid w:val="00F061AE"/>
    <w:rsid w:val="00F06442"/>
    <w:rsid w:val="00F06751"/>
    <w:rsid w:val="00F0699F"/>
    <w:rsid w:val="00F06E3E"/>
    <w:rsid w:val="00F07282"/>
    <w:rsid w:val="00F073B7"/>
    <w:rsid w:val="00F0752E"/>
    <w:rsid w:val="00F077C2"/>
    <w:rsid w:val="00F077CA"/>
    <w:rsid w:val="00F07AE6"/>
    <w:rsid w:val="00F07FC7"/>
    <w:rsid w:val="00F07FD7"/>
    <w:rsid w:val="00F103A7"/>
    <w:rsid w:val="00F10A3F"/>
    <w:rsid w:val="00F10DFD"/>
    <w:rsid w:val="00F114F6"/>
    <w:rsid w:val="00F1152A"/>
    <w:rsid w:val="00F11639"/>
    <w:rsid w:val="00F116ED"/>
    <w:rsid w:val="00F1172F"/>
    <w:rsid w:val="00F11740"/>
    <w:rsid w:val="00F11F26"/>
    <w:rsid w:val="00F121B0"/>
    <w:rsid w:val="00F12342"/>
    <w:rsid w:val="00F1267E"/>
    <w:rsid w:val="00F1293D"/>
    <w:rsid w:val="00F12993"/>
    <w:rsid w:val="00F12ED7"/>
    <w:rsid w:val="00F1321D"/>
    <w:rsid w:val="00F13343"/>
    <w:rsid w:val="00F137EE"/>
    <w:rsid w:val="00F13949"/>
    <w:rsid w:val="00F13BE7"/>
    <w:rsid w:val="00F13D6E"/>
    <w:rsid w:val="00F1432B"/>
    <w:rsid w:val="00F145C2"/>
    <w:rsid w:val="00F147E8"/>
    <w:rsid w:val="00F151F7"/>
    <w:rsid w:val="00F1528F"/>
    <w:rsid w:val="00F15303"/>
    <w:rsid w:val="00F153B4"/>
    <w:rsid w:val="00F15894"/>
    <w:rsid w:val="00F1591E"/>
    <w:rsid w:val="00F15A44"/>
    <w:rsid w:val="00F15BA9"/>
    <w:rsid w:val="00F15E25"/>
    <w:rsid w:val="00F16322"/>
    <w:rsid w:val="00F16B94"/>
    <w:rsid w:val="00F16CB2"/>
    <w:rsid w:val="00F16CD2"/>
    <w:rsid w:val="00F170E2"/>
    <w:rsid w:val="00F1710E"/>
    <w:rsid w:val="00F173F2"/>
    <w:rsid w:val="00F176DB"/>
    <w:rsid w:val="00F17798"/>
    <w:rsid w:val="00F17CB8"/>
    <w:rsid w:val="00F20057"/>
    <w:rsid w:val="00F2022B"/>
    <w:rsid w:val="00F20E41"/>
    <w:rsid w:val="00F20F46"/>
    <w:rsid w:val="00F20F57"/>
    <w:rsid w:val="00F2145C"/>
    <w:rsid w:val="00F2155E"/>
    <w:rsid w:val="00F21761"/>
    <w:rsid w:val="00F218A0"/>
    <w:rsid w:val="00F21C64"/>
    <w:rsid w:val="00F22040"/>
    <w:rsid w:val="00F225FF"/>
    <w:rsid w:val="00F2266D"/>
    <w:rsid w:val="00F23187"/>
    <w:rsid w:val="00F233FC"/>
    <w:rsid w:val="00F23558"/>
    <w:rsid w:val="00F2385E"/>
    <w:rsid w:val="00F23ABF"/>
    <w:rsid w:val="00F23C91"/>
    <w:rsid w:val="00F2406A"/>
    <w:rsid w:val="00F24164"/>
    <w:rsid w:val="00F244F4"/>
    <w:rsid w:val="00F2457A"/>
    <w:rsid w:val="00F2487A"/>
    <w:rsid w:val="00F2496E"/>
    <w:rsid w:val="00F24B75"/>
    <w:rsid w:val="00F25024"/>
    <w:rsid w:val="00F253CD"/>
    <w:rsid w:val="00F257F8"/>
    <w:rsid w:val="00F258A4"/>
    <w:rsid w:val="00F2598E"/>
    <w:rsid w:val="00F25C50"/>
    <w:rsid w:val="00F26199"/>
    <w:rsid w:val="00F26356"/>
    <w:rsid w:val="00F265A2"/>
    <w:rsid w:val="00F268D7"/>
    <w:rsid w:val="00F26DB8"/>
    <w:rsid w:val="00F26EB5"/>
    <w:rsid w:val="00F26FC3"/>
    <w:rsid w:val="00F2725F"/>
    <w:rsid w:val="00F2794D"/>
    <w:rsid w:val="00F27A52"/>
    <w:rsid w:val="00F27D44"/>
    <w:rsid w:val="00F30014"/>
    <w:rsid w:val="00F3071D"/>
    <w:rsid w:val="00F3071E"/>
    <w:rsid w:val="00F3079F"/>
    <w:rsid w:val="00F31035"/>
    <w:rsid w:val="00F3127C"/>
    <w:rsid w:val="00F31A4E"/>
    <w:rsid w:val="00F31E84"/>
    <w:rsid w:val="00F31F31"/>
    <w:rsid w:val="00F328F8"/>
    <w:rsid w:val="00F33115"/>
    <w:rsid w:val="00F33777"/>
    <w:rsid w:val="00F33A70"/>
    <w:rsid w:val="00F33F76"/>
    <w:rsid w:val="00F349E3"/>
    <w:rsid w:val="00F34D93"/>
    <w:rsid w:val="00F3514C"/>
    <w:rsid w:val="00F354DF"/>
    <w:rsid w:val="00F35533"/>
    <w:rsid w:val="00F35863"/>
    <w:rsid w:val="00F35AF8"/>
    <w:rsid w:val="00F35BD8"/>
    <w:rsid w:val="00F363C2"/>
    <w:rsid w:val="00F365B0"/>
    <w:rsid w:val="00F3674C"/>
    <w:rsid w:val="00F3682B"/>
    <w:rsid w:val="00F3699E"/>
    <w:rsid w:val="00F36A3A"/>
    <w:rsid w:val="00F36AB8"/>
    <w:rsid w:val="00F3702E"/>
    <w:rsid w:val="00F37138"/>
    <w:rsid w:val="00F377F2"/>
    <w:rsid w:val="00F37B96"/>
    <w:rsid w:val="00F37D47"/>
    <w:rsid w:val="00F37D49"/>
    <w:rsid w:val="00F37D6E"/>
    <w:rsid w:val="00F37DF5"/>
    <w:rsid w:val="00F403DC"/>
    <w:rsid w:val="00F40531"/>
    <w:rsid w:val="00F407F1"/>
    <w:rsid w:val="00F4082D"/>
    <w:rsid w:val="00F4087E"/>
    <w:rsid w:val="00F408B0"/>
    <w:rsid w:val="00F41315"/>
    <w:rsid w:val="00F41978"/>
    <w:rsid w:val="00F41FD2"/>
    <w:rsid w:val="00F42197"/>
    <w:rsid w:val="00F4229E"/>
    <w:rsid w:val="00F4236D"/>
    <w:rsid w:val="00F42752"/>
    <w:rsid w:val="00F4292D"/>
    <w:rsid w:val="00F42BE4"/>
    <w:rsid w:val="00F42F5F"/>
    <w:rsid w:val="00F4331D"/>
    <w:rsid w:val="00F434E5"/>
    <w:rsid w:val="00F43781"/>
    <w:rsid w:val="00F437D7"/>
    <w:rsid w:val="00F438B0"/>
    <w:rsid w:val="00F4483B"/>
    <w:rsid w:val="00F44929"/>
    <w:rsid w:val="00F44AC7"/>
    <w:rsid w:val="00F44BB9"/>
    <w:rsid w:val="00F450D0"/>
    <w:rsid w:val="00F46045"/>
    <w:rsid w:val="00F46288"/>
    <w:rsid w:val="00F46788"/>
    <w:rsid w:val="00F46B18"/>
    <w:rsid w:val="00F46B35"/>
    <w:rsid w:val="00F46CC2"/>
    <w:rsid w:val="00F46D37"/>
    <w:rsid w:val="00F47045"/>
    <w:rsid w:val="00F4710A"/>
    <w:rsid w:val="00F471F9"/>
    <w:rsid w:val="00F474F8"/>
    <w:rsid w:val="00F47832"/>
    <w:rsid w:val="00F47A12"/>
    <w:rsid w:val="00F47AB4"/>
    <w:rsid w:val="00F47C77"/>
    <w:rsid w:val="00F47F08"/>
    <w:rsid w:val="00F500B5"/>
    <w:rsid w:val="00F508C2"/>
    <w:rsid w:val="00F508CD"/>
    <w:rsid w:val="00F50D99"/>
    <w:rsid w:val="00F50E23"/>
    <w:rsid w:val="00F50F9B"/>
    <w:rsid w:val="00F51022"/>
    <w:rsid w:val="00F512E0"/>
    <w:rsid w:val="00F514E3"/>
    <w:rsid w:val="00F5162E"/>
    <w:rsid w:val="00F518DB"/>
    <w:rsid w:val="00F518E9"/>
    <w:rsid w:val="00F51BD2"/>
    <w:rsid w:val="00F51D03"/>
    <w:rsid w:val="00F52588"/>
    <w:rsid w:val="00F52A5C"/>
    <w:rsid w:val="00F52B23"/>
    <w:rsid w:val="00F52D03"/>
    <w:rsid w:val="00F52DAB"/>
    <w:rsid w:val="00F53284"/>
    <w:rsid w:val="00F53B6E"/>
    <w:rsid w:val="00F53CFD"/>
    <w:rsid w:val="00F54089"/>
    <w:rsid w:val="00F5481F"/>
    <w:rsid w:val="00F548E4"/>
    <w:rsid w:val="00F54A1F"/>
    <w:rsid w:val="00F54CF7"/>
    <w:rsid w:val="00F54D05"/>
    <w:rsid w:val="00F54E59"/>
    <w:rsid w:val="00F54F88"/>
    <w:rsid w:val="00F5522E"/>
    <w:rsid w:val="00F55243"/>
    <w:rsid w:val="00F55322"/>
    <w:rsid w:val="00F55432"/>
    <w:rsid w:val="00F55B6E"/>
    <w:rsid w:val="00F55C0C"/>
    <w:rsid w:val="00F5600D"/>
    <w:rsid w:val="00F56161"/>
    <w:rsid w:val="00F56358"/>
    <w:rsid w:val="00F5642F"/>
    <w:rsid w:val="00F56700"/>
    <w:rsid w:val="00F5685A"/>
    <w:rsid w:val="00F56932"/>
    <w:rsid w:val="00F56F09"/>
    <w:rsid w:val="00F57977"/>
    <w:rsid w:val="00F6000D"/>
    <w:rsid w:val="00F60020"/>
    <w:rsid w:val="00F6034C"/>
    <w:rsid w:val="00F60648"/>
    <w:rsid w:val="00F60A68"/>
    <w:rsid w:val="00F60B0A"/>
    <w:rsid w:val="00F60CA4"/>
    <w:rsid w:val="00F61848"/>
    <w:rsid w:val="00F62097"/>
    <w:rsid w:val="00F62436"/>
    <w:rsid w:val="00F62862"/>
    <w:rsid w:val="00F62A7E"/>
    <w:rsid w:val="00F62CAF"/>
    <w:rsid w:val="00F62FF6"/>
    <w:rsid w:val="00F63237"/>
    <w:rsid w:val="00F63466"/>
    <w:rsid w:val="00F63534"/>
    <w:rsid w:val="00F63C1C"/>
    <w:rsid w:val="00F6489D"/>
    <w:rsid w:val="00F64B40"/>
    <w:rsid w:val="00F6501F"/>
    <w:rsid w:val="00F650CC"/>
    <w:rsid w:val="00F65417"/>
    <w:rsid w:val="00F65869"/>
    <w:rsid w:val="00F658D1"/>
    <w:rsid w:val="00F659C8"/>
    <w:rsid w:val="00F65A1A"/>
    <w:rsid w:val="00F65A98"/>
    <w:rsid w:val="00F65F32"/>
    <w:rsid w:val="00F66954"/>
    <w:rsid w:val="00F66E8E"/>
    <w:rsid w:val="00F67472"/>
    <w:rsid w:val="00F67562"/>
    <w:rsid w:val="00F67A87"/>
    <w:rsid w:val="00F67ADB"/>
    <w:rsid w:val="00F70095"/>
    <w:rsid w:val="00F702A0"/>
    <w:rsid w:val="00F702B8"/>
    <w:rsid w:val="00F704D9"/>
    <w:rsid w:val="00F70844"/>
    <w:rsid w:val="00F70FFB"/>
    <w:rsid w:val="00F71426"/>
    <w:rsid w:val="00F71715"/>
    <w:rsid w:val="00F717D5"/>
    <w:rsid w:val="00F71BB3"/>
    <w:rsid w:val="00F71C01"/>
    <w:rsid w:val="00F71D68"/>
    <w:rsid w:val="00F723AD"/>
    <w:rsid w:val="00F72401"/>
    <w:rsid w:val="00F72938"/>
    <w:rsid w:val="00F72BA9"/>
    <w:rsid w:val="00F73299"/>
    <w:rsid w:val="00F73533"/>
    <w:rsid w:val="00F7360F"/>
    <w:rsid w:val="00F736D2"/>
    <w:rsid w:val="00F7395A"/>
    <w:rsid w:val="00F73DE3"/>
    <w:rsid w:val="00F74396"/>
    <w:rsid w:val="00F74662"/>
    <w:rsid w:val="00F7502F"/>
    <w:rsid w:val="00F752AF"/>
    <w:rsid w:val="00F75359"/>
    <w:rsid w:val="00F756CC"/>
    <w:rsid w:val="00F759B6"/>
    <w:rsid w:val="00F75A6A"/>
    <w:rsid w:val="00F75D31"/>
    <w:rsid w:val="00F7618B"/>
    <w:rsid w:val="00F767C7"/>
    <w:rsid w:val="00F76805"/>
    <w:rsid w:val="00F7680C"/>
    <w:rsid w:val="00F76902"/>
    <w:rsid w:val="00F769A2"/>
    <w:rsid w:val="00F769ED"/>
    <w:rsid w:val="00F76AE6"/>
    <w:rsid w:val="00F76D60"/>
    <w:rsid w:val="00F77F1B"/>
    <w:rsid w:val="00F8066E"/>
    <w:rsid w:val="00F806D3"/>
    <w:rsid w:val="00F80729"/>
    <w:rsid w:val="00F808D6"/>
    <w:rsid w:val="00F80DE1"/>
    <w:rsid w:val="00F81162"/>
    <w:rsid w:val="00F8142C"/>
    <w:rsid w:val="00F81733"/>
    <w:rsid w:val="00F8176E"/>
    <w:rsid w:val="00F821D6"/>
    <w:rsid w:val="00F8230C"/>
    <w:rsid w:val="00F8253D"/>
    <w:rsid w:val="00F82683"/>
    <w:rsid w:val="00F82C5C"/>
    <w:rsid w:val="00F835EE"/>
    <w:rsid w:val="00F83756"/>
    <w:rsid w:val="00F840B1"/>
    <w:rsid w:val="00F843E8"/>
    <w:rsid w:val="00F847D8"/>
    <w:rsid w:val="00F84B9A"/>
    <w:rsid w:val="00F84CB4"/>
    <w:rsid w:val="00F851EF"/>
    <w:rsid w:val="00F8526C"/>
    <w:rsid w:val="00F85600"/>
    <w:rsid w:val="00F857C0"/>
    <w:rsid w:val="00F85962"/>
    <w:rsid w:val="00F85D1C"/>
    <w:rsid w:val="00F85F28"/>
    <w:rsid w:val="00F860DB"/>
    <w:rsid w:val="00F86363"/>
    <w:rsid w:val="00F86606"/>
    <w:rsid w:val="00F86904"/>
    <w:rsid w:val="00F86F9C"/>
    <w:rsid w:val="00F87B55"/>
    <w:rsid w:val="00F87D8E"/>
    <w:rsid w:val="00F907DB"/>
    <w:rsid w:val="00F908A7"/>
    <w:rsid w:val="00F90A59"/>
    <w:rsid w:val="00F90F39"/>
    <w:rsid w:val="00F911D0"/>
    <w:rsid w:val="00F917E4"/>
    <w:rsid w:val="00F91BA6"/>
    <w:rsid w:val="00F92067"/>
    <w:rsid w:val="00F92188"/>
    <w:rsid w:val="00F921DA"/>
    <w:rsid w:val="00F92426"/>
    <w:rsid w:val="00F926C8"/>
    <w:rsid w:val="00F928CB"/>
    <w:rsid w:val="00F929D8"/>
    <w:rsid w:val="00F92B7D"/>
    <w:rsid w:val="00F92BA2"/>
    <w:rsid w:val="00F93052"/>
    <w:rsid w:val="00F934DA"/>
    <w:rsid w:val="00F936DD"/>
    <w:rsid w:val="00F937B9"/>
    <w:rsid w:val="00F93BBE"/>
    <w:rsid w:val="00F9403A"/>
    <w:rsid w:val="00F94099"/>
    <w:rsid w:val="00F94108"/>
    <w:rsid w:val="00F9454A"/>
    <w:rsid w:val="00F9493F"/>
    <w:rsid w:val="00F94A29"/>
    <w:rsid w:val="00F95098"/>
    <w:rsid w:val="00F955E3"/>
    <w:rsid w:val="00F95A49"/>
    <w:rsid w:val="00F9606F"/>
    <w:rsid w:val="00F962BF"/>
    <w:rsid w:val="00F96CBD"/>
    <w:rsid w:val="00F96D38"/>
    <w:rsid w:val="00F971C1"/>
    <w:rsid w:val="00F97C32"/>
    <w:rsid w:val="00FA06A0"/>
    <w:rsid w:val="00FA0848"/>
    <w:rsid w:val="00FA0ABE"/>
    <w:rsid w:val="00FA122A"/>
    <w:rsid w:val="00FA15C4"/>
    <w:rsid w:val="00FA1789"/>
    <w:rsid w:val="00FA18CA"/>
    <w:rsid w:val="00FA1EAC"/>
    <w:rsid w:val="00FA2393"/>
    <w:rsid w:val="00FA252E"/>
    <w:rsid w:val="00FA25D7"/>
    <w:rsid w:val="00FA2A33"/>
    <w:rsid w:val="00FA30AB"/>
    <w:rsid w:val="00FA336E"/>
    <w:rsid w:val="00FA33BC"/>
    <w:rsid w:val="00FA43A0"/>
    <w:rsid w:val="00FA43DD"/>
    <w:rsid w:val="00FA45DA"/>
    <w:rsid w:val="00FA49E2"/>
    <w:rsid w:val="00FA4D44"/>
    <w:rsid w:val="00FA5140"/>
    <w:rsid w:val="00FA5180"/>
    <w:rsid w:val="00FA5415"/>
    <w:rsid w:val="00FA5B1D"/>
    <w:rsid w:val="00FA5D2E"/>
    <w:rsid w:val="00FA602E"/>
    <w:rsid w:val="00FA6657"/>
    <w:rsid w:val="00FA68DC"/>
    <w:rsid w:val="00FA69E1"/>
    <w:rsid w:val="00FA6A9C"/>
    <w:rsid w:val="00FA6B05"/>
    <w:rsid w:val="00FA6E4E"/>
    <w:rsid w:val="00FA702D"/>
    <w:rsid w:val="00FA70BD"/>
    <w:rsid w:val="00FA72A6"/>
    <w:rsid w:val="00FA73BC"/>
    <w:rsid w:val="00FA7567"/>
    <w:rsid w:val="00FA7886"/>
    <w:rsid w:val="00FA79E6"/>
    <w:rsid w:val="00FA7DBC"/>
    <w:rsid w:val="00FB0048"/>
    <w:rsid w:val="00FB0059"/>
    <w:rsid w:val="00FB01EC"/>
    <w:rsid w:val="00FB02F4"/>
    <w:rsid w:val="00FB034A"/>
    <w:rsid w:val="00FB082A"/>
    <w:rsid w:val="00FB0C1D"/>
    <w:rsid w:val="00FB0CBB"/>
    <w:rsid w:val="00FB0D83"/>
    <w:rsid w:val="00FB0E68"/>
    <w:rsid w:val="00FB126E"/>
    <w:rsid w:val="00FB198D"/>
    <w:rsid w:val="00FB1FF6"/>
    <w:rsid w:val="00FB2120"/>
    <w:rsid w:val="00FB2129"/>
    <w:rsid w:val="00FB243F"/>
    <w:rsid w:val="00FB261D"/>
    <w:rsid w:val="00FB2653"/>
    <w:rsid w:val="00FB2B3A"/>
    <w:rsid w:val="00FB2BE7"/>
    <w:rsid w:val="00FB2C7E"/>
    <w:rsid w:val="00FB2D07"/>
    <w:rsid w:val="00FB316F"/>
    <w:rsid w:val="00FB328D"/>
    <w:rsid w:val="00FB3465"/>
    <w:rsid w:val="00FB3CE6"/>
    <w:rsid w:val="00FB3D9E"/>
    <w:rsid w:val="00FB3FB5"/>
    <w:rsid w:val="00FB4164"/>
    <w:rsid w:val="00FB50D1"/>
    <w:rsid w:val="00FB57B1"/>
    <w:rsid w:val="00FB5BE4"/>
    <w:rsid w:val="00FB5C15"/>
    <w:rsid w:val="00FB5C61"/>
    <w:rsid w:val="00FB60DA"/>
    <w:rsid w:val="00FB6620"/>
    <w:rsid w:val="00FB6898"/>
    <w:rsid w:val="00FB6FBE"/>
    <w:rsid w:val="00FB788B"/>
    <w:rsid w:val="00FB79A3"/>
    <w:rsid w:val="00FB7B3C"/>
    <w:rsid w:val="00FB7C1E"/>
    <w:rsid w:val="00FB7CD2"/>
    <w:rsid w:val="00FB7E35"/>
    <w:rsid w:val="00FB7F79"/>
    <w:rsid w:val="00FC0168"/>
    <w:rsid w:val="00FC06C0"/>
    <w:rsid w:val="00FC0829"/>
    <w:rsid w:val="00FC091A"/>
    <w:rsid w:val="00FC09BA"/>
    <w:rsid w:val="00FC0AE8"/>
    <w:rsid w:val="00FC0B3D"/>
    <w:rsid w:val="00FC0E29"/>
    <w:rsid w:val="00FC139B"/>
    <w:rsid w:val="00FC160C"/>
    <w:rsid w:val="00FC1833"/>
    <w:rsid w:val="00FC1873"/>
    <w:rsid w:val="00FC1A20"/>
    <w:rsid w:val="00FC1BEB"/>
    <w:rsid w:val="00FC1F6D"/>
    <w:rsid w:val="00FC207D"/>
    <w:rsid w:val="00FC232B"/>
    <w:rsid w:val="00FC2813"/>
    <w:rsid w:val="00FC29A2"/>
    <w:rsid w:val="00FC2A00"/>
    <w:rsid w:val="00FC2A98"/>
    <w:rsid w:val="00FC2E6B"/>
    <w:rsid w:val="00FC3CA2"/>
    <w:rsid w:val="00FC4063"/>
    <w:rsid w:val="00FC4384"/>
    <w:rsid w:val="00FC473F"/>
    <w:rsid w:val="00FC5204"/>
    <w:rsid w:val="00FC5306"/>
    <w:rsid w:val="00FC5366"/>
    <w:rsid w:val="00FC55E8"/>
    <w:rsid w:val="00FC5D2A"/>
    <w:rsid w:val="00FC5FBC"/>
    <w:rsid w:val="00FC6103"/>
    <w:rsid w:val="00FC6121"/>
    <w:rsid w:val="00FC6282"/>
    <w:rsid w:val="00FC631D"/>
    <w:rsid w:val="00FC676C"/>
    <w:rsid w:val="00FC69CE"/>
    <w:rsid w:val="00FC69D9"/>
    <w:rsid w:val="00FC6B60"/>
    <w:rsid w:val="00FC6D05"/>
    <w:rsid w:val="00FC6D53"/>
    <w:rsid w:val="00FC6F18"/>
    <w:rsid w:val="00FC76FF"/>
    <w:rsid w:val="00FC7852"/>
    <w:rsid w:val="00FC78FA"/>
    <w:rsid w:val="00FC7A60"/>
    <w:rsid w:val="00FC7BF2"/>
    <w:rsid w:val="00FD018E"/>
    <w:rsid w:val="00FD03EA"/>
    <w:rsid w:val="00FD0560"/>
    <w:rsid w:val="00FD0859"/>
    <w:rsid w:val="00FD0B58"/>
    <w:rsid w:val="00FD0CA5"/>
    <w:rsid w:val="00FD0EA7"/>
    <w:rsid w:val="00FD13DC"/>
    <w:rsid w:val="00FD17C8"/>
    <w:rsid w:val="00FD195B"/>
    <w:rsid w:val="00FD1A0F"/>
    <w:rsid w:val="00FD1E20"/>
    <w:rsid w:val="00FD1EF0"/>
    <w:rsid w:val="00FD1F70"/>
    <w:rsid w:val="00FD1F7E"/>
    <w:rsid w:val="00FD2183"/>
    <w:rsid w:val="00FD21F0"/>
    <w:rsid w:val="00FD2382"/>
    <w:rsid w:val="00FD2C20"/>
    <w:rsid w:val="00FD316A"/>
    <w:rsid w:val="00FD34BF"/>
    <w:rsid w:val="00FD35BB"/>
    <w:rsid w:val="00FD3761"/>
    <w:rsid w:val="00FD3A27"/>
    <w:rsid w:val="00FD3B76"/>
    <w:rsid w:val="00FD3C94"/>
    <w:rsid w:val="00FD3EB3"/>
    <w:rsid w:val="00FD426C"/>
    <w:rsid w:val="00FD4282"/>
    <w:rsid w:val="00FD445E"/>
    <w:rsid w:val="00FD4510"/>
    <w:rsid w:val="00FD483F"/>
    <w:rsid w:val="00FD53BA"/>
    <w:rsid w:val="00FD547F"/>
    <w:rsid w:val="00FD5523"/>
    <w:rsid w:val="00FD5528"/>
    <w:rsid w:val="00FD56E4"/>
    <w:rsid w:val="00FD5BCD"/>
    <w:rsid w:val="00FD5F06"/>
    <w:rsid w:val="00FD6B90"/>
    <w:rsid w:val="00FD6BD9"/>
    <w:rsid w:val="00FD7242"/>
    <w:rsid w:val="00FD73FC"/>
    <w:rsid w:val="00FD749B"/>
    <w:rsid w:val="00FE0103"/>
    <w:rsid w:val="00FE0339"/>
    <w:rsid w:val="00FE09BE"/>
    <w:rsid w:val="00FE0AA3"/>
    <w:rsid w:val="00FE0B86"/>
    <w:rsid w:val="00FE0DDE"/>
    <w:rsid w:val="00FE1023"/>
    <w:rsid w:val="00FE1252"/>
    <w:rsid w:val="00FE15B2"/>
    <w:rsid w:val="00FE1733"/>
    <w:rsid w:val="00FE2290"/>
    <w:rsid w:val="00FE242E"/>
    <w:rsid w:val="00FE2532"/>
    <w:rsid w:val="00FE2662"/>
    <w:rsid w:val="00FE2FC5"/>
    <w:rsid w:val="00FE311F"/>
    <w:rsid w:val="00FE36B1"/>
    <w:rsid w:val="00FE3875"/>
    <w:rsid w:val="00FE38B9"/>
    <w:rsid w:val="00FE39E1"/>
    <w:rsid w:val="00FE3AC9"/>
    <w:rsid w:val="00FE3B1D"/>
    <w:rsid w:val="00FE4075"/>
    <w:rsid w:val="00FE414D"/>
    <w:rsid w:val="00FE49A1"/>
    <w:rsid w:val="00FE4E21"/>
    <w:rsid w:val="00FE5074"/>
    <w:rsid w:val="00FE535B"/>
    <w:rsid w:val="00FE5364"/>
    <w:rsid w:val="00FE5369"/>
    <w:rsid w:val="00FE5660"/>
    <w:rsid w:val="00FE627B"/>
    <w:rsid w:val="00FE6680"/>
    <w:rsid w:val="00FE6A4C"/>
    <w:rsid w:val="00FE7622"/>
    <w:rsid w:val="00FE764D"/>
    <w:rsid w:val="00FE7B0F"/>
    <w:rsid w:val="00FE7D3D"/>
    <w:rsid w:val="00FE7E95"/>
    <w:rsid w:val="00FE7F18"/>
    <w:rsid w:val="00FF004E"/>
    <w:rsid w:val="00FF01BB"/>
    <w:rsid w:val="00FF0277"/>
    <w:rsid w:val="00FF0D44"/>
    <w:rsid w:val="00FF0D5A"/>
    <w:rsid w:val="00FF0DEA"/>
    <w:rsid w:val="00FF0E08"/>
    <w:rsid w:val="00FF1396"/>
    <w:rsid w:val="00FF1900"/>
    <w:rsid w:val="00FF1B98"/>
    <w:rsid w:val="00FF1C50"/>
    <w:rsid w:val="00FF1E24"/>
    <w:rsid w:val="00FF1EF4"/>
    <w:rsid w:val="00FF23DC"/>
    <w:rsid w:val="00FF253E"/>
    <w:rsid w:val="00FF271D"/>
    <w:rsid w:val="00FF2812"/>
    <w:rsid w:val="00FF2BC4"/>
    <w:rsid w:val="00FF2BCF"/>
    <w:rsid w:val="00FF2C6A"/>
    <w:rsid w:val="00FF2F22"/>
    <w:rsid w:val="00FF3951"/>
    <w:rsid w:val="00FF3F4C"/>
    <w:rsid w:val="00FF4439"/>
    <w:rsid w:val="00FF44C6"/>
    <w:rsid w:val="00FF47B8"/>
    <w:rsid w:val="00FF4B18"/>
    <w:rsid w:val="00FF4E4A"/>
    <w:rsid w:val="00FF5616"/>
    <w:rsid w:val="00FF5876"/>
    <w:rsid w:val="00FF5CC0"/>
    <w:rsid w:val="00FF60C4"/>
    <w:rsid w:val="00FF61C2"/>
    <w:rsid w:val="00FF6475"/>
    <w:rsid w:val="00FF6476"/>
    <w:rsid w:val="00FF6668"/>
    <w:rsid w:val="00FF66D0"/>
    <w:rsid w:val="00FF6CE2"/>
    <w:rsid w:val="00FF6DEA"/>
    <w:rsid w:val="00FF6FFB"/>
    <w:rsid w:val="00FF715A"/>
    <w:rsid w:val="00FF725D"/>
    <w:rsid w:val="00FF7B68"/>
    <w:rsid w:val="00FF7BFE"/>
    <w:rsid w:val="00FF7C93"/>
    <w:rsid w:val="092C68EE"/>
    <w:rsid w:val="0A554350"/>
    <w:rsid w:val="1DD588C1"/>
    <w:rsid w:val="2A550051"/>
    <w:rsid w:val="634D00F6"/>
    <w:rsid w:val="78201CAA"/>
    <w:rsid w:val="78EC5F77"/>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76E9D"/>
  <w15:chartTrackingRefBased/>
  <w15:docId w15:val="{EAC554AA-2C38-4347-8B65-20CFD80D2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7B9"/>
    <w:pPr>
      <w:spacing w:line="360" w:lineRule="auto"/>
      <w:jc w:val="both"/>
    </w:pPr>
    <w:rPr>
      <w:rFonts w:ascii="Times New Roman" w:hAnsi="Times New Roman"/>
      <w:sz w:val="24"/>
    </w:rPr>
  </w:style>
  <w:style w:type="paragraph" w:styleId="Ttulo1">
    <w:name w:val="heading 1"/>
    <w:basedOn w:val="Normal"/>
    <w:next w:val="Normal"/>
    <w:link w:val="Ttulo1Char"/>
    <w:autoRedefine/>
    <w:uiPriority w:val="9"/>
    <w:qFormat/>
    <w:rsid w:val="00A95893"/>
    <w:pPr>
      <w:keepNext/>
      <w:keepLines/>
      <w:spacing w:before="240" w:after="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C2628D"/>
    <w:pPr>
      <w:keepNext/>
      <w:keepLines/>
      <w:spacing w:before="40" w:after="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4D3A3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har"/>
    <w:uiPriority w:val="9"/>
    <w:semiHidden/>
    <w:unhideWhenUsed/>
    <w:qFormat/>
    <w:rsid w:val="00E32FA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95893"/>
    <w:rPr>
      <w:rFonts w:ascii="Times New Roman" w:eastAsiaTheme="majorEastAsia" w:hAnsi="Times New Roman" w:cstheme="majorBidi"/>
      <w:b/>
      <w:sz w:val="24"/>
      <w:szCs w:val="32"/>
    </w:rPr>
  </w:style>
  <w:style w:type="character" w:customStyle="1" w:styleId="Ttulo2Char">
    <w:name w:val="Título 2 Char"/>
    <w:basedOn w:val="Fontepargpadro"/>
    <w:link w:val="Ttulo2"/>
    <w:uiPriority w:val="9"/>
    <w:rsid w:val="00C2628D"/>
    <w:rPr>
      <w:rFonts w:ascii="Times New Roman" w:eastAsiaTheme="majorEastAsia" w:hAnsi="Times New Roman" w:cstheme="majorBidi"/>
      <w:b/>
      <w:sz w:val="24"/>
      <w:szCs w:val="26"/>
    </w:rPr>
  </w:style>
  <w:style w:type="character" w:customStyle="1" w:styleId="Ttulo3Char">
    <w:name w:val="Título 3 Char"/>
    <w:basedOn w:val="Fontepargpadro"/>
    <w:link w:val="Ttulo3"/>
    <w:uiPriority w:val="9"/>
    <w:rsid w:val="004D3A33"/>
    <w:rPr>
      <w:rFonts w:asciiTheme="majorHAnsi" w:eastAsiaTheme="majorEastAsia" w:hAnsiTheme="majorHAnsi" w:cstheme="majorBidi"/>
      <w:color w:val="1F4D78" w:themeColor="accent1" w:themeShade="7F"/>
      <w:sz w:val="24"/>
      <w:szCs w:val="24"/>
    </w:rPr>
  </w:style>
  <w:style w:type="paragraph" w:styleId="Textodenotaderodap">
    <w:name w:val="footnote text"/>
    <w:basedOn w:val="Normal"/>
    <w:link w:val="TextodenotaderodapChar"/>
    <w:uiPriority w:val="99"/>
    <w:unhideWhenUsed/>
    <w:rsid w:val="005B1979"/>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5B1979"/>
    <w:rPr>
      <w:rFonts w:ascii="Times New Roman" w:hAnsi="Times New Roman"/>
      <w:sz w:val="20"/>
      <w:szCs w:val="20"/>
    </w:rPr>
  </w:style>
  <w:style w:type="character" w:styleId="Refdenotaderodap">
    <w:name w:val="footnote reference"/>
    <w:basedOn w:val="Fontepargpadro"/>
    <w:unhideWhenUsed/>
    <w:qFormat/>
    <w:rsid w:val="005B1979"/>
    <w:rPr>
      <w:vertAlign w:val="superscript"/>
    </w:rPr>
  </w:style>
  <w:style w:type="character" w:customStyle="1" w:styleId="apple-converted-space">
    <w:name w:val="apple-converted-space"/>
    <w:qFormat/>
    <w:rsid w:val="00B320D5"/>
  </w:style>
  <w:style w:type="paragraph" w:styleId="PargrafodaLista">
    <w:name w:val="List Paragraph"/>
    <w:basedOn w:val="Normal"/>
    <w:uiPriority w:val="34"/>
    <w:qFormat/>
    <w:rsid w:val="00AB0964"/>
    <w:pPr>
      <w:ind w:left="720"/>
      <w:contextualSpacing/>
    </w:pPr>
  </w:style>
  <w:style w:type="character" w:styleId="Refdecomentrio">
    <w:name w:val="annotation reference"/>
    <w:basedOn w:val="Fontepargpadro"/>
    <w:uiPriority w:val="99"/>
    <w:semiHidden/>
    <w:unhideWhenUsed/>
    <w:rsid w:val="00546F3E"/>
    <w:rPr>
      <w:sz w:val="16"/>
      <w:szCs w:val="16"/>
    </w:rPr>
  </w:style>
  <w:style w:type="paragraph" w:styleId="Textodecomentrio">
    <w:name w:val="annotation text"/>
    <w:basedOn w:val="Normal"/>
    <w:link w:val="TextodecomentrioChar"/>
    <w:uiPriority w:val="99"/>
    <w:unhideWhenUsed/>
    <w:rsid w:val="00546F3E"/>
    <w:pPr>
      <w:spacing w:line="240" w:lineRule="auto"/>
    </w:pPr>
    <w:rPr>
      <w:sz w:val="20"/>
      <w:szCs w:val="20"/>
    </w:rPr>
  </w:style>
  <w:style w:type="character" w:customStyle="1" w:styleId="TextodecomentrioChar">
    <w:name w:val="Texto de comentário Char"/>
    <w:basedOn w:val="Fontepargpadro"/>
    <w:link w:val="Textodecomentrio"/>
    <w:uiPriority w:val="99"/>
    <w:rsid w:val="00546F3E"/>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546F3E"/>
    <w:rPr>
      <w:b/>
      <w:bCs/>
    </w:rPr>
  </w:style>
  <w:style w:type="character" w:customStyle="1" w:styleId="AssuntodocomentrioChar">
    <w:name w:val="Assunto do comentário Char"/>
    <w:basedOn w:val="TextodecomentrioChar"/>
    <w:link w:val="Assuntodocomentrio"/>
    <w:uiPriority w:val="99"/>
    <w:semiHidden/>
    <w:rsid w:val="00546F3E"/>
    <w:rPr>
      <w:rFonts w:ascii="Times New Roman" w:hAnsi="Times New Roman"/>
      <w:b/>
      <w:bCs/>
      <w:sz w:val="20"/>
      <w:szCs w:val="20"/>
    </w:rPr>
  </w:style>
  <w:style w:type="paragraph" w:styleId="Textodebalo">
    <w:name w:val="Balloon Text"/>
    <w:basedOn w:val="Normal"/>
    <w:link w:val="TextodebaloChar"/>
    <w:uiPriority w:val="99"/>
    <w:semiHidden/>
    <w:unhideWhenUsed/>
    <w:rsid w:val="00546F3E"/>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46F3E"/>
    <w:rPr>
      <w:rFonts w:ascii="Segoe UI" w:hAnsi="Segoe UI" w:cs="Segoe UI"/>
      <w:sz w:val="18"/>
      <w:szCs w:val="18"/>
    </w:rPr>
  </w:style>
  <w:style w:type="paragraph" w:styleId="Cabealho">
    <w:name w:val="header"/>
    <w:basedOn w:val="Normal"/>
    <w:link w:val="CabealhoChar"/>
    <w:uiPriority w:val="99"/>
    <w:unhideWhenUsed/>
    <w:rsid w:val="00515D6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15D68"/>
    <w:rPr>
      <w:rFonts w:ascii="Times New Roman" w:hAnsi="Times New Roman"/>
      <w:sz w:val="24"/>
    </w:rPr>
  </w:style>
  <w:style w:type="paragraph" w:styleId="Rodap">
    <w:name w:val="footer"/>
    <w:basedOn w:val="Normal"/>
    <w:link w:val="RodapChar"/>
    <w:uiPriority w:val="99"/>
    <w:unhideWhenUsed/>
    <w:rsid w:val="00515D68"/>
    <w:pPr>
      <w:tabs>
        <w:tab w:val="center" w:pos="4252"/>
        <w:tab w:val="right" w:pos="8504"/>
      </w:tabs>
      <w:spacing w:after="0" w:line="240" w:lineRule="auto"/>
    </w:pPr>
  </w:style>
  <w:style w:type="character" w:customStyle="1" w:styleId="RodapChar">
    <w:name w:val="Rodapé Char"/>
    <w:basedOn w:val="Fontepargpadro"/>
    <w:link w:val="Rodap"/>
    <w:uiPriority w:val="99"/>
    <w:rsid w:val="00515D68"/>
    <w:rPr>
      <w:rFonts w:ascii="Times New Roman" w:hAnsi="Times New Roman"/>
      <w:sz w:val="24"/>
    </w:rPr>
  </w:style>
  <w:style w:type="paragraph" w:styleId="CabealhodoSumrio">
    <w:name w:val="TOC Heading"/>
    <w:basedOn w:val="Ttulo1"/>
    <w:next w:val="Normal"/>
    <w:uiPriority w:val="39"/>
    <w:unhideWhenUsed/>
    <w:qFormat/>
    <w:rsid w:val="00E95FA8"/>
    <w:pPr>
      <w:spacing w:line="259" w:lineRule="auto"/>
      <w:jc w:val="left"/>
      <w:outlineLvl w:val="9"/>
    </w:pPr>
    <w:rPr>
      <w:lang w:eastAsia="pt-BR"/>
    </w:rPr>
  </w:style>
  <w:style w:type="paragraph" w:styleId="Sumrio1">
    <w:name w:val="toc 1"/>
    <w:basedOn w:val="Normal"/>
    <w:next w:val="Normal"/>
    <w:autoRedefine/>
    <w:uiPriority w:val="39"/>
    <w:unhideWhenUsed/>
    <w:rsid w:val="004065BC"/>
    <w:pPr>
      <w:tabs>
        <w:tab w:val="right" w:leader="dot" w:pos="9061"/>
      </w:tabs>
      <w:spacing w:after="100"/>
    </w:pPr>
    <w:rPr>
      <w:rFonts w:cs="Times New Roman"/>
      <w:b/>
      <w:noProof/>
    </w:rPr>
  </w:style>
  <w:style w:type="character" w:styleId="Hyperlink">
    <w:name w:val="Hyperlink"/>
    <w:basedOn w:val="Fontepargpadro"/>
    <w:uiPriority w:val="99"/>
    <w:unhideWhenUsed/>
    <w:rsid w:val="00E95FA8"/>
    <w:rPr>
      <w:color w:val="0563C1" w:themeColor="hyperlink"/>
      <w:u w:val="single"/>
    </w:rPr>
  </w:style>
  <w:style w:type="character" w:customStyle="1" w:styleId="apple-style-span">
    <w:name w:val="apple-style-span"/>
    <w:qFormat/>
    <w:rsid w:val="00EF7DFF"/>
  </w:style>
  <w:style w:type="paragraph" w:customStyle="1" w:styleId="Notaderodap">
    <w:name w:val="Nota de rodapé"/>
    <w:basedOn w:val="Normal"/>
    <w:rsid w:val="00EF7DFF"/>
    <w:pPr>
      <w:suppressAutoHyphens/>
      <w:spacing w:after="200" w:line="276" w:lineRule="auto"/>
    </w:pPr>
    <w:rPr>
      <w:rFonts w:eastAsia="Calibri" w:cs="Times New Roman"/>
      <w:sz w:val="18"/>
      <w:szCs w:val="20"/>
      <w:lang w:eastAsia="zh-CN"/>
    </w:rPr>
  </w:style>
  <w:style w:type="paragraph" w:styleId="NormalWeb">
    <w:name w:val="Normal (Web)"/>
    <w:basedOn w:val="Normal"/>
    <w:uiPriority w:val="99"/>
    <w:qFormat/>
    <w:rsid w:val="00EF7DFF"/>
    <w:pPr>
      <w:suppressAutoHyphens/>
      <w:spacing w:before="280" w:after="280" w:line="240" w:lineRule="auto"/>
    </w:pPr>
    <w:rPr>
      <w:rFonts w:eastAsia="Times New Roman" w:cs="Times New Roman"/>
      <w:szCs w:val="24"/>
      <w:lang w:eastAsia="zh-CN"/>
    </w:rPr>
  </w:style>
  <w:style w:type="paragraph" w:styleId="Sumrio2">
    <w:name w:val="toc 2"/>
    <w:basedOn w:val="Normal"/>
    <w:next w:val="Normal"/>
    <w:autoRedefine/>
    <w:uiPriority w:val="39"/>
    <w:unhideWhenUsed/>
    <w:rsid w:val="0007507A"/>
    <w:pPr>
      <w:spacing w:after="100"/>
      <w:ind w:left="240"/>
    </w:pPr>
  </w:style>
  <w:style w:type="paragraph" w:styleId="Citao">
    <w:name w:val="Quote"/>
    <w:basedOn w:val="Normal"/>
    <w:next w:val="Normal"/>
    <w:link w:val="CitaoChar"/>
    <w:uiPriority w:val="29"/>
    <w:qFormat/>
    <w:rsid w:val="001B6CC8"/>
    <w:pPr>
      <w:spacing w:before="200" w:line="240" w:lineRule="auto"/>
      <w:ind w:left="2268"/>
    </w:pPr>
    <w:rPr>
      <w:iCs/>
      <w:sz w:val="20"/>
    </w:rPr>
  </w:style>
  <w:style w:type="character" w:customStyle="1" w:styleId="CitaoChar">
    <w:name w:val="Citação Char"/>
    <w:basedOn w:val="Fontepargpadro"/>
    <w:link w:val="Citao"/>
    <w:uiPriority w:val="29"/>
    <w:rsid w:val="001B6CC8"/>
    <w:rPr>
      <w:rFonts w:ascii="Times New Roman" w:hAnsi="Times New Roman"/>
      <w:iCs/>
      <w:sz w:val="20"/>
    </w:rPr>
  </w:style>
  <w:style w:type="character" w:customStyle="1" w:styleId="MenoPendente1">
    <w:name w:val="Menção Pendente1"/>
    <w:basedOn w:val="Fontepargpadro"/>
    <w:uiPriority w:val="99"/>
    <w:semiHidden/>
    <w:unhideWhenUsed/>
    <w:rsid w:val="00EF3FE1"/>
    <w:rPr>
      <w:color w:val="605E5C"/>
      <w:shd w:val="clear" w:color="auto" w:fill="E1DFDD"/>
    </w:rPr>
  </w:style>
  <w:style w:type="table" w:styleId="Tabelacomgrade">
    <w:name w:val="Table Grid"/>
    <w:basedOn w:val="Tabelanormal"/>
    <w:uiPriority w:val="59"/>
    <w:rsid w:val="007F72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aliases w:val="Citação Direta"/>
    <w:uiPriority w:val="1"/>
    <w:qFormat/>
    <w:rsid w:val="00E160DE"/>
    <w:pPr>
      <w:spacing w:after="0" w:line="240" w:lineRule="auto"/>
      <w:ind w:left="2268"/>
      <w:jc w:val="both"/>
    </w:pPr>
    <w:rPr>
      <w:rFonts w:ascii="Times New Roman" w:hAnsi="Times New Roman"/>
      <w:sz w:val="20"/>
    </w:rPr>
  </w:style>
  <w:style w:type="character" w:styleId="MenoPendente">
    <w:name w:val="Unresolved Mention"/>
    <w:basedOn w:val="Fontepargpadro"/>
    <w:uiPriority w:val="99"/>
    <w:semiHidden/>
    <w:unhideWhenUsed/>
    <w:rsid w:val="00264F08"/>
    <w:rPr>
      <w:color w:val="605E5C"/>
      <w:shd w:val="clear" w:color="auto" w:fill="E1DFDD"/>
    </w:rPr>
  </w:style>
  <w:style w:type="character" w:customStyle="1" w:styleId="fontstyle01">
    <w:name w:val="fontstyle01"/>
    <w:basedOn w:val="Fontepargpadro"/>
    <w:rsid w:val="00844CB0"/>
    <w:rPr>
      <w:rFonts w:ascii="MinionPro-Regular" w:hAnsi="MinionPro-Regular" w:hint="default"/>
      <w:b w:val="0"/>
      <w:bCs w:val="0"/>
      <w:i w:val="0"/>
      <w:iCs w:val="0"/>
      <w:color w:val="000000"/>
      <w:sz w:val="22"/>
      <w:szCs w:val="22"/>
    </w:rPr>
  </w:style>
  <w:style w:type="character" w:customStyle="1" w:styleId="fontstyle21">
    <w:name w:val="fontstyle21"/>
    <w:basedOn w:val="Fontepargpadro"/>
    <w:rsid w:val="00844CB0"/>
    <w:rPr>
      <w:rFonts w:ascii="Myriad-Bold-SC700" w:hAnsi="Myriad-Bold-SC700" w:hint="default"/>
      <w:b/>
      <w:bCs/>
      <w:i w:val="0"/>
      <w:iCs w:val="0"/>
      <w:color w:val="000000"/>
      <w:sz w:val="14"/>
      <w:szCs w:val="14"/>
    </w:rPr>
  </w:style>
  <w:style w:type="character" w:customStyle="1" w:styleId="fontstyle31">
    <w:name w:val="fontstyle31"/>
    <w:basedOn w:val="Fontepargpadro"/>
    <w:rsid w:val="00844CB0"/>
    <w:rPr>
      <w:rFonts w:ascii="Myriad-BoldItalic-SC700" w:hAnsi="Myriad-BoldItalic-SC700" w:hint="default"/>
      <w:b/>
      <w:bCs/>
      <w:i/>
      <w:iCs/>
      <w:color w:val="000000"/>
      <w:sz w:val="14"/>
      <w:szCs w:val="14"/>
    </w:rPr>
  </w:style>
  <w:style w:type="character" w:customStyle="1" w:styleId="fontstyle41">
    <w:name w:val="fontstyle41"/>
    <w:basedOn w:val="Fontepargpadro"/>
    <w:rsid w:val="00844CB0"/>
    <w:rPr>
      <w:rFonts w:ascii="Myriad-Bold" w:hAnsi="Myriad-Bold" w:hint="default"/>
      <w:b/>
      <w:bCs/>
      <w:i w:val="0"/>
      <w:iCs w:val="0"/>
      <w:color w:val="000000"/>
      <w:sz w:val="16"/>
      <w:szCs w:val="16"/>
    </w:rPr>
  </w:style>
  <w:style w:type="character" w:customStyle="1" w:styleId="ncoradanotaderodap">
    <w:name w:val="Âncora da nota de rodapé"/>
    <w:rsid w:val="0086076E"/>
    <w:rPr>
      <w:vertAlign w:val="superscript"/>
    </w:rPr>
  </w:style>
  <w:style w:type="character" w:customStyle="1" w:styleId="TextodenotaderodapChar1">
    <w:name w:val="Texto de nota de rodapé Char1"/>
    <w:uiPriority w:val="99"/>
    <w:semiHidden/>
    <w:locked/>
    <w:rsid w:val="0086076E"/>
    <w:rPr>
      <w:rFonts w:ascii="Times New Roman" w:eastAsia="Calibri" w:hAnsi="Times New Roman" w:cs="Times New Roman"/>
      <w:sz w:val="20"/>
      <w:szCs w:val="20"/>
      <w:lang w:eastAsia="zh-CN"/>
    </w:rPr>
  </w:style>
  <w:style w:type="paragraph" w:styleId="Legenda">
    <w:name w:val="caption"/>
    <w:basedOn w:val="Normal"/>
    <w:unhideWhenUsed/>
    <w:qFormat/>
    <w:rsid w:val="00C6360B"/>
    <w:pPr>
      <w:suppressLineNumbers/>
      <w:suppressAutoHyphens/>
      <w:spacing w:before="120" w:after="120" w:line="276" w:lineRule="auto"/>
    </w:pPr>
    <w:rPr>
      <w:rFonts w:eastAsia="Calibri" w:cs="FreeSans;Times New Roman"/>
      <w:i/>
      <w:iCs/>
      <w:szCs w:val="24"/>
      <w:lang w:eastAsia="zh-CN"/>
    </w:rPr>
  </w:style>
  <w:style w:type="paragraph" w:customStyle="1" w:styleId="Corpodotexto">
    <w:name w:val="Corpo do texto"/>
    <w:basedOn w:val="Normal"/>
    <w:rsid w:val="003F3707"/>
    <w:pPr>
      <w:suppressAutoHyphens/>
      <w:spacing w:after="140" w:line="288" w:lineRule="auto"/>
    </w:pPr>
    <w:rPr>
      <w:rFonts w:eastAsia="Calibri" w:cs="Times New Roman"/>
      <w:lang w:eastAsia="zh-CN"/>
    </w:rPr>
  </w:style>
  <w:style w:type="paragraph" w:styleId="Sumrio3">
    <w:name w:val="toc 3"/>
    <w:basedOn w:val="Normal"/>
    <w:next w:val="Normal"/>
    <w:autoRedefine/>
    <w:uiPriority w:val="39"/>
    <w:unhideWhenUsed/>
    <w:rsid w:val="003F3707"/>
    <w:pPr>
      <w:spacing w:after="100"/>
      <w:ind w:left="480"/>
    </w:pPr>
  </w:style>
  <w:style w:type="character" w:customStyle="1" w:styleId="LinkdaInternet">
    <w:name w:val="Link da Internet"/>
    <w:rsid w:val="008E18F1"/>
    <w:rPr>
      <w:color w:val="0563C1"/>
      <w:u w:val="single"/>
    </w:rPr>
  </w:style>
  <w:style w:type="table" w:styleId="TabelaSimples5">
    <w:name w:val="Plain Table 5"/>
    <w:basedOn w:val="Tabelanormal"/>
    <w:uiPriority w:val="45"/>
    <w:rsid w:val="00D54C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Clara">
    <w:name w:val="Grid Table Light"/>
    <w:basedOn w:val="Tabelanormal"/>
    <w:uiPriority w:val="40"/>
    <w:rsid w:val="00520D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o">
    <w:name w:val="Revision"/>
    <w:hidden/>
    <w:uiPriority w:val="99"/>
    <w:semiHidden/>
    <w:rsid w:val="00E96ADD"/>
    <w:pPr>
      <w:spacing w:after="0" w:line="240" w:lineRule="auto"/>
    </w:pPr>
    <w:rPr>
      <w:rFonts w:ascii="Times New Roman" w:hAnsi="Times New Roman"/>
      <w:sz w:val="24"/>
    </w:rPr>
  </w:style>
  <w:style w:type="character" w:customStyle="1" w:styleId="rpv-coretext-layer-text">
    <w:name w:val="rpv-core__text-layer-text"/>
    <w:basedOn w:val="Fontepargpadro"/>
    <w:rsid w:val="000B338E"/>
  </w:style>
  <w:style w:type="paragraph" w:styleId="Pr-formataoHTML">
    <w:name w:val="HTML Preformatted"/>
    <w:basedOn w:val="Normal"/>
    <w:link w:val="Pr-formataoHTMLChar"/>
    <w:uiPriority w:val="99"/>
    <w:semiHidden/>
    <w:unhideWhenUsed/>
    <w:rsid w:val="005D7916"/>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5D7916"/>
    <w:rPr>
      <w:rFonts w:ascii="Consolas" w:hAnsi="Consolas"/>
      <w:sz w:val="20"/>
      <w:szCs w:val="20"/>
    </w:rPr>
  </w:style>
  <w:style w:type="character" w:customStyle="1" w:styleId="font1">
    <w:name w:val="font1"/>
    <w:basedOn w:val="Fontepargpadro"/>
    <w:rsid w:val="00FB2B3A"/>
  </w:style>
  <w:style w:type="character" w:customStyle="1" w:styleId="Ttulo4Char">
    <w:name w:val="Título 4 Char"/>
    <w:basedOn w:val="Fontepargpadro"/>
    <w:link w:val="Ttulo4"/>
    <w:uiPriority w:val="9"/>
    <w:semiHidden/>
    <w:rsid w:val="00E32FA3"/>
    <w:rPr>
      <w:rFonts w:asciiTheme="majorHAnsi" w:eastAsiaTheme="majorEastAsia" w:hAnsiTheme="majorHAnsi" w:cstheme="majorBidi"/>
      <w:i/>
      <w:iCs/>
      <w:color w:val="2E74B5" w:themeColor="accent1" w:themeShade="BF"/>
      <w:sz w:val="24"/>
    </w:rPr>
  </w:style>
  <w:style w:type="character" w:styleId="HiperlinkVisitado">
    <w:name w:val="FollowedHyperlink"/>
    <w:basedOn w:val="Fontepargpadro"/>
    <w:uiPriority w:val="99"/>
    <w:semiHidden/>
    <w:unhideWhenUsed/>
    <w:rsid w:val="00E32FA3"/>
    <w:rPr>
      <w:color w:val="954F72" w:themeColor="followedHyperlink"/>
      <w:u w:val="single"/>
    </w:rPr>
  </w:style>
  <w:style w:type="character" w:styleId="nfase">
    <w:name w:val="Emphasis"/>
    <w:basedOn w:val="Fontepargpadro"/>
    <w:uiPriority w:val="20"/>
    <w:qFormat/>
    <w:rsid w:val="00E32FA3"/>
    <w:rPr>
      <w:i/>
      <w:iCs/>
    </w:rPr>
  </w:style>
  <w:style w:type="character" w:styleId="Forte">
    <w:name w:val="Strong"/>
    <w:basedOn w:val="Fontepargpadro"/>
    <w:uiPriority w:val="22"/>
    <w:qFormat/>
    <w:rsid w:val="00BD105D"/>
    <w:rPr>
      <w:b/>
      <w:bCs/>
    </w:rPr>
  </w:style>
  <w:style w:type="table" w:styleId="SimplesTabela3">
    <w:name w:val="Plain Table 3"/>
    <w:basedOn w:val="Tabelanormal"/>
    <w:uiPriority w:val="99"/>
    <w:rsid w:val="00115E5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extodenotadefim">
    <w:name w:val="endnote text"/>
    <w:basedOn w:val="Normal"/>
    <w:link w:val="TextodenotadefimChar"/>
    <w:uiPriority w:val="99"/>
    <w:semiHidden/>
    <w:unhideWhenUsed/>
    <w:rsid w:val="00932939"/>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932939"/>
    <w:rPr>
      <w:rFonts w:ascii="Times New Roman" w:hAnsi="Times New Roman"/>
      <w:sz w:val="20"/>
      <w:szCs w:val="20"/>
    </w:rPr>
  </w:style>
  <w:style w:type="character" w:styleId="Refdenotadefim">
    <w:name w:val="endnote reference"/>
    <w:basedOn w:val="Fontepargpadro"/>
    <w:uiPriority w:val="99"/>
    <w:semiHidden/>
    <w:unhideWhenUsed/>
    <w:rsid w:val="00932939"/>
    <w:rPr>
      <w:vertAlign w:val="superscript"/>
    </w:rPr>
  </w:style>
  <w:style w:type="table" w:styleId="TabelaSimples4">
    <w:name w:val="Plain Table 4"/>
    <w:basedOn w:val="Tabelanormal"/>
    <w:uiPriority w:val="44"/>
    <w:rsid w:val="00C2600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5F4C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67748">
      <w:bodyDiv w:val="1"/>
      <w:marLeft w:val="0"/>
      <w:marRight w:val="0"/>
      <w:marTop w:val="0"/>
      <w:marBottom w:val="0"/>
      <w:divBdr>
        <w:top w:val="none" w:sz="0" w:space="0" w:color="auto"/>
        <w:left w:val="none" w:sz="0" w:space="0" w:color="auto"/>
        <w:bottom w:val="none" w:sz="0" w:space="0" w:color="auto"/>
        <w:right w:val="none" w:sz="0" w:space="0" w:color="auto"/>
      </w:divBdr>
    </w:div>
    <w:div w:id="28185425">
      <w:bodyDiv w:val="1"/>
      <w:marLeft w:val="0"/>
      <w:marRight w:val="0"/>
      <w:marTop w:val="0"/>
      <w:marBottom w:val="0"/>
      <w:divBdr>
        <w:top w:val="none" w:sz="0" w:space="0" w:color="auto"/>
        <w:left w:val="none" w:sz="0" w:space="0" w:color="auto"/>
        <w:bottom w:val="none" w:sz="0" w:space="0" w:color="auto"/>
        <w:right w:val="none" w:sz="0" w:space="0" w:color="auto"/>
      </w:divBdr>
    </w:div>
    <w:div w:id="36197719">
      <w:bodyDiv w:val="1"/>
      <w:marLeft w:val="0"/>
      <w:marRight w:val="0"/>
      <w:marTop w:val="0"/>
      <w:marBottom w:val="0"/>
      <w:divBdr>
        <w:top w:val="none" w:sz="0" w:space="0" w:color="auto"/>
        <w:left w:val="none" w:sz="0" w:space="0" w:color="auto"/>
        <w:bottom w:val="none" w:sz="0" w:space="0" w:color="auto"/>
        <w:right w:val="none" w:sz="0" w:space="0" w:color="auto"/>
      </w:divBdr>
      <w:divsChild>
        <w:div w:id="1025326064">
          <w:marLeft w:val="124"/>
          <w:marRight w:val="0"/>
          <w:marTop w:val="0"/>
          <w:marBottom w:val="0"/>
          <w:divBdr>
            <w:top w:val="none" w:sz="0" w:space="0" w:color="auto"/>
            <w:left w:val="none" w:sz="0" w:space="0" w:color="auto"/>
            <w:bottom w:val="none" w:sz="0" w:space="0" w:color="auto"/>
            <w:right w:val="none" w:sz="0" w:space="0" w:color="auto"/>
          </w:divBdr>
        </w:div>
      </w:divsChild>
    </w:div>
    <w:div w:id="57947860">
      <w:bodyDiv w:val="1"/>
      <w:marLeft w:val="0"/>
      <w:marRight w:val="0"/>
      <w:marTop w:val="0"/>
      <w:marBottom w:val="0"/>
      <w:divBdr>
        <w:top w:val="none" w:sz="0" w:space="0" w:color="auto"/>
        <w:left w:val="none" w:sz="0" w:space="0" w:color="auto"/>
        <w:bottom w:val="none" w:sz="0" w:space="0" w:color="auto"/>
        <w:right w:val="none" w:sz="0" w:space="0" w:color="auto"/>
      </w:divBdr>
    </w:div>
    <w:div w:id="87046275">
      <w:bodyDiv w:val="1"/>
      <w:marLeft w:val="0"/>
      <w:marRight w:val="0"/>
      <w:marTop w:val="0"/>
      <w:marBottom w:val="0"/>
      <w:divBdr>
        <w:top w:val="none" w:sz="0" w:space="0" w:color="auto"/>
        <w:left w:val="none" w:sz="0" w:space="0" w:color="auto"/>
        <w:bottom w:val="none" w:sz="0" w:space="0" w:color="auto"/>
        <w:right w:val="none" w:sz="0" w:space="0" w:color="auto"/>
      </w:divBdr>
    </w:div>
    <w:div w:id="93982120">
      <w:bodyDiv w:val="1"/>
      <w:marLeft w:val="0"/>
      <w:marRight w:val="0"/>
      <w:marTop w:val="0"/>
      <w:marBottom w:val="0"/>
      <w:divBdr>
        <w:top w:val="none" w:sz="0" w:space="0" w:color="auto"/>
        <w:left w:val="none" w:sz="0" w:space="0" w:color="auto"/>
        <w:bottom w:val="none" w:sz="0" w:space="0" w:color="auto"/>
        <w:right w:val="none" w:sz="0" w:space="0" w:color="auto"/>
      </w:divBdr>
      <w:divsChild>
        <w:div w:id="446042220">
          <w:marLeft w:val="124"/>
          <w:marRight w:val="0"/>
          <w:marTop w:val="0"/>
          <w:marBottom w:val="0"/>
          <w:divBdr>
            <w:top w:val="none" w:sz="0" w:space="0" w:color="auto"/>
            <w:left w:val="none" w:sz="0" w:space="0" w:color="auto"/>
            <w:bottom w:val="none" w:sz="0" w:space="0" w:color="auto"/>
            <w:right w:val="none" w:sz="0" w:space="0" w:color="auto"/>
          </w:divBdr>
        </w:div>
      </w:divsChild>
    </w:div>
    <w:div w:id="117456151">
      <w:bodyDiv w:val="1"/>
      <w:marLeft w:val="0"/>
      <w:marRight w:val="0"/>
      <w:marTop w:val="0"/>
      <w:marBottom w:val="0"/>
      <w:divBdr>
        <w:top w:val="none" w:sz="0" w:space="0" w:color="auto"/>
        <w:left w:val="none" w:sz="0" w:space="0" w:color="auto"/>
        <w:bottom w:val="none" w:sz="0" w:space="0" w:color="auto"/>
        <w:right w:val="none" w:sz="0" w:space="0" w:color="auto"/>
      </w:divBdr>
    </w:div>
    <w:div w:id="136265792">
      <w:bodyDiv w:val="1"/>
      <w:marLeft w:val="0"/>
      <w:marRight w:val="0"/>
      <w:marTop w:val="0"/>
      <w:marBottom w:val="0"/>
      <w:divBdr>
        <w:top w:val="none" w:sz="0" w:space="0" w:color="auto"/>
        <w:left w:val="none" w:sz="0" w:space="0" w:color="auto"/>
        <w:bottom w:val="none" w:sz="0" w:space="0" w:color="auto"/>
        <w:right w:val="none" w:sz="0" w:space="0" w:color="auto"/>
      </w:divBdr>
    </w:div>
    <w:div w:id="144203059">
      <w:bodyDiv w:val="1"/>
      <w:marLeft w:val="0"/>
      <w:marRight w:val="0"/>
      <w:marTop w:val="0"/>
      <w:marBottom w:val="0"/>
      <w:divBdr>
        <w:top w:val="none" w:sz="0" w:space="0" w:color="auto"/>
        <w:left w:val="none" w:sz="0" w:space="0" w:color="auto"/>
        <w:bottom w:val="none" w:sz="0" w:space="0" w:color="auto"/>
        <w:right w:val="none" w:sz="0" w:space="0" w:color="auto"/>
      </w:divBdr>
      <w:divsChild>
        <w:div w:id="1814327811">
          <w:marLeft w:val="0"/>
          <w:marRight w:val="0"/>
          <w:marTop w:val="0"/>
          <w:marBottom w:val="0"/>
          <w:divBdr>
            <w:top w:val="none" w:sz="0" w:space="0" w:color="auto"/>
            <w:left w:val="none" w:sz="0" w:space="0" w:color="auto"/>
            <w:bottom w:val="none" w:sz="0" w:space="0" w:color="auto"/>
            <w:right w:val="none" w:sz="0" w:space="0" w:color="auto"/>
          </w:divBdr>
          <w:divsChild>
            <w:div w:id="16692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9718">
      <w:bodyDiv w:val="1"/>
      <w:marLeft w:val="0"/>
      <w:marRight w:val="0"/>
      <w:marTop w:val="0"/>
      <w:marBottom w:val="0"/>
      <w:divBdr>
        <w:top w:val="none" w:sz="0" w:space="0" w:color="auto"/>
        <w:left w:val="none" w:sz="0" w:space="0" w:color="auto"/>
        <w:bottom w:val="none" w:sz="0" w:space="0" w:color="auto"/>
        <w:right w:val="none" w:sz="0" w:space="0" w:color="auto"/>
      </w:divBdr>
      <w:divsChild>
        <w:div w:id="1964919810">
          <w:marLeft w:val="0"/>
          <w:marRight w:val="0"/>
          <w:marTop w:val="0"/>
          <w:marBottom w:val="0"/>
          <w:divBdr>
            <w:top w:val="none" w:sz="0" w:space="0" w:color="auto"/>
            <w:left w:val="none" w:sz="0" w:space="0" w:color="auto"/>
            <w:bottom w:val="none" w:sz="0" w:space="0" w:color="auto"/>
            <w:right w:val="none" w:sz="0" w:space="0" w:color="auto"/>
          </w:divBdr>
          <w:divsChild>
            <w:div w:id="202474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6065">
      <w:bodyDiv w:val="1"/>
      <w:marLeft w:val="0"/>
      <w:marRight w:val="0"/>
      <w:marTop w:val="0"/>
      <w:marBottom w:val="0"/>
      <w:divBdr>
        <w:top w:val="none" w:sz="0" w:space="0" w:color="auto"/>
        <w:left w:val="none" w:sz="0" w:space="0" w:color="auto"/>
        <w:bottom w:val="none" w:sz="0" w:space="0" w:color="auto"/>
        <w:right w:val="none" w:sz="0" w:space="0" w:color="auto"/>
      </w:divBdr>
    </w:div>
    <w:div w:id="157573513">
      <w:bodyDiv w:val="1"/>
      <w:marLeft w:val="0"/>
      <w:marRight w:val="0"/>
      <w:marTop w:val="0"/>
      <w:marBottom w:val="0"/>
      <w:divBdr>
        <w:top w:val="none" w:sz="0" w:space="0" w:color="auto"/>
        <w:left w:val="none" w:sz="0" w:space="0" w:color="auto"/>
        <w:bottom w:val="none" w:sz="0" w:space="0" w:color="auto"/>
        <w:right w:val="none" w:sz="0" w:space="0" w:color="auto"/>
      </w:divBdr>
    </w:div>
    <w:div w:id="162089973">
      <w:bodyDiv w:val="1"/>
      <w:marLeft w:val="0"/>
      <w:marRight w:val="0"/>
      <w:marTop w:val="0"/>
      <w:marBottom w:val="0"/>
      <w:divBdr>
        <w:top w:val="none" w:sz="0" w:space="0" w:color="auto"/>
        <w:left w:val="none" w:sz="0" w:space="0" w:color="auto"/>
        <w:bottom w:val="none" w:sz="0" w:space="0" w:color="auto"/>
        <w:right w:val="none" w:sz="0" w:space="0" w:color="auto"/>
      </w:divBdr>
      <w:divsChild>
        <w:div w:id="1777364840">
          <w:marLeft w:val="0"/>
          <w:marRight w:val="0"/>
          <w:marTop w:val="0"/>
          <w:marBottom w:val="0"/>
          <w:divBdr>
            <w:top w:val="none" w:sz="0" w:space="0" w:color="auto"/>
            <w:left w:val="none" w:sz="0" w:space="0" w:color="auto"/>
            <w:bottom w:val="none" w:sz="0" w:space="0" w:color="auto"/>
            <w:right w:val="none" w:sz="0" w:space="0" w:color="auto"/>
          </w:divBdr>
          <w:divsChild>
            <w:div w:id="193254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2120">
      <w:bodyDiv w:val="1"/>
      <w:marLeft w:val="0"/>
      <w:marRight w:val="0"/>
      <w:marTop w:val="0"/>
      <w:marBottom w:val="0"/>
      <w:divBdr>
        <w:top w:val="none" w:sz="0" w:space="0" w:color="auto"/>
        <w:left w:val="none" w:sz="0" w:space="0" w:color="auto"/>
        <w:bottom w:val="none" w:sz="0" w:space="0" w:color="auto"/>
        <w:right w:val="none" w:sz="0" w:space="0" w:color="auto"/>
      </w:divBdr>
    </w:div>
    <w:div w:id="178272926">
      <w:bodyDiv w:val="1"/>
      <w:marLeft w:val="0"/>
      <w:marRight w:val="0"/>
      <w:marTop w:val="0"/>
      <w:marBottom w:val="0"/>
      <w:divBdr>
        <w:top w:val="none" w:sz="0" w:space="0" w:color="auto"/>
        <w:left w:val="none" w:sz="0" w:space="0" w:color="auto"/>
        <w:bottom w:val="none" w:sz="0" w:space="0" w:color="auto"/>
        <w:right w:val="none" w:sz="0" w:space="0" w:color="auto"/>
      </w:divBdr>
    </w:div>
    <w:div w:id="182867899">
      <w:bodyDiv w:val="1"/>
      <w:marLeft w:val="0"/>
      <w:marRight w:val="0"/>
      <w:marTop w:val="0"/>
      <w:marBottom w:val="0"/>
      <w:divBdr>
        <w:top w:val="none" w:sz="0" w:space="0" w:color="auto"/>
        <w:left w:val="none" w:sz="0" w:space="0" w:color="auto"/>
        <w:bottom w:val="none" w:sz="0" w:space="0" w:color="auto"/>
        <w:right w:val="none" w:sz="0" w:space="0" w:color="auto"/>
      </w:divBdr>
    </w:div>
    <w:div w:id="183250072">
      <w:bodyDiv w:val="1"/>
      <w:marLeft w:val="0"/>
      <w:marRight w:val="0"/>
      <w:marTop w:val="0"/>
      <w:marBottom w:val="0"/>
      <w:divBdr>
        <w:top w:val="none" w:sz="0" w:space="0" w:color="auto"/>
        <w:left w:val="none" w:sz="0" w:space="0" w:color="auto"/>
        <w:bottom w:val="none" w:sz="0" w:space="0" w:color="auto"/>
        <w:right w:val="none" w:sz="0" w:space="0" w:color="auto"/>
      </w:divBdr>
    </w:div>
    <w:div w:id="189996973">
      <w:bodyDiv w:val="1"/>
      <w:marLeft w:val="0"/>
      <w:marRight w:val="0"/>
      <w:marTop w:val="0"/>
      <w:marBottom w:val="0"/>
      <w:divBdr>
        <w:top w:val="none" w:sz="0" w:space="0" w:color="auto"/>
        <w:left w:val="none" w:sz="0" w:space="0" w:color="auto"/>
        <w:bottom w:val="none" w:sz="0" w:space="0" w:color="auto"/>
        <w:right w:val="none" w:sz="0" w:space="0" w:color="auto"/>
      </w:divBdr>
    </w:div>
    <w:div w:id="199361699">
      <w:bodyDiv w:val="1"/>
      <w:marLeft w:val="0"/>
      <w:marRight w:val="0"/>
      <w:marTop w:val="0"/>
      <w:marBottom w:val="0"/>
      <w:divBdr>
        <w:top w:val="none" w:sz="0" w:space="0" w:color="auto"/>
        <w:left w:val="none" w:sz="0" w:space="0" w:color="auto"/>
        <w:bottom w:val="none" w:sz="0" w:space="0" w:color="auto"/>
        <w:right w:val="none" w:sz="0" w:space="0" w:color="auto"/>
      </w:divBdr>
    </w:div>
    <w:div w:id="215899387">
      <w:bodyDiv w:val="1"/>
      <w:marLeft w:val="0"/>
      <w:marRight w:val="0"/>
      <w:marTop w:val="0"/>
      <w:marBottom w:val="0"/>
      <w:divBdr>
        <w:top w:val="none" w:sz="0" w:space="0" w:color="auto"/>
        <w:left w:val="none" w:sz="0" w:space="0" w:color="auto"/>
        <w:bottom w:val="none" w:sz="0" w:space="0" w:color="auto"/>
        <w:right w:val="none" w:sz="0" w:space="0" w:color="auto"/>
      </w:divBdr>
    </w:div>
    <w:div w:id="225994081">
      <w:bodyDiv w:val="1"/>
      <w:marLeft w:val="0"/>
      <w:marRight w:val="0"/>
      <w:marTop w:val="0"/>
      <w:marBottom w:val="0"/>
      <w:divBdr>
        <w:top w:val="none" w:sz="0" w:space="0" w:color="auto"/>
        <w:left w:val="none" w:sz="0" w:space="0" w:color="auto"/>
        <w:bottom w:val="none" w:sz="0" w:space="0" w:color="auto"/>
        <w:right w:val="none" w:sz="0" w:space="0" w:color="auto"/>
      </w:divBdr>
    </w:div>
    <w:div w:id="233975575">
      <w:bodyDiv w:val="1"/>
      <w:marLeft w:val="0"/>
      <w:marRight w:val="0"/>
      <w:marTop w:val="0"/>
      <w:marBottom w:val="0"/>
      <w:divBdr>
        <w:top w:val="none" w:sz="0" w:space="0" w:color="auto"/>
        <w:left w:val="none" w:sz="0" w:space="0" w:color="auto"/>
        <w:bottom w:val="none" w:sz="0" w:space="0" w:color="auto"/>
        <w:right w:val="none" w:sz="0" w:space="0" w:color="auto"/>
      </w:divBdr>
    </w:div>
    <w:div w:id="239604770">
      <w:bodyDiv w:val="1"/>
      <w:marLeft w:val="0"/>
      <w:marRight w:val="0"/>
      <w:marTop w:val="0"/>
      <w:marBottom w:val="0"/>
      <w:divBdr>
        <w:top w:val="none" w:sz="0" w:space="0" w:color="auto"/>
        <w:left w:val="none" w:sz="0" w:space="0" w:color="auto"/>
        <w:bottom w:val="none" w:sz="0" w:space="0" w:color="auto"/>
        <w:right w:val="none" w:sz="0" w:space="0" w:color="auto"/>
      </w:divBdr>
    </w:div>
    <w:div w:id="249704362">
      <w:bodyDiv w:val="1"/>
      <w:marLeft w:val="0"/>
      <w:marRight w:val="0"/>
      <w:marTop w:val="0"/>
      <w:marBottom w:val="0"/>
      <w:divBdr>
        <w:top w:val="none" w:sz="0" w:space="0" w:color="auto"/>
        <w:left w:val="none" w:sz="0" w:space="0" w:color="auto"/>
        <w:bottom w:val="none" w:sz="0" w:space="0" w:color="auto"/>
        <w:right w:val="none" w:sz="0" w:space="0" w:color="auto"/>
      </w:divBdr>
    </w:div>
    <w:div w:id="258877236">
      <w:bodyDiv w:val="1"/>
      <w:marLeft w:val="0"/>
      <w:marRight w:val="0"/>
      <w:marTop w:val="0"/>
      <w:marBottom w:val="0"/>
      <w:divBdr>
        <w:top w:val="none" w:sz="0" w:space="0" w:color="auto"/>
        <w:left w:val="none" w:sz="0" w:space="0" w:color="auto"/>
        <w:bottom w:val="none" w:sz="0" w:space="0" w:color="auto"/>
        <w:right w:val="none" w:sz="0" w:space="0" w:color="auto"/>
      </w:divBdr>
    </w:div>
    <w:div w:id="283929193">
      <w:bodyDiv w:val="1"/>
      <w:marLeft w:val="0"/>
      <w:marRight w:val="0"/>
      <w:marTop w:val="0"/>
      <w:marBottom w:val="0"/>
      <w:divBdr>
        <w:top w:val="none" w:sz="0" w:space="0" w:color="auto"/>
        <w:left w:val="none" w:sz="0" w:space="0" w:color="auto"/>
        <w:bottom w:val="none" w:sz="0" w:space="0" w:color="auto"/>
        <w:right w:val="none" w:sz="0" w:space="0" w:color="auto"/>
      </w:divBdr>
    </w:div>
    <w:div w:id="288053285">
      <w:bodyDiv w:val="1"/>
      <w:marLeft w:val="0"/>
      <w:marRight w:val="0"/>
      <w:marTop w:val="0"/>
      <w:marBottom w:val="0"/>
      <w:divBdr>
        <w:top w:val="none" w:sz="0" w:space="0" w:color="auto"/>
        <w:left w:val="none" w:sz="0" w:space="0" w:color="auto"/>
        <w:bottom w:val="none" w:sz="0" w:space="0" w:color="auto"/>
        <w:right w:val="none" w:sz="0" w:space="0" w:color="auto"/>
      </w:divBdr>
      <w:divsChild>
        <w:div w:id="939996558">
          <w:marLeft w:val="0"/>
          <w:marRight w:val="0"/>
          <w:marTop w:val="0"/>
          <w:marBottom w:val="0"/>
          <w:divBdr>
            <w:top w:val="none" w:sz="0" w:space="0" w:color="auto"/>
            <w:left w:val="none" w:sz="0" w:space="0" w:color="auto"/>
            <w:bottom w:val="none" w:sz="0" w:space="0" w:color="auto"/>
            <w:right w:val="none" w:sz="0" w:space="0" w:color="auto"/>
          </w:divBdr>
          <w:divsChild>
            <w:div w:id="6933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5233">
      <w:bodyDiv w:val="1"/>
      <w:marLeft w:val="0"/>
      <w:marRight w:val="0"/>
      <w:marTop w:val="0"/>
      <w:marBottom w:val="0"/>
      <w:divBdr>
        <w:top w:val="none" w:sz="0" w:space="0" w:color="auto"/>
        <w:left w:val="none" w:sz="0" w:space="0" w:color="auto"/>
        <w:bottom w:val="none" w:sz="0" w:space="0" w:color="auto"/>
        <w:right w:val="none" w:sz="0" w:space="0" w:color="auto"/>
      </w:divBdr>
    </w:div>
    <w:div w:id="307788196">
      <w:bodyDiv w:val="1"/>
      <w:marLeft w:val="0"/>
      <w:marRight w:val="0"/>
      <w:marTop w:val="0"/>
      <w:marBottom w:val="0"/>
      <w:divBdr>
        <w:top w:val="none" w:sz="0" w:space="0" w:color="auto"/>
        <w:left w:val="none" w:sz="0" w:space="0" w:color="auto"/>
        <w:bottom w:val="none" w:sz="0" w:space="0" w:color="auto"/>
        <w:right w:val="none" w:sz="0" w:space="0" w:color="auto"/>
      </w:divBdr>
    </w:div>
    <w:div w:id="309945374">
      <w:bodyDiv w:val="1"/>
      <w:marLeft w:val="0"/>
      <w:marRight w:val="0"/>
      <w:marTop w:val="0"/>
      <w:marBottom w:val="0"/>
      <w:divBdr>
        <w:top w:val="none" w:sz="0" w:space="0" w:color="auto"/>
        <w:left w:val="none" w:sz="0" w:space="0" w:color="auto"/>
        <w:bottom w:val="none" w:sz="0" w:space="0" w:color="auto"/>
        <w:right w:val="none" w:sz="0" w:space="0" w:color="auto"/>
      </w:divBdr>
      <w:divsChild>
        <w:div w:id="883978735">
          <w:marLeft w:val="0"/>
          <w:marRight w:val="0"/>
          <w:marTop w:val="0"/>
          <w:marBottom w:val="0"/>
          <w:divBdr>
            <w:top w:val="single" w:sz="2" w:space="0" w:color="auto"/>
            <w:left w:val="single" w:sz="2" w:space="0" w:color="auto"/>
            <w:bottom w:val="single" w:sz="6" w:space="0" w:color="auto"/>
            <w:right w:val="single" w:sz="2" w:space="0" w:color="auto"/>
          </w:divBdr>
          <w:divsChild>
            <w:div w:id="632560903">
              <w:marLeft w:val="0"/>
              <w:marRight w:val="0"/>
              <w:marTop w:val="100"/>
              <w:marBottom w:val="100"/>
              <w:divBdr>
                <w:top w:val="single" w:sz="2" w:space="0" w:color="D9D9E3"/>
                <w:left w:val="single" w:sz="2" w:space="0" w:color="D9D9E3"/>
                <w:bottom w:val="single" w:sz="2" w:space="0" w:color="D9D9E3"/>
                <w:right w:val="single" w:sz="2" w:space="0" w:color="D9D9E3"/>
              </w:divBdr>
              <w:divsChild>
                <w:div w:id="1578394038">
                  <w:marLeft w:val="0"/>
                  <w:marRight w:val="0"/>
                  <w:marTop w:val="0"/>
                  <w:marBottom w:val="0"/>
                  <w:divBdr>
                    <w:top w:val="single" w:sz="2" w:space="0" w:color="D9D9E3"/>
                    <w:left w:val="single" w:sz="2" w:space="0" w:color="D9D9E3"/>
                    <w:bottom w:val="single" w:sz="2" w:space="0" w:color="D9D9E3"/>
                    <w:right w:val="single" w:sz="2" w:space="0" w:color="D9D9E3"/>
                  </w:divBdr>
                  <w:divsChild>
                    <w:div w:id="1566261091">
                      <w:marLeft w:val="0"/>
                      <w:marRight w:val="0"/>
                      <w:marTop w:val="0"/>
                      <w:marBottom w:val="0"/>
                      <w:divBdr>
                        <w:top w:val="single" w:sz="2" w:space="0" w:color="D9D9E3"/>
                        <w:left w:val="single" w:sz="2" w:space="0" w:color="D9D9E3"/>
                        <w:bottom w:val="single" w:sz="2" w:space="0" w:color="D9D9E3"/>
                        <w:right w:val="single" w:sz="2" w:space="0" w:color="D9D9E3"/>
                      </w:divBdr>
                      <w:divsChild>
                        <w:div w:id="2035307221">
                          <w:marLeft w:val="0"/>
                          <w:marRight w:val="0"/>
                          <w:marTop w:val="0"/>
                          <w:marBottom w:val="0"/>
                          <w:divBdr>
                            <w:top w:val="single" w:sz="2" w:space="0" w:color="D9D9E3"/>
                            <w:left w:val="single" w:sz="2" w:space="0" w:color="D9D9E3"/>
                            <w:bottom w:val="single" w:sz="2" w:space="0" w:color="D9D9E3"/>
                            <w:right w:val="single" w:sz="2" w:space="0" w:color="D9D9E3"/>
                          </w:divBdr>
                          <w:divsChild>
                            <w:div w:id="785543089">
                              <w:marLeft w:val="0"/>
                              <w:marRight w:val="0"/>
                              <w:marTop w:val="0"/>
                              <w:marBottom w:val="0"/>
                              <w:divBdr>
                                <w:top w:val="single" w:sz="2" w:space="0" w:color="D9D9E3"/>
                                <w:left w:val="single" w:sz="2" w:space="0" w:color="D9D9E3"/>
                                <w:bottom w:val="single" w:sz="2" w:space="0" w:color="D9D9E3"/>
                                <w:right w:val="single" w:sz="2" w:space="0" w:color="D9D9E3"/>
                              </w:divBdr>
                              <w:divsChild>
                                <w:div w:id="673456168">
                                  <w:marLeft w:val="0"/>
                                  <w:marRight w:val="0"/>
                                  <w:marTop w:val="0"/>
                                  <w:marBottom w:val="0"/>
                                  <w:divBdr>
                                    <w:top w:val="single" w:sz="2" w:space="0" w:color="D9D9E3"/>
                                    <w:left w:val="single" w:sz="2" w:space="0" w:color="D9D9E3"/>
                                    <w:bottom w:val="single" w:sz="2" w:space="0" w:color="D9D9E3"/>
                                    <w:right w:val="single" w:sz="2" w:space="0" w:color="D9D9E3"/>
                                  </w:divBdr>
                                  <w:divsChild>
                                    <w:div w:id="1387795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311372553">
      <w:bodyDiv w:val="1"/>
      <w:marLeft w:val="0"/>
      <w:marRight w:val="0"/>
      <w:marTop w:val="0"/>
      <w:marBottom w:val="0"/>
      <w:divBdr>
        <w:top w:val="none" w:sz="0" w:space="0" w:color="auto"/>
        <w:left w:val="none" w:sz="0" w:space="0" w:color="auto"/>
        <w:bottom w:val="none" w:sz="0" w:space="0" w:color="auto"/>
        <w:right w:val="none" w:sz="0" w:space="0" w:color="auto"/>
      </w:divBdr>
    </w:div>
    <w:div w:id="321395857">
      <w:bodyDiv w:val="1"/>
      <w:marLeft w:val="0"/>
      <w:marRight w:val="0"/>
      <w:marTop w:val="0"/>
      <w:marBottom w:val="0"/>
      <w:divBdr>
        <w:top w:val="none" w:sz="0" w:space="0" w:color="auto"/>
        <w:left w:val="none" w:sz="0" w:space="0" w:color="auto"/>
        <w:bottom w:val="none" w:sz="0" w:space="0" w:color="auto"/>
        <w:right w:val="none" w:sz="0" w:space="0" w:color="auto"/>
      </w:divBdr>
      <w:divsChild>
        <w:div w:id="780958832">
          <w:marLeft w:val="124"/>
          <w:marRight w:val="0"/>
          <w:marTop w:val="0"/>
          <w:marBottom w:val="0"/>
          <w:divBdr>
            <w:top w:val="none" w:sz="0" w:space="0" w:color="auto"/>
            <w:left w:val="none" w:sz="0" w:space="0" w:color="auto"/>
            <w:bottom w:val="none" w:sz="0" w:space="0" w:color="auto"/>
            <w:right w:val="none" w:sz="0" w:space="0" w:color="auto"/>
          </w:divBdr>
        </w:div>
      </w:divsChild>
    </w:div>
    <w:div w:id="334194101">
      <w:bodyDiv w:val="1"/>
      <w:marLeft w:val="0"/>
      <w:marRight w:val="0"/>
      <w:marTop w:val="0"/>
      <w:marBottom w:val="0"/>
      <w:divBdr>
        <w:top w:val="none" w:sz="0" w:space="0" w:color="auto"/>
        <w:left w:val="none" w:sz="0" w:space="0" w:color="auto"/>
        <w:bottom w:val="none" w:sz="0" w:space="0" w:color="auto"/>
        <w:right w:val="none" w:sz="0" w:space="0" w:color="auto"/>
      </w:divBdr>
    </w:div>
    <w:div w:id="345138147">
      <w:bodyDiv w:val="1"/>
      <w:marLeft w:val="0"/>
      <w:marRight w:val="0"/>
      <w:marTop w:val="0"/>
      <w:marBottom w:val="0"/>
      <w:divBdr>
        <w:top w:val="none" w:sz="0" w:space="0" w:color="auto"/>
        <w:left w:val="none" w:sz="0" w:space="0" w:color="auto"/>
        <w:bottom w:val="none" w:sz="0" w:space="0" w:color="auto"/>
        <w:right w:val="none" w:sz="0" w:space="0" w:color="auto"/>
      </w:divBdr>
    </w:div>
    <w:div w:id="346101943">
      <w:bodyDiv w:val="1"/>
      <w:marLeft w:val="0"/>
      <w:marRight w:val="0"/>
      <w:marTop w:val="0"/>
      <w:marBottom w:val="0"/>
      <w:divBdr>
        <w:top w:val="none" w:sz="0" w:space="0" w:color="auto"/>
        <w:left w:val="none" w:sz="0" w:space="0" w:color="auto"/>
        <w:bottom w:val="none" w:sz="0" w:space="0" w:color="auto"/>
        <w:right w:val="none" w:sz="0" w:space="0" w:color="auto"/>
      </w:divBdr>
    </w:div>
    <w:div w:id="356548277">
      <w:bodyDiv w:val="1"/>
      <w:marLeft w:val="0"/>
      <w:marRight w:val="0"/>
      <w:marTop w:val="0"/>
      <w:marBottom w:val="0"/>
      <w:divBdr>
        <w:top w:val="none" w:sz="0" w:space="0" w:color="auto"/>
        <w:left w:val="none" w:sz="0" w:space="0" w:color="auto"/>
        <w:bottom w:val="none" w:sz="0" w:space="0" w:color="auto"/>
        <w:right w:val="none" w:sz="0" w:space="0" w:color="auto"/>
      </w:divBdr>
    </w:div>
    <w:div w:id="370886434">
      <w:bodyDiv w:val="1"/>
      <w:marLeft w:val="0"/>
      <w:marRight w:val="0"/>
      <w:marTop w:val="0"/>
      <w:marBottom w:val="0"/>
      <w:divBdr>
        <w:top w:val="none" w:sz="0" w:space="0" w:color="auto"/>
        <w:left w:val="none" w:sz="0" w:space="0" w:color="auto"/>
        <w:bottom w:val="none" w:sz="0" w:space="0" w:color="auto"/>
        <w:right w:val="none" w:sz="0" w:space="0" w:color="auto"/>
      </w:divBdr>
    </w:div>
    <w:div w:id="375475659">
      <w:bodyDiv w:val="1"/>
      <w:marLeft w:val="0"/>
      <w:marRight w:val="0"/>
      <w:marTop w:val="0"/>
      <w:marBottom w:val="0"/>
      <w:divBdr>
        <w:top w:val="none" w:sz="0" w:space="0" w:color="auto"/>
        <w:left w:val="none" w:sz="0" w:space="0" w:color="auto"/>
        <w:bottom w:val="none" w:sz="0" w:space="0" w:color="auto"/>
        <w:right w:val="none" w:sz="0" w:space="0" w:color="auto"/>
      </w:divBdr>
      <w:divsChild>
        <w:div w:id="195699178">
          <w:marLeft w:val="0"/>
          <w:marRight w:val="0"/>
          <w:marTop w:val="0"/>
          <w:marBottom w:val="0"/>
          <w:divBdr>
            <w:top w:val="none" w:sz="0" w:space="0" w:color="auto"/>
            <w:left w:val="none" w:sz="0" w:space="0" w:color="auto"/>
            <w:bottom w:val="none" w:sz="0" w:space="0" w:color="auto"/>
            <w:right w:val="none" w:sz="0" w:space="0" w:color="auto"/>
          </w:divBdr>
          <w:divsChild>
            <w:div w:id="7656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76656">
      <w:bodyDiv w:val="1"/>
      <w:marLeft w:val="0"/>
      <w:marRight w:val="0"/>
      <w:marTop w:val="0"/>
      <w:marBottom w:val="0"/>
      <w:divBdr>
        <w:top w:val="none" w:sz="0" w:space="0" w:color="auto"/>
        <w:left w:val="none" w:sz="0" w:space="0" w:color="auto"/>
        <w:bottom w:val="none" w:sz="0" w:space="0" w:color="auto"/>
        <w:right w:val="none" w:sz="0" w:space="0" w:color="auto"/>
      </w:divBdr>
    </w:div>
    <w:div w:id="391121954">
      <w:bodyDiv w:val="1"/>
      <w:marLeft w:val="0"/>
      <w:marRight w:val="0"/>
      <w:marTop w:val="0"/>
      <w:marBottom w:val="0"/>
      <w:divBdr>
        <w:top w:val="none" w:sz="0" w:space="0" w:color="auto"/>
        <w:left w:val="none" w:sz="0" w:space="0" w:color="auto"/>
        <w:bottom w:val="none" w:sz="0" w:space="0" w:color="auto"/>
        <w:right w:val="none" w:sz="0" w:space="0" w:color="auto"/>
      </w:divBdr>
    </w:div>
    <w:div w:id="401215610">
      <w:bodyDiv w:val="1"/>
      <w:marLeft w:val="0"/>
      <w:marRight w:val="0"/>
      <w:marTop w:val="0"/>
      <w:marBottom w:val="0"/>
      <w:divBdr>
        <w:top w:val="none" w:sz="0" w:space="0" w:color="auto"/>
        <w:left w:val="none" w:sz="0" w:space="0" w:color="auto"/>
        <w:bottom w:val="none" w:sz="0" w:space="0" w:color="auto"/>
        <w:right w:val="none" w:sz="0" w:space="0" w:color="auto"/>
      </w:divBdr>
      <w:divsChild>
        <w:div w:id="1815609761">
          <w:marLeft w:val="0"/>
          <w:marRight w:val="0"/>
          <w:marTop w:val="0"/>
          <w:marBottom w:val="0"/>
          <w:divBdr>
            <w:top w:val="none" w:sz="0" w:space="0" w:color="auto"/>
            <w:left w:val="none" w:sz="0" w:space="0" w:color="auto"/>
            <w:bottom w:val="none" w:sz="0" w:space="0" w:color="auto"/>
            <w:right w:val="none" w:sz="0" w:space="0" w:color="auto"/>
          </w:divBdr>
          <w:divsChild>
            <w:div w:id="156463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010520">
      <w:bodyDiv w:val="1"/>
      <w:marLeft w:val="0"/>
      <w:marRight w:val="0"/>
      <w:marTop w:val="0"/>
      <w:marBottom w:val="0"/>
      <w:divBdr>
        <w:top w:val="none" w:sz="0" w:space="0" w:color="auto"/>
        <w:left w:val="none" w:sz="0" w:space="0" w:color="auto"/>
        <w:bottom w:val="none" w:sz="0" w:space="0" w:color="auto"/>
        <w:right w:val="none" w:sz="0" w:space="0" w:color="auto"/>
      </w:divBdr>
      <w:divsChild>
        <w:div w:id="1421681267">
          <w:marLeft w:val="124"/>
          <w:marRight w:val="0"/>
          <w:marTop w:val="0"/>
          <w:marBottom w:val="0"/>
          <w:divBdr>
            <w:top w:val="none" w:sz="0" w:space="0" w:color="auto"/>
            <w:left w:val="none" w:sz="0" w:space="0" w:color="auto"/>
            <w:bottom w:val="none" w:sz="0" w:space="0" w:color="auto"/>
            <w:right w:val="none" w:sz="0" w:space="0" w:color="auto"/>
          </w:divBdr>
        </w:div>
      </w:divsChild>
    </w:div>
    <w:div w:id="425926351">
      <w:bodyDiv w:val="1"/>
      <w:marLeft w:val="0"/>
      <w:marRight w:val="0"/>
      <w:marTop w:val="0"/>
      <w:marBottom w:val="0"/>
      <w:divBdr>
        <w:top w:val="none" w:sz="0" w:space="0" w:color="auto"/>
        <w:left w:val="none" w:sz="0" w:space="0" w:color="auto"/>
        <w:bottom w:val="none" w:sz="0" w:space="0" w:color="auto"/>
        <w:right w:val="none" w:sz="0" w:space="0" w:color="auto"/>
      </w:divBdr>
      <w:divsChild>
        <w:div w:id="1326324405">
          <w:marLeft w:val="0"/>
          <w:marRight w:val="0"/>
          <w:marTop w:val="0"/>
          <w:marBottom w:val="0"/>
          <w:divBdr>
            <w:top w:val="none" w:sz="0" w:space="0" w:color="auto"/>
            <w:left w:val="none" w:sz="0" w:space="0" w:color="auto"/>
            <w:bottom w:val="none" w:sz="0" w:space="0" w:color="auto"/>
            <w:right w:val="none" w:sz="0" w:space="0" w:color="auto"/>
          </w:divBdr>
          <w:divsChild>
            <w:div w:id="93848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71930">
      <w:bodyDiv w:val="1"/>
      <w:marLeft w:val="0"/>
      <w:marRight w:val="0"/>
      <w:marTop w:val="0"/>
      <w:marBottom w:val="0"/>
      <w:divBdr>
        <w:top w:val="none" w:sz="0" w:space="0" w:color="auto"/>
        <w:left w:val="none" w:sz="0" w:space="0" w:color="auto"/>
        <w:bottom w:val="none" w:sz="0" w:space="0" w:color="auto"/>
        <w:right w:val="none" w:sz="0" w:space="0" w:color="auto"/>
      </w:divBdr>
      <w:divsChild>
        <w:div w:id="1869365550">
          <w:marLeft w:val="0"/>
          <w:marRight w:val="0"/>
          <w:marTop w:val="0"/>
          <w:marBottom w:val="0"/>
          <w:divBdr>
            <w:top w:val="single" w:sz="2" w:space="0" w:color="auto"/>
            <w:left w:val="single" w:sz="2" w:space="0" w:color="auto"/>
            <w:bottom w:val="single" w:sz="6" w:space="0" w:color="auto"/>
            <w:right w:val="single" w:sz="2" w:space="0" w:color="auto"/>
          </w:divBdr>
          <w:divsChild>
            <w:div w:id="676420988">
              <w:marLeft w:val="0"/>
              <w:marRight w:val="0"/>
              <w:marTop w:val="100"/>
              <w:marBottom w:val="100"/>
              <w:divBdr>
                <w:top w:val="single" w:sz="2" w:space="0" w:color="D9D9E3"/>
                <w:left w:val="single" w:sz="2" w:space="0" w:color="D9D9E3"/>
                <w:bottom w:val="single" w:sz="2" w:space="0" w:color="D9D9E3"/>
                <w:right w:val="single" w:sz="2" w:space="0" w:color="D9D9E3"/>
              </w:divBdr>
              <w:divsChild>
                <w:div w:id="318774785">
                  <w:marLeft w:val="0"/>
                  <w:marRight w:val="0"/>
                  <w:marTop w:val="0"/>
                  <w:marBottom w:val="0"/>
                  <w:divBdr>
                    <w:top w:val="single" w:sz="2" w:space="0" w:color="D9D9E3"/>
                    <w:left w:val="single" w:sz="2" w:space="0" w:color="D9D9E3"/>
                    <w:bottom w:val="single" w:sz="2" w:space="0" w:color="D9D9E3"/>
                    <w:right w:val="single" w:sz="2" w:space="0" w:color="D9D9E3"/>
                  </w:divBdr>
                  <w:divsChild>
                    <w:div w:id="38632580">
                      <w:marLeft w:val="0"/>
                      <w:marRight w:val="0"/>
                      <w:marTop w:val="0"/>
                      <w:marBottom w:val="0"/>
                      <w:divBdr>
                        <w:top w:val="single" w:sz="2" w:space="0" w:color="D9D9E3"/>
                        <w:left w:val="single" w:sz="2" w:space="0" w:color="D9D9E3"/>
                        <w:bottom w:val="single" w:sz="2" w:space="0" w:color="D9D9E3"/>
                        <w:right w:val="single" w:sz="2" w:space="0" w:color="D9D9E3"/>
                      </w:divBdr>
                      <w:divsChild>
                        <w:div w:id="1012874351">
                          <w:marLeft w:val="0"/>
                          <w:marRight w:val="0"/>
                          <w:marTop w:val="0"/>
                          <w:marBottom w:val="0"/>
                          <w:divBdr>
                            <w:top w:val="single" w:sz="2" w:space="0" w:color="D9D9E3"/>
                            <w:left w:val="single" w:sz="2" w:space="0" w:color="D9D9E3"/>
                            <w:bottom w:val="single" w:sz="2" w:space="0" w:color="D9D9E3"/>
                            <w:right w:val="single" w:sz="2" w:space="0" w:color="D9D9E3"/>
                          </w:divBdr>
                          <w:divsChild>
                            <w:div w:id="1076248155">
                              <w:marLeft w:val="0"/>
                              <w:marRight w:val="0"/>
                              <w:marTop w:val="0"/>
                              <w:marBottom w:val="0"/>
                              <w:divBdr>
                                <w:top w:val="single" w:sz="2" w:space="0" w:color="D9D9E3"/>
                                <w:left w:val="single" w:sz="2" w:space="0" w:color="D9D9E3"/>
                                <w:bottom w:val="single" w:sz="2" w:space="0" w:color="D9D9E3"/>
                                <w:right w:val="single" w:sz="2" w:space="0" w:color="D9D9E3"/>
                              </w:divBdr>
                              <w:divsChild>
                                <w:div w:id="1176336137">
                                  <w:marLeft w:val="0"/>
                                  <w:marRight w:val="0"/>
                                  <w:marTop w:val="0"/>
                                  <w:marBottom w:val="0"/>
                                  <w:divBdr>
                                    <w:top w:val="single" w:sz="2" w:space="0" w:color="D9D9E3"/>
                                    <w:left w:val="single" w:sz="2" w:space="0" w:color="D9D9E3"/>
                                    <w:bottom w:val="single" w:sz="2" w:space="0" w:color="D9D9E3"/>
                                    <w:right w:val="single" w:sz="2" w:space="0" w:color="D9D9E3"/>
                                  </w:divBdr>
                                  <w:divsChild>
                                    <w:div w:id="1955288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28621267">
      <w:bodyDiv w:val="1"/>
      <w:marLeft w:val="0"/>
      <w:marRight w:val="0"/>
      <w:marTop w:val="0"/>
      <w:marBottom w:val="0"/>
      <w:divBdr>
        <w:top w:val="none" w:sz="0" w:space="0" w:color="auto"/>
        <w:left w:val="none" w:sz="0" w:space="0" w:color="auto"/>
        <w:bottom w:val="none" w:sz="0" w:space="0" w:color="auto"/>
        <w:right w:val="none" w:sz="0" w:space="0" w:color="auto"/>
      </w:divBdr>
    </w:div>
    <w:div w:id="435254356">
      <w:bodyDiv w:val="1"/>
      <w:marLeft w:val="0"/>
      <w:marRight w:val="0"/>
      <w:marTop w:val="0"/>
      <w:marBottom w:val="0"/>
      <w:divBdr>
        <w:top w:val="none" w:sz="0" w:space="0" w:color="auto"/>
        <w:left w:val="none" w:sz="0" w:space="0" w:color="auto"/>
        <w:bottom w:val="none" w:sz="0" w:space="0" w:color="auto"/>
        <w:right w:val="none" w:sz="0" w:space="0" w:color="auto"/>
      </w:divBdr>
    </w:div>
    <w:div w:id="459110280">
      <w:bodyDiv w:val="1"/>
      <w:marLeft w:val="0"/>
      <w:marRight w:val="0"/>
      <w:marTop w:val="0"/>
      <w:marBottom w:val="0"/>
      <w:divBdr>
        <w:top w:val="none" w:sz="0" w:space="0" w:color="auto"/>
        <w:left w:val="none" w:sz="0" w:space="0" w:color="auto"/>
        <w:bottom w:val="none" w:sz="0" w:space="0" w:color="auto"/>
        <w:right w:val="none" w:sz="0" w:space="0" w:color="auto"/>
      </w:divBdr>
      <w:divsChild>
        <w:div w:id="2072073999">
          <w:marLeft w:val="0"/>
          <w:marRight w:val="0"/>
          <w:marTop w:val="0"/>
          <w:marBottom w:val="0"/>
          <w:divBdr>
            <w:top w:val="single" w:sz="2" w:space="0" w:color="E3E3E3"/>
            <w:left w:val="single" w:sz="2" w:space="0" w:color="E3E3E3"/>
            <w:bottom w:val="single" w:sz="2" w:space="0" w:color="E3E3E3"/>
            <w:right w:val="single" w:sz="2" w:space="0" w:color="E3E3E3"/>
          </w:divBdr>
          <w:divsChild>
            <w:div w:id="1787233503">
              <w:marLeft w:val="0"/>
              <w:marRight w:val="0"/>
              <w:marTop w:val="0"/>
              <w:marBottom w:val="0"/>
              <w:divBdr>
                <w:top w:val="single" w:sz="2" w:space="0" w:color="E3E3E3"/>
                <w:left w:val="single" w:sz="2" w:space="0" w:color="E3E3E3"/>
                <w:bottom w:val="single" w:sz="2" w:space="0" w:color="E3E3E3"/>
                <w:right w:val="single" w:sz="2" w:space="0" w:color="E3E3E3"/>
              </w:divBdr>
              <w:divsChild>
                <w:div w:id="200240972">
                  <w:marLeft w:val="0"/>
                  <w:marRight w:val="0"/>
                  <w:marTop w:val="0"/>
                  <w:marBottom w:val="0"/>
                  <w:divBdr>
                    <w:top w:val="single" w:sz="2" w:space="0" w:color="E3E3E3"/>
                    <w:left w:val="single" w:sz="2" w:space="0" w:color="E3E3E3"/>
                    <w:bottom w:val="single" w:sz="2" w:space="0" w:color="E3E3E3"/>
                    <w:right w:val="single" w:sz="2" w:space="0" w:color="E3E3E3"/>
                  </w:divBdr>
                  <w:divsChild>
                    <w:div w:id="539244855">
                      <w:marLeft w:val="0"/>
                      <w:marRight w:val="0"/>
                      <w:marTop w:val="0"/>
                      <w:marBottom w:val="0"/>
                      <w:divBdr>
                        <w:top w:val="single" w:sz="2" w:space="0" w:color="E3E3E3"/>
                        <w:left w:val="single" w:sz="2" w:space="0" w:color="E3E3E3"/>
                        <w:bottom w:val="single" w:sz="2" w:space="0" w:color="E3E3E3"/>
                        <w:right w:val="single" w:sz="2" w:space="0" w:color="E3E3E3"/>
                      </w:divBdr>
                      <w:divsChild>
                        <w:div w:id="61022655">
                          <w:marLeft w:val="0"/>
                          <w:marRight w:val="0"/>
                          <w:marTop w:val="0"/>
                          <w:marBottom w:val="0"/>
                          <w:divBdr>
                            <w:top w:val="single" w:sz="2" w:space="0" w:color="E3E3E3"/>
                            <w:left w:val="single" w:sz="2" w:space="0" w:color="E3E3E3"/>
                            <w:bottom w:val="single" w:sz="2" w:space="0" w:color="E3E3E3"/>
                            <w:right w:val="single" w:sz="2" w:space="0" w:color="E3E3E3"/>
                          </w:divBdr>
                          <w:divsChild>
                            <w:div w:id="1390112175">
                              <w:marLeft w:val="0"/>
                              <w:marRight w:val="0"/>
                              <w:marTop w:val="0"/>
                              <w:marBottom w:val="0"/>
                              <w:divBdr>
                                <w:top w:val="single" w:sz="2" w:space="0" w:color="E3E3E3"/>
                                <w:left w:val="single" w:sz="2" w:space="0" w:color="E3E3E3"/>
                                <w:bottom w:val="single" w:sz="2" w:space="0" w:color="E3E3E3"/>
                                <w:right w:val="single" w:sz="2" w:space="0" w:color="E3E3E3"/>
                              </w:divBdr>
                              <w:divsChild>
                                <w:div w:id="247229263">
                                  <w:marLeft w:val="0"/>
                                  <w:marRight w:val="0"/>
                                  <w:marTop w:val="100"/>
                                  <w:marBottom w:val="100"/>
                                  <w:divBdr>
                                    <w:top w:val="single" w:sz="2" w:space="0" w:color="E3E3E3"/>
                                    <w:left w:val="single" w:sz="2" w:space="0" w:color="E3E3E3"/>
                                    <w:bottom w:val="single" w:sz="2" w:space="0" w:color="E3E3E3"/>
                                    <w:right w:val="single" w:sz="2" w:space="0" w:color="E3E3E3"/>
                                  </w:divBdr>
                                  <w:divsChild>
                                    <w:div w:id="963391515">
                                      <w:marLeft w:val="0"/>
                                      <w:marRight w:val="0"/>
                                      <w:marTop w:val="0"/>
                                      <w:marBottom w:val="0"/>
                                      <w:divBdr>
                                        <w:top w:val="single" w:sz="2" w:space="0" w:color="E3E3E3"/>
                                        <w:left w:val="single" w:sz="2" w:space="0" w:color="E3E3E3"/>
                                        <w:bottom w:val="single" w:sz="2" w:space="0" w:color="E3E3E3"/>
                                        <w:right w:val="single" w:sz="2" w:space="0" w:color="E3E3E3"/>
                                      </w:divBdr>
                                      <w:divsChild>
                                        <w:div w:id="337194225">
                                          <w:marLeft w:val="0"/>
                                          <w:marRight w:val="0"/>
                                          <w:marTop w:val="0"/>
                                          <w:marBottom w:val="0"/>
                                          <w:divBdr>
                                            <w:top w:val="single" w:sz="2" w:space="0" w:color="E3E3E3"/>
                                            <w:left w:val="single" w:sz="2" w:space="0" w:color="E3E3E3"/>
                                            <w:bottom w:val="single" w:sz="2" w:space="0" w:color="E3E3E3"/>
                                            <w:right w:val="single" w:sz="2" w:space="0" w:color="E3E3E3"/>
                                          </w:divBdr>
                                          <w:divsChild>
                                            <w:div w:id="1888444563">
                                              <w:marLeft w:val="0"/>
                                              <w:marRight w:val="0"/>
                                              <w:marTop w:val="0"/>
                                              <w:marBottom w:val="0"/>
                                              <w:divBdr>
                                                <w:top w:val="single" w:sz="2" w:space="0" w:color="E3E3E3"/>
                                                <w:left w:val="single" w:sz="2" w:space="0" w:color="E3E3E3"/>
                                                <w:bottom w:val="single" w:sz="2" w:space="0" w:color="E3E3E3"/>
                                                <w:right w:val="single" w:sz="2" w:space="0" w:color="E3E3E3"/>
                                              </w:divBdr>
                                              <w:divsChild>
                                                <w:div w:id="1565795567">
                                                  <w:marLeft w:val="0"/>
                                                  <w:marRight w:val="0"/>
                                                  <w:marTop w:val="0"/>
                                                  <w:marBottom w:val="0"/>
                                                  <w:divBdr>
                                                    <w:top w:val="single" w:sz="2" w:space="0" w:color="E3E3E3"/>
                                                    <w:left w:val="single" w:sz="2" w:space="0" w:color="E3E3E3"/>
                                                    <w:bottom w:val="single" w:sz="2" w:space="0" w:color="E3E3E3"/>
                                                    <w:right w:val="single" w:sz="2" w:space="0" w:color="E3E3E3"/>
                                                  </w:divBdr>
                                                  <w:divsChild>
                                                    <w:div w:id="358286645">
                                                      <w:marLeft w:val="0"/>
                                                      <w:marRight w:val="0"/>
                                                      <w:marTop w:val="0"/>
                                                      <w:marBottom w:val="0"/>
                                                      <w:divBdr>
                                                        <w:top w:val="single" w:sz="2" w:space="0" w:color="E3E3E3"/>
                                                        <w:left w:val="single" w:sz="2" w:space="0" w:color="E3E3E3"/>
                                                        <w:bottom w:val="single" w:sz="2" w:space="0" w:color="E3E3E3"/>
                                                        <w:right w:val="single" w:sz="2" w:space="0" w:color="E3E3E3"/>
                                                      </w:divBdr>
                                                      <w:divsChild>
                                                        <w:div w:id="1045371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73687277">
          <w:marLeft w:val="0"/>
          <w:marRight w:val="0"/>
          <w:marTop w:val="0"/>
          <w:marBottom w:val="0"/>
          <w:divBdr>
            <w:top w:val="none" w:sz="0" w:space="0" w:color="auto"/>
            <w:left w:val="none" w:sz="0" w:space="0" w:color="auto"/>
            <w:bottom w:val="none" w:sz="0" w:space="0" w:color="auto"/>
            <w:right w:val="none" w:sz="0" w:space="0" w:color="auto"/>
          </w:divBdr>
        </w:div>
      </w:divsChild>
    </w:div>
    <w:div w:id="472409794">
      <w:bodyDiv w:val="1"/>
      <w:marLeft w:val="0"/>
      <w:marRight w:val="0"/>
      <w:marTop w:val="0"/>
      <w:marBottom w:val="0"/>
      <w:divBdr>
        <w:top w:val="none" w:sz="0" w:space="0" w:color="auto"/>
        <w:left w:val="none" w:sz="0" w:space="0" w:color="auto"/>
        <w:bottom w:val="none" w:sz="0" w:space="0" w:color="auto"/>
        <w:right w:val="none" w:sz="0" w:space="0" w:color="auto"/>
      </w:divBdr>
    </w:div>
    <w:div w:id="473371846">
      <w:bodyDiv w:val="1"/>
      <w:marLeft w:val="0"/>
      <w:marRight w:val="0"/>
      <w:marTop w:val="0"/>
      <w:marBottom w:val="0"/>
      <w:divBdr>
        <w:top w:val="none" w:sz="0" w:space="0" w:color="auto"/>
        <w:left w:val="none" w:sz="0" w:space="0" w:color="auto"/>
        <w:bottom w:val="none" w:sz="0" w:space="0" w:color="auto"/>
        <w:right w:val="none" w:sz="0" w:space="0" w:color="auto"/>
      </w:divBdr>
    </w:div>
    <w:div w:id="482626004">
      <w:bodyDiv w:val="1"/>
      <w:marLeft w:val="0"/>
      <w:marRight w:val="0"/>
      <w:marTop w:val="0"/>
      <w:marBottom w:val="0"/>
      <w:divBdr>
        <w:top w:val="none" w:sz="0" w:space="0" w:color="auto"/>
        <w:left w:val="none" w:sz="0" w:space="0" w:color="auto"/>
        <w:bottom w:val="none" w:sz="0" w:space="0" w:color="auto"/>
        <w:right w:val="none" w:sz="0" w:space="0" w:color="auto"/>
      </w:divBdr>
    </w:div>
    <w:div w:id="502555082">
      <w:bodyDiv w:val="1"/>
      <w:marLeft w:val="0"/>
      <w:marRight w:val="0"/>
      <w:marTop w:val="0"/>
      <w:marBottom w:val="0"/>
      <w:divBdr>
        <w:top w:val="none" w:sz="0" w:space="0" w:color="auto"/>
        <w:left w:val="none" w:sz="0" w:space="0" w:color="auto"/>
        <w:bottom w:val="none" w:sz="0" w:space="0" w:color="auto"/>
        <w:right w:val="none" w:sz="0" w:space="0" w:color="auto"/>
      </w:divBdr>
    </w:div>
    <w:div w:id="507794698">
      <w:bodyDiv w:val="1"/>
      <w:marLeft w:val="0"/>
      <w:marRight w:val="0"/>
      <w:marTop w:val="0"/>
      <w:marBottom w:val="0"/>
      <w:divBdr>
        <w:top w:val="none" w:sz="0" w:space="0" w:color="auto"/>
        <w:left w:val="none" w:sz="0" w:space="0" w:color="auto"/>
        <w:bottom w:val="none" w:sz="0" w:space="0" w:color="auto"/>
        <w:right w:val="none" w:sz="0" w:space="0" w:color="auto"/>
      </w:divBdr>
    </w:div>
    <w:div w:id="527378209">
      <w:bodyDiv w:val="1"/>
      <w:marLeft w:val="0"/>
      <w:marRight w:val="0"/>
      <w:marTop w:val="0"/>
      <w:marBottom w:val="0"/>
      <w:divBdr>
        <w:top w:val="none" w:sz="0" w:space="0" w:color="auto"/>
        <w:left w:val="none" w:sz="0" w:space="0" w:color="auto"/>
        <w:bottom w:val="none" w:sz="0" w:space="0" w:color="auto"/>
        <w:right w:val="none" w:sz="0" w:space="0" w:color="auto"/>
      </w:divBdr>
    </w:div>
    <w:div w:id="541140901">
      <w:bodyDiv w:val="1"/>
      <w:marLeft w:val="0"/>
      <w:marRight w:val="0"/>
      <w:marTop w:val="0"/>
      <w:marBottom w:val="0"/>
      <w:divBdr>
        <w:top w:val="none" w:sz="0" w:space="0" w:color="auto"/>
        <w:left w:val="none" w:sz="0" w:space="0" w:color="auto"/>
        <w:bottom w:val="none" w:sz="0" w:space="0" w:color="auto"/>
        <w:right w:val="none" w:sz="0" w:space="0" w:color="auto"/>
      </w:divBdr>
    </w:div>
    <w:div w:id="590165916">
      <w:bodyDiv w:val="1"/>
      <w:marLeft w:val="0"/>
      <w:marRight w:val="0"/>
      <w:marTop w:val="0"/>
      <w:marBottom w:val="0"/>
      <w:divBdr>
        <w:top w:val="none" w:sz="0" w:space="0" w:color="auto"/>
        <w:left w:val="none" w:sz="0" w:space="0" w:color="auto"/>
        <w:bottom w:val="none" w:sz="0" w:space="0" w:color="auto"/>
        <w:right w:val="none" w:sz="0" w:space="0" w:color="auto"/>
      </w:divBdr>
    </w:div>
    <w:div w:id="603000592">
      <w:bodyDiv w:val="1"/>
      <w:marLeft w:val="0"/>
      <w:marRight w:val="0"/>
      <w:marTop w:val="0"/>
      <w:marBottom w:val="0"/>
      <w:divBdr>
        <w:top w:val="none" w:sz="0" w:space="0" w:color="auto"/>
        <w:left w:val="none" w:sz="0" w:space="0" w:color="auto"/>
        <w:bottom w:val="none" w:sz="0" w:space="0" w:color="auto"/>
        <w:right w:val="none" w:sz="0" w:space="0" w:color="auto"/>
      </w:divBdr>
      <w:divsChild>
        <w:div w:id="2108695375">
          <w:marLeft w:val="124"/>
          <w:marRight w:val="0"/>
          <w:marTop w:val="0"/>
          <w:marBottom w:val="0"/>
          <w:divBdr>
            <w:top w:val="none" w:sz="0" w:space="0" w:color="auto"/>
            <w:left w:val="none" w:sz="0" w:space="0" w:color="auto"/>
            <w:bottom w:val="none" w:sz="0" w:space="0" w:color="auto"/>
            <w:right w:val="none" w:sz="0" w:space="0" w:color="auto"/>
          </w:divBdr>
        </w:div>
      </w:divsChild>
    </w:div>
    <w:div w:id="619075112">
      <w:bodyDiv w:val="1"/>
      <w:marLeft w:val="0"/>
      <w:marRight w:val="0"/>
      <w:marTop w:val="0"/>
      <w:marBottom w:val="0"/>
      <w:divBdr>
        <w:top w:val="none" w:sz="0" w:space="0" w:color="auto"/>
        <w:left w:val="none" w:sz="0" w:space="0" w:color="auto"/>
        <w:bottom w:val="none" w:sz="0" w:space="0" w:color="auto"/>
        <w:right w:val="none" w:sz="0" w:space="0" w:color="auto"/>
      </w:divBdr>
    </w:div>
    <w:div w:id="620303762">
      <w:bodyDiv w:val="1"/>
      <w:marLeft w:val="0"/>
      <w:marRight w:val="0"/>
      <w:marTop w:val="0"/>
      <w:marBottom w:val="0"/>
      <w:divBdr>
        <w:top w:val="none" w:sz="0" w:space="0" w:color="auto"/>
        <w:left w:val="none" w:sz="0" w:space="0" w:color="auto"/>
        <w:bottom w:val="none" w:sz="0" w:space="0" w:color="auto"/>
        <w:right w:val="none" w:sz="0" w:space="0" w:color="auto"/>
      </w:divBdr>
    </w:div>
    <w:div w:id="626395778">
      <w:bodyDiv w:val="1"/>
      <w:marLeft w:val="0"/>
      <w:marRight w:val="0"/>
      <w:marTop w:val="0"/>
      <w:marBottom w:val="0"/>
      <w:divBdr>
        <w:top w:val="none" w:sz="0" w:space="0" w:color="auto"/>
        <w:left w:val="none" w:sz="0" w:space="0" w:color="auto"/>
        <w:bottom w:val="none" w:sz="0" w:space="0" w:color="auto"/>
        <w:right w:val="none" w:sz="0" w:space="0" w:color="auto"/>
      </w:divBdr>
      <w:divsChild>
        <w:div w:id="1284771805">
          <w:marLeft w:val="0"/>
          <w:marRight w:val="0"/>
          <w:marTop w:val="0"/>
          <w:marBottom w:val="0"/>
          <w:divBdr>
            <w:top w:val="none" w:sz="0" w:space="0" w:color="auto"/>
            <w:left w:val="none" w:sz="0" w:space="0" w:color="auto"/>
            <w:bottom w:val="none" w:sz="0" w:space="0" w:color="auto"/>
            <w:right w:val="none" w:sz="0" w:space="0" w:color="auto"/>
          </w:divBdr>
          <w:divsChild>
            <w:div w:id="2960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51148">
      <w:bodyDiv w:val="1"/>
      <w:marLeft w:val="0"/>
      <w:marRight w:val="0"/>
      <w:marTop w:val="0"/>
      <w:marBottom w:val="0"/>
      <w:divBdr>
        <w:top w:val="none" w:sz="0" w:space="0" w:color="auto"/>
        <w:left w:val="none" w:sz="0" w:space="0" w:color="auto"/>
        <w:bottom w:val="none" w:sz="0" w:space="0" w:color="auto"/>
        <w:right w:val="none" w:sz="0" w:space="0" w:color="auto"/>
      </w:divBdr>
      <w:divsChild>
        <w:div w:id="553321453">
          <w:marLeft w:val="0"/>
          <w:marRight w:val="0"/>
          <w:marTop w:val="0"/>
          <w:marBottom w:val="0"/>
          <w:divBdr>
            <w:top w:val="none" w:sz="0" w:space="0" w:color="auto"/>
            <w:left w:val="none" w:sz="0" w:space="0" w:color="auto"/>
            <w:bottom w:val="none" w:sz="0" w:space="0" w:color="auto"/>
            <w:right w:val="none" w:sz="0" w:space="0" w:color="auto"/>
          </w:divBdr>
          <w:divsChild>
            <w:div w:id="54186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6800">
      <w:bodyDiv w:val="1"/>
      <w:marLeft w:val="0"/>
      <w:marRight w:val="0"/>
      <w:marTop w:val="0"/>
      <w:marBottom w:val="0"/>
      <w:divBdr>
        <w:top w:val="none" w:sz="0" w:space="0" w:color="auto"/>
        <w:left w:val="none" w:sz="0" w:space="0" w:color="auto"/>
        <w:bottom w:val="none" w:sz="0" w:space="0" w:color="auto"/>
        <w:right w:val="none" w:sz="0" w:space="0" w:color="auto"/>
      </w:divBdr>
    </w:div>
    <w:div w:id="638191099">
      <w:bodyDiv w:val="1"/>
      <w:marLeft w:val="0"/>
      <w:marRight w:val="0"/>
      <w:marTop w:val="0"/>
      <w:marBottom w:val="0"/>
      <w:divBdr>
        <w:top w:val="none" w:sz="0" w:space="0" w:color="auto"/>
        <w:left w:val="none" w:sz="0" w:space="0" w:color="auto"/>
        <w:bottom w:val="none" w:sz="0" w:space="0" w:color="auto"/>
        <w:right w:val="none" w:sz="0" w:space="0" w:color="auto"/>
      </w:divBdr>
      <w:divsChild>
        <w:div w:id="778110984">
          <w:marLeft w:val="0"/>
          <w:marRight w:val="0"/>
          <w:marTop w:val="0"/>
          <w:marBottom w:val="0"/>
          <w:divBdr>
            <w:top w:val="none" w:sz="0" w:space="0" w:color="auto"/>
            <w:left w:val="none" w:sz="0" w:space="0" w:color="auto"/>
            <w:bottom w:val="none" w:sz="0" w:space="0" w:color="auto"/>
            <w:right w:val="none" w:sz="0" w:space="0" w:color="auto"/>
          </w:divBdr>
          <w:divsChild>
            <w:div w:id="18599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68424">
      <w:bodyDiv w:val="1"/>
      <w:marLeft w:val="0"/>
      <w:marRight w:val="0"/>
      <w:marTop w:val="0"/>
      <w:marBottom w:val="0"/>
      <w:divBdr>
        <w:top w:val="none" w:sz="0" w:space="0" w:color="auto"/>
        <w:left w:val="none" w:sz="0" w:space="0" w:color="auto"/>
        <w:bottom w:val="none" w:sz="0" w:space="0" w:color="auto"/>
        <w:right w:val="none" w:sz="0" w:space="0" w:color="auto"/>
      </w:divBdr>
    </w:div>
    <w:div w:id="660236360">
      <w:bodyDiv w:val="1"/>
      <w:marLeft w:val="0"/>
      <w:marRight w:val="0"/>
      <w:marTop w:val="0"/>
      <w:marBottom w:val="0"/>
      <w:divBdr>
        <w:top w:val="none" w:sz="0" w:space="0" w:color="auto"/>
        <w:left w:val="none" w:sz="0" w:space="0" w:color="auto"/>
        <w:bottom w:val="none" w:sz="0" w:space="0" w:color="auto"/>
        <w:right w:val="none" w:sz="0" w:space="0" w:color="auto"/>
      </w:divBdr>
      <w:divsChild>
        <w:div w:id="1092703973">
          <w:marLeft w:val="0"/>
          <w:marRight w:val="0"/>
          <w:marTop w:val="0"/>
          <w:marBottom w:val="0"/>
          <w:divBdr>
            <w:top w:val="none" w:sz="0" w:space="0" w:color="auto"/>
            <w:left w:val="none" w:sz="0" w:space="0" w:color="auto"/>
            <w:bottom w:val="none" w:sz="0" w:space="0" w:color="auto"/>
            <w:right w:val="none" w:sz="0" w:space="0" w:color="auto"/>
          </w:divBdr>
          <w:divsChild>
            <w:div w:id="124407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126988">
      <w:bodyDiv w:val="1"/>
      <w:marLeft w:val="0"/>
      <w:marRight w:val="0"/>
      <w:marTop w:val="0"/>
      <w:marBottom w:val="0"/>
      <w:divBdr>
        <w:top w:val="none" w:sz="0" w:space="0" w:color="auto"/>
        <w:left w:val="none" w:sz="0" w:space="0" w:color="auto"/>
        <w:bottom w:val="none" w:sz="0" w:space="0" w:color="auto"/>
        <w:right w:val="none" w:sz="0" w:space="0" w:color="auto"/>
      </w:divBdr>
    </w:div>
    <w:div w:id="680813063">
      <w:bodyDiv w:val="1"/>
      <w:marLeft w:val="0"/>
      <w:marRight w:val="0"/>
      <w:marTop w:val="0"/>
      <w:marBottom w:val="0"/>
      <w:divBdr>
        <w:top w:val="none" w:sz="0" w:space="0" w:color="auto"/>
        <w:left w:val="none" w:sz="0" w:space="0" w:color="auto"/>
        <w:bottom w:val="none" w:sz="0" w:space="0" w:color="auto"/>
        <w:right w:val="none" w:sz="0" w:space="0" w:color="auto"/>
      </w:divBdr>
    </w:div>
    <w:div w:id="690298654">
      <w:bodyDiv w:val="1"/>
      <w:marLeft w:val="0"/>
      <w:marRight w:val="0"/>
      <w:marTop w:val="0"/>
      <w:marBottom w:val="0"/>
      <w:divBdr>
        <w:top w:val="none" w:sz="0" w:space="0" w:color="auto"/>
        <w:left w:val="none" w:sz="0" w:space="0" w:color="auto"/>
        <w:bottom w:val="none" w:sz="0" w:space="0" w:color="auto"/>
        <w:right w:val="none" w:sz="0" w:space="0" w:color="auto"/>
      </w:divBdr>
    </w:div>
    <w:div w:id="713502481">
      <w:bodyDiv w:val="1"/>
      <w:marLeft w:val="0"/>
      <w:marRight w:val="0"/>
      <w:marTop w:val="0"/>
      <w:marBottom w:val="0"/>
      <w:divBdr>
        <w:top w:val="none" w:sz="0" w:space="0" w:color="auto"/>
        <w:left w:val="none" w:sz="0" w:space="0" w:color="auto"/>
        <w:bottom w:val="none" w:sz="0" w:space="0" w:color="auto"/>
        <w:right w:val="none" w:sz="0" w:space="0" w:color="auto"/>
      </w:divBdr>
      <w:divsChild>
        <w:div w:id="414596061">
          <w:marLeft w:val="124"/>
          <w:marRight w:val="0"/>
          <w:marTop w:val="0"/>
          <w:marBottom w:val="0"/>
          <w:divBdr>
            <w:top w:val="none" w:sz="0" w:space="0" w:color="auto"/>
            <w:left w:val="none" w:sz="0" w:space="0" w:color="auto"/>
            <w:bottom w:val="none" w:sz="0" w:space="0" w:color="auto"/>
            <w:right w:val="none" w:sz="0" w:space="0" w:color="auto"/>
          </w:divBdr>
        </w:div>
      </w:divsChild>
    </w:div>
    <w:div w:id="731581615">
      <w:bodyDiv w:val="1"/>
      <w:marLeft w:val="0"/>
      <w:marRight w:val="0"/>
      <w:marTop w:val="0"/>
      <w:marBottom w:val="0"/>
      <w:divBdr>
        <w:top w:val="none" w:sz="0" w:space="0" w:color="auto"/>
        <w:left w:val="none" w:sz="0" w:space="0" w:color="auto"/>
        <w:bottom w:val="none" w:sz="0" w:space="0" w:color="auto"/>
        <w:right w:val="none" w:sz="0" w:space="0" w:color="auto"/>
      </w:divBdr>
    </w:div>
    <w:div w:id="749812603">
      <w:bodyDiv w:val="1"/>
      <w:marLeft w:val="0"/>
      <w:marRight w:val="0"/>
      <w:marTop w:val="0"/>
      <w:marBottom w:val="0"/>
      <w:divBdr>
        <w:top w:val="none" w:sz="0" w:space="0" w:color="auto"/>
        <w:left w:val="none" w:sz="0" w:space="0" w:color="auto"/>
        <w:bottom w:val="none" w:sz="0" w:space="0" w:color="auto"/>
        <w:right w:val="none" w:sz="0" w:space="0" w:color="auto"/>
      </w:divBdr>
      <w:divsChild>
        <w:div w:id="1840383621">
          <w:marLeft w:val="0"/>
          <w:marRight w:val="0"/>
          <w:marTop w:val="0"/>
          <w:marBottom w:val="0"/>
          <w:divBdr>
            <w:top w:val="none" w:sz="0" w:space="0" w:color="auto"/>
            <w:left w:val="none" w:sz="0" w:space="0" w:color="auto"/>
            <w:bottom w:val="none" w:sz="0" w:space="0" w:color="auto"/>
            <w:right w:val="none" w:sz="0" w:space="0" w:color="auto"/>
          </w:divBdr>
          <w:divsChild>
            <w:div w:id="82158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89370">
      <w:bodyDiv w:val="1"/>
      <w:marLeft w:val="0"/>
      <w:marRight w:val="0"/>
      <w:marTop w:val="0"/>
      <w:marBottom w:val="0"/>
      <w:divBdr>
        <w:top w:val="none" w:sz="0" w:space="0" w:color="auto"/>
        <w:left w:val="none" w:sz="0" w:space="0" w:color="auto"/>
        <w:bottom w:val="none" w:sz="0" w:space="0" w:color="auto"/>
        <w:right w:val="none" w:sz="0" w:space="0" w:color="auto"/>
      </w:divBdr>
    </w:div>
    <w:div w:id="781996932">
      <w:bodyDiv w:val="1"/>
      <w:marLeft w:val="0"/>
      <w:marRight w:val="0"/>
      <w:marTop w:val="0"/>
      <w:marBottom w:val="0"/>
      <w:divBdr>
        <w:top w:val="none" w:sz="0" w:space="0" w:color="auto"/>
        <w:left w:val="none" w:sz="0" w:space="0" w:color="auto"/>
        <w:bottom w:val="none" w:sz="0" w:space="0" w:color="auto"/>
        <w:right w:val="none" w:sz="0" w:space="0" w:color="auto"/>
      </w:divBdr>
    </w:div>
    <w:div w:id="826747597">
      <w:bodyDiv w:val="1"/>
      <w:marLeft w:val="0"/>
      <w:marRight w:val="0"/>
      <w:marTop w:val="0"/>
      <w:marBottom w:val="0"/>
      <w:divBdr>
        <w:top w:val="none" w:sz="0" w:space="0" w:color="auto"/>
        <w:left w:val="none" w:sz="0" w:space="0" w:color="auto"/>
        <w:bottom w:val="none" w:sz="0" w:space="0" w:color="auto"/>
        <w:right w:val="none" w:sz="0" w:space="0" w:color="auto"/>
      </w:divBdr>
    </w:div>
    <w:div w:id="846991045">
      <w:bodyDiv w:val="1"/>
      <w:marLeft w:val="0"/>
      <w:marRight w:val="0"/>
      <w:marTop w:val="0"/>
      <w:marBottom w:val="0"/>
      <w:divBdr>
        <w:top w:val="none" w:sz="0" w:space="0" w:color="auto"/>
        <w:left w:val="none" w:sz="0" w:space="0" w:color="auto"/>
        <w:bottom w:val="none" w:sz="0" w:space="0" w:color="auto"/>
        <w:right w:val="none" w:sz="0" w:space="0" w:color="auto"/>
      </w:divBdr>
    </w:div>
    <w:div w:id="849180614">
      <w:bodyDiv w:val="1"/>
      <w:marLeft w:val="0"/>
      <w:marRight w:val="0"/>
      <w:marTop w:val="0"/>
      <w:marBottom w:val="0"/>
      <w:divBdr>
        <w:top w:val="none" w:sz="0" w:space="0" w:color="auto"/>
        <w:left w:val="none" w:sz="0" w:space="0" w:color="auto"/>
        <w:bottom w:val="none" w:sz="0" w:space="0" w:color="auto"/>
        <w:right w:val="none" w:sz="0" w:space="0" w:color="auto"/>
      </w:divBdr>
      <w:divsChild>
        <w:div w:id="758716766">
          <w:marLeft w:val="0"/>
          <w:marRight w:val="0"/>
          <w:marTop w:val="0"/>
          <w:marBottom w:val="0"/>
          <w:divBdr>
            <w:top w:val="none" w:sz="0" w:space="0" w:color="auto"/>
            <w:left w:val="none" w:sz="0" w:space="0" w:color="auto"/>
            <w:bottom w:val="none" w:sz="0" w:space="0" w:color="auto"/>
            <w:right w:val="none" w:sz="0" w:space="0" w:color="auto"/>
          </w:divBdr>
          <w:divsChild>
            <w:div w:id="207403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03691">
      <w:bodyDiv w:val="1"/>
      <w:marLeft w:val="0"/>
      <w:marRight w:val="0"/>
      <w:marTop w:val="0"/>
      <w:marBottom w:val="0"/>
      <w:divBdr>
        <w:top w:val="none" w:sz="0" w:space="0" w:color="auto"/>
        <w:left w:val="none" w:sz="0" w:space="0" w:color="auto"/>
        <w:bottom w:val="none" w:sz="0" w:space="0" w:color="auto"/>
        <w:right w:val="none" w:sz="0" w:space="0" w:color="auto"/>
      </w:divBdr>
      <w:divsChild>
        <w:div w:id="1634552618">
          <w:marLeft w:val="124"/>
          <w:marRight w:val="0"/>
          <w:marTop w:val="0"/>
          <w:marBottom w:val="0"/>
          <w:divBdr>
            <w:top w:val="none" w:sz="0" w:space="0" w:color="auto"/>
            <w:left w:val="none" w:sz="0" w:space="0" w:color="auto"/>
            <w:bottom w:val="none" w:sz="0" w:space="0" w:color="auto"/>
            <w:right w:val="none" w:sz="0" w:space="0" w:color="auto"/>
          </w:divBdr>
        </w:div>
      </w:divsChild>
    </w:div>
    <w:div w:id="864634569">
      <w:bodyDiv w:val="1"/>
      <w:marLeft w:val="0"/>
      <w:marRight w:val="0"/>
      <w:marTop w:val="0"/>
      <w:marBottom w:val="0"/>
      <w:divBdr>
        <w:top w:val="none" w:sz="0" w:space="0" w:color="auto"/>
        <w:left w:val="none" w:sz="0" w:space="0" w:color="auto"/>
        <w:bottom w:val="none" w:sz="0" w:space="0" w:color="auto"/>
        <w:right w:val="none" w:sz="0" w:space="0" w:color="auto"/>
      </w:divBdr>
    </w:div>
    <w:div w:id="886070429">
      <w:bodyDiv w:val="1"/>
      <w:marLeft w:val="0"/>
      <w:marRight w:val="0"/>
      <w:marTop w:val="0"/>
      <w:marBottom w:val="0"/>
      <w:divBdr>
        <w:top w:val="none" w:sz="0" w:space="0" w:color="auto"/>
        <w:left w:val="none" w:sz="0" w:space="0" w:color="auto"/>
        <w:bottom w:val="none" w:sz="0" w:space="0" w:color="auto"/>
        <w:right w:val="none" w:sz="0" w:space="0" w:color="auto"/>
      </w:divBdr>
    </w:div>
    <w:div w:id="903295483">
      <w:bodyDiv w:val="1"/>
      <w:marLeft w:val="0"/>
      <w:marRight w:val="0"/>
      <w:marTop w:val="0"/>
      <w:marBottom w:val="0"/>
      <w:divBdr>
        <w:top w:val="none" w:sz="0" w:space="0" w:color="auto"/>
        <w:left w:val="none" w:sz="0" w:space="0" w:color="auto"/>
        <w:bottom w:val="none" w:sz="0" w:space="0" w:color="auto"/>
        <w:right w:val="none" w:sz="0" w:space="0" w:color="auto"/>
      </w:divBdr>
      <w:divsChild>
        <w:div w:id="237249166">
          <w:marLeft w:val="0"/>
          <w:marRight w:val="0"/>
          <w:marTop w:val="0"/>
          <w:marBottom w:val="0"/>
          <w:divBdr>
            <w:top w:val="none" w:sz="0" w:space="0" w:color="auto"/>
            <w:left w:val="none" w:sz="0" w:space="0" w:color="auto"/>
            <w:bottom w:val="none" w:sz="0" w:space="0" w:color="auto"/>
            <w:right w:val="none" w:sz="0" w:space="0" w:color="auto"/>
          </w:divBdr>
          <w:divsChild>
            <w:div w:id="97865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05234">
      <w:bodyDiv w:val="1"/>
      <w:marLeft w:val="0"/>
      <w:marRight w:val="0"/>
      <w:marTop w:val="0"/>
      <w:marBottom w:val="0"/>
      <w:divBdr>
        <w:top w:val="none" w:sz="0" w:space="0" w:color="auto"/>
        <w:left w:val="none" w:sz="0" w:space="0" w:color="auto"/>
        <w:bottom w:val="none" w:sz="0" w:space="0" w:color="auto"/>
        <w:right w:val="none" w:sz="0" w:space="0" w:color="auto"/>
      </w:divBdr>
      <w:divsChild>
        <w:div w:id="1021660444">
          <w:marLeft w:val="0"/>
          <w:marRight w:val="0"/>
          <w:marTop w:val="0"/>
          <w:marBottom w:val="0"/>
          <w:divBdr>
            <w:top w:val="none" w:sz="0" w:space="0" w:color="auto"/>
            <w:left w:val="none" w:sz="0" w:space="0" w:color="auto"/>
            <w:bottom w:val="none" w:sz="0" w:space="0" w:color="auto"/>
            <w:right w:val="none" w:sz="0" w:space="0" w:color="auto"/>
          </w:divBdr>
          <w:divsChild>
            <w:div w:id="52035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615873">
      <w:bodyDiv w:val="1"/>
      <w:marLeft w:val="0"/>
      <w:marRight w:val="0"/>
      <w:marTop w:val="0"/>
      <w:marBottom w:val="0"/>
      <w:divBdr>
        <w:top w:val="none" w:sz="0" w:space="0" w:color="auto"/>
        <w:left w:val="none" w:sz="0" w:space="0" w:color="auto"/>
        <w:bottom w:val="none" w:sz="0" w:space="0" w:color="auto"/>
        <w:right w:val="none" w:sz="0" w:space="0" w:color="auto"/>
      </w:divBdr>
    </w:div>
    <w:div w:id="968706206">
      <w:bodyDiv w:val="1"/>
      <w:marLeft w:val="0"/>
      <w:marRight w:val="0"/>
      <w:marTop w:val="0"/>
      <w:marBottom w:val="0"/>
      <w:divBdr>
        <w:top w:val="none" w:sz="0" w:space="0" w:color="auto"/>
        <w:left w:val="none" w:sz="0" w:space="0" w:color="auto"/>
        <w:bottom w:val="none" w:sz="0" w:space="0" w:color="auto"/>
        <w:right w:val="none" w:sz="0" w:space="0" w:color="auto"/>
      </w:divBdr>
    </w:div>
    <w:div w:id="973293118">
      <w:bodyDiv w:val="1"/>
      <w:marLeft w:val="0"/>
      <w:marRight w:val="0"/>
      <w:marTop w:val="0"/>
      <w:marBottom w:val="0"/>
      <w:divBdr>
        <w:top w:val="none" w:sz="0" w:space="0" w:color="auto"/>
        <w:left w:val="none" w:sz="0" w:space="0" w:color="auto"/>
        <w:bottom w:val="none" w:sz="0" w:space="0" w:color="auto"/>
        <w:right w:val="none" w:sz="0" w:space="0" w:color="auto"/>
      </w:divBdr>
    </w:div>
    <w:div w:id="978454729">
      <w:bodyDiv w:val="1"/>
      <w:marLeft w:val="0"/>
      <w:marRight w:val="0"/>
      <w:marTop w:val="0"/>
      <w:marBottom w:val="0"/>
      <w:divBdr>
        <w:top w:val="none" w:sz="0" w:space="0" w:color="auto"/>
        <w:left w:val="none" w:sz="0" w:space="0" w:color="auto"/>
        <w:bottom w:val="none" w:sz="0" w:space="0" w:color="auto"/>
        <w:right w:val="none" w:sz="0" w:space="0" w:color="auto"/>
      </w:divBdr>
    </w:div>
    <w:div w:id="1013729133">
      <w:bodyDiv w:val="1"/>
      <w:marLeft w:val="0"/>
      <w:marRight w:val="0"/>
      <w:marTop w:val="0"/>
      <w:marBottom w:val="0"/>
      <w:divBdr>
        <w:top w:val="none" w:sz="0" w:space="0" w:color="auto"/>
        <w:left w:val="none" w:sz="0" w:space="0" w:color="auto"/>
        <w:bottom w:val="none" w:sz="0" w:space="0" w:color="auto"/>
        <w:right w:val="none" w:sz="0" w:space="0" w:color="auto"/>
      </w:divBdr>
    </w:div>
    <w:div w:id="1018779065">
      <w:bodyDiv w:val="1"/>
      <w:marLeft w:val="0"/>
      <w:marRight w:val="0"/>
      <w:marTop w:val="0"/>
      <w:marBottom w:val="0"/>
      <w:divBdr>
        <w:top w:val="none" w:sz="0" w:space="0" w:color="auto"/>
        <w:left w:val="none" w:sz="0" w:space="0" w:color="auto"/>
        <w:bottom w:val="none" w:sz="0" w:space="0" w:color="auto"/>
        <w:right w:val="none" w:sz="0" w:space="0" w:color="auto"/>
      </w:divBdr>
    </w:div>
    <w:div w:id="1022130912">
      <w:bodyDiv w:val="1"/>
      <w:marLeft w:val="0"/>
      <w:marRight w:val="0"/>
      <w:marTop w:val="0"/>
      <w:marBottom w:val="0"/>
      <w:divBdr>
        <w:top w:val="none" w:sz="0" w:space="0" w:color="auto"/>
        <w:left w:val="none" w:sz="0" w:space="0" w:color="auto"/>
        <w:bottom w:val="none" w:sz="0" w:space="0" w:color="auto"/>
        <w:right w:val="none" w:sz="0" w:space="0" w:color="auto"/>
      </w:divBdr>
    </w:div>
    <w:div w:id="1024139478">
      <w:bodyDiv w:val="1"/>
      <w:marLeft w:val="0"/>
      <w:marRight w:val="0"/>
      <w:marTop w:val="0"/>
      <w:marBottom w:val="0"/>
      <w:divBdr>
        <w:top w:val="none" w:sz="0" w:space="0" w:color="auto"/>
        <w:left w:val="none" w:sz="0" w:space="0" w:color="auto"/>
        <w:bottom w:val="none" w:sz="0" w:space="0" w:color="auto"/>
        <w:right w:val="none" w:sz="0" w:space="0" w:color="auto"/>
      </w:divBdr>
      <w:divsChild>
        <w:div w:id="1274438144">
          <w:marLeft w:val="0"/>
          <w:marRight w:val="0"/>
          <w:marTop w:val="0"/>
          <w:marBottom w:val="0"/>
          <w:divBdr>
            <w:top w:val="none" w:sz="0" w:space="0" w:color="auto"/>
            <w:left w:val="none" w:sz="0" w:space="0" w:color="auto"/>
            <w:bottom w:val="none" w:sz="0" w:space="0" w:color="auto"/>
            <w:right w:val="none" w:sz="0" w:space="0" w:color="auto"/>
          </w:divBdr>
          <w:divsChild>
            <w:div w:id="124711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1685">
      <w:bodyDiv w:val="1"/>
      <w:marLeft w:val="0"/>
      <w:marRight w:val="0"/>
      <w:marTop w:val="0"/>
      <w:marBottom w:val="0"/>
      <w:divBdr>
        <w:top w:val="none" w:sz="0" w:space="0" w:color="auto"/>
        <w:left w:val="none" w:sz="0" w:space="0" w:color="auto"/>
        <w:bottom w:val="none" w:sz="0" w:space="0" w:color="auto"/>
        <w:right w:val="none" w:sz="0" w:space="0" w:color="auto"/>
      </w:divBdr>
    </w:div>
    <w:div w:id="1029187756">
      <w:bodyDiv w:val="1"/>
      <w:marLeft w:val="0"/>
      <w:marRight w:val="0"/>
      <w:marTop w:val="0"/>
      <w:marBottom w:val="0"/>
      <w:divBdr>
        <w:top w:val="none" w:sz="0" w:space="0" w:color="auto"/>
        <w:left w:val="none" w:sz="0" w:space="0" w:color="auto"/>
        <w:bottom w:val="none" w:sz="0" w:space="0" w:color="auto"/>
        <w:right w:val="none" w:sz="0" w:space="0" w:color="auto"/>
      </w:divBdr>
    </w:div>
    <w:div w:id="1055083947">
      <w:bodyDiv w:val="1"/>
      <w:marLeft w:val="0"/>
      <w:marRight w:val="0"/>
      <w:marTop w:val="0"/>
      <w:marBottom w:val="0"/>
      <w:divBdr>
        <w:top w:val="none" w:sz="0" w:space="0" w:color="auto"/>
        <w:left w:val="none" w:sz="0" w:space="0" w:color="auto"/>
        <w:bottom w:val="none" w:sz="0" w:space="0" w:color="auto"/>
        <w:right w:val="none" w:sz="0" w:space="0" w:color="auto"/>
      </w:divBdr>
      <w:divsChild>
        <w:div w:id="1427117146">
          <w:marLeft w:val="0"/>
          <w:marRight w:val="0"/>
          <w:marTop w:val="0"/>
          <w:marBottom w:val="0"/>
          <w:divBdr>
            <w:top w:val="none" w:sz="0" w:space="0" w:color="auto"/>
            <w:left w:val="none" w:sz="0" w:space="0" w:color="auto"/>
            <w:bottom w:val="none" w:sz="0" w:space="0" w:color="auto"/>
            <w:right w:val="none" w:sz="0" w:space="0" w:color="auto"/>
          </w:divBdr>
          <w:divsChild>
            <w:div w:id="1462116833">
              <w:marLeft w:val="0"/>
              <w:marRight w:val="0"/>
              <w:marTop w:val="0"/>
              <w:marBottom w:val="0"/>
              <w:divBdr>
                <w:top w:val="none" w:sz="0" w:space="0" w:color="auto"/>
                <w:left w:val="none" w:sz="0" w:space="0" w:color="auto"/>
                <w:bottom w:val="none" w:sz="0" w:space="0" w:color="auto"/>
                <w:right w:val="none" w:sz="0" w:space="0" w:color="auto"/>
              </w:divBdr>
              <w:divsChild>
                <w:div w:id="149952960">
                  <w:marLeft w:val="0"/>
                  <w:marRight w:val="0"/>
                  <w:marTop w:val="0"/>
                  <w:marBottom w:val="0"/>
                  <w:divBdr>
                    <w:top w:val="none" w:sz="0" w:space="0" w:color="auto"/>
                    <w:left w:val="none" w:sz="0" w:space="0" w:color="auto"/>
                    <w:bottom w:val="none" w:sz="0" w:space="0" w:color="auto"/>
                    <w:right w:val="none" w:sz="0" w:space="0" w:color="auto"/>
                  </w:divBdr>
                  <w:divsChild>
                    <w:div w:id="31613375">
                      <w:marLeft w:val="0"/>
                      <w:marRight w:val="0"/>
                      <w:marTop w:val="0"/>
                      <w:marBottom w:val="0"/>
                      <w:divBdr>
                        <w:top w:val="none" w:sz="0" w:space="0" w:color="auto"/>
                        <w:left w:val="none" w:sz="0" w:space="0" w:color="auto"/>
                        <w:bottom w:val="none" w:sz="0" w:space="0" w:color="auto"/>
                        <w:right w:val="none" w:sz="0" w:space="0" w:color="auto"/>
                      </w:divBdr>
                      <w:divsChild>
                        <w:div w:id="145442364">
                          <w:marLeft w:val="0"/>
                          <w:marRight w:val="0"/>
                          <w:marTop w:val="0"/>
                          <w:marBottom w:val="0"/>
                          <w:divBdr>
                            <w:top w:val="none" w:sz="0" w:space="0" w:color="auto"/>
                            <w:left w:val="none" w:sz="0" w:space="0" w:color="auto"/>
                            <w:bottom w:val="none" w:sz="0" w:space="0" w:color="auto"/>
                            <w:right w:val="none" w:sz="0" w:space="0" w:color="auto"/>
                          </w:divBdr>
                          <w:divsChild>
                            <w:div w:id="17311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074064">
      <w:bodyDiv w:val="1"/>
      <w:marLeft w:val="0"/>
      <w:marRight w:val="0"/>
      <w:marTop w:val="0"/>
      <w:marBottom w:val="0"/>
      <w:divBdr>
        <w:top w:val="none" w:sz="0" w:space="0" w:color="auto"/>
        <w:left w:val="none" w:sz="0" w:space="0" w:color="auto"/>
        <w:bottom w:val="none" w:sz="0" w:space="0" w:color="auto"/>
        <w:right w:val="none" w:sz="0" w:space="0" w:color="auto"/>
      </w:divBdr>
      <w:divsChild>
        <w:div w:id="38867651">
          <w:marLeft w:val="0"/>
          <w:marRight w:val="0"/>
          <w:marTop w:val="0"/>
          <w:marBottom w:val="0"/>
          <w:divBdr>
            <w:top w:val="none" w:sz="0" w:space="0" w:color="auto"/>
            <w:left w:val="none" w:sz="0" w:space="0" w:color="auto"/>
            <w:bottom w:val="none" w:sz="0" w:space="0" w:color="auto"/>
            <w:right w:val="none" w:sz="0" w:space="0" w:color="auto"/>
          </w:divBdr>
          <w:divsChild>
            <w:div w:id="44716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11738">
      <w:bodyDiv w:val="1"/>
      <w:marLeft w:val="0"/>
      <w:marRight w:val="0"/>
      <w:marTop w:val="0"/>
      <w:marBottom w:val="0"/>
      <w:divBdr>
        <w:top w:val="none" w:sz="0" w:space="0" w:color="auto"/>
        <w:left w:val="none" w:sz="0" w:space="0" w:color="auto"/>
        <w:bottom w:val="none" w:sz="0" w:space="0" w:color="auto"/>
        <w:right w:val="none" w:sz="0" w:space="0" w:color="auto"/>
      </w:divBdr>
    </w:div>
    <w:div w:id="1099713841">
      <w:bodyDiv w:val="1"/>
      <w:marLeft w:val="0"/>
      <w:marRight w:val="0"/>
      <w:marTop w:val="0"/>
      <w:marBottom w:val="0"/>
      <w:divBdr>
        <w:top w:val="none" w:sz="0" w:space="0" w:color="auto"/>
        <w:left w:val="none" w:sz="0" w:space="0" w:color="auto"/>
        <w:bottom w:val="none" w:sz="0" w:space="0" w:color="auto"/>
        <w:right w:val="none" w:sz="0" w:space="0" w:color="auto"/>
      </w:divBdr>
      <w:divsChild>
        <w:div w:id="1352292680">
          <w:marLeft w:val="0"/>
          <w:marRight w:val="0"/>
          <w:marTop w:val="0"/>
          <w:marBottom w:val="0"/>
          <w:divBdr>
            <w:top w:val="none" w:sz="0" w:space="0" w:color="auto"/>
            <w:left w:val="none" w:sz="0" w:space="0" w:color="auto"/>
            <w:bottom w:val="none" w:sz="0" w:space="0" w:color="auto"/>
            <w:right w:val="none" w:sz="0" w:space="0" w:color="auto"/>
          </w:divBdr>
          <w:divsChild>
            <w:div w:id="64234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6575">
      <w:bodyDiv w:val="1"/>
      <w:marLeft w:val="0"/>
      <w:marRight w:val="0"/>
      <w:marTop w:val="0"/>
      <w:marBottom w:val="0"/>
      <w:divBdr>
        <w:top w:val="none" w:sz="0" w:space="0" w:color="auto"/>
        <w:left w:val="none" w:sz="0" w:space="0" w:color="auto"/>
        <w:bottom w:val="none" w:sz="0" w:space="0" w:color="auto"/>
        <w:right w:val="none" w:sz="0" w:space="0" w:color="auto"/>
      </w:divBdr>
      <w:divsChild>
        <w:div w:id="1947883451">
          <w:marLeft w:val="0"/>
          <w:marRight w:val="0"/>
          <w:marTop w:val="0"/>
          <w:marBottom w:val="0"/>
          <w:divBdr>
            <w:top w:val="none" w:sz="0" w:space="0" w:color="auto"/>
            <w:left w:val="none" w:sz="0" w:space="0" w:color="auto"/>
            <w:bottom w:val="none" w:sz="0" w:space="0" w:color="auto"/>
            <w:right w:val="none" w:sz="0" w:space="0" w:color="auto"/>
          </w:divBdr>
          <w:divsChild>
            <w:div w:id="93193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21553">
      <w:bodyDiv w:val="1"/>
      <w:marLeft w:val="0"/>
      <w:marRight w:val="0"/>
      <w:marTop w:val="0"/>
      <w:marBottom w:val="0"/>
      <w:divBdr>
        <w:top w:val="none" w:sz="0" w:space="0" w:color="auto"/>
        <w:left w:val="none" w:sz="0" w:space="0" w:color="auto"/>
        <w:bottom w:val="none" w:sz="0" w:space="0" w:color="auto"/>
        <w:right w:val="none" w:sz="0" w:space="0" w:color="auto"/>
      </w:divBdr>
    </w:div>
    <w:div w:id="1118446636">
      <w:bodyDiv w:val="1"/>
      <w:marLeft w:val="0"/>
      <w:marRight w:val="0"/>
      <w:marTop w:val="0"/>
      <w:marBottom w:val="0"/>
      <w:divBdr>
        <w:top w:val="none" w:sz="0" w:space="0" w:color="auto"/>
        <w:left w:val="none" w:sz="0" w:space="0" w:color="auto"/>
        <w:bottom w:val="none" w:sz="0" w:space="0" w:color="auto"/>
        <w:right w:val="none" w:sz="0" w:space="0" w:color="auto"/>
      </w:divBdr>
      <w:divsChild>
        <w:div w:id="1795781543">
          <w:marLeft w:val="0"/>
          <w:marRight w:val="0"/>
          <w:marTop w:val="15"/>
          <w:marBottom w:val="0"/>
          <w:divBdr>
            <w:top w:val="single" w:sz="48" w:space="0" w:color="auto"/>
            <w:left w:val="single" w:sz="48" w:space="0" w:color="auto"/>
            <w:bottom w:val="single" w:sz="48" w:space="0" w:color="auto"/>
            <w:right w:val="single" w:sz="48" w:space="0" w:color="auto"/>
          </w:divBdr>
          <w:divsChild>
            <w:div w:id="145444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8116">
      <w:bodyDiv w:val="1"/>
      <w:marLeft w:val="0"/>
      <w:marRight w:val="0"/>
      <w:marTop w:val="0"/>
      <w:marBottom w:val="0"/>
      <w:divBdr>
        <w:top w:val="none" w:sz="0" w:space="0" w:color="auto"/>
        <w:left w:val="none" w:sz="0" w:space="0" w:color="auto"/>
        <w:bottom w:val="none" w:sz="0" w:space="0" w:color="auto"/>
        <w:right w:val="none" w:sz="0" w:space="0" w:color="auto"/>
      </w:divBdr>
      <w:divsChild>
        <w:div w:id="1307588900">
          <w:marLeft w:val="0"/>
          <w:marRight w:val="0"/>
          <w:marTop w:val="0"/>
          <w:marBottom w:val="0"/>
          <w:divBdr>
            <w:top w:val="none" w:sz="0" w:space="0" w:color="auto"/>
            <w:left w:val="none" w:sz="0" w:space="0" w:color="auto"/>
            <w:bottom w:val="none" w:sz="0" w:space="0" w:color="auto"/>
            <w:right w:val="none" w:sz="0" w:space="0" w:color="auto"/>
          </w:divBdr>
          <w:divsChild>
            <w:div w:id="211701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80651">
      <w:bodyDiv w:val="1"/>
      <w:marLeft w:val="0"/>
      <w:marRight w:val="0"/>
      <w:marTop w:val="0"/>
      <w:marBottom w:val="0"/>
      <w:divBdr>
        <w:top w:val="none" w:sz="0" w:space="0" w:color="auto"/>
        <w:left w:val="none" w:sz="0" w:space="0" w:color="auto"/>
        <w:bottom w:val="none" w:sz="0" w:space="0" w:color="auto"/>
        <w:right w:val="none" w:sz="0" w:space="0" w:color="auto"/>
      </w:divBdr>
    </w:div>
    <w:div w:id="1137795994">
      <w:bodyDiv w:val="1"/>
      <w:marLeft w:val="0"/>
      <w:marRight w:val="0"/>
      <w:marTop w:val="0"/>
      <w:marBottom w:val="0"/>
      <w:divBdr>
        <w:top w:val="none" w:sz="0" w:space="0" w:color="auto"/>
        <w:left w:val="none" w:sz="0" w:space="0" w:color="auto"/>
        <w:bottom w:val="none" w:sz="0" w:space="0" w:color="auto"/>
        <w:right w:val="none" w:sz="0" w:space="0" w:color="auto"/>
      </w:divBdr>
      <w:divsChild>
        <w:div w:id="164824336">
          <w:marLeft w:val="124"/>
          <w:marRight w:val="0"/>
          <w:marTop w:val="0"/>
          <w:marBottom w:val="0"/>
          <w:divBdr>
            <w:top w:val="none" w:sz="0" w:space="0" w:color="auto"/>
            <w:left w:val="none" w:sz="0" w:space="0" w:color="auto"/>
            <w:bottom w:val="none" w:sz="0" w:space="0" w:color="auto"/>
            <w:right w:val="none" w:sz="0" w:space="0" w:color="auto"/>
          </w:divBdr>
        </w:div>
      </w:divsChild>
    </w:div>
    <w:div w:id="1140733853">
      <w:bodyDiv w:val="1"/>
      <w:marLeft w:val="0"/>
      <w:marRight w:val="0"/>
      <w:marTop w:val="0"/>
      <w:marBottom w:val="0"/>
      <w:divBdr>
        <w:top w:val="none" w:sz="0" w:space="0" w:color="auto"/>
        <w:left w:val="none" w:sz="0" w:space="0" w:color="auto"/>
        <w:bottom w:val="none" w:sz="0" w:space="0" w:color="auto"/>
        <w:right w:val="none" w:sz="0" w:space="0" w:color="auto"/>
      </w:divBdr>
      <w:divsChild>
        <w:div w:id="1292906391">
          <w:marLeft w:val="0"/>
          <w:marRight w:val="0"/>
          <w:marTop w:val="0"/>
          <w:marBottom w:val="0"/>
          <w:divBdr>
            <w:top w:val="none" w:sz="0" w:space="0" w:color="auto"/>
            <w:left w:val="none" w:sz="0" w:space="0" w:color="auto"/>
            <w:bottom w:val="none" w:sz="0" w:space="0" w:color="auto"/>
            <w:right w:val="none" w:sz="0" w:space="0" w:color="auto"/>
          </w:divBdr>
          <w:divsChild>
            <w:div w:id="10372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35339">
      <w:bodyDiv w:val="1"/>
      <w:marLeft w:val="0"/>
      <w:marRight w:val="0"/>
      <w:marTop w:val="0"/>
      <w:marBottom w:val="0"/>
      <w:divBdr>
        <w:top w:val="none" w:sz="0" w:space="0" w:color="auto"/>
        <w:left w:val="none" w:sz="0" w:space="0" w:color="auto"/>
        <w:bottom w:val="none" w:sz="0" w:space="0" w:color="auto"/>
        <w:right w:val="none" w:sz="0" w:space="0" w:color="auto"/>
      </w:divBdr>
    </w:div>
    <w:div w:id="1165701409">
      <w:bodyDiv w:val="1"/>
      <w:marLeft w:val="0"/>
      <w:marRight w:val="0"/>
      <w:marTop w:val="0"/>
      <w:marBottom w:val="0"/>
      <w:divBdr>
        <w:top w:val="none" w:sz="0" w:space="0" w:color="auto"/>
        <w:left w:val="none" w:sz="0" w:space="0" w:color="auto"/>
        <w:bottom w:val="none" w:sz="0" w:space="0" w:color="auto"/>
        <w:right w:val="none" w:sz="0" w:space="0" w:color="auto"/>
      </w:divBdr>
      <w:divsChild>
        <w:div w:id="2037925771">
          <w:marLeft w:val="0"/>
          <w:marRight w:val="0"/>
          <w:marTop w:val="0"/>
          <w:marBottom w:val="0"/>
          <w:divBdr>
            <w:top w:val="none" w:sz="0" w:space="0" w:color="auto"/>
            <w:left w:val="none" w:sz="0" w:space="0" w:color="auto"/>
            <w:bottom w:val="none" w:sz="0" w:space="0" w:color="auto"/>
            <w:right w:val="none" w:sz="0" w:space="0" w:color="auto"/>
          </w:divBdr>
          <w:divsChild>
            <w:div w:id="2683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3709">
      <w:bodyDiv w:val="1"/>
      <w:marLeft w:val="0"/>
      <w:marRight w:val="0"/>
      <w:marTop w:val="0"/>
      <w:marBottom w:val="0"/>
      <w:divBdr>
        <w:top w:val="none" w:sz="0" w:space="0" w:color="auto"/>
        <w:left w:val="none" w:sz="0" w:space="0" w:color="auto"/>
        <w:bottom w:val="none" w:sz="0" w:space="0" w:color="auto"/>
        <w:right w:val="none" w:sz="0" w:space="0" w:color="auto"/>
      </w:divBdr>
    </w:div>
    <w:div w:id="1200775300">
      <w:bodyDiv w:val="1"/>
      <w:marLeft w:val="0"/>
      <w:marRight w:val="0"/>
      <w:marTop w:val="0"/>
      <w:marBottom w:val="0"/>
      <w:divBdr>
        <w:top w:val="none" w:sz="0" w:space="0" w:color="auto"/>
        <w:left w:val="none" w:sz="0" w:space="0" w:color="auto"/>
        <w:bottom w:val="none" w:sz="0" w:space="0" w:color="auto"/>
        <w:right w:val="none" w:sz="0" w:space="0" w:color="auto"/>
      </w:divBdr>
      <w:divsChild>
        <w:div w:id="1823883217">
          <w:marLeft w:val="0"/>
          <w:marRight w:val="0"/>
          <w:marTop w:val="0"/>
          <w:marBottom w:val="0"/>
          <w:divBdr>
            <w:top w:val="none" w:sz="0" w:space="0" w:color="auto"/>
            <w:left w:val="none" w:sz="0" w:space="0" w:color="auto"/>
            <w:bottom w:val="none" w:sz="0" w:space="0" w:color="auto"/>
            <w:right w:val="none" w:sz="0" w:space="0" w:color="auto"/>
          </w:divBdr>
          <w:divsChild>
            <w:div w:id="75027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81583">
      <w:bodyDiv w:val="1"/>
      <w:marLeft w:val="0"/>
      <w:marRight w:val="0"/>
      <w:marTop w:val="0"/>
      <w:marBottom w:val="0"/>
      <w:divBdr>
        <w:top w:val="none" w:sz="0" w:space="0" w:color="auto"/>
        <w:left w:val="none" w:sz="0" w:space="0" w:color="auto"/>
        <w:bottom w:val="none" w:sz="0" w:space="0" w:color="auto"/>
        <w:right w:val="none" w:sz="0" w:space="0" w:color="auto"/>
      </w:divBdr>
    </w:div>
    <w:div w:id="1221599804">
      <w:bodyDiv w:val="1"/>
      <w:marLeft w:val="0"/>
      <w:marRight w:val="0"/>
      <w:marTop w:val="0"/>
      <w:marBottom w:val="0"/>
      <w:divBdr>
        <w:top w:val="none" w:sz="0" w:space="0" w:color="auto"/>
        <w:left w:val="none" w:sz="0" w:space="0" w:color="auto"/>
        <w:bottom w:val="none" w:sz="0" w:space="0" w:color="auto"/>
        <w:right w:val="none" w:sz="0" w:space="0" w:color="auto"/>
      </w:divBdr>
      <w:divsChild>
        <w:div w:id="986086854">
          <w:marLeft w:val="0"/>
          <w:marRight w:val="0"/>
          <w:marTop w:val="0"/>
          <w:marBottom w:val="0"/>
          <w:divBdr>
            <w:top w:val="none" w:sz="0" w:space="0" w:color="auto"/>
            <w:left w:val="none" w:sz="0" w:space="0" w:color="auto"/>
            <w:bottom w:val="none" w:sz="0" w:space="0" w:color="auto"/>
            <w:right w:val="none" w:sz="0" w:space="0" w:color="auto"/>
          </w:divBdr>
          <w:divsChild>
            <w:div w:id="93188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06852">
      <w:bodyDiv w:val="1"/>
      <w:marLeft w:val="0"/>
      <w:marRight w:val="0"/>
      <w:marTop w:val="0"/>
      <w:marBottom w:val="0"/>
      <w:divBdr>
        <w:top w:val="none" w:sz="0" w:space="0" w:color="auto"/>
        <w:left w:val="none" w:sz="0" w:space="0" w:color="auto"/>
        <w:bottom w:val="none" w:sz="0" w:space="0" w:color="auto"/>
        <w:right w:val="none" w:sz="0" w:space="0" w:color="auto"/>
      </w:divBdr>
    </w:div>
    <w:div w:id="1247880012">
      <w:bodyDiv w:val="1"/>
      <w:marLeft w:val="0"/>
      <w:marRight w:val="0"/>
      <w:marTop w:val="0"/>
      <w:marBottom w:val="0"/>
      <w:divBdr>
        <w:top w:val="none" w:sz="0" w:space="0" w:color="auto"/>
        <w:left w:val="none" w:sz="0" w:space="0" w:color="auto"/>
        <w:bottom w:val="none" w:sz="0" w:space="0" w:color="auto"/>
        <w:right w:val="none" w:sz="0" w:space="0" w:color="auto"/>
      </w:divBdr>
      <w:divsChild>
        <w:div w:id="415785233">
          <w:marLeft w:val="124"/>
          <w:marRight w:val="0"/>
          <w:marTop w:val="0"/>
          <w:marBottom w:val="0"/>
          <w:divBdr>
            <w:top w:val="none" w:sz="0" w:space="0" w:color="auto"/>
            <w:left w:val="none" w:sz="0" w:space="0" w:color="auto"/>
            <w:bottom w:val="none" w:sz="0" w:space="0" w:color="auto"/>
            <w:right w:val="none" w:sz="0" w:space="0" w:color="auto"/>
          </w:divBdr>
        </w:div>
        <w:div w:id="2031833793">
          <w:marLeft w:val="124"/>
          <w:marRight w:val="0"/>
          <w:marTop w:val="0"/>
          <w:marBottom w:val="0"/>
          <w:divBdr>
            <w:top w:val="none" w:sz="0" w:space="0" w:color="auto"/>
            <w:left w:val="none" w:sz="0" w:space="0" w:color="auto"/>
            <w:bottom w:val="none" w:sz="0" w:space="0" w:color="auto"/>
            <w:right w:val="none" w:sz="0" w:space="0" w:color="auto"/>
          </w:divBdr>
        </w:div>
      </w:divsChild>
    </w:div>
    <w:div w:id="1250699505">
      <w:bodyDiv w:val="1"/>
      <w:marLeft w:val="0"/>
      <w:marRight w:val="0"/>
      <w:marTop w:val="0"/>
      <w:marBottom w:val="0"/>
      <w:divBdr>
        <w:top w:val="none" w:sz="0" w:space="0" w:color="auto"/>
        <w:left w:val="none" w:sz="0" w:space="0" w:color="auto"/>
        <w:bottom w:val="none" w:sz="0" w:space="0" w:color="auto"/>
        <w:right w:val="none" w:sz="0" w:space="0" w:color="auto"/>
      </w:divBdr>
      <w:divsChild>
        <w:div w:id="1197890111">
          <w:marLeft w:val="0"/>
          <w:marRight w:val="0"/>
          <w:marTop w:val="0"/>
          <w:marBottom w:val="0"/>
          <w:divBdr>
            <w:top w:val="none" w:sz="0" w:space="0" w:color="auto"/>
            <w:left w:val="none" w:sz="0" w:space="0" w:color="auto"/>
            <w:bottom w:val="none" w:sz="0" w:space="0" w:color="auto"/>
            <w:right w:val="none" w:sz="0" w:space="0" w:color="auto"/>
          </w:divBdr>
          <w:divsChild>
            <w:div w:id="911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84584">
      <w:bodyDiv w:val="1"/>
      <w:marLeft w:val="0"/>
      <w:marRight w:val="0"/>
      <w:marTop w:val="0"/>
      <w:marBottom w:val="0"/>
      <w:divBdr>
        <w:top w:val="none" w:sz="0" w:space="0" w:color="auto"/>
        <w:left w:val="none" w:sz="0" w:space="0" w:color="auto"/>
        <w:bottom w:val="none" w:sz="0" w:space="0" w:color="auto"/>
        <w:right w:val="none" w:sz="0" w:space="0" w:color="auto"/>
      </w:divBdr>
    </w:div>
    <w:div w:id="1286934830">
      <w:bodyDiv w:val="1"/>
      <w:marLeft w:val="0"/>
      <w:marRight w:val="0"/>
      <w:marTop w:val="0"/>
      <w:marBottom w:val="0"/>
      <w:divBdr>
        <w:top w:val="none" w:sz="0" w:space="0" w:color="auto"/>
        <w:left w:val="none" w:sz="0" w:space="0" w:color="auto"/>
        <w:bottom w:val="none" w:sz="0" w:space="0" w:color="auto"/>
        <w:right w:val="none" w:sz="0" w:space="0" w:color="auto"/>
      </w:divBdr>
    </w:div>
    <w:div w:id="1288970351">
      <w:bodyDiv w:val="1"/>
      <w:marLeft w:val="0"/>
      <w:marRight w:val="0"/>
      <w:marTop w:val="0"/>
      <w:marBottom w:val="0"/>
      <w:divBdr>
        <w:top w:val="none" w:sz="0" w:space="0" w:color="auto"/>
        <w:left w:val="none" w:sz="0" w:space="0" w:color="auto"/>
        <w:bottom w:val="none" w:sz="0" w:space="0" w:color="auto"/>
        <w:right w:val="none" w:sz="0" w:space="0" w:color="auto"/>
      </w:divBdr>
      <w:divsChild>
        <w:div w:id="299726254">
          <w:marLeft w:val="0"/>
          <w:marRight w:val="0"/>
          <w:marTop w:val="0"/>
          <w:marBottom w:val="0"/>
          <w:divBdr>
            <w:top w:val="none" w:sz="0" w:space="0" w:color="auto"/>
            <w:left w:val="none" w:sz="0" w:space="0" w:color="auto"/>
            <w:bottom w:val="none" w:sz="0" w:space="0" w:color="auto"/>
            <w:right w:val="none" w:sz="0" w:space="0" w:color="auto"/>
          </w:divBdr>
          <w:divsChild>
            <w:div w:id="122409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2025">
      <w:bodyDiv w:val="1"/>
      <w:marLeft w:val="0"/>
      <w:marRight w:val="0"/>
      <w:marTop w:val="0"/>
      <w:marBottom w:val="0"/>
      <w:divBdr>
        <w:top w:val="none" w:sz="0" w:space="0" w:color="auto"/>
        <w:left w:val="none" w:sz="0" w:space="0" w:color="auto"/>
        <w:bottom w:val="none" w:sz="0" w:space="0" w:color="auto"/>
        <w:right w:val="none" w:sz="0" w:space="0" w:color="auto"/>
      </w:divBdr>
      <w:divsChild>
        <w:div w:id="212162691">
          <w:marLeft w:val="0"/>
          <w:marRight w:val="0"/>
          <w:marTop w:val="0"/>
          <w:marBottom w:val="0"/>
          <w:divBdr>
            <w:top w:val="none" w:sz="0" w:space="0" w:color="auto"/>
            <w:left w:val="none" w:sz="0" w:space="0" w:color="auto"/>
            <w:bottom w:val="none" w:sz="0" w:space="0" w:color="auto"/>
            <w:right w:val="none" w:sz="0" w:space="0" w:color="auto"/>
          </w:divBdr>
          <w:divsChild>
            <w:div w:id="43525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21627">
      <w:bodyDiv w:val="1"/>
      <w:marLeft w:val="0"/>
      <w:marRight w:val="0"/>
      <w:marTop w:val="0"/>
      <w:marBottom w:val="0"/>
      <w:divBdr>
        <w:top w:val="none" w:sz="0" w:space="0" w:color="auto"/>
        <w:left w:val="none" w:sz="0" w:space="0" w:color="auto"/>
        <w:bottom w:val="none" w:sz="0" w:space="0" w:color="auto"/>
        <w:right w:val="none" w:sz="0" w:space="0" w:color="auto"/>
      </w:divBdr>
      <w:divsChild>
        <w:div w:id="268662464">
          <w:marLeft w:val="0"/>
          <w:marRight w:val="0"/>
          <w:marTop w:val="0"/>
          <w:marBottom w:val="0"/>
          <w:divBdr>
            <w:top w:val="none" w:sz="0" w:space="0" w:color="auto"/>
            <w:left w:val="none" w:sz="0" w:space="0" w:color="auto"/>
            <w:bottom w:val="none" w:sz="0" w:space="0" w:color="auto"/>
            <w:right w:val="none" w:sz="0" w:space="0" w:color="auto"/>
          </w:divBdr>
          <w:divsChild>
            <w:div w:id="139566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4937">
      <w:bodyDiv w:val="1"/>
      <w:marLeft w:val="0"/>
      <w:marRight w:val="0"/>
      <w:marTop w:val="0"/>
      <w:marBottom w:val="0"/>
      <w:divBdr>
        <w:top w:val="none" w:sz="0" w:space="0" w:color="auto"/>
        <w:left w:val="none" w:sz="0" w:space="0" w:color="auto"/>
        <w:bottom w:val="none" w:sz="0" w:space="0" w:color="auto"/>
        <w:right w:val="none" w:sz="0" w:space="0" w:color="auto"/>
      </w:divBdr>
    </w:div>
    <w:div w:id="1307397328">
      <w:bodyDiv w:val="1"/>
      <w:marLeft w:val="0"/>
      <w:marRight w:val="0"/>
      <w:marTop w:val="0"/>
      <w:marBottom w:val="0"/>
      <w:divBdr>
        <w:top w:val="none" w:sz="0" w:space="0" w:color="auto"/>
        <w:left w:val="none" w:sz="0" w:space="0" w:color="auto"/>
        <w:bottom w:val="none" w:sz="0" w:space="0" w:color="auto"/>
        <w:right w:val="none" w:sz="0" w:space="0" w:color="auto"/>
      </w:divBdr>
    </w:div>
    <w:div w:id="1324165051">
      <w:bodyDiv w:val="1"/>
      <w:marLeft w:val="0"/>
      <w:marRight w:val="0"/>
      <w:marTop w:val="0"/>
      <w:marBottom w:val="0"/>
      <w:divBdr>
        <w:top w:val="none" w:sz="0" w:space="0" w:color="auto"/>
        <w:left w:val="none" w:sz="0" w:space="0" w:color="auto"/>
        <w:bottom w:val="none" w:sz="0" w:space="0" w:color="auto"/>
        <w:right w:val="none" w:sz="0" w:space="0" w:color="auto"/>
      </w:divBdr>
      <w:divsChild>
        <w:div w:id="78059567">
          <w:marLeft w:val="0"/>
          <w:marRight w:val="0"/>
          <w:marTop w:val="0"/>
          <w:marBottom w:val="0"/>
          <w:divBdr>
            <w:top w:val="none" w:sz="0" w:space="0" w:color="auto"/>
            <w:left w:val="none" w:sz="0" w:space="0" w:color="auto"/>
            <w:bottom w:val="none" w:sz="0" w:space="0" w:color="auto"/>
            <w:right w:val="none" w:sz="0" w:space="0" w:color="auto"/>
          </w:divBdr>
          <w:divsChild>
            <w:div w:id="100212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13038">
      <w:bodyDiv w:val="1"/>
      <w:marLeft w:val="0"/>
      <w:marRight w:val="0"/>
      <w:marTop w:val="0"/>
      <w:marBottom w:val="0"/>
      <w:divBdr>
        <w:top w:val="none" w:sz="0" w:space="0" w:color="auto"/>
        <w:left w:val="none" w:sz="0" w:space="0" w:color="auto"/>
        <w:bottom w:val="none" w:sz="0" w:space="0" w:color="auto"/>
        <w:right w:val="none" w:sz="0" w:space="0" w:color="auto"/>
      </w:divBdr>
    </w:div>
    <w:div w:id="1334840984">
      <w:bodyDiv w:val="1"/>
      <w:marLeft w:val="0"/>
      <w:marRight w:val="0"/>
      <w:marTop w:val="0"/>
      <w:marBottom w:val="0"/>
      <w:divBdr>
        <w:top w:val="none" w:sz="0" w:space="0" w:color="auto"/>
        <w:left w:val="none" w:sz="0" w:space="0" w:color="auto"/>
        <w:bottom w:val="none" w:sz="0" w:space="0" w:color="auto"/>
        <w:right w:val="none" w:sz="0" w:space="0" w:color="auto"/>
      </w:divBdr>
      <w:divsChild>
        <w:div w:id="1156535948">
          <w:marLeft w:val="0"/>
          <w:marRight w:val="0"/>
          <w:marTop w:val="0"/>
          <w:marBottom w:val="0"/>
          <w:divBdr>
            <w:top w:val="none" w:sz="0" w:space="0" w:color="auto"/>
            <w:left w:val="none" w:sz="0" w:space="0" w:color="auto"/>
            <w:bottom w:val="none" w:sz="0" w:space="0" w:color="auto"/>
            <w:right w:val="none" w:sz="0" w:space="0" w:color="auto"/>
          </w:divBdr>
          <w:divsChild>
            <w:div w:id="11409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72344">
      <w:bodyDiv w:val="1"/>
      <w:marLeft w:val="0"/>
      <w:marRight w:val="0"/>
      <w:marTop w:val="0"/>
      <w:marBottom w:val="0"/>
      <w:divBdr>
        <w:top w:val="none" w:sz="0" w:space="0" w:color="auto"/>
        <w:left w:val="none" w:sz="0" w:space="0" w:color="auto"/>
        <w:bottom w:val="none" w:sz="0" w:space="0" w:color="auto"/>
        <w:right w:val="none" w:sz="0" w:space="0" w:color="auto"/>
      </w:divBdr>
    </w:div>
    <w:div w:id="1354918534">
      <w:bodyDiv w:val="1"/>
      <w:marLeft w:val="0"/>
      <w:marRight w:val="0"/>
      <w:marTop w:val="0"/>
      <w:marBottom w:val="0"/>
      <w:divBdr>
        <w:top w:val="none" w:sz="0" w:space="0" w:color="auto"/>
        <w:left w:val="none" w:sz="0" w:space="0" w:color="auto"/>
        <w:bottom w:val="none" w:sz="0" w:space="0" w:color="auto"/>
        <w:right w:val="none" w:sz="0" w:space="0" w:color="auto"/>
      </w:divBdr>
    </w:div>
    <w:div w:id="1358237664">
      <w:bodyDiv w:val="1"/>
      <w:marLeft w:val="0"/>
      <w:marRight w:val="0"/>
      <w:marTop w:val="0"/>
      <w:marBottom w:val="0"/>
      <w:divBdr>
        <w:top w:val="none" w:sz="0" w:space="0" w:color="auto"/>
        <w:left w:val="none" w:sz="0" w:space="0" w:color="auto"/>
        <w:bottom w:val="none" w:sz="0" w:space="0" w:color="auto"/>
        <w:right w:val="none" w:sz="0" w:space="0" w:color="auto"/>
      </w:divBdr>
      <w:divsChild>
        <w:div w:id="2108768843">
          <w:marLeft w:val="124"/>
          <w:marRight w:val="0"/>
          <w:marTop w:val="0"/>
          <w:marBottom w:val="0"/>
          <w:divBdr>
            <w:top w:val="none" w:sz="0" w:space="0" w:color="auto"/>
            <w:left w:val="none" w:sz="0" w:space="0" w:color="auto"/>
            <w:bottom w:val="none" w:sz="0" w:space="0" w:color="auto"/>
            <w:right w:val="none" w:sz="0" w:space="0" w:color="auto"/>
          </w:divBdr>
        </w:div>
      </w:divsChild>
    </w:div>
    <w:div w:id="1374112632">
      <w:bodyDiv w:val="1"/>
      <w:marLeft w:val="0"/>
      <w:marRight w:val="0"/>
      <w:marTop w:val="0"/>
      <w:marBottom w:val="0"/>
      <w:divBdr>
        <w:top w:val="none" w:sz="0" w:space="0" w:color="auto"/>
        <w:left w:val="none" w:sz="0" w:space="0" w:color="auto"/>
        <w:bottom w:val="none" w:sz="0" w:space="0" w:color="auto"/>
        <w:right w:val="none" w:sz="0" w:space="0" w:color="auto"/>
      </w:divBdr>
    </w:div>
    <w:div w:id="1391609310">
      <w:bodyDiv w:val="1"/>
      <w:marLeft w:val="0"/>
      <w:marRight w:val="0"/>
      <w:marTop w:val="0"/>
      <w:marBottom w:val="0"/>
      <w:divBdr>
        <w:top w:val="none" w:sz="0" w:space="0" w:color="auto"/>
        <w:left w:val="none" w:sz="0" w:space="0" w:color="auto"/>
        <w:bottom w:val="none" w:sz="0" w:space="0" w:color="auto"/>
        <w:right w:val="none" w:sz="0" w:space="0" w:color="auto"/>
      </w:divBdr>
    </w:div>
    <w:div w:id="1396510525">
      <w:bodyDiv w:val="1"/>
      <w:marLeft w:val="0"/>
      <w:marRight w:val="0"/>
      <w:marTop w:val="0"/>
      <w:marBottom w:val="0"/>
      <w:divBdr>
        <w:top w:val="none" w:sz="0" w:space="0" w:color="auto"/>
        <w:left w:val="none" w:sz="0" w:space="0" w:color="auto"/>
        <w:bottom w:val="none" w:sz="0" w:space="0" w:color="auto"/>
        <w:right w:val="none" w:sz="0" w:space="0" w:color="auto"/>
      </w:divBdr>
    </w:div>
    <w:div w:id="1400860603">
      <w:bodyDiv w:val="1"/>
      <w:marLeft w:val="0"/>
      <w:marRight w:val="0"/>
      <w:marTop w:val="0"/>
      <w:marBottom w:val="0"/>
      <w:divBdr>
        <w:top w:val="none" w:sz="0" w:space="0" w:color="auto"/>
        <w:left w:val="none" w:sz="0" w:space="0" w:color="auto"/>
        <w:bottom w:val="none" w:sz="0" w:space="0" w:color="auto"/>
        <w:right w:val="none" w:sz="0" w:space="0" w:color="auto"/>
      </w:divBdr>
    </w:div>
    <w:div w:id="1405180413">
      <w:bodyDiv w:val="1"/>
      <w:marLeft w:val="0"/>
      <w:marRight w:val="0"/>
      <w:marTop w:val="0"/>
      <w:marBottom w:val="0"/>
      <w:divBdr>
        <w:top w:val="none" w:sz="0" w:space="0" w:color="auto"/>
        <w:left w:val="none" w:sz="0" w:space="0" w:color="auto"/>
        <w:bottom w:val="none" w:sz="0" w:space="0" w:color="auto"/>
        <w:right w:val="none" w:sz="0" w:space="0" w:color="auto"/>
      </w:divBdr>
    </w:div>
    <w:div w:id="1429541045">
      <w:bodyDiv w:val="1"/>
      <w:marLeft w:val="0"/>
      <w:marRight w:val="0"/>
      <w:marTop w:val="0"/>
      <w:marBottom w:val="0"/>
      <w:divBdr>
        <w:top w:val="none" w:sz="0" w:space="0" w:color="auto"/>
        <w:left w:val="none" w:sz="0" w:space="0" w:color="auto"/>
        <w:bottom w:val="none" w:sz="0" w:space="0" w:color="auto"/>
        <w:right w:val="none" w:sz="0" w:space="0" w:color="auto"/>
      </w:divBdr>
      <w:divsChild>
        <w:div w:id="885215970">
          <w:marLeft w:val="0"/>
          <w:marRight w:val="0"/>
          <w:marTop w:val="0"/>
          <w:marBottom w:val="0"/>
          <w:divBdr>
            <w:top w:val="none" w:sz="0" w:space="0" w:color="auto"/>
            <w:left w:val="none" w:sz="0" w:space="0" w:color="auto"/>
            <w:bottom w:val="none" w:sz="0" w:space="0" w:color="auto"/>
            <w:right w:val="none" w:sz="0" w:space="0" w:color="auto"/>
          </w:divBdr>
          <w:divsChild>
            <w:div w:id="139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5662">
      <w:bodyDiv w:val="1"/>
      <w:marLeft w:val="0"/>
      <w:marRight w:val="0"/>
      <w:marTop w:val="0"/>
      <w:marBottom w:val="0"/>
      <w:divBdr>
        <w:top w:val="none" w:sz="0" w:space="0" w:color="auto"/>
        <w:left w:val="none" w:sz="0" w:space="0" w:color="auto"/>
        <w:bottom w:val="none" w:sz="0" w:space="0" w:color="auto"/>
        <w:right w:val="none" w:sz="0" w:space="0" w:color="auto"/>
      </w:divBdr>
    </w:div>
    <w:div w:id="1445268151">
      <w:bodyDiv w:val="1"/>
      <w:marLeft w:val="0"/>
      <w:marRight w:val="0"/>
      <w:marTop w:val="0"/>
      <w:marBottom w:val="0"/>
      <w:divBdr>
        <w:top w:val="none" w:sz="0" w:space="0" w:color="auto"/>
        <w:left w:val="none" w:sz="0" w:space="0" w:color="auto"/>
        <w:bottom w:val="none" w:sz="0" w:space="0" w:color="auto"/>
        <w:right w:val="none" w:sz="0" w:space="0" w:color="auto"/>
      </w:divBdr>
      <w:divsChild>
        <w:div w:id="1191796962">
          <w:marLeft w:val="124"/>
          <w:marRight w:val="0"/>
          <w:marTop w:val="0"/>
          <w:marBottom w:val="0"/>
          <w:divBdr>
            <w:top w:val="none" w:sz="0" w:space="0" w:color="auto"/>
            <w:left w:val="none" w:sz="0" w:space="0" w:color="auto"/>
            <w:bottom w:val="none" w:sz="0" w:space="0" w:color="auto"/>
            <w:right w:val="none" w:sz="0" w:space="0" w:color="auto"/>
          </w:divBdr>
        </w:div>
      </w:divsChild>
    </w:div>
    <w:div w:id="1446653679">
      <w:bodyDiv w:val="1"/>
      <w:marLeft w:val="0"/>
      <w:marRight w:val="0"/>
      <w:marTop w:val="0"/>
      <w:marBottom w:val="0"/>
      <w:divBdr>
        <w:top w:val="none" w:sz="0" w:space="0" w:color="auto"/>
        <w:left w:val="none" w:sz="0" w:space="0" w:color="auto"/>
        <w:bottom w:val="none" w:sz="0" w:space="0" w:color="auto"/>
        <w:right w:val="none" w:sz="0" w:space="0" w:color="auto"/>
      </w:divBdr>
    </w:div>
    <w:div w:id="1446653694">
      <w:bodyDiv w:val="1"/>
      <w:marLeft w:val="0"/>
      <w:marRight w:val="0"/>
      <w:marTop w:val="0"/>
      <w:marBottom w:val="0"/>
      <w:divBdr>
        <w:top w:val="none" w:sz="0" w:space="0" w:color="auto"/>
        <w:left w:val="none" w:sz="0" w:space="0" w:color="auto"/>
        <w:bottom w:val="none" w:sz="0" w:space="0" w:color="auto"/>
        <w:right w:val="none" w:sz="0" w:space="0" w:color="auto"/>
      </w:divBdr>
      <w:divsChild>
        <w:div w:id="1889295792">
          <w:marLeft w:val="0"/>
          <w:marRight w:val="0"/>
          <w:marTop w:val="0"/>
          <w:marBottom w:val="0"/>
          <w:divBdr>
            <w:top w:val="none" w:sz="0" w:space="0" w:color="auto"/>
            <w:left w:val="none" w:sz="0" w:space="0" w:color="auto"/>
            <w:bottom w:val="none" w:sz="0" w:space="0" w:color="auto"/>
            <w:right w:val="none" w:sz="0" w:space="0" w:color="auto"/>
          </w:divBdr>
          <w:divsChild>
            <w:div w:id="9937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85022">
      <w:bodyDiv w:val="1"/>
      <w:marLeft w:val="0"/>
      <w:marRight w:val="0"/>
      <w:marTop w:val="0"/>
      <w:marBottom w:val="0"/>
      <w:divBdr>
        <w:top w:val="none" w:sz="0" w:space="0" w:color="auto"/>
        <w:left w:val="none" w:sz="0" w:space="0" w:color="auto"/>
        <w:bottom w:val="none" w:sz="0" w:space="0" w:color="auto"/>
        <w:right w:val="none" w:sz="0" w:space="0" w:color="auto"/>
      </w:divBdr>
    </w:div>
    <w:div w:id="1470905413">
      <w:bodyDiv w:val="1"/>
      <w:marLeft w:val="0"/>
      <w:marRight w:val="0"/>
      <w:marTop w:val="0"/>
      <w:marBottom w:val="0"/>
      <w:divBdr>
        <w:top w:val="none" w:sz="0" w:space="0" w:color="auto"/>
        <w:left w:val="none" w:sz="0" w:space="0" w:color="auto"/>
        <w:bottom w:val="none" w:sz="0" w:space="0" w:color="auto"/>
        <w:right w:val="none" w:sz="0" w:space="0" w:color="auto"/>
      </w:divBdr>
    </w:div>
    <w:div w:id="1512791918">
      <w:bodyDiv w:val="1"/>
      <w:marLeft w:val="0"/>
      <w:marRight w:val="0"/>
      <w:marTop w:val="0"/>
      <w:marBottom w:val="0"/>
      <w:divBdr>
        <w:top w:val="none" w:sz="0" w:space="0" w:color="auto"/>
        <w:left w:val="none" w:sz="0" w:space="0" w:color="auto"/>
        <w:bottom w:val="none" w:sz="0" w:space="0" w:color="auto"/>
        <w:right w:val="none" w:sz="0" w:space="0" w:color="auto"/>
      </w:divBdr>
    </w:div>
    <w:div w:id="1526091104">
      <w:bodyDiv w:val="1"/>
      <w:marLeft w:val="0"/>
      <w:marRight w:val="0"/>
      <w:marTop w:val="0"/>
      <w:marBottom w:val="0"/>
      <w:divBdr>
        <w:top w:val="none" w:sz="0" w:space="0" w:color="auto"/>
        <w:left w:val="none" w:sz="0" w:space="0" w:color="auto"/>
        <w:bottom w:val="none" w:sz="0" w:space="0" w:color="auto"/>
        <w:right w:val="none" w:sz="0" w:space="0" w:color="auto"/>
      </w:divBdr>
    </w:div>
    <w:div w:id="1544714597">
      <w:bodyDiv w:val="1"/>
      <w:marLeft w:val="0"/>
      <w:marRight w:val="0"/>
      <w:marTop w:val="0"/>
      <w:marBottom w:val="0"/>
      <w:divBdr>
        <w:top w:val="none" w:sz="0" w:space="0" w:color="auto"/>
        <w:left w:val="none" w:sz="0" w:space="0" w:color="auto"/>
        <w:bottom w:val="none" w:sz="0" w:space="0" w:color="auto"/>
        <w:right w:val="none" w:sz="0" w:space="0" w:color="auto"/>
      </w:divBdr>
      <w:divsChild>
        <w:div w:id="2043507049">
          <w:marLeft w:val="0"/>
          <w:marRight w:val="0"/>
          <w:marTop w:val="0"/>
          <w:marBottom w:val="0"/>
          <w:divBdr>
            <w:top w:val="none" w:sz="0" w:space="0" w:color="auto"/>
            <w:left w:val="none" w:sz="0" w:space="0" w:color="auto"/>
            <w:bottom w:val="none" w:sz="0" w:space="0" w:color="auto"/>
            <w:right w:val="none" w:sz="0" w:space="0" w:color="auto"/>
          </w:divBdr>
          <w:divsChild>
            <w:div w:id="1410229668">
              <w:marLeft w:val="0"/>
              <w:marRight w:val="0"/>
              <w:marTop w:val="0"/>
              <w:marBottom w:val="0"/>
              <w:divBdr>
                <w:top w:val="none" w:sz="0" w:space="0" w:color="auto"/>
                <w:left w:val="none" w:sz="0" w:space="0" w:color="auto"/>
                <w:bottom w:val="none" w:sz="0" w:space="0" w:color="auto"/>
                <w:right w:val="none" w:sz="0" w:space="0" w:color="auto"/>
              </w:divBdr>
              <w:divsChild>
                <w:div w:id="816645950">
                  <w:marLeft w:val="0"/>
                  <w:marRight w:val="0"/>
                  <w:marTop w:val="0"/>
                  <w:marBottom w:val="0"/>
                  <w:divBdr>
                    <w:top w:val="none" w:sz="0" w:space="0" w:color="auto"/>
                    <w:left w:val="none" w:sz="0" w:space="0" w:color="auto"/>
                    <w:bottom w:val="none" w:sz="0" w:space="0" w:color="auto"/>
                    <w:right w:val="none" w:sz="0" w:space="0" w:color="auto"/>
                  </w:divBdr>
                  <w:divsChild>
                    <w:div w:id="349532736">
                      <w:marLeft w:val="0"/>
                      <w:marRight w:val="0"/>
                      <w:marTop w:val="0"/>
                      <w:marBottom w:val="0"/>
                      <w:divBdr>
                        <w:top w:val="none" w:sz="0" w:space="0" w:color="auto"/>
                        <w:left w:val="none" w:sz="0" w:space="0" w:color="auto"/>
                        <w:bottom w:val="none" w:sz="0" w:space="0" w:color="auto"/>
                        <w:right w:val="none" w:sz="0" w:space="0" w:color="auto"/>
                      </w:divBdr>
                      <w:divsChild>
                        <w:div w:id="1624076770">
                          <w:marLeft w:val="0"/>
                          <w:marRight w:val="0"/>
                          <w:marTop w:val="0"/>
                          <w:marBottom w:val="0"/>
                          <w:divBdr>
                            <w:top w:val="none" w:sz="0" w:space="0" w:color="auto"/>
                            <w:left w:val="none" w:sz="0" w:space="0" w:color="auto"/>
                            <w:bottom w:val="none" w:sz="0" w:space="0" w:color="auto"/>
                            <w:right w:val="none" w:sz="0" w:space="0" w:color="auto"/>
                          </w:divBdr>
                          <w:divsChild>
                            <w:div w:id="924149219">
                              <w:marLeft w:val="0"/>
                              <w:marRight w:val="0"/>
                              <w:marTop w:val="0"/>
                              <w:marBottom w:val="0"/>
                              <w:divBdr>
                                <w:top w:val="none" w:sz="0" w:space="0" w:color="auto"/>
                                <w:left w:val="none" w:sz="0" w:space="0" w:color="auto"/>
                                <w:bottom w:val="none" w:sz="0" w:space="0" w:color="auto"/>
                                <w:right w:val="none" w:sz="0" w:space="0" w:color="auto"/>
                              </w:divBdr>
                              <w:divsChild>
                                <w:div w:id="972249412">
                                  <w:marLeft w:val="0"/>
                                  <w:marRight w:val="0"/>
                                  <w:marTop w:val="0"/>
                                  <w:marBottom w:val="0"/>
                                  <w:divBdr>
                                    <w:top w:val="none" w:sz="0" w:space="0" w:color="auto"/>
                                    <w:left w:val="none" w:sz="0" w:space="0" w:color="auto"/>
                                    <w:bottom w:val="none" w:sz="0" w:space="0" w:color="auto"/>
                                    <w:right w:val="none" w:sz="0" w:space="0" w:color="auto"/>
                                  </w:divBdr>
                                  <w:divsChild>
                                    <w:div w:id="1018040216">
                                      <w:marLeft w:val="0"/>
                                      <w:marRight w:val="0"/>
                                      <w:marTop w:val="0"/>
                                      <w:marBottom w:val="0"/>
                                      <w:divBdr>
                                        <w:top w:val="none" w:sz="0" w:space="0" w:color="auto"/>
                                        <w:left w:val="none" w:sz="0" w:space="0" w:color="auto"/>
                                        <w:bottom w:val="none" w:sz="0" w:space="0" w:color="auto"/>
                                        <w:right w:val="none" w:sz="0" w:space="0" w:color="auto"/>
                                      </w:divBdr>
                                      <w:divsChild>
                                        <w:div w:id="1376347795">
                                          <w:marLeft w:val="0"/>
                                          <w:marRight w:val="0"/>
                                          <w:marTop w:val="0"/>
                                          <w:marBottom w:val="0"/>
                                          <w:divBdr>
                                            <w:top w:val="none" w:sz="0" w:space="0" w:color="auto"/>
                                            <w:left w:val="none" w:sz="0" w:space="0" w:color="auto"/>
                                            <w:bottom w:val="none" w:sz="0" w:space="0" w:color="auto"/>
                                            <w:right w:val="none" w:sz="0" w:space="0" w:color="auto"/>
                                          </w:divBdr>
                                          <w:divsChild>
                                            <w:div w:id="1265575997">
                                              <w:marLeft w:val="0"/>
                                              <w:marRight w:val="0"/>
                                              <w:marTop w:val="0"/>
                                              <w:marBottom w:val="0"/>
                                              <w:divBdr>
                                                <w:top w:val="none" w:sz="0" w:space="0" w:color="auto"/>
                                                <w:left w:val="none" w:sz="0" w:space="0" w:color="auto"/>
                                                <w:bottom w:val="none" w:sz="0" w:space="0" w:color="auto"/>
                                                <w:right w:val="none" w:sz="0" w:space="0" w:color="auto"/>
                                              </w:divBdr>
                                              <w:divsChild>
                                                <w:div w:id="1642615786">
                                                  <w:marLeft w:val="0"/>
                                                  <w:marRight w:val="0"/>
                                                  <w:marTop w:val="0"/>
                                                  <w:marBottom w:val="0"/>
                                                  <w:divBdr>
                                                    <w:top w:val="none" w:sz="0" w:space="0" w:color="auto"/>
                                                    <w:left w:val="none" w:sz="0" w:space="0" w:color="auto"/>
                                                    <w:bottom w:val="none" w:sz="0" w:space="0" w:color="auto"/>
                                                    <w:right w:val="none" w:sz="0" w:space="0" w:color="auto"/>
                                                  </w:divBdr>
                                                  <w:divsChild>
                                                    <w:div w:id="1492790047">
                                                      <w:marLeft w:val="0"/>
                                                      <w:marRight w:val="0"/>
                                                      <w:marTop w:val="0"/>
                                                      <w:marBottom w:val="0"/>
                                                      <w:divBdr>
                                                        <w:top w:val="none" w:sz="0" w:space="0" w:color="auto"/>
                                                        <w:left w:val="none" w:sz="0" w:space="0" w:color="auto"/>
                                                        <w:bottom w:val="none" w:sz="0" w:space="0" w:color="auto"/>
                                                        <w:right w:val="none" w:sz="0" w:space="0" w:color="auto"/>
                                                      </w:divBdr>
                                                      <w:divsChild>
                                                        <w:div w:id="1931111087">
                                                          <w:marLeft w:val="0"/>
                                                          <w:marRight w:val="0"/>
                                                          <w:marTop w:val="0"/>
                                                          <w:marBottom w:val="0"/>
                                                          <w:divBdr>
                                                            <w:top w:val="none" w:sz="0" w:space="0" w:color="auto"/>
                                                            <w:left w:val="none" w:sz="0" w:space="0" w:color="auto"/>
                                                            <w:bottom w:val="none" w:sz="0" w:space="0" w:color="auto"/>
                                                            <w:right w:val="none" w:sz="0" w:space="0" w:color="auto"/>
                                                          </w:divBdr>
                                                          <w:divsChild>
                                                            <w:div w:id="64882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6240976">
          <w:marLeft w:val="0"/>
          <w:marRight w:val="0"/>
          <w:marTop w:val="0"/>
          <w:marBottom w:val="0"/>
          <w:divBdr>
            <w:top w:val="none" w:sz="0" w:space="0" w:color="auto"/>
            <w:left w:val="none" w:sz="0" w:space="0" w:color="auto"/>
            <w:bottom w:val="none" w:sz="0" w:space="0" w:color="auto"/>
            <w:right w:val="none" w:sz="0" w:space="0" w:color="auto"/>
          </w:divBdr>
          <w:divsChild>
            <w:div w:id="1165318983">
              <w:marLeft w:val="0"/>
              <w:marRight w:val="0"/>
              <w:marTop w:val="0"/>
              <w:marBottom w:val="0"/>
              <w:divBdr>
                <w:top w:val="none" w:sz="0" w:space="0" w:color="auto"/>
                <w:left w:val="none" w:sz="0" w:space="0" w:color="auto"/>
                <w:bottom w:val="none" w:sz="0" w:space="0" w:color="auto"/>
                <w:right w:val="none" w:sz="0" w:space="0" w:color="auto"/>
              </w:divBdr>
              <w:divsChild>
                <w:div w:id="166789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598756">
      <w:bodyDiv w:val="1"/>
      <w:marLeft w:val="0"/>
      <w:marRight w:val="0"/>
      <w:marTop w:val="0"/>
      <w:marBottom w:val="0"/>
      <w:divBdr>
        <w:top w:val="none" w:sz="0" w:space="0" w:color="auto"/>
        <w:left w:val="none" w:sz="0" w:space="0" w:color="auto"/>
        <w:bottom w:val="none" w:sz="0" w:space="0" w:color="auto"/>
        <w:right w:val="none" w:sz="0" w:space="0" w:color="auto"/>
      </w:divBdr>
    </w:div>
    <w:div w:id="1572501675">
      <w:bodyDiv w:val="1"/>
      <w:marLeft w:val="0"/>
      <w:marRight w:val="0"/>
      <w:marTop w:val="0"/>
      <w:marBottom w:val="0"/>
      <w:divBdr>
        <w:top w:val="none" w:sz="0" w:space="0" w:color="auto"/>
        <w:left w:val="none" w:sz="0" w:space="0" w:color="auto"/>
        <w:bottom w:val="none" w:sz="0" w:space="0" w:color="auto"/>
        <w:right w:val="none" w:sz="0" w:space="0" w:color="auto"/>
      </w:divBdr>
      <w:divsChild>
        <w:div w:id="1269654941">
          <w:marLeft w:val="0"/>
          <w:marRight w:val="0"/>
          <w:marTop w:val="0"/>
          <w:marBottom w:val="0"/>
          <w:divBdr>
            <w:top w:val="none" w:sz="0" w:space="0" w:color="auto"/>
            <w:left w:val="none" w:sz="0" w:space="0" w:color="auto"/>
            <w:bottom w:val="none" w:sz="0" w:space="0" w:color="auto"/>
            <w:right w:val="none" w:sz="0" w:space="0" w:color="auto"/>
          </w:divBdr>
          <w:divsChild>
            <w:div w:id="61197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943433">
      <w:bodyDiv w:val="1"/>
      <w:marLeft w:val="0"/>
      <w:marRight w:val="0"/>
      <w:marTop w:val="0"/>
      <w:marBottom w:val="0"/>
      <w:divBdr>
        <w:top w:val="none" w:sz="0" w:space="0" w:color="auto"/>
        <w:left w:val="none" w:sz="0" w:space="0" w:color="auto"/>
        <w:bottom w:val="none" w:sz="0" w:space="0" w:color="auto"/>
        <w:right w:val="none" w:sz="0" w:space="0" w:color="auto"/>
      </w:divBdr>
    </w:div>
    <w:div w:id="1584484392">
      <w:bodyDiv w:val="1"/>
      <w:marLeft w:val="0"/>
      <w:marRight w:val="0"/>
      <w:marTop w:val="0"/>
      <w:marBottom w:val="0"/>
      <w:divBdr>
        <w:top w:val="none" w:sz="0" w:space="0" w:color="auto"/>
        <w:left w:val="none" w:sz="0" w:space="0" w:color="auto"/>
        <w:bottom w:val="none" w:sz="0" w:space="0" w:color="auto"/>
        <w:right w:val="none" w:sz="0" w:space="0" w:color="auto"/>
      </w:divBdr>
      <w:divsChild>
        <w:div w:id="2034990378">
          <w:marLeft w:val="124"/>
          <w:marRight w:val="0"/>
          <w:marTop w:val="0"/>
          <w:marBottom w:val="0"/>
          <w:divBdr>
            <w:top w:val="none" w:sz="0" w:space="0" w:color="auto"/>
            <w:left w:val="none" w:sz="0" w:space="0" w:color="auto"/>
            <w:bottom w:val="none" w:sz="0" w:space="0" w:color="auto"/>
            <w:right w:val="none" w:sz="0" w:space="0" w:color="auto"/>
          </w:divBdr>
        </w:div>
      </w:divsChild>
    </w:div>
    <w:div w:id="1593397567">
      <w:bodyDiv w:val="1"/>
      <w:marLeft w:val="0"/>
      <w:marRight w:val="0"/>
      <w:marTop w:val="0"/>
      <w:marBottom w:val="0"/>
      <w:divBdr>
        <w:top w:val="none" w:sz="0" w:space="0" w:color="auto"/>
        <w:left w:val="none" w:sz="0" w:space="0" w:color="auto"/>
        <w:bottom w:val="none" w:sz="0" w:space="0" w:color="auto"/>
        <w:right w:val="none" w:sz="0" w:space="0" w:color="auto"/>
      </w:divBdr>
      <w:divsChild>
        <w:div w:id="134104688">
          <w:marLeft w:val="0"/>
          <w:marRight w:val="0"/>
          <w:marTop w:val="0"/>
          <w:marBottom w:val="0"/>
          <w:divBdr>
            <w:top w:val="none" w:sz="0" w:space="0" w:color="auto"/>
            <w:left w:val="none" w:sz="0" w:space="0" w:color="auto"/>
            <w:bottom w:val="none" w:sz="0" w:space="0" w:color="auto"/>
            <w:right w:val="none" w:sz="0" w:space="0" w:color="auto"/>
          </w:divBdr>
          <w:divsChild>
            <w:div w:id="2090734900">
              <w:marLeft w:val="0"/>
              <w:marRight w:val="0"/>
              <w:marTop w:val="0"/>
              <w:marBottom w:val="0"/>
              <w:divBdr>
                <w:top w:val="none" w:sz="0" w:space="0" w:color="auto"/>
                <w:left w:val="none" w:sz="0" w:space="0" w:color="auto"/>
                <w:bottom w:val="none" w:sz="0" w:space="0" w:color="auto"/>
                <w:right w:val="none" w:sz="0" w:space="0" w:color="auto"/>
              </w:divBdr>
              <w:divsChild>
                <w:div w:id="1960574999">
                  <w:marLeft w:val="0"/>
                  <w:marRight w:val="0"/>
                  <w:marTop w:val="0"/>
                  <w:marBottom w:val="0"/>
                  <w:divBdr>
                    <w:top w:val="none" w:sz="0" w:space="0" w:color="auto"/>
                    <w:left w:val="none" w:sz="0" w:space="0" w:color="auto"/>
                    <w:bottom w:val="none" w:sz="0" w:space="0" w:color="auto"/>
                    <w:right w:val="none" w:sz="0" w:space="0" w:color="auto"/>
                  </w:divBdr>
                  <w:divsChild>
                    <w:div w:id="1244949014">
                      <w:marLeft w:val="0"/>
                      <w:marRight w:val="0"/>
                      <w:marTop w:val="0"/>
                      <w:marBottom w:val="0"/>
                      <w:divBdr>
                        <w:top w:val="none" w:sz="0" w:space="0" w:color="auto"/>
                        <w:left w:val="none" w:sz="0" w:space="0" w:color="auto"/>
                        <w:bottom w:val="none" w:sz="0" w:space="0" w:color="auto"/>
                        <w:right w:val="none" w:sz="0" w:space="0" w:color="auto"/>
                      </w:divBdr>
                      <w:divsChild>
                        <w:div w:id="528178087">
                          <w:marLeft w:val="0"/>
                          <w:marRight w:val="0"/>
                          <w:marTop w:val="0"/>
                          <w:marBottom w:val="0"/>
                          <w:divBdr>
                            <w:top w:val="none" w:sz="0" w:space="0" w:color="auto"/>
                            <w:left w:val="none" w:sz="0" w:space="0" w:color="auto"/>
                            <w:bottom w:val="none" w:sz="0" w:space="0" w:color="auto"/>
                            <w:right w:val="none" w:sz="0" w:space="0" w:color="auto"/>
                          </w:divBdr>
                          <w:divsChild>
                            <w:div w:id="6322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56441">
      <w:bodyDiv w:val="1"/>
      <w:marLeft w:val="0"/>
      <w:marRight w:val="0"/>
      <w:marTop w:val="0"/>
      <w:marBottom w:val="0"/>
      <w:divBdr>
        <w:top w:val="none" w:sz="0" w:space="0" w:color="auto"/>
        <w:left w:val="none" w:sz="0" w:space="0" w:color="auto"/>
        <w:bottom w:val="none" w:sz="0" w:space="0" w:color="auto"/>
        <w:right w:val="none" w:sz="0" w:space="0" w:color="auto"/>
      </w:divBdr>
    </w:div>
    <w:div w:id="1606961030">
      <w:bodyDiv w:val="1"/>
      <w:marLeft w:val="0"/>
      <w:marRight w:val="0"/>
      <w:marTop w:val="0"/>
      <w:marBottom w:val="0"/>
      <w:divBdr>
        <w:top w:val="none" w:sz="0" w:space="0" w:color="auto"/>
        <w:left w:val="none" w:sz="0" w:space="0" w:color="auto"/>
        <w:bottom w:val="none" w:sz="0" w:space="0" w:color="auto"/>
        <w:right w:val="none" w:sz="0" w:space="0" w:color="auto"/>
      </w:divBdr>
    </w:div>
    <w:div w:id="1619992677">
      <w:bodyDiv w:val="1"/>
      <w:marLeft w:val="0"/>
      <w:marRight w:val="0"/>
      <w:marTop w:val="0"/>
      <w:marBottom w:val="0"/>
      <w:divBdr>
        <w:top w:val="none" w:sz="0" w:space="0" w:color="auto"/>
        <w:left w:val="none" w:sz="0" w:space="0" w:color="auto"/>
        <w:bottom w:val="none" w:sz="0" w:space="0" w:color="auto"/>
        <w:right w:val="none" w:sz="0" w:space="0" w:color="auto"/>
      </w:divBdr>
      <w:divsChild>
        <w:div w:id="28802399">
          <w:marLeft w:val="0"/>
          <w:marRight w:val="0"/>
          <w:marTop w:val="0"/>
          <w:marBottom w:val="0"/>
          <w:divBdr>
            <w:top w:val="single" w:sz="2" w:space="0" w:color="auto"/>
            <w:left w:val="single" w:sz="2" w:space="0" w:color="auto"/>
            <w:bottom w:val="single" w:sz="6" w:space="0" w:color="auto"/>
            <w:right w:val="single" w:sz="2" w:space="0" w:color="auto"/>
          </w:divBdr>
          <w:divsChild>
            <w:div w:id="853223597">
              <w:marLeft w:val="0"/>
              <w:marRight w:val="0"/>
              <w:marTop w:val="100"/>
              <w:marBottom w:val="100"/>
              <w:divBdr>
                <w:top w:val="single" w:sz="2" w:space="0" w:color="D9D9E3"/>
                <w:left w:val="single" w:sz="2" w:space="0" w:color="D9D9E3"/>
                <w:bottom w:val="single" w:sz="2" w:space="0" w:color="D9D9E3"/>
                <w:right w:val="single" w:sz="2" w:space="0" w:color="D9D9E3"/>
              </w:divBdr>
              <w:divsChild>
                <w:div w:id="1951620317">
                  <w:marLeft w:val="0"/>
                  <w:marRight w:val="0"/>
                  <w:marTop w:val="0"/>
                  <w:marBottom w:val="0"/>
                  <w:divBdr>
                    <w:top w:val="single" w:sz="2" w:space="0" w:color="D9D9E3"/>
                    <w:left w:val="single" w:sz="2" w:space="0" w:color="D9D9E3"/>
                    <w:bottom w:val="single" w:sz="2" w:space="0" w:color="D9D9E3"/>
                    <w:right w:val="single" w:sz="2" w:space="0" w:color="D9D9E3"/>
                  </w:divBdr>
                  <w:divsChild>
                    <w:div w:id="143469224">
                      <w:marLeft w:val="0"/>
                      <w:marRight w:val="0"/>
                      <w:marTop w:val="0"/>
                      <w:marBottom w:val="0"/>
                      <w:divBdr>
                        <w:top w:val="single" w:sz="2" w:space="0" w:color="D9D9E3"/>
                        <w:left w:val="single" w:sz="2" w:space="0" w:color="D9D9E3"/>
                        <w:bottom w:val="single" w:sz="2" w:space="0" w:color="D9D9E3"/>
                        <w:right w:val="single" w:sz="2" w:space="0" w:color="D9D9E3"/>
                      </w:divBdr>
                      <w:divsChild>
                        <w:div w:id="947391462">
                          <w:marLeft w:val="0"/>
                          <w:marRight w:val="0"/>
                          <w:marTop w:val="0"/>
                          <w:marBottom w:val="0"/>
                          <w:divBdr>
                            <w:top w:val="single" w:sz="2" w:space="0" w:color="D9D9E3"/>
                            <w:left w:val="single" w:sz="2" w:space="0" w:color="D9D9E3"/>
                            <w:bottom w:val="single" w:sz="2" w:space="0" w:color="D9D9E3"/>
                            <w:right w:val="single" w:sz="2" w:space="0" w:color="D9D9E3"/>
                          </w:divBdr>
                          <w:divsChild>
                            <w:div w:id="1936672114">
                              <w:marLeft w:val="0"/>
                              <w:marRight w:val="0"/>
                              <w:marTop w:val="0"/>
                              <w:marBottom w:val="0"/>
                              <w:divBdr>
                                <w:top w:val="single" w:sz="2" w:space="0" w:color="D9D9E3"/>
                                <w:left w:val="single" w:sz="2" w:space="0" w:color="D9D9E3"/>
                                <w:bottom w:val="single" w:sz="2" w:space="0" w:color="D9D9E3"/>
                                <w:right w:val="single" w:sz="2" w:space="0" w:color="D9D9E3"/>
                              </w:divBdr>
                              <w:divsChild>
                                <w:div w:id="1687947861">
                                  <w:marLeft w:val="0"/>
                                  <w:marRight w:val="0"/>
                                  <w:marTop w:val="0"/>
                                  <w:marBottom w:val="0"/>
                                  <w:divBdr>
                                    <w:top w:val="single" w:sz="2" w:space="0" w:color="D9D9E3"/>
                                    <w:left w:val="single" w:sz="2" w:space="0" w:color="D9D9E3"/>
                                    <w:bottom w:val="single" w:sz="2" w:space="0" w:color="D9D9E3"/>
                                    <w:right w:val="single" w:sz="2" w:space="0" w:color="D9D9E3"/>
                                  </w:divBdr>
                                  <w:divsChild>
                                    <w:div w:id="1172528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623803147">
      <w:bodyDiv w:val="1"/>
      <w:marLeft w:val="0"/>
      <w:marRight w:val="0"/>
      <w:marTop w:val="0"/>
      <w:marBottom w:val="0"/>
      <w:divBdr>
        <w:top w:val="none" w:sz="0" w:space="0" w:color="auto"/>
        <w:left w:val="none" w:sz="0" w:space="0" w:color="auto"/>
        <w:bottom w:val="none" w:sz="0" w:space="0" w:color="auto"/>
        <w:right w:val="none" w:sz="0" w:space="0" w:color="auto"/>
      </w:divBdr>
      <w:divsChild>
        <w:div w:id="1606032629">
          <w:marLeft w:val="124"/>
          <w:marRight w:val="0"/>
          <w:marTop w:val="0"/>
          <w:marBottom w:val="0"/>
          <w:divBdr>
            <w:top w:val="none" w:sz="0" w:space="0" w:color="auto"/>
            <w:left w:val="none" w:sz="0" w:space="0" w:color="auto"/>
            <w:bottom w:val="none" w:sz="0" w:space="0" w:color="auto"/>
            <w:right w:val="none" w:sz="0" w:space="0" w:color="auto"/>
          </w:divBdr>
        </w:div>
      </w:divsChild>
    </w:div>
    <w:div w:id="1628391353">
      <w:bodyDiv w:val="1"/>
      <w:marLeft w:val="0"/>
      <w:marRight w:val="0"/>
      <w:marTop w:val="0"/>
      <w:marBottom w:val="0"/>
      <w:divBdr>
        <w:top w:val="none" w:sz="0" w:space="0" w:color="auto"/>
        <w:left w:val="none" w:sz="0" w:space="0" w:color="auto"/>
        <w:bottom w:val="none" w:sz="0" w:space="0" w:color="auto"/>
        <w:right w:val="none" w:sz="0" w:space="0" w:color="auto"/>
      </w:divBdr>
    </w:div>
    <w:div w:id="1647858361">
      <w:bodyDiv w:val="1"/>
      <w:marLeft w:val="0"/>
      <w:marRight w:val="0"/>
      <w:marTop w:val="0"/>
      <w:marBottom w:val="0"/>
      <w:divBdr>
        <w:top w:val="none" w:sz="0" w:space="0" w:color="auto"/>
        <w:left w:val="none" w:sz="0" w:space="0" w:color="auto"/>
        <w:bottom w:val="none" w:sz="0" w:space="0" w:color="auto"/>
        <w:right w:val="none" w:sz="0" w:space="0" w:color="auto"/>
      </w:divBdr>
    </w:div>
    <w:div w:id="1656297405">
      <w:bodyDiv w:val="1"/>
      <w:marLeft w:val="0"/>
      <w:marRight w:val="0"/>
      <w:marTop w:val="0"/>
      <w:marBottom w:val="0"/>
      <w:divBdr>
        <w:top w:val="none" w:sz="0" w:space="0" w:color="auto"/>
        <w:left w:val="none" w:sz="0" w:space="0" w:color="auto"/>
        <w:bottom w:val="none" w:sz="0" w:space="0" w:color="auto"/>
        <w:right w:val="none" w:sz="0" w:space="0" w:color="auto"/>
      </w:divBdr>
      <w:divsChild>
        <w:div w:id="1879659895">
          <w:marLeft w:val="0"/>
          <w:marRight w:val="0"/>
          <w:marTop w:val="0"/>
          <w:marBottom w:val="0"/>
          <w:divBdr>
            <w:top w:val="none" w:sz="0" w:space="0" w:color="auto"/>
            <w:left w:val="none" w:sz="0" w:space="0" w:color="auto"/>
            <w:bottom w:val="none" w:sz="0" w:space="0" w:color="auto"/>
            <w:right w:val="none" w:sz="0" w:space="0" w:color="auto"/>
          </w:divBdr>
          <w:divsChild>
            <w:div w:id="11210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736788">
      <w:bodyDiv w:val="1"/>
      <w:marLeft w:val="0"/>
      <w:marRight w:val="0"/>
      <w:marTop w:val="0"/>
      <w:marBottom w:val="0"/>
      <w:divBdr>
        <w:top w:val="none" w:sz="0" w:space="0" w:color="auto"/>
        <w:left w:val="none" w:sz="0" w:space="0" w:color="auto"/>
        <w:bottom w:val="none" w:sz="0" w:space="0" w:color="auto"/>
        <w:right w:val="none" w:sz="0" w:space="0" w:color="auto"/>
      </w:divBdr>
    </w:div>
    <w:div w:id="1697581150">
      <w:bodyDiv w:val="1"/>
      <w:marLeft w:val="0"/>
      <w:marRight w:val="0"/>
      <w:marTop w:val="0"/>
      <w:marBottom w:val="0"/>
      <w:divBdr>
        <w:top w:val="none" w:sz="0" w:space="0" w:color="auto"/>
        <w:left w:val="none" w:sz="0" w:space="0" w:color="auto"/>
        <w:bottom w:val="none" w:sz="0" w:space="0" w:color="auto"/>
        <w:right w:val="none" w:sz="0" w:space="0" w:color="auto"/>
      </w:divBdr>
      <w:divsChild>
        <w:div w:id="1085565476">
          <w:marLeft w:val="0"/>
          <w:marRight w:val="0"/>
          <w:marTop w:val="0"/>
          <w:marBottom w:val="0"/>
          <w:divBdr>
            <w:top w:val="none" w:sz="0" w:space="0" w:color="auto"/>
            <w:left w:val="none" w:sz="0" w:space="0" w:color="auto"/>
            <w:bottom w:val="none" w:sz="0" w:space="0" w:color="auto"/>
            <w:right w:val="none" w:sz="0" w:space="0" w:color="auto"/>
          </w:divBdr>
          <w:divsChild>
            <w:div w:id="53242132">
              <w:marLeft w:val="0"/>
              <w:marRight w:val="0"/>
              <w:marTop w:val="0"/>
              <w:marBottom w:val="0"/>
              <w:divBdr>
                <w:top w:val="none" w:sz="0" w:space="0" w:color="auto"/>
                <w:left w:val="none" w:sz="0" w:space="0" w:color="auto"/>
                <w:bottom w:val="none" w:sz="0" w:space="0" w:color="auto"/>
                <w:right w:val="none" w:sz="0" w:space="0" w:color="auto"/>
              </w:divBdr>
              <w:divsChild>
                <w:div w:id="1740404351">
                  <w:marLeft w:val="0"/>
                  <w:marRight w:val="0"/>
                  <w:marTop w:val="0"/>
                  <w:marBottom w:val="0"/>
                  <w:divBdr>
                    <w:top w:val="none" w:sz="0" w:space="0" w:color="auto"/>
                    <w:left w:val="none" w:sz="0" w:space="0" w:color="auto"/>
                    <w:bottom w:val="none" w:sz="0" w:space="0" w:color="auto"/>
                    <w:right w:val="none" w:sz="0" w:space="0" w:color="auto"/>
                  </w:divBdr>
                  <w:divsChild>
                    <w:div w:id="12806551">
                      <w:marLeft w:val="0"/>
                      <w:marRight w:val="0"/>
                      <w:marTop w:val="0"/>
                      <w:marBottom w:val="0"/>
                      <w:divBdr>
                        <w:top w:val="none" w:sz="0" w:space="0" w:color="auto"/>
                        <w:left w:val="none" w:sz="0" w:space="0" w:color="auto"/>
                        <w:bottom w:val="none" w:sz="0" w:space="0" w:color="auto"/>
                        <w:right w:val="none" w:sz="0" w:space="0" w:color="auto"/>
                      </w:divBdr>
                      <w:divsChild>
                        <w:div w:id="1187063944">
                          <w:marLeft w:val="0"/>
                          <w:marRight w:val="0"/>
                          <w:marTop w:val="0"/>
                          <w:marBottom w:val="0"/>
                          <w:divBdr>
                            <w:top w:val="none" w:sz="0" w:space="0" w:color="auto"/>
                            <w:left w:val="none" w:sz="0" w:space="0" w:color="auto"/>
                            <w:bottom w:val="none" w:sz="0" w:space="0" w:color="auto"/>
                            <w:right w:val="none" w:sz="0" w:space="0" w:color="auto"/>
                          </w:divBdr>
                          <w:divsChild>
                            <w:div w:id="1725760584">
                              <w:marLeft w:val="0"/>
                              <w:marRight w:val="0"/>
                              <w:marTop w:val="0"/>
                              <w:marBottom w:val="0"/>
                              <w:divBdr>
                                <w:top w:val="none" w:sz="0" w:space="0" w:color="auto"/>
                                <w:left w:val="none" w:sz="0" w:space="0" w:color="auto"/>
                                <w:bottom w:val="none" w:sz="0" w:space="0" w:color="auto"/>
                                <w:right w:val="none" w:sz="0" w:space="0" w:color="auto"/>
                              </w:divBdr>
                              <w:divsChild>
                                <w:div w:id="304359960">
                                  <w:marLeft w:val="0"/>
                                  <w:marRight w:val="0"/>
                                  <w:marTop w:val="0"/>
                                  <w:marBottom w:val="0"/>
                                  <w:divBdr>
                                    <w:top w:val="none" w:sz="0" w:space="0" w:color="auto"/>
                                    <w:left w:val="none" w:sz="0" w:space="0" w:color="auto"/>
                                    <w:bottom w:val="none" w:sz="0" w:space="0" w:color="auto"/>
                                    <w:right w:val="none" w:sz="0" w:space="0" w:color="auto"/>
                                  </w:divBdr>
                                  <w:divsChild>
                                    <w:div w:id="909846688">
                                      <w:marLeft w:val="0"/>
                                      <w:marRight w:val="0"/>
                                      <w:marTop w:val="0"/>
                                      <w:marBottom w:val="0"/>
                                      <w:divBdr>
                                        <w:top w:val="none" w:sz="0" w:space="0" w:color="auto"/>
                                        <w:left w:val="none" w:sz="0" w:space="0" w:color="auto"/>
                                        <w:bottom w:val="none" w:sz="0" w:space="0" w:color="auto"/>
                                        <w:right w:val="none" w:sz="0" w:space="0" w:color="auto"/>
                                      </w:divBdr>
                                      <w:divsChild>
                                        <w:div w:id="1083917251">
                                          <w:marLeft w:val="0"/>
                                          <w:marRight w:val="0"/>
                                          <w:marTop w:val="0"/>
                                          <w:marBottom w:val="0"/>
                                          <w:divBdr>
                                            <w:top w:val="none" w:sz="0" w:space="0" w:color="auto"/>
                                            <w:left w:val="none" w:sz="0" w:space="0" w:color="auto"/>
                                            <w:bottom w:val="none" w:sz="0" w:space="0" w:color="auto"/>
                                            <w:right w:val="none" w:sz="0" w:space="0" w:color="auto"/>
                                          </w:divBdr>
                                          <w:divsChild>
                                            <w:div w:id="1147282526">
                                              <w:marLeft w:val="0"/>
                                              <w:marRight w:val="0"/>
                                              <w:marTop w:val="0"/>
                                              <w:marBottom w:val="0"/>
                                              <w:divBdr>
                                                <w:top w:val="none" w:sz="0" w:space="0" w:color="auto"/>
                                                <w:left w:val="none" w:sz="0" w:space="0" w:color="auto"/>
                                                <w:bottom w:val="none" w:sz="0" w:space="0" w:color="auto"/>
                                                <w:right w:val="none" w:sz="0" w:space="0" w:color="auto"/>
                                              </w:divBdr>
                                              <w:divsChild>
                                                <w:div w:id="506284336">
                                                  <w:marLeft w:val="0"/>
                                                  <w:marRight w:val="0"/>
                                                  <w:marTop w:val="0"/>
                                                  <w:marBottom w:val="0"/>
                                                  <w:divBdr>
                                                    <w:top w:val="none" w:sz="0" w:space="0" w:color="auto"/>
                                                    <w:left w:val="none" w:sz="0" w:space="0" w:color="auto"/>
                                                    <w:bottom w:val="none" w:sz="0" w:space="0" w:color="auto"/>
                                                    <w:right w:val="none" w:sz="0" w:space="0" w:color="auto"/>
                                                  </w:divBdr>
                                                  <w:divsChild>
                                                    <w:div w:id="1981885624">
                                                      <w:marLeft w:val="0"/>
                                                      <w:marRight w:val="0"/>
                                                      <w:marTop w:val="0"/>
                                                      <w:marBottom w:val="0"/>
                                                      <w:divBdr>
                                                        <w:top w:val="none" w:sz="0" w:space="0" w:color="auto"/>
                                                        <w:left w:val="none" w:sz="0" w:space="0" w:color="auto"/>
                                                        <w:bottom w:val="none" w:sz="0" w:space="0" w:color="auto"/>
                                                        <w:right w:val="none" w:sz="0" w:space="0" w:color="auto"/>
                                                      </w:divBdr>
                                                      <w:divsChild>
                                                        <w:div w:id="267664131">
                                                          <w:marLeft w:val="0"/>
                                                          <w:marRight w:val="0"/>
                                                          <w:marTop w:val="0"/>
                                                          <w:marBottom w:val="0"/>
                                                          <w:divBdr>
                                                            <w:top w:val="none" w:sz="0" w:space="0" w:color="auto"/>
                                                            <w:left w:val="none" w:sz="0" w:space="0" w:color="auto"/>
                                                            <w:bottom w:val="none" w:sz="0" w:space="0" w:color="auto"/>
                                                            <w:right w:val="none" w:sz="0" w:space="0" w:color="auto"/>
                                                          </w:divBdr>
                                                          <w:divsChild>
                                                            <w:div w:id="690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9961841">
          <w:marLeft w:val="0"/>
          <w:marRight w:val="0"/>
          <w:marTop w:val="0"/>
          <w:marBottom w:val="0"/>
          <w:divBdr>
            <w:top w:val="none" w:sz="0" w:space="0" w:color="auto"/>
            <w:left w:val="none" w:sz="0" w:space="0" w:color="auto"/>
            <w:bottom w:val="none" w:sz="0" w:space="0" w:color="auto"/>
            <w:right w:val="none" w:sz="0" w:space="0" w:color="auto"/>
          </w:divBdr>
          <w:divsChild>
            <w:div w:id="1076515069">
              <w:marLeft w:val="0"/>
              <w:marRight w:val="0"/>
              <w:marTop w:val="0"/>
              <w:marBottom w:val="0"/>
              <w:divBdr>
                <w:top w:val="none" w:sz="0" w:space="0" w:color="auto"/>
                <w:left w:val="none" w:sz="0" w:space="0" w:color="auto"/>
                <w:bottom w:val="none" w:sz="0" w:space="0" w:color="auto"/>
                <w:right w:val="none" w:sz="0" w:space="0" w:color="auto"/>
              </w:divBdr>
              <w:divsChild>
                <w:div w:id="11495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56914">
      <w:bodyDiv w:val="1"/>
      <w:marLeft w:val="0"/>
      <w:marRight w:val="0"/>
      <w:marTop w:val="0"/>
      <w:marBottom w:val="0"/>
      <w:divBdr>
        <w:top w:val="none" w:sz="0" w:space="0" w:color="auto"/>
        <w:left w:val="none" w:sz="0" w:space="0" w:color="auto"/>
        <w:bottom w:val="none" w:sz="0" w:space="0" w:color="auto"/>
        <w:right w:val="none" w:sz="0" w:space="0" w:color="auto"/>
      </w:divBdr>
    </w:div>
    <w:div w:id="1713729858">
      <w:bodyDiv w:val="1"/>
      <w:marLeft w:val="0"/>
      <w:marRight w:val="0"/>
      <w:marTop w:val="0"/>
      <w:marBottom w:val="0"/>
      <w:divBdr>
        <w:top w:val="none" w:sz="0" w:space="0" w:color="auto"/>
        <w:left w:val="none" w:sz="0" w:space="0" w:color="auto"/>
        <w:bottom w:val="none" w:sz="0" w:space="0" w:color="auto"/>
        <w:right w:val="none" w:sz="0" w:space="0" w:color="auto"/>
      </w:divBdr>
    </w:div>
    <w:div w:id="1716193833">
      <w:bodyDiv w:val="1"/>
      <w:marLeft w:val="0"/>
      <w:marRight w:val="0"/>
      <w:marTop w:val="0"/>
      <w:marBottom w:val="0"/>
      <w:divBdr>
        <w:top w:val="none" w:sz="0" w:space="0" w:color="auto"/>
        <w:left w:val="none" w:sz="0" w:space="0" w:color="auto"/>
        <w:bottom w:val="none" w:sz="0" w:space="0" w:color="auto"/>
        <w:right w:val="none" w:sz="0" w:space="0" w:color="auto"/>
      </w:divBdr>
      <w:divsChild>
        <w:div w:id="1632787902">
          <w:marLeft w:val="0"/>
          <w:marRight w:val="0"/>
          <w:marTop w:val="0"/>
          <w:marBottom w:val="0"/>
          <w:divBdr>
            <w:top w:val="none" w:sz="0" w:space="0" w:color="auto"/>
            <w:left w:val="none" w:sz="0" w:space="0" w:color="auto"/>
            <w:bottom w:val="none" w:sz="0" w:space="0" w:color="auto"/>
            <w:right w:val="none" w:sz="0" w:space="0" w:color="auto"/>
          </w:divBdr>
          <w:divsChild>
            <w:div w:id="188182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8511">
      <w:bodyDiv w:val="1"/>
      <w:marLeft w:val="0"/>
      <w:marRight w:val="0"/>
      <w:marTop w:val="0"/>
      <w:marBottom w:val="0"/>
      <w:divBdr>
        <w:top w:val="none" w:sz="0" w:space="0" w:color="auto"/>
        <w:left w:val="none" w:sz="0" w:space="0" w:color="auto"/>
        <w:bottom w:val="none" w:sz="0" w:space="0" w:color="auto"/>
        <w:right w:val="none" w:sz="0" w:space="0" w:color="auto"/>
      </w:divBdr>
      <w:divsChild>
        <w:div w:id="133526315">
          <w:marLeft w:val="0"/>
          <w:marRight w:val="0"/>
          <w:marTop w:val="0"/>
          <w:marBottom w:val="0"/>
          <w:divBdr>
            <w:top w:val="none" w:sz="0" w:space="0" w:color="auto"/>
            <w:left w:val="none" w:sz="0" w:space="0" w:color="auto"/>
            <w:bottom w:val="none" w:sz="0" w:space="0" w:color="auto"/>
            <w:right w:val="none" w:sz="0" w:space="0" w:color="auto"/>
          </w:divBdr>
          <w:divsChild>
            <w:div w:id="170671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030386">
      <w:bodyDiv w:val="1"/>
      <w:marLeft w:val="0"/>
      <w:marRight w:val="0"/>
      <w:marTop w:val="0"/>
      <w:marBottom w:val="0"/>
      <w:divBdr>
        <w:top w:val="none" w:sz="0" w:space="0" w:color="auto"/>
        <w:left w:val="none" w:sz="0" w:space="0" w:color="auto"/>
        <w:bottom w:val="none" w:sz="0" w:space="0" w:color="auto"/>
        <w:right w:val="none" w:sz="0" w:space="0" w:color="auto"/>
      </w:divBdr>
    </w:div>
    <w:div w:id="1747804633">
      <w:bodyDiv w:val="1"/>
      <w:marLeft w:val="0"/>
      <w:marRight w:val="0"/>
      <w:marTop w:val="0"/>
      <w:marBottom w:val="0"/>
      <w:divBdr>
        <w:top w:val="none" w:sz="0" w:space="0" w:color="auto"/>
        <w:left w:val="none" w:sz="0" w:space="0" w:color="auto"/>
        <w:bottom w:val="none" w:sz="0" w:space="0" w:color="auto"/>
        <w:right w:val="none" w:sz="0" w:space="0" w:color="auto"/>
      </w:divBdr>
    </w:div>
    <w:div w:id="1754932059">
      <w:bodyDiv w:val="1"/>
      <w:marLeft w:val="0"/>
      <w:marRight w:val="0"/>
      <w:marTop w:val="0"/>
      <w:marBottom w:val="0"/>
      <w:divBdr>
        <w:top w:val="none" w:sz="0" w:space="0" w:color="auto"/>
        <w:left w:val="none" w:sz="0" w:space="0" w:color="auto"/>
        <w:bottom w:val="none" w:sz="0" w:space="0" w:color="auto"/>
        <w:right w:val="none" w:sz="0" w:space="0" w:color="auto"/>
      </w:divBdr>
      <w:divsChild>
        <w:div w:id="222836993">
          <w:marLeft w:val="0"/>
          <w:marRight w:val="0"/>
          <w:marTop w:val="0"/>
          <w:marBottom w:val="0"/>
          <w:divBdr>
            <w:top w:val="none" w:sz="0" w:space="0" w:color="auto"/>
            <w:left w:val="none" w:sz="0" w:space="0" w:color="auto"/>
            <w:bottom w:val="none" w:sz="0" w:space="0" w:color="auto"/>
            <w:right w:val="none" w:sz="0" w:space="0" w:color="auto"/>
          </w:divBdr>
          <w:divsChild>
            <w:div w:id="126892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932275">
      <w:bodyDiv w:val="1"/>
      <w:marLeft w:val="0"/>
      <w:marRight w:val="0"/>
      <w:marTop w:val="0"/>
      <w:marBottom w:val="0"/>
      <w:divBdr>
        <w:top w:val="none" w:sz="0" w:space="0" w:color="auto"/>
        <w:left w:val="none" w:sz="0" w:space="0" w:color="auto"/>
        <w:bottom w:val="none" w:sz="0" w:space="0" w:color="auto"/>
        <w:right w:val="none" w:sz="0" w:space="0" w:color="auto"/>
      </w:divBdr>
    </w:div>
    <w:div w:id="1756703756">
      <w:bodyDiv w:val="1"/>
      <w:marLeft w:val="0"/>
      <w:marRight w:val="0"/>
      <w:marTop w:val="0"/>
      <w:marBottom w:val="0"/>
      <w:divBdr>
        <w:top w:val="none" w:sz="0" w:space="0" w:color="auto"/>
        <w:left w:val="none" w:sz="0" w:space="0" w:color="auto"/>
        <w:bottom w:val="none" w:sz="0" w:space="0" w:color="auto"/>
        <w:right w:val="none" w:sz="0" w:space="0" w:color="auto"/>
      </w:divBdr>
      <w:divsChild>
        <w:div w:id="1571623353">
          <w:marLeft w:val="0"/>
          <w:marRight w:val="0"/>
          <w:marTop w:val="0"/>
          <w:marBottom w:val="0"/>
          <w:divBdr>
            <w:top w:val="none" w:sz="0" w:space="0" w:color="auto"/>
            <w:left w:val="none" w:sz="0" w:space="0" w:color="auto"/>
            <w:bottom w:val="none" w:sz="0" w:space="0" w:color="auto"/>
            <w:right w:val="none" w:sz="0" w:space="0" w:color="auto"/>
          </w:divBdr>
          <w:divsChild>
            <w:div w:id="15172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5491">
      <w:bodyDiv w:val="1"/>
      <w:marLeft w:val="0"/>
      <w:marRight w:val="0"/>
      <w:marTop w:val="0"/>
      <w:marBottom w:val="0"/>
      <w:divBdr>
        <w:top w:val="none" w:sz="0" w:space="0" w:color="auto"/>
        <w:left w:val="none" w:sz="0" w:space="0" w:color="auto"/>
        <w:bottom w:val="none" w:sz="0" w:space="0" w:color="auto"/>
        <w:right w:val="none" w:sz="0" w:space="0" w:color="auto"/>
      </w:divBdr>
    </w:div>
    <w:div w:id="1762141585">
      <w:bodyDiv w:val="1"/>
      <w:marLeft w:val="0"/>
      <w:marRight w:val="0"/>
      <w:marTop w:val="0"/>
      <w:marBottom w:val="0"/>
      <w:divBdr>
        <w:top w:val="none" w:sz="0" w:space="0" w:color="auto"/>
        <w:left w:val="none" w:sz="0" w:space="0" w:color="auto"/>
        <w:bottom w:val="none" w:sz="0" w:space="0" w:color="auto"/>
        <w:right w:val="none" w:sz="0" w:space="0" w:color="auto"/>
      </w:divBdr>
    </w:div>
    <w:div w:id="1768960438">
      <w:bodyDiv w:val="1"/>
      <w:marLeft w:val="0"/>
      <w:marRight w:val="0"/>
      <w:marTop w:val="0"/>
      <w:marBottom w:val="0"/>
      <w:divBdr>
        <w:top w:val="none" w:sz="0" w:space="0" w:color="auto"/>
        <w:left w:val="none" w:sz="0" w:space="0" w:color="auto"/>
        <w:bottom w:val="none" w:sz="0" w:space="0" w:color="auto"/>
        <w:right w:val="none" w:sz="0" w:space="0" w:color="auto"/>
      </w:divBdr>
      <w:divsChild>
        <w:div w:id="43216820">
          <w:marLeft w:val="0"/>
          <w:marRight w:val="0"/>
          <w:marTop w:val="0"/>
          <w:marBottom w:val="0"/>
          <w:divBdr>
            <w:top w:val="none" w:sz="0" w:space="0" w:color="auto"/>
            <w:left w:val="none" w:sz="0" w:space="0" w:color="auto"/>
            <w:bottom w:val="none" w:sz="0" w:space="0" w:color="auto"/>
            <w:right w:val="none" w:sz="0" w:space="0" w:color="auto"/>
          </w:divBdr>
          <w:divsChild>
            <w:div w:id="84602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89519">
      <w:bodyDiv w:val="1"/>
      <w:marLeft w:val="0"/>
      <w:marRight w:val="0"/>
      <w:marTop w:val="0"/>
      <w:marBottom w:val="0"/>
      <w:divBdr>
        <w:top w:val="none" w:sz="0" w:space="0" w:color="auto"/>
        <w:left w:val="none" w:sz="0" w:space="0" w:color="auto"/>
        <w:bottom w:val="none" w:sz="0" w:space="0" w:color="auto"/>
        <w:right w:val="none" w:sz="0" w:space="0" w:color="auto"/>
      </w:divBdr>
      <w:divsChild>
        <w:div w:id="2098624436">
          <w:marLeft w:val="124"/>
          <w:marRight w:val="0"/>
          <w:marTop w:val="0"/>
          <w:marBottom w:val="0"/>
          <w:divBdr>
            <w:top w:val="none" w:sz="0" w:space="0" w:color="auto"/>
            <w:left w:val="none" w:sz="0" w:space="0" w:color="auto"/>
            <w:bottom w:val="none" w:sz="0" w:space="0" w:color="auto"/>
            <w:right w:val="none" w:sz="0" w:space="0" w:color="auto"/>
          </w:divBdr>
        </w:div>
      </w:divsChild>
    </w:div>
    <w:div w:id="1773894917">
      <w:bodyDiv w:val="1"/>
      <w:marLeft w:val="0"/>
      <w:marRight w:val="0"/>
      <w:marTop w:val="0"/>
      <w:marBottom w:val="0"/>
      <w:divBdr>
        <w:top w:val="none" w:sz="0" w:space="0" w:color="auto"/>
        <w:left w:val="none" w:sz="0" w:space="0" w:color="auto"/>
        <w:bottom w:val="none" w:sz="0" w:space="0" w:color="auto"/>
        <w:right w:val="none" w:sz="0" w:space="0" w:color="auto"/>
      </w:divBdr>
    </w:div>
    <w:div w:id="1785230406">
      <w:bodyDiv w:val="1"/>
      <w:marLeft w:val="0"/>
      <w:marRight w:val="0"/>
      <w:marTop w:val="0"/>
      <w:marBottom w:val="0"/>
      <w:divBdr>
        <w:top w:val="none" w:sz="0" w:space="0" w:color="auto"/>
        <w:left w:val="none" w:sz="0" w:space="0" w:color="auto"/>
        <w:bottom w:val="none" w:sz="0" w:space="0" w:color="auto"/>
        <w:right w:val="none" w:sz="0" w:space="0" w:color="auto"/>
      </w:divBdr>
    </w:div>
    <w:div w:id="1796679584">
      <w:bodyDiv w:val="1"/>
      <w:marLeft w:val="0"/>
      <w:marRight w:val="0"/>
      <w:marTop w:val="0"/>
      <w:marBottom w:val="0"/>
      <w:divBdr>
        <w:top w:val="none" w:sz="0" w:space="0" w:color="auto"/>
        <w:left w:val="none" w:sz="0" w:space="0" w:color="auto"/>
        <w:bottom w:val="none" w:sz="0" w:space="0" w:color="auto"/>
        <w:right w:val="none" w:sz="0" w:space="0" w:color="auto"/>
      </w:divBdr>
    </w:div>
    <w:div w:id="1809084943">
      <w:bodyDiv w:val="1"/>
      <w:marLeft w:val="0"/>
      <w:marRight w:val="0"/>
      <w:marTop w:val="0"/>
      <w:marBottom w:val="0"/>
      <w:divBdr>
        <w:top w:val="none" w:sz="0" w:space="0" w:color="auto"/>
        <w:left w:val="none" w:sz="0" w:space="0" w:color="auto"/>
        <w:bottom w:val="none" w:sz="0" w:space="0" w:color="auto"/>
        <w:right w:val="none" w:sz="0" w:space="0" w:color="auto"/>
      </w:divBdr>
      <w:divsChild>
        <w:div w:id="1047068828">
          <w:marLeft w:val="124"/>
          <w:marRight w:val="0"/>
          <w:marTop w:val="0"/>
          <w:marBottom w:val="0"/>
          <w:divBdr>
            <w:top w:val="none" w:sz="0" w:space="0" w:color="auto"/>
            <w:left w:val="none" w:sz="0" w:space="0" w:color="auto"/>
            <w:bottom w:val="none" w:sz="0" w:space="0" w:color="auto"/>
            <w:right w:val="none" w:sz="0" w:space="0" w:color="auto"/>
          </w:divBdr>
        </w:div>
      </w:divsChild>
    </w:div>
    <w:div w:id="1820724982">
      <w:bodyDiv w:val="1"/>
      <w:marLeft w:val="0"/>
      <w:marRight w:val="0"/>
      <w:marTop w:val="0"/>
      <w:marBottom w:val="0"/>
      <w:divBdr>
        <w:top w:val="none" w:sz="0" w:space="0" w:color="auto"/>
        <w:left w:val="none" w:sz="0" w:space="0" w:color="auto"/>
        <w:bottom w:val="none" w:sz="0" w:space="0" w:color="auto"/>
        <w:right w:val="none" w:sz="0" w:space="0" w:color="auto"/>
      </w:divBdr>
    </w:div>
    <w:div w:id="1826966791">
      <w:bodyDiv w:val="1"/>
      <w:marLeft w:val="0"/>
      <w:marRight w:val="0"/>
      <w:marTop w:val="0"/>
      <w:marBottom w:val="0"/>
      <w:divBdr>
        <w:top w:val="none" w:sz="0" w:space="0" w:color="auto"/>
        <w:left w:val="none" w:sz="0" w:space="0" w:color="auto"/>
        <w:bottom w:val="none" w:sz="0" w:space="0" w:color="auto"/>
        <w:right w:val="none" w:sz="0" w:space="0" w:color="auto"/>
      </w:divBdr>
      <w:divsChild>
        <w:div w:id="2142382816">
          <w:marLeft w:val="0"/>
          <w:marRight w:val="0"/>
          <w:marTop w:val="0"/>
          <w:marBottom w:val="0"/>
          <w:divBdr>
            <w:top w:val="none" w:sz="0" w:space="0" w:color="auto"/>
            <w:left w:val="none" w:sz="0" w:space="0" w:color="auto"/>
            <w:bottom w:val="none" w:sz="0" w:space="0" w:color="auto"/>
            <w:right w:val="none" w:sz="0" w:space="0" w:color="auto"/>
          </w:divBdr>
          <w:divsChild>
            <w:div w:id="185502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3345">
      <w:bodyDiv w:val="1"/>
      <w:marLeft w:val="0"/>
      <w:marRight w:val="0"/>
      <w:marTop w:val="0"/>
      <w:marBottom w:val="0"/>
      <w:divBdr>
        <w:top w:val="none" w:sz="0" w:space="0" w:color="auto"/>
        <w:left w:val="none" w:sz="0" w:space="0" w:color="auto"/>
        <w:bottom w:val="none" w:sz="0" w:space="0" w:color="auto"/>
        <w:right w:val="none" w:sz="0" w:space="0" w:color="auto"/>
      </w:divBdr>
      <w:divsChild>
        <w:div w:id="882670000">
          <w:marLeft w:val="0"/>
          <w:marRight w:val="0"/>
          <w:marTop w:val="0"/>
          <w:marBottom w:val="0"/>
          <w:divBdr>
            <w:top w:val="none" w:sz="0" w:space="0" w:color="auto"/>
            <w:left w:val="none" w:sz="0" w:space="0" w:color="auto"/>
            <w:bottom w:val="none" w:sz="0" w:space="0" w:color="auto"/>
            <w:right w:val="none" w:sz="0" w:space="0" w:color="auto"/>
          </w:divBdr>
          <w:divsChild>
            <w:div w:id="193852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311327">
      <w:bodyDiv w:val="1"/>
      <w:marLeft w:val="0"/>
      <w:marRight w:val="0"/>
      <w:marTop w:val="0"/>
      <w:marBottom w:val="0"/>
      <w:divBdr>
        <w:top w:val="none" w:sz="0" w:space="0" w:color="auto"/>
        <w:left w:val="none" w:sz="0" w:space="0" w:color="auto"/>
        <w:bottom w:val="none" w:sz="0" w:space="0" w:color="auto"/>
        <w:right w:val="none" w:sz="0" w:space="0" w:color="auto"/>
      </w:divBdr>
    </w:div>
    <w:div w:id="1919752479">
      <w:bodyDiv w:val="1"/>
      <w:marLeft w:val="0"/>
      <w:marRight w:val="0"/>
      <w:marTop w:val="0"/>
      <w:marBottom w:val="0"/>
      <w:divBdr>
        <w:top w:val="none" w:sz="0" w:space="0" w:color="auto"/>
        <w:left w:val="none" w:sz="0" w:space="0" w:color="auto"/>
        <w:bottom w:val="none" w:sz="0" w:space="0" w:color="auto"/>
        <w:right w:val="none" w:sz="0" w:space="0" w:color="auto"/>
      </w:divBdr>
    </w:div>
    <w:div w:id="1920407303">
      <w:bodyDiv w:val="1"/>
      <w:marLeft w:val="0"/>
      <w:marRight w:val="0"/>
      <w:marTop w:val="0"/>
      <w:marBottom w:val="0"/>
      <w:divBdr>
        <w:top w:val="none" w:sz="0" w:space="0" w:color="auto"/>
        <w:left w:val="none" w:sz="0" w:space="0" w:color="auto"/>
        <w:bottom w:val="none" w:sz="0" w:space="0" w:color="auto"/>
        <w:right w:val="none" w:sz="0" w:space="0" w:color="auto"/>
      </w:divBdr>
    </w:div>
    <w:div w:id="1927759510">
      <w:bodyDiv w:val="1"/>
      <w:marLeft w:val="0"/>
      <w:marRight w:val="0"/>
      <w:marTop w:val="0"/>
      <w:marBottom w:val="0"/>
      <w:divBdr>
        <w:top w:val="none" w:sz="0" w:space="0" w:color="auto"/>
        <w:left w:val="none" w:sz="0" w:space="0" w:color="auto"/>
        <w:bottom w:val="none" w:sz="0" w:space="0" w:color="auto"/>
        <w:right w:val="none" w:sz="0" w:space="0" w:color="auto"/>
      </w:divBdr>
      <w:divsChild>
        <w:div w:id="531841992">
          <w:marLeft w:val="0"/>
          <w:marRight w:val="0"/>
          <w:marTop w:val="0"/>
          <w:marBottom w:val="0"/>
          <w:divBdr>
            <w:top w:val="none" w:sz="0" w:space="0" w:color="auto"/>
            <w:left w:val="none" w:sz="0" w:space="0" w:color="auto"/>
            <w:bottom w:val="none" w:sz="0" w:space="0" w:color="auto"/>
            <w:right w:val="none" w:sz="0" w:space="0" w:color="auto"/>
          </w:divBdr>
          <w:divsChild>
            <w:div w:id="33345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247034">
      <w:bodyDiv w:val="1"/>
      <w:marLeft w:val="0"/>
      <w:marRight w:val="0"/>
      <w:marTop w:val="0"/>
      <w:marBottom w:val="0"/>
      <w:divBdr>
        <w:top w:val="none" w:sz="0" w:space="0" w:color="auto"/>
        <w:left w:val="none" w:sz="0" w:space="0" w:color="auto"/>
        <w:bottom w:val="none" w:sz="0" w:space="0" w:color="auto"/>
        <w:right w:val="none" w:sz="0" w:space="0" w:color="auto"/>
      </w:divBdr>
      <w:divsChild>
        <w:div w:id="574245713">
          <w:marLeft w:val="0"/>
          <w:marRight w:val="0"/>
          <w:marTop w:val="0"/>
          <w:marBottom w:val="0"/>
          <w:divBdr>
            <w:top w:val="none" w:sz="0" w:space="0" w:color="auto"/>
            <w:left w:val="none" w:sz="0" w:space="0" w:color="auto"/>
            <w:bottom w:val="none" w:sz="0" w:space="0" w:color="auto"/>
            <w:right w:val="none" w:sz="0" w:space="0" w:color="auto"/>
          </w:divBdr>
        </w:div>
        <w:div w:id="1883513394">
          <w:marLeft w:val="0"/>
          <w:marRight w:val="0"/>
          <w:marTop w:val="0"/>
          <w:marBottom w:val="0"/>
          <w:divBdr>
            <w:top w:val="single" w:sz="2" w:space="0" w:color="D9D9E3"/>
            <w:left w:val="single" w:sz="2" w:space="0" w:color="D9D9E3"/>
            <w:bottom w:val="single" w:sz="2" w:space="0" w:color="D9D9E3"/>
            <w:right w:val="single" w:sz="2" w:space="0" w:color="D9D9E3"/>
          </w:divBdr>
          <w:divsChild>
            <w:div w:id="1656714044">
              <w:marLeft w:val="0"/>
              <w:marRight w:val="0"/>
              <w:marTop w:val="0"/>
              <w:marBottom w:val="0"/>
              <w:divBdr>
                <w:top w:val="single" w:sz="2" w:space="0" w:color="D9D9E3"/>
                <w:left w:val="single" w:sz="2" w:space="0" w:color="D9D9E3"/>
                <w:bottom w:val="single" w:sz="2" w:space="0" w:color="D9D9E3"/>
                <w:right w:val="single" w:sz="2" w:space="0" w:color="D9D9E3"/>
              </w:divBdr>
              <w:divsChild>
                <w:div w:id="1849826705">
                  <w:marLeft w:val="0"/>
                  <w:marRight w:val="0"/>
                  <w:marTop w:val="0"/>
                  <w:marBottom w:val="0"/>
                  <w:divBdr>
                    <w:top w:val="single" w:sz="2" w:space="0" w:color="D9D9E3"/>
                    <w:left w:val="single" w:sz="2" w:space="0" w:color="D9D9E3"/>
                    <w:bottom w:val="single" w:sz="2" w:space="0" w:color="D9D9E3"/>
                    <w:right w:val="single" w:sz="2" w:space="0" w:color="D9D9E3"/>
                  </w:divBdr>
                  <w:divsChild>
                    <w:div w:id="1220894936">
                      <w:marLeft w:val="0"/>
                      <w:marRight w:val="0"/>
                      <w:marTop w:val="0"/>
                      <w:marBottom w:val="0"/>
                      <w:divBdr>
                        <w:top w:val="single" w:sz="2" w:space="0" w:color="D9D9E3"/>
                        <w:left w:val="single" w:sz="2" w:space="0" w:color="D9D9E3"/>
                        <w:bottom w:val="single" w:sz="2" w:space="0" w:color="D9D9E3"/>
                        <w:right w:val="single" w:sz="2" w:space="0" w:color="D9D9E3"/>
                      </w:divBdr>
                      <w:divsChild>
                        <w:div w:id="1045524213">
                          <w:marLeft w:val="0"/>
                          <w:marRight w:val="0"/>
                          <w:marTop w:val="0"/>
                          <w:marBottom w:val="0"/>
                          <w:divBdr>
                            <w:top w:val="single" w:sz="2" w:space="0" w:color="auto"/>
                            <w:left w:val="single" w:sz="2" w:space="0" w:color="auto"/>
                            <w:bottom w:val="single" w:sz="6" w:space="0" w:color="auto"/>
                            <w:right w:val="single" w:sz="2" w:space="0" w:color="auto"/>
                          </w:divBdr>
                          <w:divsChild>
                            <w:div w:id="24504166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438372">
                                  <w:marLeft w:val="0"/>
                                  <w:marRight w:val="0"/>
                                  <w:marTop w:val="0"/>
                                  <w:marBottom w:val="0"/>
                                  <w:divBdr>
                                    <w:top w:val="single" w:sz="2" w:space="0" w:color="D9D9E3"/>
                                    <w:left w:val="single" w:sz="2" w:space="0" w:color="D9D9E3"/>
                                    <w:bottom w:val="single" w:sz="2" w:space="0" w:color="D9D9E3"/>
                                    <w:right w:val="single" w:sz="2" w:space="0" w:color="D9D9E3"/>
                                  </w:divBdr>
                                  <w:divsChild>
                                    <w:div w:id="1982229983">
                                      <w:marLeft w:val="0"/>
                                      <w:marRight w:val="0"/>
                                      <w:marTop w:val="0"/>
                                      <w:marBottom w:val="0"/>
                                      <w:divBdr>
                                        <w:top w:val="single" w:sz="2" w:space="0" w:color="D9D9E3"/>
                                        <w:left w:val="single" w:sz="2" w:space="0" w:color="D9D9E3"/>
                                        <w:bottom w:val="single" w:sz="2" w:space="0" w:color="D9D9E3"/>
                                        <w:right w:val="single" w:sz="2" w:space="0" w:color="D9D9E3"/>
                                      </w:divBdr>
                                      <w:divsChild>
                                        <w:div w:id="1412237592">
                                          <w:marLeft w:val="0"/>
                                          <w:marRight w:val="0"/>
                                          <w:marTop w:val="0"/>
                                          <w:marBottom w:val="0"/>
                                          <w:divBdr>
                                            <w:top w:val="single" w:sz="2" w:space="0" w:color="D9D9E3"/>
                                            <w:left w:val="single" w:sz="2" w:space="0" w:color="D9D9E3"/>
                                            <w:bottom w:val="single" w:sz="2" w:space="0" w:color="D9D9E3"/>
                                            <w:right w:val="single" w:sz="2" w:space="0" w:color="D9D9E3"/>
                                          </w:divBdr>
                                          <w:divsChild>
                                            <w:div w:id="11862920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40871707">
      <w:bodyDiv w:val="1"/>
      <w:marLeft w:val="0"/>
      <w:marRight w:val="0"/>
      <w:marTop w:val="0"/>
      <w:marBottom w:val="0"/>
      <w:divBdr>
        <w:top w:val="none" w:sz="0" w:space="0" w:color="auto"/>
        <w:left w:val="none" w:sz="0" w:space="0" w:color="auto"/>
        <w:bottom w:val="none" w:sz="0" w:space="0" w:color="auto"/>
        <w:right w:val="none" w:sz="0" w:space="0" w:color="auto"/>
      </w:divBdr>
    </w:div>
    <w:div w:id="1944191690">
      <w:bodyDiv w:val="1"/>
      <w:marLeft w:val="0"/>
      <w:marRight w:val="0"/>
      <w:marTop w:val="0"/>
      <w:marBottom w:val="0"/>
      <w:divBdr>
        <w:top w:val="none" w:sz="0" w:space="0" w:color="auto"/>
        <w:left w:val="none" w:sz="0" w:space="0" w:color="auto"/>
        <w:bottom w:val="none" w:sz="0" w:space="0" w:color="auto"/>
        <w:right w:val="none" w:sz="0" w:space="0" w:color="auto"/>
      </w:divBdr>
    </w:div>
    <w:div w:id="1958295435">
      <w:bodyDiv w:val="1"/>
      <w:marLeft w:val="0"/>
      <w:marRight w:val="0"/>
      <w:marTop w:val="0"/>
      <w:marBottom w:val="0"/>
      <w:divBdr>
        <w:top w:val="none" w:sz="0" w:space="0" w:color="auto"/>
        <w:left w:val="none" w:sz="0" w:space="0" w:color="auto"/>
        <w:bottom w:val="none" w:sz="0" w:space="0" w:color="auto"/>
        <w:right w:val="none" w:sz="0" w:space="0" w:color="auto"/>
      </w:divBdr>
      <w:divsChild>
        <w:div w:id="182325876">
          <w:marLeft w:val="0"/>
          <w:marRight w:val="0"/>
          <w:marTop w:val="0"/>
          <w:marBottom w:val="0"/>
          <w:divBdr>
            <w:top w:val="none" w:sz="0" w:space="0" w:color="auto"/>
            <w:left w:val="none" w:sz="0" w:space="0" w:color="auto"/>
            <w:bottom w:val="none" w:sz="0" w:space="0" w:color="auto"/>
            <w:right w:val="none" w:sz="0" w:space="0" w:color="auto"/>
          </w:divBdr>
          <w:divsChild>
            <w:div w:id="895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17460">
      <w:bodyDiv w:val="1"/>
      <w:marLeft w:val="0"/>
      <w:marRight w:val="0"/>
      <w:marTop w:val="0"/>
      <w:marBottom w:val="0"/>
      <w:divBdr>
        <w:top w:val="none" w:sz="0" w:space="0" w:color="auto"/>
        <w:left w:val="none" w:sz="0" w:space="0" w:color="auto"/>
        <w:bottom w:val="none" w:sz="0" w:space="0" w:color="auto"/>
        <w:right w:val="none" w:sz="0" w:space="0" w:color="auto"/>
      </w:divBdr>
      <w:divsChild>
        <w:div w:id="1534151969">
          <w:marLeft w:val="0"/>
          <w:marRight w:val="0"/>
          <w:marTop w:val="0"/>
          <w:marBottom w:val="0"/>
          <w:divBdr>
            <w:top w:val="none" w:sz="0" w:space="0" w:color="auto"/>
            <w:left w:val="none" w:sz="0" w:space="0" w:color="auto"/>
            <w:bottom w:val="none" w:sz="0" w:space="0" w:color="auto"/>
            <w:right w:val="none" w:sz="0" w:space="0" w:color="auto"/>
          </w:divBdr>
        </w:div>
      </w:divsChild>
    </w:div>
    <w:div w:id="1972665395">
      <w:bodyDiv w:val="1"/>
      <w:marLeft w:val="0"/>
      <w:marRight w:val="0"/>
      <w:marTop w:val="0"/>
      <w:marBottom w:val="0"/>
      <w:divBdr>
        <w:top w:val="none" w:sz="0" w:space="0" w:color="auto"/>
        <w:left w:val="none" w:sz="0" w:space="0" w:color="auto"/>
        <w:bottom w:val="none" w:sz="0" w:space="0" w:color="auto"/>
        <w:right w:val="none" w:sz="0" w:space="0" w:color="auto"/>
      </w:divBdr>
    </w:div>
    <w:div w:id="1973175753">
      <w:bodyDiv w:val="1"/>
      <w:marLeft w:val="0"/>
      <w:marRight w:val="0"/>
      <w:marTop w:val="0"/>
      <w:marBottom w:val="0"/>
      <w:divBdr>
        <w:top w:val="none" w:sz="0" w:space="0" w:color="auto"/>
        <w:left w:val="none" w:sz="0" w:space="0" w:color="auto"/>
        <w:bottom w:val="none" w:sz="0" w:space="0" w:color="auto"/>
        <w:right w:val="none" w:sz="0" w:space="0" w:color="auto"/>
      </w:divBdr>
    </w:div>
    <w:div w:id="1979989479">
      <w:bodyDiv w:val="1"/>
      <w:marLeft w:val="0"/>
      <w:marRight w:val="0"/>
      <w:marTop w:val="0"/>
      <w:marBottom w:val="0"/>
      <w:divBdr>
        <w:top w:val="none" w:sz="0" w:space="0" w:color="auto"/>
        <w:left w:val="none" w:sz="0" w:space="0" w:color="auto"/>
        <w:bottom w:val="none" w:sz="0" w:space="0" w:color="auto"/>
        <w:right w:val="none" w:sz="0" w:space="0" w:color="auto"/>
      </w:divBdr>
    </w:div>
    <w:div w:id="1988434043">
      <w:bodyDiv w:val="1"/>
      <w:marLeft w:val="0"/>
      <w:marRight w:val="0"/>
      <w:marTop w:val="0"/>
      <w:marBottom w:val="0"/>
      <w:divBdr>
        <w:top w:val="none" w:sz="0" w:space="0" w:color="auto"/>
        <w:left w:val="none" w:sz="0" w:space="0" w:color="auto"/>
        <w:bottom w:val="none" w:sz="0" w:space="0" w:color="auto"/>
        <w:right w:val="none" w:sz="0" w:space="0" w:color="auto"/>
      </w:divBdr>
      <w:divsChild>
        <w:div w:id="1060321172">
          <w:marLeft w:val="0"/>
          <w:marRight w:val="0"/>
          <w:marTop w:val="15"/>
          <w:marBottom w:val="0"/>
          <w:divBdr>
            <w:top w:val="single" w:sz="48" w:space="0" w:color="auto"/>
            <w:left w:val="single" w:sz="48" w:space="0" w:color="auto"/>
            <w:bottom w:val="single" w:sz="48" w:space="0" w:color="auto"/>
            <w:right w:val="single" w:sz="48" w:space="0" w:color="auto"/>
          </w:divBdr>
          <w:divsChild>
            <w:div w:id="7097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22296">
      <w:bodyDiv w:val="1"/>
      <w:marLeft w:val="0"/>
      <w:marRight w:val="0"/>
      <w:marTop w:val="0"/>
      <w:marBottom w:val="0"/>
      <w:divBdr>
        <w:top w:val="none" w:sz="0" w:space="0" w:color="auto"/>
        <w:left w:val="none" w:sz="0" w:space="0" w:color="auto"/>
        <w:bottom w:val="none" w:sz="0" w:space="0" w:color="auto"/>
        <w:right w:val="none" w:sz="0" w:space="0" w:color="auto"/>
      </w:divBdr>
    </w:div>
    <w:div w:id="2001037605">
      <w:bodyDiv w:val="1"/>
      <w:marLeft w:val="0"/>
      <w:marRight w:val="0"/>
      <w:marTop w:val="0"/>
      <w:marBottom w:val="0"/>
      <w:divBdr>
        <w:top w:val="none" w:sz="0" w:space="0" w:color="auto"/>
        <w:left w:val="none" w:sz="0" w:space="0" w:color="auto"/>
        <w:bottom w:val="none" w:sz="0" w:space="0" w:color="auto"/>
        <w:right w:val="none" w:sz="0" w:space="0" w:color="auto"/>
      </w:divBdr>
      <w:divsChild>
        <w:div w:id="754404304">
          <w:marLeft w:val="0"/>
          <w:marRight w:val="0"/>
          <w:marTop w:val="0"/>
          <w:marBottom w:val="0"/>
          <w:divBdr>
            <w:top w:val="none" w:sz="0" w:space="0" w:color="auto"/>
            <w:left w:val="none" w:sz="0" w:space="0" w:color="auto"/>
            <w:bottom w:val="none" w:sz="0" w:space="0" w:color="auto"/>
            <w:right w:val="none" w:sz="0" w:space="0" w:color="auto"/>
          </w:divBdr>
          <w:divsChild>
            <w:div w:id="17456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26731">
      <w:bodyDiv w:val="1"/>
      <w:marLeft w:val="0"/>
      <w:marRight w:val="0"/>
      <w:marTop w:val="0"/>
      <w:marBottom w:val="0"/>
      <w:divBdr>
        <w:top w:val="none" w:sz="0" w:space="0" w:color="auto"/>
        <w:left w:val="none" w:sz="0" w:space="0" w:color="auto"/>
        <w:bottom w:val="none" w:sz="0" w:space="0" w:color="auto"/>
        <w:right w:val="none" w:sz="0" w:space="0" w:color="auto"/>
      </w:divBdr>
      <w:divsChild>
        <w:div w:id="1455564022">
          <w:marLeft w:val="124"/>
          <w:marRight w:val="0"/>
          <w:marTop w:val="0"/>
          <w:marBottom w:val="0"/>
          <w:divBdr>
            <w:top w:val="none" w:sz="0" w:space="0" w:color="auto"/>
            <w:left w:val="none" w:sz="0" w:space="0" w:color="auto"/>
            <w:bottom w:val="none" w:sz="0" w:space="0" w:color="auto"/>
            <w:right w:val="none" w:sz="0" w:space="0" w:color="auto"/>
          </w:divBdr>
        </w:div>
      </w:divsChild>
    </w:div>
    <w:div w:id="2025669782">
      <w:bodyDiv w:val="1"/>
      <w:marLeft w:val="0"/>
      <w:marRight w:val="0"/>
      <w:marTop w:val="0"/>
      <w:marBottom w:val="0"/>
      <w:divBdr>
        <w:top w:val="none" w:sz="0" w:space="0" w:color="auto"/>
        <w:left w:val="none" w:sz="0" w:space="0" w:color="auto"/>
        <w:bottom w:val="none" w:sz="0" w:space="0" w:color="auto"/>
        <w:right w:val="none" w:sz="0" w:space="0" w:color="auto"/>
      </w:divBdr>
      <w:divsChild>
        <w:div w:id="1289434973">
          <w:marLeft w:val="0"/>
          <w:marRight w:val="0"/>
          <w:marTop w:val="0"/>
          <w:marBottom w:val="0"/>
          <w:divBdr>
            <w:top w:val="none" w:sz="0" w:space="0" w:color="auto"/>
            <w:left w:val="none" w:sz="0" w:space="0" w:color="auto"/>
            <w:bottom w:val="none" w:sz="0" w:space="0" w:color="auto"/>
            <w:right w:val="none" w:sz="0" w:space="0" w:color="auto"/>
          </w:divBdr>
          <w:divsChild>
            <w:div w:id="177617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6593">
      <w:bodyDiv w:val="1"/>
      <w:marLeft w:val="0"/>
      <w:marRight w:val="0"/>
      <w:marTop w:val="0"/>
      <w:marBottom w:val="0"/>
      <w:divBdr>
        <w:top w:val="none" w:sz="0" w:space="0" w:color="auto"/>
        <w:left w:val="none" w:sz="0" w:space="0" w:color="auto"/>
        <w:bottom w:val="none" w:sz="0" w:space="0" w:color="auto"/>
        <w:right w:val="none" w:sz="0" w:space="0" w:color="auto"/>
      </w:divBdr>
    </w:div>
    <w:div w:id="2051146782">
      <w:bodyDiv w:val="1"/>
      <w:marLeft w:val="0"/>
      <w:marRight w:val="0"/>
      <w:marTop w:val="0"/>
      <w:marBottom w:val="0"/>
      <w:divBdr>
        <w:top w:val="none" w:sz="0" w:space="0" w:color="auto"/>
        <w:left w:val="none" w:sz="0" w:space="0" w:color="auto"/>
        <w:bottom w:val="none" w:sz="0" w:space="0" w:color="auto"/>
        <w:right w:val="none" w:sz="0" w:space="0" w:color="auto"/>
      </w:divBdr>
    </w:div>
    <w:div w:id="2055882786">
      <w:bodyDiv w:val="1"/>
      <w:marLeft w:val="0"/>
      <w:marRight w:val="0"/>
      <w:marTop w:val="0"/>
      <w:marBottom w:val="0"/>
      <w:divBdr>
        <w:top w:val="none" w:sz="0" w:space="0" w:color="auto"/>
        <w:left w:val="none" w:sz="0" w:space="0" w:color="auto"/>
        <w:bottom w:val="none" w:sz="0" w:space="0" w:color="auto"/>
        <w:right w:val="none" w:sz="0" w:space="0" w:color="auto"/>
      </w:divBdr>
    </w:div>
    <w:div w:id="2063164345">
      <w:bodyDiv w:val="1"/>
      <w:marLeft w:val="0"/>
      <w:marRight w:val="0"/>
      <w:marTop w:val="0"/>
      <w:marBottom w:val="0"/>
      <w:divBdr>
        <w:top w:val="none" w:sz="0" w:space="0" w:color="auto"/>
        <w:left w:val="none" w:sz="0" w:space="0" w:color="auto"/>
        <w:bottom w:val="none" w:sz="0" w:space="0" w:color="auto"/>
        <w:right w:val="none" w:sz="0" w:space="0" w:color="auto"/>
      </w:divBdr>
      <w:divsChild>
        <w:div w:id="1145707438">
          <w:marLeft w:val="0"/>
          <w:marRight w:val="0"/>
          <w:marTop w:val="0"/>
          <w:marBottom w:val="0"/>
          <w:divBdr>
            <w:top w:val="none" w:sz="0" w:space="0" w:color="auto"/>
            <w:left w:val="none" w:sz="0" w:space="0" w:color="auto"/>
            <w:bottom w:val="none" w:sz="0" w:space="0" w:color="auto"/>
            <w:right w:val="none" w:sz="0" w:space="0" w:color="auto"/>
          </w:divBdr>
          <w:divsChild>
            <w:div w:id="90749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0009">
      <w:bodyDiv w:val="1"/>
      <w:marLeft w:val="0"/>
      <w:marRight w:val="0"/>
      <w:marTop w:val="0"/>
      <w:marBottom w:val="0"/>
      <w:divBdr>
        <w:top w:val="none" w:sz="0" w:space="0" w:color="auto"/>
        <w:left w:val="none" w:sz="0" w:space="0" w:color="auto"/>
        <w:bottom w:val="none" w:sz="0" w:space="0" w:color="auto"/>
        <w:right w:val="none" w:sz="0" w:space="0" w:color="auto"/>
      </w:divBdr>
    </w:div>
    <w:div w:id="2073263385">
      <w:bodyDiv w:val="1"/>
      <w:marLeft w:val="0"/>
      <w:marRight w:val="0"/>
      <w:marTop w:val="0"/>
      <w:marBottom w:val="0"/>
      <w:divBdr>
        <w:top w:val="none" w:sz="0" w:space="0" w:color="auto"/>
        <w:left w:val="none" w:sz="0" w:space="0" w:color="auto"/>
        <w:bottom w:val="none" w:sz="0" w:space="0" w:color="auto"/>
        <w:right w:val="none" w:sz="0" w:space="0" w:color="auto"/>
      </w:divBdr>
      <w:divsChild>
        <w:div w:id="1127547534">
          <w:marLeft w:val="0"/>
          <w:marRight w:val="0"/>
          <w:marTop w:val="0"/>
          <w:marBottom w:val="0"/>
          <w:divBdr>
            <w:top w:val="none" w:sz="0" w:space="0" w:color="auto"/>
            <w:left w:val="none" w:sz="0" w:space="0" w:color="auto"/>
            <w:bottom w:val="none" w:sz="0" w:space="0" w:color="auto"/>
            <w:right w:val="none" w:sz="0" w:space="0" w:color="auto"/>
          </w:divBdr>
          <w:divsChild>
            <w:div w:id="83206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03942">
      <w:bodyDiv w:val="1"/>
      <w:marLeft w:val="0"/>
      <w:marRight w:val="0"/>
      <w:marTop w:val="0"/>
      <w:marBottom w:val="0"/>
      <w:divBdr>
        <w:top w:val="none" w:sz="0" w:space="0" w:color="auto"/>
        <w:left w:val="none" w:sz="0" w:space="0" w:color="auto"/>
        <w:bottom w:val="none" w:sz="0" w:space="0" w:color="auto"/>
        <w:right w:val="none" w:sz="0" w:space="0" w:color="auto"/>
      </w:divBdr>
    </w:div>
    <w:div w:id="2080906203">
      <w:bodyDiv w:val="1"/>
      <w:marLeft w:val="0"/>
      <w:marRight w:val="0"/>
      <w:marTop w:val="0"/>
      <w:marBottom w:val="0"/>
      <w:divBdr>
        <w:top w:val="none" w:sz="0" w:space="0" w:color="auto"/>
        <w:left w:val="none" w:sz="0" w:space="0" w:color="auto"/>
        <w:bottom w:val="none" w:sz="0" w:space="0" w:color="auto"/>
        <w:right w:val="none" w:sz="0" w:space="0" w:color="auto"/>
      </w:divBdr>
    </w:div>
    <w:div w:id="2084327915">
      <w:bodyDiv w:val="1"/>
      <w:marLeft w:val="0"/>
      <w:marRight w:val="0"/>
      <w:marTop w:val="0"/>
      <w:marBottom w:val="0"/>
      <w:divBdr>
        <w:top w:val="none" w:sz="0" w:space="0" w:color="auto"/>
        <w:left w:val="none" w:sz="0" w:space="0" w:color="auto"/>
        <w:bottom w:val="none" w:sz="0" w:space="0" w:color="auto"/>
        <w:right w:val="none" w:sz="0" w:space="0" w:color="auto"/>
      </w:divBdr>
    </w:div>
    <w:div w:id="2086494119">
      <w:bodyDiv w:val="1"/>
      <w:marLeft w:val="0"/>
      <w:marRight w:val="0"/>
      <w:marTop w:val="0"/>
      <w:marBottom w:val="0"/>
      <w:divBdr>
        <w:top w:val="none" w:sz="0" w:space="0" w:color="auto"/>
        <w:left w:val="none" w:sz="0" w:space="0" w:color="auto"/>
        <w:bottom w:val="none" w:sz="0" w:space="0" w:color="auto"/>
        <w:right w:val="none" w:sz="0" w:space="0" w:color="auto"/>
      </w:divBdr>
    </w:div>
    <w:div w:id="2098600195">
      <w:bodyDiv w:val="1"/>
      <w:marLeft w:val="0"/>
      <w:marRight w:val="0"/>
      <w:marTop w:val="0"/>
      <w:marBottom w:val="0"/>
      <w:divBdr>
        <w:top w:val="none" w:sz="0" w:space="0" w:color="auto"/>
        <w:left w:val="none" w:sz="0" w:space="0" w:color="auto"/>
        <w:bottom w:val="none" w:sz="0" w:space="0" w:color="auto"/>
        <w:right w:val="none" w:sz="0" w:space="0" w:color="auto"/>
      </w:divBdr>
      <w:divsChild>
        <w:div w:id="1917671056">
          <w:marLeft w:val="0"/>
          <w:marRight w:val="0"/>
          <w:marTop w:val="0"/>
          <w:marBottom w:val="0"/>
          <w:divBdr>
            <w:top w:val="none" w:sz="0" w:space="0" w:color="auto"/>
            <w:left w:val="none" w:sz="0" w:space="0" w:color="auto"/>
            <w:bottom w:val="none" w:sz="0" w:space="0" w:color="auto"/>
            <w:right w:val="none" w:sz="0" w:space="0" w:color="auto"/>
          </w:divBdr>
          <w:divsChild>
            <w:div w:id="204001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77250">
      <w:bodyDiv w:val="1"/>
      <w:marLeft w:val="0"/>
      <w:marRight w:val="0"/>
      <w:marTop w:val="0"/>
      <w:marBottom w:val="0"/>
      <w:divBdr>
        <w:top w:val="none" w:sz="0" w:space="0" w:color="auto"/>
        <w:left w:val="none" w:sz="0" w:space="0" w:color="auto"/>
        <w:bottom w:val="none" w:sz="0" w:space="0" w:color="auto"/>
        <w:right w:val="none" w:sz="0" w:space="0" w:color="auto"/>
      </w:divBdr>
    </w:div>
    <w:div w:id="2117018869">
      <w:bodyDiv w:val="1"/>
      <w:marLeft w:val="0"/>
      <w:marRight w:val="0"/>
      <w:marTop w:val="0"/>
      <w:marBottom w:val="0"/>
      <w:divBdr>
        <w:top w:val="none" w:sz="0" w:space="0" w:color="auto"/>
        <w:left w:val="none" w:sz="0" w:space="0" w:color="auto"/>
        <w:bottom w:val="none" w:sz="0" w:space="0" w:color="auto"/>
        <w:right w:val="none" w:sz="0" w:space="0" w:color="auto"/>
      </w:divBdr>
      <w:divsChild>
        <w:div w:id="1660034834">
          <w:marLeft w:val="0"/>
          <w:marRight w:val="0"/>
          <w:marTop w:val="0"/>
          <w:marBottom w:val="0"/>
          <w:divBdr>
            <w:top w:val="none" w:sz="0" w:space="0" w:color="auto"/>
            <w:left w:val="none" w:sz="0" w:space="0" w:color="auto"/>
            <w:bottom w:val="none" w:sz="0" w:space="0" w:color="auto"/>
            <w:right w:val="none" w:sz="0" w:space="0" w:color="auto"/>
          </w:divBdr>
          <w:divsChild>
            <w:div w:id="207037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39136">
      <w:bodyDiv w:val="1"/>
      <w:marLeft w:val="0"/>
      <w:marRight w:val="0"/>
      <w:marTop w:val="0"/>
      <w:marBottom w:val="0"/>
      <w:divBdr>
        <w:top w:val="none" w:sz="0" w:space="0" w:color="auto"/>
        <w:left w:val="none" w:sz="0" w:space="0" w:color="auto"/>
        <w:bottom w:val="none" w:sz="0" w:space="0" w:color="auto"/>
        <w:right w:val="none" w:sz="0" w:space="0" w:color="auto"/>
      </w:divBdr>
    </w:div>
    <w:div w:id="2130315177">
      <w:bodyDiv w:val="1"/>
      <w:marLeft w:val="0"/>
      <w:marRight w:val="0"/>
      <w:marTop w:val="0"/>
      <w:marBottom w:val="0"/>
      <w:divBdr>
        <w:top w:val="none" w:sz="0" w:space="0" w:color="auto"/>
        <w:left w:val="none" w:sz="0" w:space="0" w:color="auto"/>
        <w:bottom w:val="none" w:sz="0" w:space="0" w:color="auto"/>
        <w:right w:val="none" w:sz="0" w:space="0" w:color="auto"/>
      </w:divBdr>
      <w:divsChild>
        <w:div w:id="1724595608">
          <w:marLeft w:val="0"/>
          <w:marRight w:val="0"/>
          <w:marTop w:val="0"/>
          <w:marBottom w:val="0"/>
          <w:divBdr>
            <w:top w:val="none" w:sz="0" w:space="0" w:color="auto"/>
            <w:left w:val="none" w:sz="0" w:space="0" w:color="auto"/>
            <w:bottom w:val="none" w:sz="0" w:space="0" w:color="auto"/>
            <w:right w:val="none" w:sz="0" w:space="0" w:color="auto"/>
          </w:divBdr>
          <w:divsChild>
            <w:div w:id="179105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7210">
      <w:bodyDiv w:val="1"/>
      <w:marLeft w:val="0"/>
      <w:marRight w:val="0"/>
      <w:marTop w:val="0"/>
      <w:marBottom w:val="0"/>
      <w:divBdr>
        <w:top w:val="none" w:sz="0" w:space="0" w:color="auto"/>
        <w:left w:val="none" w:sz="0" w:space="0" w:color="auto"/>
        <w:bottom w:val="none" w:sz="0" w:space="0" w:color="auto"/>
        <w:right w:val="none" w:sz="0" w:space="0" w:color="auto"/>
      </w:divBdr>
      <w:divsChild>
        <w:div w:id="436288659">
          <w:marLeft w:val="0"/>
          <w:marRight w:val="0"/>
          <w:marTop w:val="0"/>
          <w:marBottom w:val="0"/>
          <w:divBdr>
            <w:top w:val="none" w:sz="0" w:space="0" w:color="auto"/>
            <w:left w:val="none" w:sz="0" w:space="0" w:color="auto"/>
            <w:bottom w:val="none" w:sz="0" w:space="0" w:color="auto"/>
            <w:right w:val="none" w:sz="0" w:space="0" w:color="auto"/>
          </w:divBdr>
          <w:divsChild>
            <w:div w:id="122591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hyperlink" Target="https://doi.org/10.1080/09546553.2019.1586676" TargetMode="External"/><Relationship Id="rId3" Type="http://schemas.openxmlformats.org/officeDocument/2006/relationships/styles" Target="styles.xml"/><Relationship Id="rId21" Type="http://schemas.microsoft.com/office/2007/relationships/hdphoto" Target="media/hdphoto3.wdp"/><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hyperlink" Target="https://doi.org/10.1080/09644010903574475"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doi.org/10.1017/s0145553200014188" TargetMode="Externa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hyperlink" Target="https://doi.org/10.5210/fm.v25i12.10414" TargetMode="External"/><Relationship Id="rId28" Type="http://schemas.openxmlformats.org/officeDocument/2006/relationships/fontTable" Target="fontTable.xml"/><Relationship Id="rId10" Type="http://schemas.microsoft.com/office/2016/09/relationships/commentsIds" Target="commentsIds.xml"/><Relationship Id="rId19" Type="http://schemas.microsoft.com/office/2007/relationships/hdphoto" Target="media/hdphoto2.wdp"/><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hyperlink" Target="https://doi.org/10.1080/1369118x.2017.1328525" TargetMode="External"/><Relationship Id="rId27" Type="http://schemas.openxmlformats.org/officeDocument/2006/relationships/header" Target="header2.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www.zora.uzh.ch/id/eprint/114988/1/2015_GaffneyC_livro_megaeventos_2015.pdf" TargetMode="External"/><Relationship Id="rId13" Type="http://schemas.openxmlformats.org/officeDocument/2006/relationships/hyperlink" Target="https://www.pragmatismopolitico.com.br/2014/10/foto-aecio-e-o-exato-momento-anuncio-da-derrota.html" TargetMode="External"/><Relationship Id="rId3" Type="http://schemas.openxmlformats.org/officeDocument/2006/relationships/hyperlink" Target="https://www.bbc.com/portuguese/noticias/2013/06/130616_protestos_maracana_jp_cq" TargetMode="External"/><Relationship Id="rId7" Type="http://schemas.openxmlformats.org/officeDocument/2006/relationships/hyperlink" Target="http://www.biblioteca.presidencia.gov.br/presidencia/ex-presidentes/dilma-rousseff/discursos/discursos-da-presidenta/discurso-da-presidenta-da-republica-dilma-rousseff-durante-reuniao-com-governadores-e-prefeitos-de-capitais" TargetMode="External"/><Relationship Id="rId12" Type="http://schemas.openxmlformats.org/officeDocument/2006/relationships/hyperlink" Target="https://g1.globo.com/politica/eleicoes/2014/fotos/2014/10/eleicoes-2014-lamento-da-derrota-de-aecio-neves.html" TargetMode="External"/><Relationship Id="rId2" Type="http://schemas.openxmlformats.org/officeDocument/2006/relationships/hyperlink" Target="https://congressoemfoco.uol.com.br/amp/projeto-bula/reportagem/a-integra-do-discurso-do-senador-aecio-neves-psdb-mg/" TargetMode="External"/><Relationship Id="rId16" Type="http://schemas.openxmlformats.org/officeDocument/2006/relationships/hyperlink" Target="https://m.folha.uol.com.br/poder/2015/03/1604625-pacote-anticorrupcao-de-dilma-tem-so-uma-medida-de-aplicacao-imediata.shtml" TargetMode="External"/><Relationship Id="rId1" Type="http://schemas.openxmlformats.org/officeDocument/2006/relationships/hyperlink" Target="https://blogdoibre.fgv.br/posts/ciclos-de-afrouxamento-monetario-2011-e-o-atual" TargetMode="External"/><Relationship Id="rId6" Type="http://schemas.openxmlformats.org/officeDocument/2006/relationships/hyperlink" Target="http://www.biblioteca.presidencia.gov.br/presidencia/ex-presidentes/dilma-rousseff/discursos/discursos-da-presidenta/pronunciamento-da-presidenta-da-republica-dilma-rousseff-em-cadeia-nacional-de-radio-e-tv" TargetMode="External"/><Relationship Id="rId11" Type="http://schemas.openxmlformats.org/officeDocument/2006/relationships/hyperlink" Target="https://g1.globo.com/politica/eleicoes/2014/noticia/2014/10/predio-da-editora-abril-e-pichado-em-protesto-contra-revista-veja.html" TargetMode="External"/><Relationship Id="rId5" Type="http://schemas.openxmlformats.org/officeDocument/2006/relationships/hyperlink" Target="http://legislacao.planalto.gov.br/legisla/legislacao.nsf/Viw_Identificacao/lei%2012.663-2012?OpenDocument" TargetMode="External"/><Relationship Id="rId15" Type="http://schemas.openxmlformats.org/officeDocument/2006/relationships/hyperlink" Target="https://fotografia.folha.uol.com.br/galerias/nova/30457-ato-contra-o-governo-na-avenida-paulista" TargetMode="External"/><Relationship Id="rId10" Type="http://schemas.openxmlformats.org/officeDocument/2006/relationships/hyperlink" Target="https://legislacao.presidencia.gov.br/atos/?tipo=DEC&amp;numero=8243&amp;ano=2014&amp;ato=96egXVE5UNVpWTd8c" TargetMode="External"/><Relationship Id="rId4" Type="http://schemas.openxmlformats.org/officeDocument/2006/relationships/hyperlink" Target="https://m.folha.uol.com.br/poder/2013/06/1296620-governo-e-oposicao-trocam-acusacoes-sobre-vaias-a-dilma-na-copa-das-confederacoes.shtml" TargetMode="External"/><Relationship Id="rId9" Type="http://schemas.openxmlformats.org/officeDocument/2006/relationships/hyperlink" Target="https://memoriaglobo.globo.com/jornalismo/jornalismo-e-telejornais/jornal-hoje/coberturas/noticia/lava-jato.ghtml" TargetMode="External"/><Relationship Id="rId14" Type="http://schemas.openxmlformats.org/officeDocument/2006/relationships/hyperlink" Target="https://www.tse.jus.br/comunicacao/noticias/2014/Novembro/tse-aprova-auditoria-do-psdb-sobre-sistemas-eleitorais-de-2014"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8" Type="http://schemas.microsoft.com/office/2011/relationships/webextension" Target="webextension8.xml"/><Relationship Id="rId3" Type="http://schemas.microsoft.com/office/2011/relationships/webextension" Target="webextension3.xml"/><Relationship Id="rId7" Type="http://schemas.microsoft.com/office/2011/relationships/webextension" Target="webextension7.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 dockstate="right" visibility="0" width="350" row="6">
    <wetp:webextensionref xmlns:r="http://schemas.openxmlformats.org/officeDocument/2006/relationships" r:id="rId3"/>
  </wetp:taskpane>
  <wetp:taskpane dockstate="right" visibility="0" width="350" row="5">
    <wetp:webextensionref xmlns:r="http://schemas.openxmlformats.org/officeDocument/2006/relationships" r:id="rId4"/>
  </wetp:taskpane>
  <wetp:taskpane dockstate="right" visibility="0" width="350" row="3">
    <wetp:webextensionref xmlns:r="http://schemas.openxmlformats.org/officeDocument/2006/relationships" r:id="rId5"/>
  </wetp:taskpane>
  <wetp:taskpane dockstate="right" visibility="0" width="350" row="4">
    <wetp:webextensionref xmlns:r="http://schemas.openxmlformats.org/officeDocument/2006/relationships" r:id="rId6"/>
  </wetp:taskpane>
  <wetp:taskpane dockstate="right" visibility="0" width="350" row="8">
    <wetp:webextensionref xmlns:r="http://schemas.openxmlformats.org/officeDocument/2006/relationships" r:id="rId7"/>
  </wetp:taskpane>
  <wetp:taskpane dockstate="right" visibility="0" width="350" row="3">
    <wetp:webextensionref xmlns:r="http://schemas.openxmlformats.org/officeDocument/2006/relationships" r:id="rId8"/>
  </wetp:taskpane>
</wetp:taskpanes>
</file>

<file path=word/webextensions/webextension1.xml><?xml version="1.0" encoding="utf-8"?>
<we:webextension xmlns:we="http://schemas.microsoft.com/office/webextensions/webextension/2010/11" id="{4621D9DE-FA59-49DF-AA54-ACB865D0BB39}">
  <we:reference id="wa200005287" version="1.0.0.3" store="en-US" storeType="OMEX"/>
  <we:alternateReferences>
    <we:reference id="WA200005287" version="1.0.0.3"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86CC6A7-3147-4831-9555-FCE09CE33761}">
  <we:reference id="wa200002281" version="1.0.0.0" store="pt-BR" storeType="OMEX"/>
  <we:alternateReferences>
    <we:reference id="WA200002281" version="1.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8F1099C9-397B-4163-BCCA-8F85D5A76EEA}">
  <we:reference id="wa200005669" version="2.0.0.0" store="pt-BR" storeType="OMEX"/>
  <we:alternateReferences>
    <we:reference id="WA200005669" version="2.0.0.0" store=""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C43B9D9E-C110-4EB9-AE46-3CB819D7B017}">
  <we:reference id="wa200000086" version="1.2.1.0" store="pt-BR" storeType="OMEX"/>
  <we:alternateReferences>
    <we:reference id="WA200000086" version="1.2.1.0" store="" storeType="OMEX"/>
  </we:alternateReferences>
  <we:properties/>
  <we:bindings/>
  <we:snapshot xmlns:r="http://schemas.openxmlformats.org/officeDocument/2006/relationships"/>
</we:webextension>
</file>

<file path=word/webextensions/webextension5.xml><?xml version="1.0" encoding="utf-8"?>
<we:webextension xmlns:we="http://schemas.microsoft.com/office/webextensions/webextension/2010/11" id="{8D83242D-719A-4430-B869-BB672518E8D9}">
  <we:reference id="wa200005502" version="1.0.0.11" store="pt-BR" storeType="OMEX"/>
  <we:alternateReferences>
    <we:reference id="wa200005502" version="1.0.0.11" store="wa200005502" storeType="OMEX"/>
  </we:alternateReferences>
  <we:properties>
    <we:property name="data" value="{&quot;version&quot;:3,&quot;introHidden&quot;:true,&quot;behavior&quot;:{&quot;key&quot;:&quot;academic-researcher&quot;,&quot;content&quot;:&quot;Act as an academic researcher who can conduct research, analyze data, and publish findings in academic journals and conferences.&quot;,&quot;title&quot;:&quot;Academic Researcher&quot;},&quot;threads&quot;:[{&quot;id&quot;:&quot;GrGZsvpVTLkKWgRjKO2tB&quot;,&quot;contextType&quot;:&quot;CONTEXT_DOCUMENT&quot;,&quot;context&quot;:&quot;UNIVERSIDADE FEDERAL DE JUIZ DE FORA\nINSTITUTO DE CIÊNCIAS HUMANAS\nPROGRAMA DE PÓS-GRADUAÇÃO EM CIÊNCIAS SOCIAIS\n\n\n\n\n\n\n\nComo se constroem grandes manifestações: sobre ciclos de protestos e mobilizações no Brasil recente\n\n\n\n\n\n\nGustavo Paccelli\n\n\n\n\n\n\n\nJuiz de Fora\n2024\n\nSumário\n1. Introdução\t4\n1. 1. Objetivos\t7\n1. 2. Metodologia\t9\n2. Os movimentos sociais e ação coletiva\t11\n2. 1. Conceitos e abordagens importantes\t16\n3. Eventos precipitantes e estruturas de oportunidades políticas\t21\nEstruturas de oportunidades políticas em ciclos de protestos no Brasil redemocratizado\t27\nCiclo de oportunidades políticas no Brasil (1960-2015)\t32\nOportunidades políticas e discursivas no Fora Collor\t34\nLula e Dilma: mudança social e oportunidades políticas\t48\nAbertura das franquias democráticas e a participação social no Brasil\t55\nCollor e Dilma em perspectiva: janela de oportunidades em momentos de crise ou um movimento pendular da democracia?\t65\n4. Estruturas de mobilização em grandes manifestações\t74\nAs estruturas de mobilização, processo político e grandes manifestações\t77\nO Movimento Pela Ética na Política: estruturas de mobilização e grandes manifestações no impeachment de Collor\t79\nJovens, estruturas de mobilização e manifestações grandiosas\t93\nEstruturas de mobilização e protestos nos governos Dilma (2013 e 2015)\t99\nA multidão nas ruas: motivações e perfil\t105\nEstruturas em dinâmica contenciosa, arenas em disputa\t113\nDos coletivos progressistas aos movimentos conservadores\t127\nOutros tempos na política brasileira: as manifestações de junho de 2013\t133\n5. Considerações Finais\t134\nReferências Bibliográficas\t136\nANEXOS\t151\n\n\n1. Introdução\n\nA presente pesquisa propõe analisar três ciclos de protestos no Brasil: a Campanha Pela Ética na Política (Fora Collor), as manifestações de junho de 2013 e as manifestações contra o governo Dilma Rousseff (Fora Dilma). Na história recente de protestos no Brasil existiram três grandes momentos em que as pessoas foram, em massa, às ruas: 1) na Campanha pela Ética na Política ou o Fora Collor em 1992; 2) Junho de 2013, que se desenrolou posteriormente com as manifestações contra os grandes eventos realizados no Brasil, a Copa do Mundo FIFA de 2014 e as Olimpíadas de 2016 e; 3) o Fora Dilma e a disputa em torno do impeachment, o qual marca o aparecimento de uma mobilização pautada em uma agenda conservadora. O que esses momentos guardam de semelhança foi a capacidade de mobilização da população que ganhou dimensões ímpares, com grande contingente de pessoas e com composição relativamente heterogênea, em alguns casos. Ainda que o fato de várias pessoas terem se mobilizado representou algo extraordinário na cena política brasileira, existem mudanças importantes na forma como foi conduzida a ação coletiva em cada um destes momentos. Neste sentido, compreender como surgiram esses protestos e seus porquês, tanto quanto o formato que a mobilização tomou, quais as ações engendradas pelos manifestantes e sua relação contenciosa com os diversos atores da sociedade, são as tarefas principais desta pesquisa.\nCertamente, não podemos tirar crédito do fato de que outras mobilizações ocorreram durante todo esse período. Com menor impacto e expressão, em termos quantitativos, várias manifestações ocorreram na década de 1990 como tentativas de combater a política neoliberal proposta pelo primeiro governo eleito democraticamente após o processo constituinte de 1988 (TATAGIBA, 1994; RODRIGUES 2000). Parte das ações, conduzidas por movimentos sociais organizados, tiveram como pauta a luta por direitos e o não alinhamento do país às exigências das agências multilaterais. Ainda que a década de 1990 seja basilar no que tange à Campanha Pela Ética na Política e o consequente impeachment de Fernando Collor, outras manifestações marcaram a virada do século com protestos que questionavam os acordos comerciais do país a nível internacional. Lembramos que o final desta mesma década é marcado por uma forte contextualização dos movimentos e da ação coletiva a nível global. “Pensar localmente e agir globalmente” passam a fazer parte da cartilha das ações de diversos movimentos de contestação, sejam locais ou globais. Este fenômeno representa uma mudança importante na forma de condução da ação coletiva e no caráter modular da ação. Surgem as diversas formas de ação direta e os boicotes de cúpulas pelo mundo, um tipo de ativismo que vem influenciar a maneira de se comportar dos movimentos ao longo dos anos 2000 (LUDD, 2002). Entender essas influências, na maneira como organizam os movimentos sociais e a ação coletiva durante esses momentos, é algo importante e necessário também a este estudo.\nNos anos 2000 observa-se uma institucionalização da participação dos movimentos sociais e das diversas formas de ação coletiva, dado o início de um ciclo de incentivos estatais que favoreceram a experiência da participação institucional através dos Conselhos Gestores, dos Orçamentos Participativos, Fóruns e Conferências organizadas municipal e nacionalmente (AVRITZER, 2007, 2008, 2012; CARLOS, 2011; LUCHMANN, 2007; GOHN, 2006). Ao mesmo tempo constatamos também as ações dos movimentos de contestação globais que foram relevantes na configuração do ativismo social brasileiro, sobretudo com a criação do Fórum Social Mundial e os incentivos deste na composição das redes de movimentos. Essas responsáveis por difundir práticas, intercâmbios e ações dos diversos movimentos sociais mundo afora (BRINGEL &amp; FALERO, 2008; GOHN &amp; BRINGEL, 2012; SCHERER-WARREN, 2006, 2008).\nNo final da primeira década de 2000 é perceptível a mudança na forma de organização e atuação da ação coletiva. Primeiro, a conjuntura de crise internacional possibilitou a formação de ações que tiveram impacto massivo em alguns países do globo: a Primavera Árabe (2010), o Occupy Wall Street em Nova Iorque (2011), os Indignados na Espanha (2011), e a ocupação da praça Taksim na Turquia (2013), que depois se desenrolou em protestos contra o governo. Segundo, a forma de organização da ação coletiva nestes contextos: as ocupações, a tomada das ruas e o uso das redes sociais convergiram como força social capaz de imputar uma nova gramática de participação e contestação baseada no poder da comunicação (CASTELLS, 2009, 2013). Essa recente gramática de contestação pública, que ganha espaço importante nas redes sociais, congrega contingente e esforços em torno da mobilização em massa.\nÉ perceptível que junho de 2013 inaugura um novo ciclo de protestos no Brasil contemporâneo. De forma conjuntural, esses protestos têm seu estopim com a reivindicação pelo aumento do preço da passagem de ônibus nas principais capitais brasileiras, passando pela crítica à ordem institucional e os grandes eventos que viriam a ser realizados em 2014 e 2016. Reservado o fato de que durante esse mesmo ciclo podemos observar, no ano de 2015, manifestações contra o governo de Dilma Rousseff (PT), que se estenderam para além da queda do seu governo em agosto de 2016. Aliás, os dois grandes ciclos recentes de manifestações ocorrem no bojo do governo Dilma Rousseff (PT) com reverberações e respostas diferenciadas. Apesar destes dois momentos estarem próximos cronologicamente, podemos dizer que são de naturezas mais ou menos distintas. Em Junho de 2013 a mobilização que ganha as ruas começa em torno da demanda básica e se desenrola como uma contestação a todo o sistema político. Os protestos que deram início ao processo de impeachment de Dilma Rousseff surgem na baila do aparecimento de uma agenda conservadora na política brasileira que se juntou com uma crise de governabilidade durante seu governo.\nComo pudemos observar nestes contextos, as mobilizações aparecem como fatos que derivam de uma articulação coletiva que carrega, ora elementos conjunturais que estão inseridos nas contradições da estrutura de uma dada sociedade em um momento específico e que revelam os motivos de determinada ação contenciosa; ora elementos pontuais que definem a forma através da qual atores coletivos enxergam o mundo que os circunda e se sentem engajados a participar, isto é, a maneira como o ativismo se comporta em cada momento histórico. Se por um lado, encontramos os motivos que levam as pessoas às ruas devido a problemas de ordem coletiva, por outro, entendemos que as diferentes formas de manifestação (as performances, os protestos, as marchas) são fruto da relação que os sujeitos estabelecem entre si e o sentido que imprimem a essas ações. Neste sentido, o conteúdo desta ação é socialmente difundido e culturalmente compartilhado, está inscrito em uma gramática social e é mobilizado como força coletiva em uma ação contenciosa (TARROW, 2009). Essa ação se desenrola como um confronto político entre diversos atores da sociedade e do Estado. A intensificação das ações é dada pelo contexto de engajamento e mobilização que se aprofunda à medida que as oportunidades políticas são exploradas pelos manifestantes. Assim, a proposta de interpretar os ciclos de protestos no Brasil é a tentativa de estabelecer um estudo sobre as diferenças e semelhanças da ação coletiva nestes momentos, como surgem e a forma que ganham em cada contexto histórico.\n\n\n1. 1. Objetivos\n\nSituar movimentos sociais e as ações coletivas com sua dinâmica particular no universo do confronto político é o objetivo principal deste estudo. Parte-se da hipótese de que a mudança na forma como a ação coletiva se organizou e mobilizou nestes ciclos de confronto tem relação com a conjuntura sociopolítica da sociedade brasileira em cada momento. E isso é importante não só pela forma como se estruturam as ações coletivas a partir das respostas ao contexto geral da sociedade, como também, na sua dinâmica interna, em termos da organização dos movimentos e coletivos sociais. Neste sentido, propõe-se:\nIdentificar o quanto e como a mudança social – entendendo mudança social como mudanças no quadro referencial da conjuntura política, juntamente com as dinâmicas e formas de organização do ativismo social em cada momento –, afetaram potencialmente os atores, as estruturas de mobilização e seus processos de difusão da ação;\nComo as estruturas de mobilização, os repertórios de protestos, as ações diretas, as manifestações e demais formas de ação coletiva sustentam a ação coletiva nesses momentos. Compreendendo que a relação entre mobilização coletiva e política institucional é uma das chaves para a interpretação dos ciclos de confronto, assim como a relação dessas mobilizações para com a sociedade. O que define a maneira como as dinâmicas de mobilização e desmobilização afetam as lógicas internas que determinado ciclo pode ocasionalmente levar na relação entre sistema político e sociedade;\nComo, após um ciclo de confrontos, podemos identificar uma mudança na trajetória da ação coletiva e nos caminhos e dimensões que determinado processo político tomou;\nPor fim, compreender cada ciclo com suas dinâmicas e processos próprios, com diferenças e semelhanças na forma como foi conduzida a ação coletiva. As ações engendradas pelos atores, as relações entre movimentos, pessoas comuns, sociedade, mídia e Estado, os repertórios de ação coletiva e os mecanismos de mobilização da ação, nos fornecem categorias importantes para pensar cada um desses momentos em suas dinâmicas próprias.\n\n1. 2. Metodologia\n\nPara as teorias dos movimentos sociais entender quais os motivos que levam a formação de uma ação coletiva é um dos fatores mais importantes na análise. Com efeito, para que possamos formular uma base compreensiva dessa ação é preciso fazer uso da análise de conjuntura. Como afirma Herbert José de Souza, quatro categorias são importantes para trabalhar a análise de conjuntura: os acontecimentos, os cenários, as relações de forças e a articulação (relação) entre estrutura e conjuntura (JOSÉ DE SOUZA, 1986, p. 9). Entendemos que os motivos que tornam uma ação coletiva de confronto são amplos. Geralmente, quando a ação coletiva irrompe ela passa de um gotejamento para uma torrente à medida que as pessoas percebem, pela primeira vez, que outras como elas foram para as ruas. Neste sentido, entender como a estrutura social subjacente e a mobilização potencial são transformadas em ação, perpassa por uma análise de conjuntura que leva em consideração a relação de forças e o momento histórico no qual está inserido determinado confronto político.\nA dimensão dos ciclos de protestos pode ser compreendida por mecanismos causais que estão presentes no processo social. Por processo social entende-se: mecanismos regulares (geralmente complexos e contingentes) que produzem transformações nos elementos constitutivos dos processos de interação nos ciclos de confronto (MCADAM et al, 2004, p. 27). A maneira como a ação coletiva se organiza em determinado lugar e momento histórico é uma forma de identificar os motivos que fazem com que se desenvolva um ciclo de protesto. Tanto quanto é preciso estar atento a como a estrutura e a conjuntura de determinado acontecimento proporcionam o surgimento de um episódio específico. Assim, mecanismos e processos compõem e produzem eventos ou fluxos contínuos de ação coletiva através dos quais encontramos elementos como difusão, repressão e radicalização do confronto.\nNeste sentido, o presente projeto propõe elaborar um levantamento histórico destes ciclos de confronto identificando critérios que se assemelham e diferenciam quanto à natureza do confronto político. Em termos procedimentais pretende-se:\nFazer um levantamento destes ciclos de confronto no Brasil por meio de uma análise histórica e documental; o recurso será a pesquisa bibliográfica, a análise de jornal, revistas e semanários.\nApontar os possíveis motivos, as causas e os efeitos em cada um destes ciclos, apresentando uma análise de conjuntura durante esses episódios;\nIdentificar como se deu o confronto político e como foi organizada as dinâmicas de mobilização identificando as vozes dos atores importantes nos processos de mobilização; pretende-se saber quais os mecanismos que foram utilizados para mobilizar as pessoas, as estruturas de organização da ação coletiva e dos movimentos; os líderes, atores e organizadores que estiveram presentes; os repertórios de ação: as performances políticas, as marchas, cartazes, como foi a convocação dos manifestantes;\nOs processos de mobilização, desmobilização, difusão, repressão e radicalização da ação coletiva identificando as relações engendradas entre sistema político, manifestantes e sociedade.\n\n\n2. Os movimentos sociais e ação coletiva\n\nO respaldo teórico do tema de pesquisa parte de contribuições na teoria dos movimentos sociais. Entendemos que as abordagens teóricas no estudo da ação coletiva e dos movimentos sociais são importantes, guardadas as devidas proporções em sua relação com determinada realidade. Neste sentido, fez-se necessário delinear o campo analítico de nossa empreitada por meio de uma revisão bibliográfica que levasse em conta diversas contribuições teóricas no estudo da ação coletiva e dos movimentos sociais. Podemos dizer que a abordagem clássica sobre os movimentos sociais está nos primeiros estudos sobre as ações coletivas na corrente sociológica norte-americana influenciada, principalmente, pela teoria da ação de Parsons (2010). Necessariamente, diríamos também que a ação coletiva não basta para explicar o que posteriormente se desenvolveu em outra via de compreensão dos movimentos sociais pela escola sociológica europeia, a qual apresentaria, com determinada importância, a noção de atores coletivos derivada das teorias weberianas e marxistas. Neste sentido, concordamos com Gohn ao argumentar que o núcleo articulador das análises para a compreensão dos movimentos sociais e da ação coletiva é, em grande parte, a contribuição das teorias da ação social (GOHN, 2012, p. 23). Entretanto, tratando-se de um objeto de pesquisa tão amplo, esses ciclos de protestos deveriam ser encarados como fatos que derivam de uma articulação coletiva que carrega, ora elementos conjunturais, que estão inseridos nas contradições da estrutura da sociedade brasileira, ora elementos específicos que definem a forma através da qual os atores coletivos enxergam o mundo que os circunda e se sentem engajados a participar dos atos de protesto. Se por um lado, encontramos os motivos que levam as pessoas às ruas devido a problemas de ordem coletiva, por outro, entendemos que as diferentes formas de manifestação (as performances, os protestos, as marchas, o engajamento) são fruto da relação que os sujeitos estabelecem entre si e o sentido que imprimem a essas ações.\nMas, como a ação coletiva é possível? Em contraste com diversos problemas que se tem em encarar as ações coletivas e os movimentos sociais como reações irracionais de um largo fenômeno reativo, sociólogos norte-americanos passaram a entender este fenômeno como uma coordenação de esforços compartilhados em torno de interesses ou programas (TILLY e TARROW, 2015, p. 8). De acordo com essa perspectiva, movimentos sociais seriam entendidos como ações organizadas racionais e intencionais. Com efeito, a ação coletiva apareceria aqui a partir de um cálculo dos custos e benefícios, na qual haveria uma influência e presença de recursos (DELLA PORTA &amp; DIANI, 2006, p. 14). A questão dos recursos é muito importante na compreensão do que seria um movimento social, mas não é, contudo, primordial. A emergência da ação coletiva não pode ficar restrita somente a conflitos de interesse, oposições ideológicas, sentimentos de desconforto e diferenças de opinião. Movimentos sociais também possuem uma densa rede de relações formais e informais, identidades, emoções e sentimentos que são mobilizados durante a ação coletiva (MELUCCI, 1985; 1989; 1994; 1997; TOURAINE, 1989; 1996; 2006). Esses fatores estão de acordo com o momento em que se situam os movimentos sociais, sua historicidade (TOURAINE, 1994). Neste sentido, movimentos sociais são também uma categoria histórica, não universais (TILLY &amp; TARROW, 2015, p. 11). São compreendidos não somente pelo fato de como a ação é desenvolvida, ela é física, mas também possui significados que são compartilhados pelos diversos grupos que compõem essa ação.\nCom efeito, podemos dizer que nosso entendimento gira também em torno da questão da mudança social: como compreender que as ações das pessoas envolvem diferentes formas de organização em cada momento analisado? Quais repertórios de ação são recorrentes? Quais são novos? Todas essas e outras questões são relevantes ao se tratar da ação coletiva. Além do mais, como afirmam Della Porta e Diani (2006, p. 5), dada a sua natureza multidimensional e complexa, não é surpresa que movimentos sociais podem ser abordados em referência a uma gama de questões intelectuais, as quais enfocam dimensões que envolvem ideias, indivíduos, eventos e organizações que estão ligados uns aos outros em processos mais amplos de ação coletiva e que indicam alguma continuidade. Neste sentido, quatro pontos são importantes na análise dos movimentos sociais e da ação coletiva: 1) a relação entre mudança estrutural e as transformações nos padrões do conflito social; 2) o papel das representações culturais no conflito social; 3) o processo através do qual valores, interesses e ideias se transformam em ação coletiva; e 4) como um determinado contexto social, político e/ou cultural afeta as chances de sucesso dos movimentos sociais e as formas que assumem (DELLAPORTA et al, 2006, p. 5-6).\nComo afirma Jasper (2016, p. 23), movimentos sociais são esforços persistentes e intencionais que têm o intuito de promover ou obstruir mudanças políticas, jurídicas ou sociais. Eles operam, basicamente, fora dos canais institucionais normais sancionados pelas autoridades. Diferem-se dos partidos políticos, pois nem sempre os movimentos possuem um caráter institucionalizado. Alguns grupos de protesto podem se transformar em grupos de interesse, ou partidos políticos, mas isso não é regra. Frequentemente possuem redes sociais informais. No entanto, sua persistência pode propiciar o desenvolvimento de organizações formais. Eles se diferem de eventos isolados, tanto quanto de comportamentos sociais padronizados. Realmente, é difícil delimitar uma fronteira clara entre movimentos e outros fenômenos como revoluções, motins, partidos políticos e grupos de interesse. Neste sentido, entendemo-los como um processo social distinto que consiste em mecanismos através dos quais atores engajam-se em uma ação coletiva. Estão envolvidos em relações conflituosas com oponentes claramente definidos; estão ligados por redes informais densas; e compartilham uma identidade coletiva distinta (DELLA PORTA et al, 2006, p. 20).\nPara Gohn, movimentos sociais são\n[...] ações sociopolíticas construídas por atores sociais coletivos pertencentes a diferentes classes e camadas sociais, articuladas em certos cenários da conjuntura socioeconômica e políticas de um país, criando um campo político de força social na sociedade civil. As ações se estruturam a partir de repertórios criados sobre temas e problemas em conflitos, litígios e disputas vivenciados pelo grupo na sociedade. As ações desenvolvem um processo social e político-cultural que cria uma identidade coletiva para o movimento, a partir dos interesses em comum. Esta identidade é amalgamada pela força do princípio de solidariedade e construída a partir da base referencial de valores culturais e políticos compartilhados pelo grupo, em espaços coletivos não institucionalizados. Os movimentos geram uma série de inovações nas esferas pública (estatal e não estatal) e privada; participam direta ou indiretamente da luta política de um país, e contribuem para o desenvolvimento e a transformação da sociedade civil e política. Estas contribuições são observadas quando se realizam análises de períodos de média ou longa duração histórica, nos quais se observam os ciclos de protestos delineados. Os movimentos participam, portanto, da mudança social histórica de um país e o caráter das transformações geradas poderá ser tanto progressista como conservador ou reacionário, dependendo das forças sociopolíticas a que estão articulados em suas densas redes; e dos projetos políticos que constroem com suas ações. (GOHN, 2012, p. 251-252).\nAinda que tal definição seja demasiadamente complexa é preciso atentar que ela envolve diversos aspectos da vida social, mas que tem como princípio o campo político, cujo contexto é fundamental para compreendermos como operam as relações de força de uma dada sociedade. Neste sentido, todo movimento social e toda ação coletiva refere-se à ação das pessoas na sociedade, na história. Entretanto, essa ação tem que ser conduzida através de uma força social que se traduz em demanda ou reivindicação por meio da qual um grupo se põe em movimento.\nSe se estabelece que a ação tem um princípio que a coloca dentro de uma teoria da prática, do contrário, também percebemos que ela está inserida em um contexto que é estruturalmente definido e compartilhado. Toda ação coletiva também se desenvolve em um contexto em que os atores lutam em torno da relação de forças de uma sociedade para levar a cabo um projeto, uma perspectiva de mundo. Como afirma Jasper (2016, p. 25), os processos culturais, compostos de pensamentos, sentimentos e princípios morais comuns, juntamente com as representações, dão-nos significado ao mundo. A cultura permeia as ações dos manifestantes expressando significados e dando sinais que os ajudam a processar informações, avaliar situações e começar a formular métodos de ação. A princípio a indignação coletiva surge de uma situação insuportável, que se coloca na condição da vivência mútua em torno daquilo que determinado grupo julga importante. Nessas situações os atores pretendem modificar as relações de força de uma sociedade. Para que isso ocorra utilizam-se de reivindicações e de ações concretas que projetam as pessoas num cenário de conflito. \nLevando em consideração esses fatores, acreditamos que o estudo sobre os movimentos sociais e a ação coletiva tem que envolver um esforço multidisciplinar. Neste sentido, diante da possibilidade de cometer equívocos, estamos empenhados a desvendar as diversas facetas de dois importantes fenômenos na tentativa de construir um quadro analítico do que ocorreu no Brasil nestes momentos de grande mobilização.\n\n2. 1. Conceitos e abordagens importantes\nAs dinâmicas da ação coletiva têm ocupado espaço importante na literatura dos movimentos sociais dos últimos tempos. Esse fenômeno pode ser observado pela retomada de uma agenda de pesquisa que ganhou fôlego novo, principalmente a partir da segunda metade dos anos 2000. Entender os fenômenos de contestação política, como surgem, por que se mantêm, as formas de propagação da ação e a organização dessas coletividades, representa tarefa incansável para os estudiosos da temática. Ainda que haja uma preocupação em elaborar um aporte teórico que dê conta da realidade específica de um movimento social, ou dos tipos de ação coletiva que são decorrentes das práticas ou momentos históricos em que estão inseridos, é importante reservar espaço para o entendimento de processos através dos quais essas ações e movimentos surgem e impactam a vida de uma determinada sociedade, em formas de contestação e manifestações de massa. Neste sentido, ao invés de um foco restrito sobre movimentos sociais, nossa proposta é destacar o processo político no qual requer uma análise cuidadosa da interação entre os diferentes atores que tomam parte na cena contenciosa.\nDe acordo com Doug McAdam, Sidney Tarrow e Charles Tilly (2004), o processo político consiste numa combinação de mecanismos causais (causal mechanisms) que são recorrentes em determinados momentos; possuem sequências que se repetem com diferentes combinações; e produzem inúmeros efeitos em larga escala, a partir de variadas condições iniciais. Segundo os autores, a compreensão dos mecanismos causais permite entender que a mobilização não é um processo isolado e que ela se entrelaça com diversos outros mecanismos e processos. A criação e a transformação de atores, a certificação de suas reivindicações ou a não aceitação política, como também a repressão e a radicalização na difusão de novos protestos ou contenção destes, envolvem trajetórias complexas que estão inseridas em processos sociais amplos.\nCom efeito, torna-se importante analisar o cenário sociopolítico em que determinada ação coletiva se desenvolve. Será este espaço que irá fornecer os elementos conjunturais que explicam o processo interativo e a correlação de forças que envolvem os mecanismos causais (GOHN, 2012, p. 262). Por sua vez, nestes mesmos cenários que reconheceremos a construção dos repertórios de ação através dos quais os movimentos e as pessoas comuns elaboram a ação política de confronto. De acordo com Tarrow, “o confronto político surge como uma reação a mudança nas oportunidades e restrições políticas em que os participantes reagem a uma variedade de incentivos” (TARROW, 2009, p. 27). Esses incentivos são de ordem material ou ideológico, partidários ou baseados no grupo, de longa duração ou episódicos. As estruturas das oportunidades políticas representam este contexto em que movimentos, órgãos públicos, empresas e mídia colocam suas agendas e pautas para serem confrontadas. O resultado disso pode surgir como uma ação contenciosa a curto ou longo prazo.\nEmbora boa parte dos incentivos que colocam as pessoas em uma ação coletiva de confronto ocorram de forma esporádica, os atores utilizam-se de repertórios conhecidos de ação para agir de forma contenciosa: uso da imprensa, ou de mecanismos que ampliam o acesso à informação, performances, violência, boicotes, petições, barricadas e até repressão. Geralmente, o confronto pode ocorrer quando cidadãos comuns, aliados a pessoas influentes, juntam forças para fazer frente às elites, autoridades e opositores (TARROW, 2009, p. 18). Neste sentido, diferentemente das formas convencionais de participação, a ação coletiva de confronto demonstra as possibilidades da ação para outros e oferece, até aos grupos com poucos recursos, oportunidades que lhes poderiam ser negadas. Isso ocorre porque expõe os pontos de fraqueza dos opositores que podem ou não estar evidentes até que sejam desafiados; revela aliados que até então não tinham afinidade com aquele tipo de ação; como também pode derrubar barreiras institucionais possibilitando a passagem de outras reivindicações.\nNão obstante, para Michel Dobry (2014), guardadas as devidas proporções e críticas estabelecidas pelo autor no que diz respeito à Teoria do Processo Político, os momentos de grande mobilização guardam uma relação forte com os momentos de crise política. Nesses momentos, constroem-se arenas que possibilitam a formação de mobilizações multisetoriais e, com isso, aumentam as chances de movimentação dos atores e as possibilidades alargadas de ação. Para o autor, os sistemas complexos carregam uma plasticidade estrutural que em momentos de crise política possibilita a dessetorização do espaço social em três aspectos: 1) redução da autonomia, onde há ocorrência de jogadas transetoriais das quais essas mobilizações tendem a ser mais portadoras; 2) abertura de espaços de confronto, as quais são importantes para as táticas dos atores e a eficácia dos recursos localizados no jogo e nos setores; e 3) a evasão de cálculos, com a diminuição da autorreferência dos setores. O importante a notar, referente aos preceitos de Dobry, com efeito, é que a abertura dos espaços de confronto possibilita a formação de conjunturas de forte mobilidade de pautas que tornam difícil, por parte dos atores, o controle das pautas em jogo nos confrontos em que estão comprometidos (DOBRY, 2014, p. 107-108) (grifo do autor). Desta maneira, em momentos de conjunturas fluidas a ação coletiva ganha diversas nuances que engendram quadros interpretativos múltiplos motivando pessoas a participarem da dinâmica social proporcionada em determinado ciclo de confronto.\nNeste sentido, a ação coletiva de confronto ganha aspectos múltiplos devido à própria capacidade de ser empregada por pessoas que não têm acesso regular às instituições. Em boa parte dos confrontos são as oportunidades e restrições políticas em mudança que criam incentivos para atores que não têm recursos próprios conduzirem-se a uma interação sustentada com opositores. Essa interação será cada vez mais forte na medida em que for apoiada por densas redes sociais e estimulada por símbolos culturalmente vibrantes e orientados para a ação. O que difere as formas contenciosas de ação coletiva das relações de mercado, dos grupos de pressão ou da política representativa é sua capacidade de colocar pessoas comuns em confronto com opositores, elites ou autoridades. Geralmente, os organizadores usam o confronto para explorar oportunidades políticas e criar identidades coletivas com o intuito de reunir pessoas e mobilizá-las contra oponentes mais poderosos. Por outro lado, o caráter próprio de determinados mecanismos de mobilização convida as pessoas a se enveredarem na ação coletiva, seja por fruto de um convite devido às afinidades estabelecidas nas redes que envolvem pessoas de determinados grupos que compartilham uma cultura em comum, ou por intermédio de mecanismos de mobilização, como as redes sociais, as convocações realizadas por sindicatos e movimentos sociais via cartas, telefones, anúncios etc.\nDe fato, o confronto político não nasce da cabeça dos organizadores. Embora os organizadores utilizam-se do confronto para explorar oportunidades políticas, criar identidades coletivas, reunir pessoas e mobilizá-las contra oponentes mais poderosos. É a mudança nas oportunidades e restrições políticas que proporciona aberturas para os diversos atores se engajarem no confronto político. Como afirma Tarrow,\nEntendo oportunidades políticas como dimensões consistentes – mas não necessariamente formais, permanentes ou racionais – da luta política que encorajam as pessoas a se engajar no confronto político. (...) um conjunto de indícios de quando surgirá um confronto político, colocando em movimento uma cadeia causal que pode levar a uma interação sustentada com autoridades (...) (TARROW, 2009, p. 38-39).\nNeste sentido, é importante notar que os incentivos e as oportunidades criam ambiente necessário para o surgimento de uma cadeia causal de acontecimentos que norteiam os aspectos principais do confronto publicamente organizado. Além disso, as ações coletivas incorporam reivindicações na medida em que a dramaticidade do ato público mostra os diversos caminhos a serem abordados pelos diferentes grupos. Assim, na medida em que se aumentam as oportunidades e se expandem a informação sobre a suscetibilidade de um sistema político ser desafiado, não só os ativistas mas as pessoas comuns começam a testar os limites do controle social. A consequência imediata desse processo é o que Tarrow chamou de ciclo de confronto:\nEntendo ‘clico de confronto’ como uma fase do conflito acentuado que atravessa um sistema social: com uma rápida difusão da ação coletiva de setores mais mobilizados para outros menos mobilizados; com um ritmo rápido de inovação nas formas de confronto; com a criação de quadros interpretativos de ação coletiva, novos ou transformados; com uma combinação de participação organizada e não-organizada; e com sequências de fluxos intensificados de informação e de interação entre os desafiantes e as autoridades. (TARROW, 2009, p. 182).\nNa compreensão de Tarrow, o processo de difusão nos ciclos de confronto não ocorre meramente por simples contágio social. Nos processos de difusão nos ciclos de confronto os atores tomam decisões, por vezes racionais, para tirar vantagens de oportunidades que foram demonstradas pelas ações de outros grupos. Isso se tratando tanto das elites políticas quanto de cidadãos comuns, grupos moderados ou grupos extremistas. Tarrow compreende que na medida em que o ciclo se amplia os movimentos vão criando oportunidades tanto para elites quanto para grupos de oposição. As alianças podem ser formadas até entre participantes e desafiantes. No campo do controle social, as forças governamentais podem reagir através de reformas, repressão ou uma combinação entre as duas. Por sua vez, os resultados na esfera política institucional podem se demonstrar confluentes ou divergentes das reivindicações dos participantes. Isso devido ao fato dos atores terem cada vez menos controle sobre os resultados das decisões na política institucional (TARROW, 2009, p. 44).\nOs ciclos de confronto possuem seu ápice e consequentemente seu declínio. O pico do confronto ocorre quando o efeito-demonstração da ação coletiva de um grupo insurgente apresenta uma variedade de processos de difusão, extensão, reação e imitação dos grupos participantes. O fluxo de informações e o alto nível de participação dos atores tem influência direta na difusão do confronto. As performances públicas e a consequente resposta institucional podem levar à desmobilização como também à generalização do confronto. Assim, em países não tão democráticos, onde a política de controle social atua de forma repressiva, a fase de desmobilização ocorre mais cedo do que os demais. Por sua vez, a polarização e o aparecimento de líderes dentro dos movimentos podem ser oportunidades para as elites congregar ações no sentido de institucionalizar as reivindicações em agendas políticas futuras. Entretanto, competidores mais radicais utilizam-se de táticas de confrontação para poder retomar o apoio de militantes e evitar recaídas (TARROW, 2009, p. 190). Isso intensifica a ação coletiva fazendo com que determinado ciclo de protestos perdure.\nNeste sentido, o problema de pesquisa se delimita em encontrar, em cada um destes momentos da história recente brasileira os motivos que ocasionaram determinado ciclo de protestos, as oportunidades políticas exploradas, tanto por atores coletivos, movimentos sociais, pessoas comuns, quanto pelas elites. Entende-se que o vínculo entre mobilização coletiva e política institucional pode ser um dos pontos de interseção para a compreensão dos ciclos de protestos. Acreditamos como Tarrow (2009, p. 99) que a variação nos níveis de oportunidades com os quais as pessoas se deparam no tempo e no espaço fornece a chave para compreendermos como se constrói a ação contenciosa. Explorar, em cada um destes momentos, como desafiantes empregam os repertórios de confronto e enquadram suas mensagens de forma dinâmica fazendo com que se construam estruturas de mobilização unificadoras é um dos pontos principais deste projeto, pois dadas as oportunidades políticas de cada momento a ação contenciosa se manifesta de forma peculiar.\n\n3. Eventos precipitantes e estruturas de oportunidades políticas\n\nNo âmbito acadêmico, a noção de eventos precipitantes (precipitating events) desempenha um papel significativo na compreensão dos fenômenos associados à ação coletiva. Esses eventos são caracterizados por sua capacidade de desencadear ou catalisar a ação coletiva, motivando os potenciais participantes a considerarem-na como necessária ou desejável. Além disso, os eventos precipitantes podem marcar um ponto de viragem crítico na dinâmica de um padrão específico de mobilização social. Vale ressaltar que tais eventos podem assumir diversas formas e apresentar uma variedade de características (Lieberson e Silverman, 1965).\nOs eventos precipitantes podem variar em sua natureza e impacto. Alguns deles podem ser violentos e traumáticos, enquanto outros podem ser relativamente pacíficos ou até mesmo comemorativos. Além disso, esses eventos podem ser percebidos como eventos isolados e singulares, ou como parte de um padrão cumulativo que se desenvolve ao longo do tempo. Alguns eventos podem ser planejados e executados pelos próprios participantes do movimento, enquanto outros podem ocorrer de forma completamente inesperada.\nÉ importante notar que os eventos precipitantes podem ter a capacidade de desencadear episódios imediatos e explosivos, como tumultos e manifestações, mas também podem resultar em mudanças de longo prazo na estratégia de um movimento social. Apesar dessa diversidade, a característica fundamental que define um evento precipitante é sua função como um \&quot;gatilho\&quot; sociocognitivo, que influencia, em parte, as formas subsequentes de ação coletiva.\nOs primeiros teóricos da ação coletiva empregaram o conceito de eventos precipitantes para explicar o surgimento da mobilização social dentro do contexto das condições estruturais subjacentes. Por exemplo, o modelo de comportamento coletivo de \&quot;valor agregado\&quot; desenvolvido por Smelser (1963) identificou os eventos precipitantes como um dos elementos necessários, embora insuficientes, para a ocorrência da ação coletiva. Nesse sentido, os eventos precipitantes funcionam como uma espécie de \&quot;evidência\&quot; que conecta as tensões subjacentes às tensões coletivas, contribuindo para o entendimento dos processos de mobilização social.\nMomentos de loucura ou moments of madness (Zolberg, 1972), foi também um outro recurso para tratar sobre momentos turbulentos na história. De alguma maneira, em pontos históricos tão turbulentos é notório que a política venha a romper alguns limites da vida comum das pessoas proporcionando expressivos colapsos que inquietam até os participantes mais desiludidos – para não falar das autoridades e elites políticas (Tarrow, 2009). Entretanto, o aparecimento desses momentos pode ser de significância – como também necessários – para a transformação social e política das sociedades. Eles podem possibilitar o surgimento de novos atores capazes de quebrar as convenções sociais, assim como romper a barreira que divide o Estado e a sociedade. Anterior, e no decorrer desses momentos oportunidades políticas são exploradas de diversas formas. Estas aparecem como elementos que possibilitam o surgimento desses fenômenos e que nos permitem, também, analisá-los como condições de desenvolvimento de novas formas de mobilização.\nDentro da abordagem sobre o processo político utilizou-se o termo estrutura de oportunidade política para se referir às características externas relevantes para o desenvolvimento ou aparecimento de um movimento social. Neste sentido, essas modalidades de manifestação social são suscetíveis a influências significativas resultantes de amplas transformações contextuais, das quais a formação do Estado-nação figura como exemplo paradigmático. Em estudos posteriores, abordagens de natureza transnacional identificaram correlações entre características específicas das instituições políticas e a capacidade e estratégias dos atores opositores (Kriesi et al., 1995). De forma adicional, condições contingentes, como a existência de potenciais aliados e a instabilidade no poder dos atores opositores, foram sendo reconhecidas como fatores que representam janelas de oportunidade propícias ao surgimento de movimentos sociais (Tarrow, 1989).\nEm suma, quando referimos ao termo oportunidades políticas estamos falando de um conjunto de condições que dizem respeito a duas questões fundamentais na política: 1) a estabilidade de determinadas estruturas institucionais que permitem ou não a emergência de movimentos; e 2) mudanças na configuração do poder que poderiam causar aberturas repentinas no sistema (Della Porta, 2). No que tange às condições institucionais estruturais os estudos apontam elementos importantes de análise: 1) a característica do Estado enquanto forte ou fraco; 2) a burocracia pública e a autonomia dos poderes; 3) a quantidade global de poder nas mãos do Estado; 4) a inserção das instituições na cultura política; e 5) a influência histórica democrática de um país.\nReferente aos aspectos políticos a literatura tem considerado as dimensões mais dinâmicas, suscetíveis a mudanças no curto prazo e sujeitas à pressão de movimentos sociais. Neste sentido, as dimensões analisadas partiram de: 1) mudanças que poderiam resultar em aberturas repentinas no sistema, com atenção direcionada a aspectos como instabilidade eleitoral, divisões na elite ou disponibilidade de aliados (Tarrow, 1989; Tilly e Tarrow, 2006); 2) a interação tanto com aliados como com oponentes dentro de diversas esferas, como a administração pública, o sistema de partidos, as clivagens políticas, as divisões dentro dessas clivagens, a influência da competição eleitoral, a estrutura de grupos de interesse, a sociedade civil, etc. Interações estas que criam uma dinâmica complexa que influencia o desenvolvimento desses movimentos (Della Porta &amp; Rucht, 1995); 3) a configuração de poder, definida como a distribuição de poder entre os diferentes atores no sistema de partidos ou grupos de interesse, desempenhando também um papel crucial na forma como os conflitos se desenrolam e nos resultados que são alcançados. Muitos movimentos sociais estabelecem conexões especiais com partidos políticos ou famílias de partidos. Essas conexões são fundamentais para entender as oportunidades políticas (Kriesi, 1989, 2004).\nCom efeito, ao longo dos anos o conceito de estrutura de oportunidades políticas se tornou central para as interpretações da interação entre atores institucionais e não institucionais. Isso levando em consideração o decorrer de determinado período histórico, assim como o surgimento de ciclos de protestos e mobilizações. De fato, quando olhamos para as primeiras definições sobre o conceito de estrutura de oportunidades vemos preocupações que olhavam para mudanças que poderiam causar rupturas repentinas no sistema. Isso devido ao fato de que as formulações estavam sempre ligadas à compreensão dos processos de formação do Estado-nação. Neste processo os pesquisadores focaram seus estudos nos aspectos mais voláteis das oportunidades políticas os quais geravam certas janelas de oportunidades que encorajavam os atores coletivos a formar ou se engajar em torno de um movimento de protesto (Giugni, 2011, p. 272).\nPor outro lado, podemos ver também como as oportunidades políticas têm sido enxergadas a partir da atenção dada às dinâmicas de vários atores dentro de processos simbólicos duradouros, atuando a partir de campos de ação complexos. Nesse ponto os pesquisadores examinaram os aspectos mais estáveis das oportunidades políticas e tentaram explicar as diferenças nas formas, nos níveis e nos resultados dos movimentos sociais e das atividades de protesto, sobretudo entre países.  Assim, o que importa não é apenas até que ponto os movimentos sociais enfrentam um ambiente institucional aberto ou fechado, mas também até que ponto as suas reivindicações e identidades se relacionam com os discursos predominantes no domínio público (Giugni, 2011, p. 275).\nA abordagem do processo político foi muito criticada por focar demais na estrutura e não identificar os mecanismos intermediários entre estruturas amplas e ação. Uma dessas críticas se dirige principalmente ao fato de que esse tipo de abordagem não dá importância à dimensão cultural, ignorando a capacidade dos temas dos movimentos ressoar com valores culturais (Goodwin e Jasper, 2004; Polletta, 2004). Koopmans e Statham (1999, p. 228) introduziram o conceito de estrutura de oportunidade discursiva (Discursive Opportunity Structure - DOS) com o propósito de identificar ideias na cultura política mais ampla que são percebidas como \&quot;sensatas\&quot;, \&quot;realistas\&quot; e \&quot;legítimas\&quot;. A presença dessas ideias facilitaria a aceitação de formas específicas de construção de narrativas para a ação coletiva, as quais estariam alinhadas com os elementos ideacionais já existentes. A noção de estrutura de oportunidade discursiva proporcionou aos estudos dos movimentos sociais uma ferramenta conceitual para compreender quais molduras de movimento social têm certa capacidade de mobilizar, tanto pessoas já engajadas, quanto novos adeptos, e persuadir o público acerca das demandas do movimento e influenciar as autoridades a ajustarem políticas e práticas conforme a agenda do movimento.\nNo geral, compreendemos que essas compreensões abordam uma leitura das condições que possibilitam o aparecimento de momentos de mobilização, destacando os efeitos de oportunidades específicas no surgimento de movimentos de protesto. Neste sentido, o conceito de estruturas de oportunidades políticas busca apreender as dimensões ou características do sistema político – em especial sua dimensão institucional, mas não apenas essa – que podem “facilitar” ou “constranger” a mobilização coletiva dos grupos sociais e a formação de agentes coletivos (Tarrow, 2009, 1996; McAdam, 1996). Não obstante, Tarrow (2009) compreende que a estrutura de oportunidades políticas são sinais consistentes (não permanentes, formais ou nacionais) a atores sociais e políticos que os encorajam ou desencorajam a ativar recursos para produzir ação coletiva.\nDiversas pesquisas procuraram delinear tanto os componentes culturais quanto institucionais das estruturas de oportunidade discursiva entendendo que os ativistas consideravam o alinhamento de seus esforços de enquadramento com crenças generalizadas e valores fundamentais na população em geral enquanto um componente cultural. Ao mesmo tempo, esses ativistas navegavam no terreno estruturado de instituições-chave para ajudar a definir o discurso na esfera pública (Ferree et al, 2002). Outros estudos destacaram o papel crucial da mídia de massa e das funções de controle dos editores e jornalistas (Koopmans e Olzak, 2004; Gamson, 2004), assim como outros aspectos referentes a importância dos debates públicos sobre leis e direitos legais e as maneiras pelas quais os atores dos movimentos muitas vezes precisam invocar construções legais e negociar com instituições legais o seu trabalho discursivo (Ferree, 2003). Por sua vez, alguns estudos destacaram como a complexidade das oportunidades discursivas pode gerar a necessidade de lidar, por parte dos ativistas, com múltiplos discursos públicos dominantes, os quais conflituam com mensagens sobre a formulação das reivindicações por mudança social (McCammon et al, 2007) e como alguns discursos são amplamente utilizados pelos ativistas para explorar poderosas correntes emocionais (Broer e Duyvendak, 2009). Adiante, Saatcioglu &amp; Carl (2011) também enfatizaram a importância da estrutura da oportunidade discursiva, afirmando que ela reformula insights fundamentais sobre disputas de enquadramento em conjunto com aqueles sobre estruturas de oportunidade política.\nCom efeito, podemos compreender que os conceitos de estrutura de oportunidade política e estrutura de oportunidade discursiva são cruciais para o entendimento da dinâmica dos movimentos sociais. A estrutura de oportunidade política referindo-se às características de um sistema político que afetam positivamente os movimentos sociais e a estrutura de oportunidade discursiva como um conjunto da estrutura de oportunidades que se ergue a partir de estruturas culturais que capacitam e limitam os atores do movimento. Enquanto a estrutura de oportunidade política se concentra nas oportunidades institucionais e políticas disponíveis para os movimentos sociais, a estrutura de oportunidade discursiva enfatiza o papel do discurso público e dos processos de enquadramento na formação das oportunidades para a mobilização social.\nEm resumo, enquanto a estrutura das oportunidades políticas se concentra nas oportunidades institucionais e políticas disponíveis para os movimentos sociais, a estrutura das oportunidades discursivas enfatiza o papel do discurso público e dos processos de enquadramento na formação das oportunidades para a mobilização social. Ambos os conceitos são essenciais para entender a dinâmica dos movimentos sociais, com a estrutura das oportunidades políticas destacando fatores institucionais e políticos, e a estrutura das oportunidades discursivas enfatizando o papel do discurso público e dos processos de enquadramento. Neste sentido, um dos objetivos desse capítulo será observar a construção desse movimento duplo entre estrutura de oportunidade política e estrutura de oportunidade discursiva enquanto um conjunto de condições que possibilitaram a ação coletiva nesses momentos. Tentaremos, por sua vez, trazer algumas condições estruturais nas quais se desenvolveram esses ciclos de protestos no Brasil durante os três momentos aqui analisados. Assim identificaremos elementos que nos permitem lançar um entendimento dos condicionantes e da dinâmica dos ciclos de protestos aqui analisados.\n\nEstruturas de oportunidades políticas em ciclos de protestos no Brasil redemocratizado\n\nRodrigues (1993, 1999, 2001) ao tratar sobre o processo político que envolveu as Diretas Já, nos chamou grande atenção a partir da seguinte pergunta: como conceituar a mobilização política da sociedade em um contexto de ampliação da arena política? Para Rodrigues, ao tentar entender as questões que envolvem os fenômenos de mobilização política é preciso elencar elementos que nos permitam compreender como esses processos políticos surgem em momentos de conjunturas fluídas. Sabemos que o trabalho de conceituação e análise sobre o tema das oportunidades políticas é extenso (Chenoweth &amp; Ulfelder, 2015) e não pretendemos esgotá-lo aqui. Entendemos que, dentro do recorte que queremos desenvolver, elencar alguns desses elementos pode ser mais produtivo, em termos heurísticos, sobre a eficácia e força desse conceito em tentar lidar com a realidade aqui estudada. Assim, nossa perspectiva se aproxima também das leituras de Chenoweth e Ulfelder (2015, p. 2) que, ao tratar das revoltas generalizadas não violentas, existem vários fatores que nos permitem enxergar um conjunto de relações, anteriores e subsequentes, e que, considerados do ponto de vista estrutural, esses eventos podem gerar mudança na vida política de várias sociedades, e isso, de alguma maneira, justifica nossa a tentativa de explicá-los. Assim, utilizaremos aspectos marcantes para compreender os momentos aqui trabalhados como elementos que julgamos importantes na construção do nosso quadro analítico. Desta maneira, será dada atenção aos aspectos que marcam as estruturas de oportunidades políticas no desenvolvimento das dinâmicas de mobilização nesses momentos.\nNa abordagem das oportunidades políticas existem diversos mecanismos analíticos que nos permitem enxergar as estruturas de oportunidades políticas. Chenoweth e Ulfelder (2015) apontam para elementos importantes em cada uma das teorias que dão respaldo a esse tipo de análise. A análise dos autores se envereda em torno de modelos estatísticos para explicar o surgimento de oportunidades políticas, contrastando-os com análises, principalmente, de longo prazo. O importante destacar é que na tentativa de construir um quadro referencial sobre o tema, Chenoweth e Ulfelder (2015) procuram observar como diferentes teorias permitem enxergar a influência das condições necessárias para produzir determinados fenômenos de mobilização. Na figura abaixo encontra-se o quadro analítico composto pelos autores.\nFigura 1 – Comparação de quatro teorias estruturais básicas da mobilização em massa\n\nNote que os efeitos de cada indicador em cada contexto podem nos dar importantes considerações sobre o fenômeno da mobilização em massa. Além do que, determinados indicadores apresentam impacto positivo e, ao mesmo tempo, negativo sobre os fenômenos de mobilização. No entanto, ainda que o estudo dos autores se utilize de um modelo estatístico significativo de análise, nossa pretensão será se apoiar nos possíveis insights heurísticos que esse sumário nos fornece. Assim, quero chamar a atenção para o fato de que além do modelo de oportunidades políticas ser importante para pensar o estudo aqui apresentado, ele não se esgota para compreender todos os fenômenos de mobilização em sua totalidade. Cada momento possuí particularidades históricas e contingenciais que influenciam o decorrer dos fatos. Entretanto, tais indicadores podem nos fornecer pistas dos motivos dessas mobilizações.\nNeste sentido, quero chamar a atenção para determinadas condições sobre as quais os fenômenos aqui estudados venham a aparecer. Primeiramente, quero trabalhar com o que venho a chamar de condições políticas estruturais e institucionais, em que podemos observar que esses momentos possuem certas estruturas de oportunidades na qual constroem-se processos de mudança estrutural, seja a nível institucional do Estado, como a nível da sociedade, com certa atenção aos processos de mudança no ativismo social e nas formas de mobilização. Esses processos envolvem elementos de organização dos processos associativos, assim como fenômenos de democratização das relações Estado-sociedade, com suas respectivas controvérsias.\nEm segundo lugar, quero chamar a atenção para as condições discursivas de construção desses momentos. Faço alusão aqui ao termo estrutura de oportunidades discursivas como um conjunto de estruturas discursivas que possibilitam a ação coletiva. Não quero fazer alusão ao termo repertório, dado que sua representação conceitual requer um entendimento mais alargado dos processos políticos, tomados em sua amplitude temporal. E aqui nota-se uma certa importância posterior ao trabalhar a ideia de narrativa como elemento cultural na construção de uma estrutura de mobilização, dado que sob repertórios diferentes uma mesma narrativa pode ganhar nuances específicas. Assim, as estruturas de oportunidades discursivas imprimem um aspecto cultural à dinâmica das mobilizações, dando atenção à agência coletiva nos processos de contestação pública. Ainda que essa determinação seja um tanto quanto nebulosa, quero atentar-me para a importância da construção dos processos de criação de alguns quadros interpretativos (frames) nesses momentos.\nAssim, no intuito de compreender essas conjunturas fluídas algumas perguntas se tornam prementes: sob que circunstâncias a ação coletiva irrompe e quais as condições discursivas de sua manutenção? Entendo que o conjunto da estrutura de oportunidades políticas dá sustentação aos processos de contestação na medida em que levamos em consideração questões estruturais de sua construção. E aqui a construção de mecanismos sociais e institucionais são importantes na configuração desses momentos. Por outro lado, esses momentos ganham força e magnitude à medida em que os processos ocorrem em determinado momento conjuntural. Desta maneira, lançar mão de configurações estruturais na explicação desse fenômeno será nosso objetivo nesse capítulo, entendendo que as questões que envolvem a mobilização não se esgotam nessa compreensão, mas oferecem pistas de como interpretar determinado fenômeno.\n\nCiclo de oportunidades políticas no Brasil (1960-2015)\n\nAntes de tudo, é preciso que levamos em consideração diversas questões que engendram estruturas de oportunidades políticas a cada um dos momentos aqui analisados. Algumas dessas estruturas ocorrem a longo prazo, outras podem ser momentâneas. Por conseguinte, alguns desses momentos podem possibilitar o surgimento de determinadas janelas de oportunidades. Entendemos, que no estudo das oportunidades políticas as questões as quais trabalhamos acima trazem grandes contribuições ao objeto ao nosso objeto de estudo. Entretanto, empreendemos também que devido ao caráter dinâmico dos processos aqui analisados temos que desviar os nossos olhos para questões que se apresentam no decorrer de determinado fenômeno. Neste sentido, há estruturas que se repetem ao longo de determinado, assim como houve estruturas de oportunidades políticas que permaneceram por um período relativamente grande sem se manifestar, ou que poderiam ser novas, de acordo com aos contingências dos momentos aqui analisados. \nNeste sentido, pretendemos trabalhar com algumas questões referentes às oportunidades políticas que foram geradas em torno da dinâmica desses processos. Primeiramente, focalizaremos na dinâmica da participação no Brasil ao longo dos últimos anos, sobretudo evocando a centralidade das aberturas democráticas em torno da Constituição de 1988. Entendemos que nestes momentos produziu-se uma estrutura de oportunidades políticas que transita entre a participação autônoma e a institucionalização com consequente crise da participação no Brasil. Essa crise está ligada ao deslocamento da participação de setores mais tradicionais na política contestatória brasileira, para a entrada de novos atores sociais, tanto do campo da esquerda, quanto do campo da direita.\nEm um segundo momento, serão trabalhadas as estruturas de oportunidades política a partir do contexto político no qual se inserem essas manifestações. Em 1992 as manifestações contra Collor correram em um contexto de redemocratização e isso imprimia certo valor no imaginário societal em torno de diversas questões ligadas à ética na política. Sabemos que nos ciclos de 2013 e 2015 as manifestações ocorreram sob a presença de um mesmo partido no governo. Isto é, as manifestações tiveram como principal alvo o governo da presidente Dilma Rousseff. No decorrer desses dois ciclos – 2013 e 2015 – há um momento de mobilização em torno das eleições de 2014 com a eleição de um congresso reconfigurado, ainda que a coalizão vencedora garantia certa governabilidade ao mandato da presidente Dilma Rousseff. Neste contexto, o desgaste temporal do Partido dos Trabalhadores no governo, juntamente com diversas questões ligadas a acusações de corrupção possibilitou a construção de um imaginário contra o PT e, consequentemente, contra o governo de Dilma Rousseff.\nPor fim, e levando em consideração todo o contexto político de desenvolvimento desses ciclos, daremos também atenção às estruturas de oportunidades discursivas. A partir de processos de que se construíram na dinâmica desses momentos por meio da participação de setores ligados à mídia e veículos de comunicação. Entendemos que o papel desempenhado pelos meios de comunicação em massa, tanto quanto das redes sociais enquanto um fenômeno recente na sociedade, imprimem um caráter de massa nesses processos ao direcionar esforços para a centralidade de determinados temas para a população.\nPor fim, argumentamos que a dinâmica de construção de uma estrutura de oportunidades políticas se faz a partir de três categorias que se sustentam em torno desses ciclos. Essas categorias, a saber, remetem: 1) ao campo da participação social juntamente com os mecanismos de abertura democrática; ao campo político que define as articulações do sistema político-institucional e sua capacidade de engendrar processos de abertura ou fechamento institucional; e 3) ao campo do discurso que define as orientações e os impactos que serão gerados nas narrativas evocadas em cada momento. Está certo que as ações em cada um desses campos estruturais vão depender do conjunto de interações possíveis entre sistema político e sociedade. No entanto, nossa compreensão parte do pressuposto de que essas três estruturas acionadas durante determinado contexto produzem ciclos de protestos em grande escala. \n\n\n\nOportunidades políticas e discursivas no Fora Collor\n\nUma das questões que chama a atenção sobre as oportunidades políticas nesses momentos gira em torno do fato de que o acúmulo de condições estruturais de mudança social implica na transformação desses momentos em espaços de disputa. Isto é, sistemas sociais e políticos em processos de mudança acabam moldando o desenvolvimento da sociedade e, consequentemente, moldam as oportunidades e restrições para a ação individual e coletiva (Tilly, 1984). Neste sentido, entendemos que a mobilização em manifestações de massa leva em consideração a ampliação dos espaços de disputa proveniente, também, de processos de desenvolvimento social que são anteriores, mas que abrem o campo de ações em momentos conjunturais fluídos. Quando olhamos para o caso do Fora Collor, um conjunto de condições de desenvolvimento social e crescimento econômico criaram um ambiente em que a disputa em torno dos elementos de manutenção dos direitos sociais em uma ordem constitucional se fazia como elemento importante de não retrocesso ao passado ditatorial.\nEm segundo lugar, as manifestações contra o governo Dilma em junho de 2013 apareceriam como tentativas de resguardar conquistas sociais, ainda que isso significasse uma crítica aos diversos problemas ocasionados pelas relações entre poder público, crescimento econômico e desenvolvimento social. Ao desenvolver elementos críticos às situações e à chegada de determinados grupos políticos à esfera pública, o espaço de debate se alargaria em torno das disputas sobre a orientação do processo político. Isso se desenvolveria a partir da entrada de novos grupos sociais com perfis relativamente diferentes, sobretudo no final das manifestações de junho de 2013 e, consequentemente, nas mobilizações pelo impeachment de Dilma Rousseff.\nDe acordo com Luna e Klein (2014a, p. 67-68) medidas adotadas ainda durante o período de Getúlio Vargas tiveram consequências marcantes e duradouras na sociedade brasileira. Os governos que o sucederam aprofundaram muitas de suas políticas, mas enfrentaram reivindicações das novas classes médias urbanas e a radicalização dos movimentos operários. Consequentemente, a ditadura militar, além de apresentar uma fase de profundas mudanças sociais – com rápida industrialização e urbanização – provocou um intenso processo de mobilidade social da história brasileira, com o surgimento de uma elite industrial e gerencial, um cenário de intensas migrações e com rápido e desordenado crescimento das regiões metropolitanas. A transformação do Brasil em uma sociedade predominantemente urbana, com oportunidades surgidas nos centros urbanos, em decorrência do fenômeno clássico de atração e expulsão da população do campo, ampliava também as desigualdades sociais e representou outra característica fundamental do período militar que se manifestou seus impactos sociais na estrutura de oportunidades políticas que conduziram ao processo de abertura democrática junto do o movimento das Diretas Já! e o processo constituinte de 1988.\nDecerto, os governos militares, pela necessidade de melhorar a qualidade da mão de obra, e como forma de obter o apoio da classe média emergente, promoveram também um forte aumento na oferta de educação primária e secundária, e expandiram o ensino técnico e tecnológico de forma significativa, ainda que com suas contradições. Podemos observar que ocorreram transformações dramáticas na estrutura demográfica da população brasileira com consequências na mobilidade social. O aumento da escolaridade exerceu profundo impacto sobre a alfabetização e a ampliação do ensino secundário e superior ganhou nuances a serem destacadas, como aumento do percentual de crianças de 5-9 anos de idade que frequentavam a escola primária, de 73% em 1960 para 89% em 1968. Em 1985 aproximadamente 79% das crianças de 5-14 anos estavam matriculadas na escola primária. Os 3 milhões de estudantes do ensino secundário representavam mais de 22% de todos os estudantes de 15-19 anos, contra 12% em 1972. Entre 1963-1984 o número de professores do ensino secundário duplicou, passando de cerca de 121 mil para 215 mil, e as matrículas aumentaram de 1,7 milhão para 3 milhões. Ainda que em 1963, 60% dos alunos desse nível de ensino estivessem matriculados em escolas secundárias privadas, em 1984 a situação se alterara radicalmente, pois 65% das matrículas no ensino secundário ocorreram nas escolas públicas (Luna &amp; Klein, 2014a, p.69). Essa expansão se torna importante no quadro geral da configuração do ativismo estudantil mobilizado anos depois pelos movimentos secundaristas no período Collor.\nConcomitantemente, os investimentos em ciência e tecnologia foram relevantes na configuração da estrutura universitária brasileira. O Fundo de Desenvolvimento Tecnológico (Funtec) em 1964; a implementação da indústria aeroespacial e de computadores; a ampla reforma universitária de 1968 e a estrutura de formação em três níveis (graduação, mestrado e doutorado); a criação, pelo governo de São Paulo, da Universidade de Campinas (Unicamp); o surgimento da Universidade Federal de Minas Gerais (UFMG) e da Universidade de Brasília (UnB), a expansão do Conselho Nacional de Pesquisas em Conselho Nacional de Desenvolvimento Científico e Tecnológico (CnPq), além do fortalecimento dos centros de pesquisa mostraram também, a expansão lenta, mas persistente do ensino universitário.\nEstá certo que a relação entre governo e comunidade científica nem sempre foi pacífica no período militar. Muito cientistas foram perseguidos, aposentados compulsoriamente e exilados. Sobretudo quando falamos às perseguições agressivas às áreas das ciências humanas. Paradoxalmente, o poder autoritário construído para expurgar as esquerdas e manter a ordem social, foi utilizado para alavancar os projetos modernizadores, removendo obstáculos e impondo caminhos escolhidos pelos núcleos tecnocratas da política e da sociedade (Motta, 2014, p. 49). Esse movimento se conectava à necessidade de angariar esforços para a consolidação do crescimento econômico na tentativa político-ideológica de expurgar a coligação de forças entre esquerda e alguns grupos nacionalistas que surgiram com propostas de reformas estruturais no período pré-1964.\nA construção, em termos ideológicos e estruturais, de uma sólida base industrial como núcleo essencial da política de governo durante a ditadura também pode ser elencada enquanto um importante instrumento de compreensão das oportunidades políticas surgidas a partir da mudança social. A reorganização do mercado financeiro e de capitais, a formação de fundos compulsórios de poupança, a manipulação de amplo conjunto de incentivos e subsídios, estímulo à produção agrícola, controle de preços e arrocho salarial representavam meios amplamente utilizados para fortalecer o crescimento da indústria. Isso dava impulso ao projeto modernizador autoritário. O regime necessitava de legitimidade política e a única forma de obtê-la era pelo crescimento econômico, ainda que esse crescimento se fizesse às custas da não distribuição de renda. A consequência dessas ações propiciou o crescimento rápido com certa alteração na estrutura econômica e profundas consequências sobre a mobilidade social. Ao mesmo tempo, ampliava as desigualdades sociais e intensificava as disparidades regionais com o discurso de que o elevado grau de desigualdade na distribuição de renda era fenômeno transitório, causado pelo processo de crescimento (Luna &amp; Klein, 2014, p. 81).\nNesse interim, o Brasil apresentou as maiores taxas de crescimento populacional de sua história. A estrutura demográfica sofreu as consequências do rápido crescimento econômico na mobilidade social. O período ficou conhecimento como “milagre econômico”, mas às custas de sua ocorrência na fase mais autoritária do regime. A fórmula muito conhecida “de fazer o bolo crescer para distribuir” se encontrava em um contexto adverso: uma política de crescimento e modernização versus a dependência econômica contextual e as decorrentes vulnerabilidades a possíveis alterações no cenário internacional. Neste sentido, a opção brasileira por manter o elevado nível da sua atividade econômica produziu forte déficit nas transações correntes, financiado por recursos externos ainda abundantes. A dívida externa se multiplicou por quatro durante esse período e as taxas internacionais de juros subiram pelos anos seguintes afetando a maior parte da dívida externa brasileira que se baseava nos juros flutuantes.\nA construção de uma relação complexa entre esses dois vetores criou distorções na economia em virtude de uma política econômica que visava o aumento da oferta interna de insumos básicos reduzindo a dependência das importações. Consequentemente, a abundância de capital externo proveniente da reciclagem de recursos gerados pelos países exportadores de petróleo possibilitava seguir caminho pelo endividamento externo. Esse cenário produziria um crescimento em termos de sociedade, mas com um conjunto de problemas sociais, políticos e econômicos que tentariam ser remediados no decorrer dos anos seguintes.\nCom efeito, as profundas mudanças ocasionadas na área da educação, da demografia, da mobilidade social e geográfica, juntamente com as mudanças institucionais, em particular na esfera econômica, que tiveram expressiva atuação na aceleração das transformações sociais que já ocorriam dentro da sociedade brasileira. Entretanto, no final dos anos 1980 o impacto da crise da dívida externa que afetaria grande parte dos países latino-americanos, o governo se viu na necessidade de tomar medidas drásticas na absorção interna, com medidas recessivas executada por meio de política monetária restritiva (controle da expansão do crédito, em especial para o setor público, aumento da taxa de juros), além de corte nos gastos públicos e diminuição da demanda de consumo, pelo controle dos salários e aumento da tributação sobre renda.\nAo final dos anos 1980 o cenário brasileiro era marcado por uma crise que extrapolava o âmbito econômico. O novo governo democrático que assumiria o brasil em março de 1985 encontraria um país endividado, enfrentando problemas externos e assolado por uma inflação galopante. Além do mais, a instabilidade política condicionada por uma situação econômica muito restritiva – com médio de crescimento inferior ao da década anterior, estagnação da renda per capta, descontrole monetário crescente e aumento acentuado na desigualdade de renda – contribuiria para frustrar as iniciativas transformadoras do movimento pela redemocratização. Consequentemente, o processo constituinte passaria a ser o campo de disputa das diversas polarizações políticas surgidas no período de redemocratização.\nDe acordo com Sallum Jr (2015, p. 62), na Assembleia Constituinte surgiram polarizações ideológicas que fixaram o mapa dos dilemas políticos que as forças sociais e partidárias enfrentaram no fim dos anos 1980. De um lado, as elites empresariais sintonizadas às tendências liberais dominantes, juntamente com a imprensa, o centrão e os liberal-conservadores, organizavam-se em torno de vertentes de inflexão neoliberal. Eram favoráveis a uma democracia representativa controlada que desse mais peso ao Poder Executivo dentro do Estado, que este tivesse maior capacidade de controlar certos “desvios” surgidos na sociedade e no qual a participação popular fosse restrita fora dos períodos eleitorais. No polo oposto, os partidos de esquerda buscavam no plano socioeconômico exacerbar o estatal e o nacional do antigo desenvolvimentismo e ter como objetivo crescimento econômico associado à distribuição de renda. No plano político, orientavam-se por uma democracia representativa, com componentes significativos de participação popular, e para a igualdade substantiva. Essas polarizações seriam o terreno em que as forças sociais e partidárias se enfrentariam no processo eleitoral que elegeria em 1989 Fernando Collor de Melo.\nCom efeito, o conjunto de mudanças sociais, assim como suas consequências, ocorridas durante o período militar, trariam elementos importantes para pensar a questão das oportunidades políticas que se desenvolveram nas manifestações pelo impeachment de Collor. A campanha das Diretas Já e o processo constituinte seriam elementos importantes para compreender parte dessas mudanças, mas não esgotariam as relações de forças na sociedade brasileira. Neste sentido, ainda que esses dois momentos importantes na política brasileira encampassem os anseios de mudança político-institucional, os dilemas econômicos e suas consequências sociais haviam sido parcialmente resolvidos e acabariam ganhando peso político no período posterior à Assembleia Constituinte.\nEmbora as eleições de 1989 significassem a efetivação dos valores democráticos que a Constituição de 1988 consagrara, ela foi uma eleição crítica no que tange às disputas pelo poder e os seus efeitos. Primeiro, porque a Constituição de 1988 passaria a ser objeto de crítica, sobretudo naquilo que contrariava o chamado reformismo liberal por parte do empresariado. Em segundo lugar, ela passaria a ser uma trincheira das forças de esquerda, pelo menos no plano econômico-social. Neste sentido, a Carta Magna se transformou em uma arena para as forças de esquerda, pelo menos no âmbito econômico-social. A capacidade de articulação ou desarticulação dos seus elementos legais possibilitaria pender a balança a favor das forças políticas em disputa. Isso é, em um primeiro momento, as eleições de 1989 manifestaria as questões referentes ao quadro institucional da disputa partidária. Subsequentemente, após a posse de Collor, ela funcionaria como um campo de ação dos principais partidos de esquerda com o intuito de assegurar determinados direitos e dar início ao processo de deslegitimação do governo eleito.\nPara Sallum Jr. (2015, p. 65), isso se dava devido à crise do sistema partidário na Nova República a partir da perda da capacidade dos partidos políticos proporcionarem à sociedade e aos eleitores um sistema reciprocamente orientado de opções políticas. Ademais, a disputa político-institucional desempenhou um papel crucial neste processo. Durante o governo Collor, essa disputa tornou-se evidente, com conflitos intensos entre o Executivo e o Legislativo, além da fragmentação e falta de coesão entre os partidos. O enfraquecimento do apoio parlamentar a Collor, culminando em seu impeachment, exemplifica como a instabilidade e a competição entre as instituições políticas contribuíram significativamente para a crise do governo e do próprio sistema partidário da época. Esse contexto de embates institucionais não só expôs as fragilidades dos mecanismos de governabilidade, mas também aprofundou a desconfiança pública nas instituições democráticas.\nNeste cenário, o quadro interpretativo durante e após as eleições de 1989 se organizaria a partir de algumas controvérsias. A primeira delas vinha do fato de que Collor contava com um apoio muito grande da imprensa, sobretudo na construção do marketing político durante sua campanha. Os meios de comunicação em massa, a televisão e a TV Globo atuaram de forma contundente, inclinando-se ao reformismo liberal, sintonizado com os setores empresariais. Isso se constituiria em um ator coletivo importante nesse momento, e que iria se repetir, posteriormente, nas disputas do quadro interpretativo de junho de 2013. O fato notório é que Collor passou a contar com um farto espaço na mídia e uma verdadeira adesão editorial dos principais órgão de imprensa. Esse marketing político reiterava a construção da imagem de um “político jovem”, com capacidade de decidir e, sobretudo, que fosse visto como o “caçador de marajás”, responsável por expurgar da política brasileira todos os problemas relacionados às práticas clientelistas.\nEm segundo lugar, as polarizações entre as forças políticas que emergiram durante o período da Constituinte persistiram mesmo após a eleição de Collor. Essas polarizações, de certa forma, se consolidavam em agrupamentos centrados nas questões relativas à participação política direta, aos mecanismos de participação e à introdução, ou não, de restrições à propriedade privada. Nesse contexto, o fato de as relações entre Estado e mercado terem sido objeto de intensa controvérsia nas eleições presidenciais de 1989 destacava um evento significativo na construção de um pacto de dominação, entendido como uma relação consentida de poder entre forças sociopolíticas (Sallum Jr, 2015, p. 64). A Constituição organizava a transição política, contudo, as eleições de 1989 e os primeiros anos do governo Collor problematizavam-se na tentativa de estabilização e na prática do presidencialismo plebiscitário.\nDe certa maneira, ao posicionar-se em favor da redução do tamanho e da intervenção do estado no domínio econômico para dar mais liberdade à iniciativa privada, Collor contou com apoio de boa parte dos partidos políticos do Centrão, mas esse apoio advinha de sua capacidade, também, de costurar as forças políticas em torno de um consenso em suas decisões. Neste sentido, ainda que sua eleição tenha sido marcada pelo caráter de uma intensa peça de marketing político – e isso tenha se estendido durante o começo do seu governo, reiterando as qualidades da pessoa do presidente – o preenchimento dos cargos, como objeto de consultas e não como negociações, causaria problemas do ponto de vista político institucional a partir de um pendor autocrático e voluntarista do presidente.\nCom efeito, podemos elencar algumas condições nas quais colocaria o governo Collor alvo de mobilizações. A primeira delas é o contexto de crise econômica que se arrastara desde a década de 1980 e a consequente disparada da inflação, a qual o governo tentou controlar propondo alguns planos de ação. O Plano Collor I (Plano Brasil Novo de 1990), que focava no ajuste fiscal do Estado e tinha como núcleo a reforma monetária. Esse primeiro plano procurou contornar os efeitos da crise, mas foi visto, do ponto de vista político-institucional a partir do seu pendor autocrático e voluntarista, adotando medida provisória e a verticalidade da relação executivo-legislativo. O Judiciário na figura da Procuradoria Geral da República (PGR) interpretou tal empreitada inconstitucional e o congresso viu-se em uma situação de rejeição do “pacote” devido aos seus efeitos e, sobretudo, como uma forma de retaliar a atuação do presidente que não havia dado espaço à participação dos partidos na montagem dos ministérios. Aos poucos o Governo Collor iria perdendo também sua base parlamentar.\nO Plano Collor II (janeiro de 1991), por sua vez, foi uma nova tentativa do governo Collor em dar resposta à crise. No entanto, este plano contou com pouco apoio no congresso e teve grande rejeição pelos setores empresariais. Rejeição também pelas centrais sindicais que organizaram greves e ampla insatisfação na sociedade.Consequentemente, a instabilidade política e econômica se agravou, levando a um aumento das críticas ao governo e à sua capacidade de implementar reformas eficazes. Enquanto muitos encaravam a crise como uma crise de governo, refletindo uma gestão ineficaz e voluntarista, o governo persistia em apresentar a situação como uma crise sistêmica, argumentando que os problemas eram estruturais e demandavam medidas duras e impopulares. Essa divergência no entendimento da crise exacerbava ainda mais a desconfiança na administração Collor. A falta de consenso e os impactos negativos dos Planos contribuíram para o enfraquecimento da popularidade do Presidente Fernando Collor e reforçaram a oposição ao seu governo.\nA segunda condição diz respeito aos aspectos marcantes do período com uma sucessão de escândalos político-administrativos. Esses escândalos não apenas colocaram em questão a integridade do governo, mas também influenciaram diretamente a percepção pública e a confiança nas instituições políticas. Além disso, a combinação destes episódios ocasionou uma percepção generalizada de que a corrupção era uma prática de governo, resultando também em uma desagregação parlamentar em torno do apoio ao governo.\nEssa crise ministerial refletiu a dificuldade de Collor em manter um apoio consistente no Congresso, principalmente devido à sua tendência de formar maiorias ad hoc, sem uma coalizão estável e coesa. Nos termos de Rodrigues (200, p. 138), estava aberta, na verdade, uma crise de legitimação, pois dada a uma aposta feita em torno de uma lógica da eficácia – sobretudo por meio de insulamento presidencial e com uma concentração de poderes em torno da tecnocracia do Ministério da Economia para dar respostas à situação de “emergência econômica”. O descompasso do poder foi desaguando naturalmente na figura do presidente. Isso ficou nítido ao transferir de forma desvelada e definitiva o centro do poder político para o Ministério da Economia.\nA centralidade nas atribuições assumidas pelo Ministério da Economia dirimia as demais atribuições de outros ministérios. As queixas e comportamentos dirigidas ao gabinete presidencial pediam, a partir de ministros e secretários, o retorno das atribuições e controle sobre suas próprias pastas. E isso tinha reflexo sobre os distintos grupos de aliados políticos que estavam na base de indicações destes postos. Consequentemente, os ministros de fora da área econômica acabavam comportando-se mais como lobistas que como dirigentes. O resultado foi uma desagregação política do núcleo do poder.\nConstituiu-se, contudo, um contexto no qual tentou-se até articular no Congresso um “movimento pela governabilidade” que não contara com os setores oposicionistas, mas que era, na verdade, uma senha reivindicativa por maior poder, influência e prestígio políticos por parte de uma base aliada clientelista. Como afirma Rodrigues (2000, p. 140), foi um movimento que se desenhava sem nenhuma contrapartida ou movimentação social propriamente dita. Era uma tentativa de ocupar espaços políticos em um governo já sem folego para articular com os grupos de pressão mais poderosos da sociedade. Esse mesmo movimento viria tentar articular uma saída de antecipação do parlamentarismo como um antídoto para os baixos índices de popularidade e para tentar apagar a imagem de corrupção desenfreada.\nDecerto, a atmosfera de desmoralização pública era o caráter de uma crise de governabilidade que, do ponto de vista dos atores, apresentavam-se atitudes distintas de frente ao governo. Por parte das forças que se declaravam na oposição (PT e CUT), elas se resumiam numa mobilização social contra o governo Collor que se esbarrava nas greves e nas formas de pressão frente ao quadro econômico recessivo. Por outro lado, para partidos como o PSDB e PDT, o isolamento político e o desgaste precoce do governo abriam campo para aumentar a influência e as vantagens administrativas com vistas a obter apoio popular na alegação de uma crise institucional em torno do presidencialismo que procurava antecipar o quadro do plebiscito de 1993.\nConcomitantemente, por parte da sociedade, os índices de avaliação do governo foram ganhando contornos críticos. No agregado, a avaliação do governo Collor desde a expectativa positiva (ótimo/bom) antes da posse (71%) até dois anos e meio de governo (9%) sofreu uma queda substantiva (62%) (Figura 2). Os sinais ficavam claros sobre a insatisfação e até rejeição social ao governo e ao presidente. À medida que essa crise de governabilidade extrapolava os limites da política institucional, a sociedade ia definindo sua opinião em relação ao governo. Ainda que no período inicial do governo o gráfico mostrasse índices de definição de aprovação bastante altos e positivos, após um ano de governo esse índice se reverte devido aos diversos problemas ocasionados pelas tomadas de decisão a respeito das matérias de regulação econômica e das atuações do presidente em relação á classe política e sua base aliada. Neste sentido, por mais que o governo tentasse contornar os efeitos dessa crise, ela já se encontrava, na metade de 1992, deflagrada. Mesmo que alguns atores, sobretudo políticos, não insistissem na articulação de um movimento pró-impeachment, em termos societais.\nFigura 2 - Avaliação governo Collor 1992\n\nNa sociedade crescia um movimento de opinião pública de rejeição a Collor e a seu governo em meio a uma situação de indefinição sobre os rumos da política. Como afirma Sallum Jr. (2015, p. 266), este movimento de opinião pública começou a ganhar evidência mesmo antes que se formasse uma coalizão de centro-esquerda ou qualquer mobilização significativa pró-impeachment. Decerto, a tradução da rejeição à presidência em manifestações de protesto de massa não dependeria apenas das oportunidades e da decisão política da coalizão partidária, tanto quanto das outras organizações que mobilizaram ativistas e simpatizantes. Era preciso, sobretudo, que coexistissem, em um movimento societal, estruturas de mobilização e um quadro cultural que interpretasse a situação de forma crítica, propondo uma relação dede conflito entre sociedade e governo.\nEsse grande movimento de opinião contra o governo foi muito bem acentuado entre as camadas médias do que entre as populares. Ainda que esse movimento ganhasse respaldo no conjunto da sociedade como um todo, era perceptível que a atuação dos grupos de classe média era mais crítica ao governo Collor do que as classes populares. Como observa Sallum Jr. (2015, p. 268), as camadas médias da sociedade foram mais reticentes ao governo Collor e esse índice de definição se manteve durante o começo do governo e ganhou contornos de avaliação negativa ao longo do processo de mobilização pelo impeachment. As classes populares tiveram um índice de avaliação negativa menor no período de março de 1990 até novembro 92. Em termos comparativos, os números eram bastante compatíveis com os resultados eleitorais de 1989, onde a inclinação em favor da candidatura de Lula tinha mais aderência nas camadas médias, enquanto a de Collor nas camadas populares.\nCom efeito, podemos observar que a crise de governabilidade durante o governo Collor demonstrou como diferentes atores políticos e sociais reagem distintamente a cenários de desmoralização pública e recessão econômica. Essas respostas distintas ilustram como eventos precipitantes, como uma crise governamental, podem atuar como gatilhos sociocognitivos para diferentes formas de ação coletiva. Enquanto uns procuraram utilizar a mobilização direta e a contestação, outros viram na crise uma oportunidade estratégica para fortalecer sua posição política e influenciar o cenário futuro. Assim, tais eventos não apenas desencadeiam ações imediatas, mas também moldaram as estratégias de longo prazo dos diversos atores envolvidos.\nNeste sentido, o acúmulo de problemas relacionados à crise de governabilidade com certa abertura nos canais de poder possibilitou a formação de uma coalizão que se apresentou como agente de um movimento social de “purificação do Estado” que foi importante para o avanço e massificação do movimento. Desta maneira, podemos observar que temos aqui elementos importantes para poder pensar as oportunidades políticas explorada pelos atores durante o processo de impeachment. Sobretudo na construção da estrutura de mobilização em torno do impeachment. Como afirma Sallum Jr (2015, p. 263), o movimento a favor do impeachment não teve raízes nas elites proprietárias e no empresariado, de forma geral. Muito menos na base da pirâmide social. As conexões com as faces político-institucional e societária do movimento foram estabelecidas, de um lado, por lideranças do PT, do PC do B e outros partidos de esquerda que tinham relação quase orgânica com boa parte das organizações sindicais, com movimento estudantil e com capacidade de mobilização em massa, além de vínculos com os meios de comunicação.\n\nLula e Dilma: mudança social e oportunidades políticas\n\nSe no caso Collor elencamos um conjunto de fatores que possibilitaram o surgimento de oportunidades políticas que deram condições às mobilizações, no que se refere ao governo de Dilma Rousseff, essas oportunidades ganharam dois escopos muito diferenciados. Decerto, quando olhamos para o processo de impeachment de Dilma Rousseff o núcleo central da disputa política apresentou algumas similaridades com o que ocorrera no caso Collor. Os escândalos de corrupção e a alimentação de um sentimento de ódio pela política foram características marcantes do processo de impeachment de Dilma. Ainda que as acusações de corrupção não decaíssem prioritariamente na figura da presidente, o endereçamento das críticas estava dirigido fortemente ao governo do PT que, após as eleições de 2014, permaneceria no poder por mais um mandato. No entanto, o que deflagra a crise dos governos do PT, ou melhor, o que coloca o governo de Dilma Rousseff na encruzilhada política e fornece elementos para a atuação dos atores sociais em um ambiente de conjuntura fluída não é um caso isolado de corrupção e desempenho governamental. As controvérsias do processo político em torno do governo da presidente Dilma Rousseff ganham contornos ímpares de acordo com um conjunto de transformações na sociedade e na política brasileira que se fez presente a partir de uma característica relevante nos últimos tempos: o lulismo.\nNa primeira década do século XXI, o Brasil vivenciou um período de transformações profundas sob a liderança dos governos de Luiz Inácio Lula da Silva e Dilma Rousseff. Este período foi marcado por uma série de reformas e políticas que visavam a inclusão social, o crescimento econômico e o fortalecimento da democracia. Essas mudanças estruturais tiveram impactos significativos na sociedade brasileira, promovendo melhorias nos indicadores sociais e econômicos, além de redefinir a posição do Brasil no cenário internacional.\nNo âmbito interno, a política econômica dos governos Lula e Dilma foi central para a recuperação e o crescimento do país. Barbosa (2013) destaca que a implementação de políticas voltadas para a estabilização macroeconômica, com controle da inflação e redução da vulnerabilidade externa foram importantes na construção de um ambiente de crescimento econômico positivo para o Brasil. Do lado monetário esse ajuste elevou a taxa Selic para combater o aumento da inflação e a depreciação do câmbio. Do lado fiscal, no período de 2003 a 2005 o governo Lula elevou sua meta de resultado primário para conter o crescimento da dívida público e diminuir o risco de insolvência do país (Barbosa, 2013, p. 95). Essa primeira empreitada permitiu, a partir de 2006, uma política macroeconômica expansionista monetária e fiscal com o Programa de Aceleração do Crescimento (PAC). Isso não só como política orientada que abarcava diversos setores sociais, mas também aproveitando o chamado boom das comodities. A valorização do salário-mínimo também foi uma medida crucial que promoveu uma elevação do poder de compra das classes populares, contribuindo significativamente para a redução da pobreza. Por outro lado, a ampliação do crédito para pessoas físicas e empresas também desempenhou um papel fundamental, estimulando o consumo e os investimentos.\nOutro ponto relevante foram os investimentos públicos em infraestrutura, educação, saúde e programas sociais que aumentaram significativamente, impulsionando o crescimento econômico e melhorando as condições de vida da população. Entretanto, como observou Jorge Mattoso (2013), além dos ganhos observados na sociedade brasileira, ainda existiam desafios enfrentados na transição de um modelo neoliberal para um modelo de desenvolvimento mais inclusivo. O autor destaca, por exemplo, a importância dos programas de transferência de renda, como o Bolsa Família, que ajudaram a dinamizar a economia e reduzir a desigualdade, mas não atacaram de forma profunda e estrutural a raiz dos problemas sociais. O Brasil continuaria mantendo um padrão de desigualdade que se apresentava sob diversas facetas.\nA política externa brasileira também passou por uma reorientação significativa, centrada na ideia de \&quot;entorno estratégico\&quot;. De acordo com Fiori (2013), essa ideia visou incluir a América do Sul, a África Subsaariana, a Antártida e a Bacia do Atlântico Sul em uma dinâmica de relações de forma a consolidar a liderança regional do Brasil e fortalecer suas relações com outros países do Sul Global. O Brasil buscou aumentar sua autonomia internacional, diversificando suas alianças e reduzindo a dependência dos Estados Unidos e da Europa. Esta nova orientação permitiu ao país projetar sua influência de maneira mais abrangente, atuando de forma mais ativa em organismos internacionais e agências multilaterais, além de promover a integração regional através de blocos como o Mercosul e a União de Nações Sul-Americanas (Unasul). De acordo com Garcia (2013), neste contexto, a importância do multilateralismo e da diplomacia Sul-Sul foi uma forma de fortalecer a posição do Brasil como um líder emergente no cenário global.\nOutro fator a ser destacado é a emergência de uma nova classe social como um aspecto crucial das transformações ocorridas neste período. Marilena Chaui (2013) argumenta que a formação dessa nova classe foi resultado das políticas de inclusão social e econômica implementadas durante o período dos governos Lula e Dilma. A criação de empregos formais e o fortalecimento dos direitos trabalhistas aumentaram a segurança e a estabilidade econômica dos trabalhadores. A expansão do acesso à educação, com a criação de novas universidades e programas como o ProUni, possibilitou que muitos jovens de famílias pobres ingressassem no ensino superior. Belluzzo (2013) reforça a mesma ideia de que as políticas públicas voltadas para a redistribuição de renda e a valorização do trabalho foram fundamentais para a emergência dessa nova classe trabalhadora. A mobilidade social resultante dessas políticas não só reduziu as desigualdades, mas também criou um grupo social mais ativo e participativo na economia e na sociedade brasileira.\nCom efeito, as políticas públicas implementadas durante a primeira década de governos do PT promoveram melhorias significativas em alguns indicadores sociais. Pochmann (2013) observa, por exemplo, como a implementação de diversos programas sociais, como o Bolsa Família, o Minha Casa Minha Vida e o Luz para Todos, foram essenciais para a melhoria dos indicadores sociais. A expansão dos serviços de saúde e educação, com a criação de novas unidades de atendimento e a ampliação do acesso à educação básica e superior, também foram passos cruciais nessa direção. Costa (2013), destaca os avanços na área da saúde, com a ampliação da cobertura do Sistema Único de Saúde (SUS) e a implementação de programas como o Mais Médicos, que levaram assistência médica a regiões carentes. Pablo Gentili e Dalila Andrade Oliveira (2013), analisam a expansão do acesso à educação e as melhorias na qualidade do ensino básico e superior e como essas políticas ajudaram a promover a redução da pobreza e da desigualdade social no Brasil, possibilitando a inclusão social e a cidadania, garantindo direitos e melhorando o bem-estar da população.\nO desenvolvimento regional e a inclusão social também foram focos importantes das políticas públicas federais durante os governos Lula e Dilma. Tania Bacelar de Araujo (2013) abordou como as políticas públicas voltadas para a redução das disparidades regionais salientou o desenvolvimento, com especial atenção para as regiões Norte e Nordeste. Investimentos em infraestrutura, como a construção de estradas, ferrovias e sistemas de abastecimento de água e energia, foram importantes para promover o desenvolvimento regional. Além dos investimentos em infraestrutura, políticas de incentivo econômico, incluindo crédito e subsídios para pequenas e médias empresas, que estimularam o crescimento econômico local. Fernandes (2013), discute as políticas de reforma agrária e seu impacto na redistribuição de terras e na promoção da justiça social no campo. O autor destaca os avanços na inclusão social dos trabalhadores rurais e o fortalecimento da agricultura familiar. Neste sentido, programas sociais específicos para as regiões menos desenvolvidas possibilitaram a inclusão social e a melhoria das condições de vida da população dessas áreas, garantindo uma distribuição um pouco mais equânime dos benefícios do desenvolvimento.\nÉ perceptível observar que as transformações promovidas pelos governos do PT na primeira década do século XXI tiveram um impacto profundo e positivo na sociedade brasileira. A política externa ampliou a autonomia e a influência internacional do Brasil, enquanto as políticas econômicas promoveram taxas de crescimento relevantes. A emergência de uma nova classe social ascendente e as políticas públicas implementadas promoveu melhoras significativas em indicadores sociais, ocasionando a inclusão regional, garantindo uma distribuição mais equânime dos benefícios do desenvolvimento. Estas mudanças estruturais refletiu um período de transformações profundas no Brasil, mas a tentativa de um projeto democrático popular esbarrou em alguns problemas de execução.\nDecerto, a análise dessas políticas revela a complexidade e a profundidade das mudanças implementadas. Ao focar em uma abordagem holística que integrava políticas econômicas, sociais e regionais, os governos de Lula e Dilma possibilitaram no Brasil um desenvolvimento mais equilibrado e inclusivo. A valorização do salário-mínimo e a expansão do crédito foram fundamentais para dinamizar a economia e o consumo internos, enquanto os investimentos em infraestrutura e programas sociais garantiram que os benefícios do crescimento econômico fossem amplamente distribuídos. A nova classe trabalhadora que emergiu deste contexto se tornou um pilar central na sustentação do governo. Ainda que com suas controvérsias, sobretudo a partir do entendimento de que a ascensão dos grupos populares na estrutura social brasileira foi acompanhada de uma vulnerabilidade funcional desses setores no processo de aprofundamento das relações capitalistas no Brasil (Oliveira, 2011; Braga, 2012).\nPara Sader (2013) construiu-se uma hegemonia pós-neoliberal. De acordo com o autor, os governos Lula e Dilma buscaram superar o modelo econômico anterior através de políticas públicas voltadas para a inclusão social e a redistribuição de renda. A estratégia pós-neoliberal visou fortalecer o papel do Estado na promoção do desenvolvimento econômico e social, revertendo a lógica neoliberal de minimização da intervenção estatal. Esta abordagem não só promoveu o crescimento econômico, mas também garantiu que alguns benefícios desse crescimento fossem distribuídos de maneira mais equitativa. Para Santos (2018, 102-103), a base do compromisso do PT com a estabilidade econômica estaria no Plano Real, implementado por Fernando Henrique Cardoso em 1994. Este plano estabilizou a moeda, mas também agravou os desequilíbrios estruturais nas contas nacionais e reduziu a capacidade de manobra do Estado para enfrentá-los. A apreciação cambial e a abertura comercial estimularam importações, que auxiliaram a conter os preços, mas comprometeram a indústria nacional, provocando déficits comerciais crescentes. Inicialmente esses desequilíbrios foram mitigados por privatizações e investimento estrangeiro com o intuito de adquirir ativos nacionais, enquanto aumentava-se a pressão e os incentivos para exportar. Entretanto, o mecanismo principal para compensar os desequilíbrios comerciais foi a atração de capital especulativo visando converter o Brasil em um destino atraente para as finanças internacionais.\nAo mesmo tempo, o outro lado dessa engrenagem se deu a partir do disciplinamento do Estado enquanto um instrumento de transferência de riqueza nacional para os circuitos financeiros internacionais. Isso se torna perceptível na lógica do ajuste estrutural com sua expressão na lei de responsabilidade fiscal  junto ao Fundo Monetário Internacional (FMI), cuja negociação ocorreu antes da desvalorização do real em 1999, no início do segundo mandato de FHC. Esta lei estabelece a hierarquia no gasto orçamentário, consagrando prioridade máxima aos credores financeiros em detrimento de políticas sociais e investimentos públicos.  Atrelado a ela o país passaria a se consolidar como um destino dos capitais especulativos, cujo fluxo se tornaria indispensável do ponto de vista da condução das políticas econômicas. Com efeito, Ajuste fiscal permanente, altas taxas de juros, política monetária contracionista, câmbio flutuante e livre movimentação de capitais passaria a ser os pilares desta macroeconomia.\nConsequentemente, Lula, em sua campanha de 2002, garantiu compromisso com a estabilidade econômica através da \&quot;Carta ao povo brasileiro\&quot;, acalmando temores de fuga de capitais​ e permitindo a construção de um discurso e prática conciliatória que possibilitou pacificar o país por dois mandatos e ainda lançar Dilma como sua substituta​. Este compromisso com a credibilidade internacional exigiu aprofundar algumas reformas, como também estabelecer um padrão de desenvolvimento que conferia ares civilizatórios à sociedade brasileira. A face desse neodesenvolvimentismo (Boito e Berringer, 2013; Fiori, 2014; Santos, 2018) se apresentou como via alternativa entre financeirização e o nacionalismo do antigo desenvolvimentismo. Seu objetivo foi conciliar um elemento externo, o neoliberalismo, e outro interno, o desenvolvimentismo brasileiro em sua face nacionalista.\nDe fato, como apontamos acima, o Brasil mergulhou em um ciclo de desenvolvimento no qual as formulações do neodesenvolvimentismo se apresentou como política conciliatória entre os setores da sociedade. O ensejo conciliador foi muito bem ilustrado a partir da política das campeãs nacionais. A política das campeãs nacionais foi uma estratégia do governo brasileiro de apoiar a internacionalização de grandes empresas de capital nacional ou sediadas no país, entendidas como vetor de desenvolvimento capitalista nacional. Essa política foi praticada pelo Itamaraty e pela política de crédito do Banco Nacional de Desenvolvimento Econômico e Social (BNDES). A alteração do estatuto do BNDES em 2003 possibilitou a oferta de uma nova linha de crédito especial estimulando a inserção externa destas empresas, desde que promovessem as exportações brasileiras. No período de 2003 a 2009 o crédito concedido com esta finalidade por meio do programa do BNDES Exim saltou de 42 milões de dólares para 1,26 bilhão de dólares (aumento de 3.000% no período). Em 2010 esse volume atingiu 96,32 bilhões de dólares, sendo superior 3,3 vezes em relação aos 28,6 bilhões de dólares concedidos pela Banco Mundial naquele ano (Santos, 2018, p. 344). De fato, essa expansão esteve diretamente relacionada ao crescimento da economia brasileira que, juntamente com o boom das comodities colocaria o brasil como a sétima economia mundial.\nA BNDES Participações S.A. (BNDESPAR) também desempenhou um papel importante, investindo em multinacionais brasileiras e promovendo fusões e aquisições, destacando-se o caso da JBS. A internacionalização brasileira incluiu aquisições na Argentina, fortalecendo a presença de empresas como Petrobras, Camargo Corrêa e Vale. A construção civil, em particular, recebeu grandes repasses para obras internacionais, muitas vezes controversas devido ao impacto socioambiental e violações trabalhistas. Projetos como a Usina Hidrelétrica de Jirau e a represa de Belo Monte exemplificam os conflitos gerados por esses investimentos. A atuação do BNDES também enfrentou críticas internacionais, como a greve na Inco no Canadá e conflitos envolvendo a Odebrecht no Equador e na Bolívia. Com efeito, setores concentrados do capitalismo brasileiro, como construção civil e exportação de commodities, também foram os principais beneficiários da política de desenvolvimento. Mas, embora esses investimentos impulsionassem a economia, levantaram questões sobre sustentabilidade e governança ética. Em certo sentido, passaríamos a observar aí condições nas abririam oportunidades políticas a serem exploradas devido às críticas relacionadas ao desenvolvimento desses projetos. Isso tanto no campo do ativismo social quanto nas questões referentes ao desenvolvimento de políticas públicas destinadas, sobretudo, à população mais carente e seus impactos.\nAo mesmo tempo que se construía uma política de desenvolvimento nacional, escândalos de corrupção começaram a eclodir e passaram a afetar principalmente o PT. A relação entre mídia, justiça e política no Brasil neste contexto ofereceu um rico campo de estudo para compreender como narrativas midiáticas ajudaram a oportunidades políticas discursivas antes e durante os processos de mobilização. Alguns estudos apontaram para fatores relevantes de atuação da mídia em construir ambientes de crise ao longo desse período. Neste sentido, como aponta Conceição (2014) a construção e destruição de imagens políticas pela mídia são processos que podem transformar figuras públicas em heróis nacionais ou vilões. De acordo com o autor, a Revista Veja construiu a imagem de Joaquim Barbosa durante o julgamento do Mensalão, retratando-o como um herói nacional e potencial candidato presidencial. A revista utilizou uma estratégia de marketing político, destacando a integridade e origem humilde de Barbosa, contrastando sua figura com a dos réus do Mensalão, associados à corrupção e à impunidade (CONCEIÇÃO, 2014, p. 12). Para Araújo (2018, p. 45), a cobertura do Mensalão pelas revistas Veja e CartaCapital, revelou como a corrupção foi mediatizada através de quatro estratégias principais: a escandalização, a pressão sobre as instituições, o conflito e a personalização. Essas estratégias não apenas refletiram a realidade procurando informar a população, mas também a moldaram, criando uma narrativa em que os atores políticos foram construídos como heróis ou vilões, dependendo da linha editorial de cada revista (ARAÚJO, 2018, p. 45).\nA influência da mídia na construção de narrativas políticas é também discutida por Guazina (2014), a qual explorou como a credibilidade jornalística é buscada e moldada através de estratégias específicas de cobertura. Guazina argumenta que a mídia tem o poder de legitimar ou deslegitimar atores políticos, influenciando diretamente sua imagem pública e, consequentemente, suas oportunidades políticas (GUAZINA, 2014, p. 34). Além do mais a mídia exerce uma influência considerável sobre o judiciário, moldando a percepção pública e, por vezes, antecipando julgamentos formais, politizando a justiça e a judicializando a política. Neste sentido, em casos emblemáticos como o Mensalão e a Lava Jato, é perceptível como decisões judiciais são frequentemente influenciadas pela cobertura midiática e como essa cobertura molda a opinião pública sobre a atuação do judiciário (FONTAINHA e LIMA, 2017, p. 56). Por outro lado, criam-se também campos de disputa que são provenientes da forma como a cobertura do Mensalão, por exemplo, pelas revistas Veja e CartaCapital, criou julgamentos paralelos que precederam as decisões judiciais formais. Esse processo de mediatização não apenas informou o público, mas também influenciou a percepção pública e a legitimidade das instituições jurídicas (ARAÚJO, 2018, p. 60).\nNo caso específico da presidência\nCom efeito, nesse contexto podemos compreender como a mediatização de crises políticas operou como um processo poderoso ao configurar uma narrativa pública e institucional capaz de desenvolver oportunidades discursivas exploradas por diversos atores sociais e políticos. Como aponta Azevedo (2009, p. 61) em 2005, com o escândalo político do Mensalão, a imagem do PT e do governo Lula sofreu um desgaste significativo na mídia com cobertura tão intensa quanto a do caso Collor, se estendendo para além de 2005 e influenciando todo o ano eleitoral de 2006. A oposição transformou o escândalo no principal tema de sua campanha, e, em um processo de retroalimentação entre os campos político e jornalístico, conseguiu direcionar a cobertura da campanha presidencial. Lula e o PT, pressionados pelas denúncias, desenvolveram uma agenda de campanha focada principalmente no desempenho econômico e social do governo, evitando a disputa retórica em torno do escândalo. Embora a estratégia petista veio a ter resultado em sucesso eleitoral, a imagem do partido e do candidato na imprensa sofreu danos significativos, retrocedendo em relação à imagem positiva consolidada a partir de 2002. Devido ao escândalo, o PT entrou em uma fase na qual sua imagem passou a ser associada ao clientelismo e à corrupção política, desmontando a imagem inicial de um partido popular que havia sido cultivada ao longo de duas décadas.\nDe alguma forma esses elementos lançavam luz sobre o processo de crise da representação política que viria a ser evocado em junho de 2013, sobretudo através da faceta da narrativa de “eles não me representam”. Em grande medida, o campo de oportunidades discursivas se construiria a partir de uma desagregação da imagem do partido que estava no poder. Interessante notar que por mais que imagem do partido recebesse críticas da população, a imagem de Lula permaneceria relativamente intacta com índices de aprovação superiores a 80% ao final do seu mandato.\nDe certa maneira, o Brasil chegava nos anos de 2010 com algumas contradições. A criação de elementos civilizatórios na sociedade brasileira foi importante dentro desse ciclo de desenvolvimento e crescimento econômico, mas não modificou o padrão de exploração no capitalismo. O que vimos, porém, foi uma modernização de setores da economia, mas sem políticas de inclusão efetivas. Por mais que admitamos que ocorreram ganhos substanciais para uma parcela significativa da população, como, por exemplo, a política de formalização do emprego e as taxas de desemprego baixas, isso não se traduziu em melhores condições de vida. Entendendo essas condições de vida como direitos socialmente assegurados. Com efeito, abria-se uma janela de oportunidades importante nesse contexto que tinha a ver exatamente com a necessidade do campo autonomista em lidar com as questões referentes à implementação de políticas públicas e sociais capazes de diminuir os impactos econômicos do mundo neoliberal. Ao mesmo tempo, a imagem pública do partido que seria responsável por conduzir esse debate em torno da questão social estava desgastada.\nNo entanto, por mais que houvesse um certo entusiasmo devido a todas as conquistas dos governos petistas a nível nacional o partido esbarrou em algumas contradições (Singer, 2016) em relação à política brasileira ou à dificuldade do modo lulista de regulação do conflito social (Santos, 2018). O Estado que havia sido decisivo na expansão do mercado interno brasileiro desde o primeiro mandato de Lula esbarrava em uma crise internacional a partir de 2008 que o fez mudar a direção das políticas com uma contração substancial da demanda doméstica e dois trimestres consecutivos de queda do PIB.\nNo âmbito político-institucional os elementos conciliadores do presidencialismo de coalizão já não davam ares de boas relações com o governo. Como observou Abranches (2018, p. 270-271), a presidência de Dilma Rousseff começara tensa devido à montagem do ministério e sobretudo a partir do fato de que o PMDB perdeu espaço na composição e acabou não gostando da situação. O próprio partido procurou compensar suas perdas na negociação dos cargos de segundo escalão e acabou entrando em atrito com a presidente-recém-eleita, ameaçando retaliar no Congresso. Dilma tomaria posse para administrar um legado que vinha dando sinais controversos quanto aos rumos a serem tomados. Primeiro, pelo fato de que o legado deixado por Lula era considerado muito bom, mas com problemas de amadurecimento. Ainda que a economia tenha crescido bem nos oito anos de governo Lula, somente em seis desses anos ela teve um desempenho considerado muito bom. O penúltimo ano, como resultado da crise de 2008, foi um ano de recessão e isso acabou afetando o começo do governo Dilma, o qual tentou manter o crescimento forçado (7,5%) por meio de subsídio, gasto, crédito facilitado e favorecimento do consumo. Isso dava ares de um bom começo, sobretudo pelo fato de que no primeiro trimestre de 2011 a popularidade de Dilma se manteria firme com aprovação de 47% e 7% de desaprovação.\nO segundo fator pesava sobre a relação com o principal partido que compunha a coalizão, o PMDB, o qual reivindicava uma briga política em torno do controle das estatais e em torno da ameaça de cortes das emendas parlamentares. Esse confronto se dava principalmente entre o deputado Eduardo Cunha e o PT. Havia para o deputado, neste caso, um problema de representação política do seu partido no governo. Por outro lado, como parte do ajuste fiscal anunciado pelo governo para tentar deter a aceleração inflacionária\n\n\n Neste sentido, as dinâmicas provenientes das relações de poder possibilitaram aberturas nos ciclos de desenvolvimento\n- Inserir a discussão sobre o lulismo de Singer e Fabio Luis Barbosa Silva (uma história da onda progressista sul-americana – cap. lulismo)\n- Continuar trabalhando sobre a questão de como o governo Lula sai da presidência com índice de aprovação alto e como isso reverbera na primeira eleição de Dilma\n- Trabalhar os casos de escândalo político nos governos do PT e como isso afeta a imagem do PT no governo\n- Trabalhar em como Dilma procura dar respostas para o mercado e a adoção da agenda da FIESP\n- - A atitude dos industriais no período Dilma (Singer) - Colocar isso no capítulo quando for falar das estruturas de oportunidades políticas no governo Dilma\nmudanças que podem resultar em aberturas repentinas no sistema\nDe alguma maneira essas polarizações marcam as disputas sobre as quais se fundamenta a luta de classes na sociedade brasileira, sobretudo quando analisados do ponto de vista da mobilização dos grupos sociais e as estruturas de mobilização as quais eles estão conectados. Com certas diferenças em cada momento, podemos perceber, no entanto, que os campos em disputa em cada um desses ciclos de protestos se fazem perante a situação de conduzir o processo de mobilização política societal e colocar essas dinâmicas em relação aos anseios e orientações sociais e políticas dos grupos envolvidos. De certa forma, a disputa pela hegemonia na sociedade é a pedra de toque quando falamos em processos sociais amplos e os ciclos de protestos são momentos em que essas disputas são mais latentes. Isso devido ao caráter de cada processo político no qual abre um campo de possibilidade onde os atores testam as condições do sistema político e social em aderir suas demandas. Ou então, do ponto de vista da condução do processo político, em termos hegemônicos, em médio e longo prazo.\nTrabalhar o insight a respeito dos ciclos econômicos e os possíveis impactos na configuração das oportunidades políticas. Testar essa hipótese e vê se ela faz sentido. Argumento norteador: pensando do ponto de vista da questão política, acredito que não necessariamente as questões econômicas envolvem a possibilidade de engendrar um ciclo de protestos, antes, o escopo constitucional tem impacto maior junto com a questão da organização da sociedade civil. De alguma forma recessão e crescimento não diz muita coisa. Principalmente pelo fato de que é preciso analisar a configuração da sociedade em toemos da construção da participação e os impactos que têm a mudança social Aqui a incorporação dos grupos sociais em dinâmicas de desenvolvimento é muito mais importante do que momentos de mera crise econômica. A grande questão é que a constituição em termos econômicos levanta um elemento de disputa pelo poder, sobretudo quando pensamento em grupos políticos que querem fazer valer seus interesses no Estado (lembrar do artigo do Limongi no livro de Werneck e da ideia de um hiperpresidencialismo de coalização no governo Collor). Isso se repete em Dilma Rousseff quando os grupos econômicos começam a fazer pressão a partir dos políticos de oposição ao governo. O que esses momentos têm em comum é um certo desgaste da relação entre sociedade, política e constituição. A constituição intermediando as relações entre setores da sociedade e política institucional, ao mesmo tempo que também intermedeia as disputas pelo poder. Isso cria um ambiente de oportunidades políticas.\n\n\n\nAbertura das franquias democráticas e a participação social no Brasil\n\nComo observou Rodrigues (2001), existiram dois grandes ciclos de mobilização política no Brasil durante o século XX que influenciaram a mudança institucional de diversas maneiras. Esses ciclos, destaca o autor, estão demarcados pelas diferenças nos móveis da ação dos estratos sociais mobilizados e pelas diferenças nas estruturas de oportunidades e limitações conferidas pelos regimes políticos sob os quais se manifestaram (2001, p. 33). O autor aponta dois grandes ciclos de mobilização e mudança institucional em nossa história republicana, os quais convencionou a chamar de ciclo de entrada e o ciclo de saída. O ciclo de entrada abrangeu o processo de incorporação das massas urbanas à participação política, desde os anos 30, passando pela ativação populista, até o golpe de 1964. Já o ciclo de saída diz respeito ao \&quot;renascimento\&quot; da sociedade civil possibilitado pela eclosão dos \&quot;novos movimentos sociais\&quot; no bojo da transição de regime desde a década de 70 e que chega até a conjuntura da década de 1990 (2001, p. 34). Para o autor, estes ciclos de mobilização política desempenharam um papel fundamental na configuração das mudanças institucionais no Brasil, influenciando a participação da cidadania mobilizada e a institucionalidade política, desde a entrada no regime autoritário de 1964 até a transição para a democracia e os desafios enfrentados na década de 1990.\nDe acordo com Rodrigues, as características de cada um desses ciclos são marcadas por alguns fatores. No ciclo de entrada, a mobilização foi heterônoma, pois o processo de mobilização, do ponto de vista dos móveis da ação política dos atores mobilizados, ocorreu durante a incorporação desses novos atores urbanos, por via da prática populista e do corporativismo de Estado. Sua resultante institucional se deu em um processo em que houve a reciclagem das tecnologias estatais de contenção, e não uma reforma que institucionalizasse uma competição política ampliada (Rodrigues, 2001, p. 34). Por sua vez, o ciclo e saída foi caracterizado pela mobilização de forma autônoma. Neste ciclo houve uma ativação política dos setores sociais organizados. Sua resultante institucional foi a liberalização, onde os resultados institucionais deste mesmo ciclo materializaram-se nas conquistas democráticas paulatinamente obtidas durante a transição, a partir de 1974, estendendo-se ao processo constituinte de 1987-88.\nPara Rodrigues, essa nova ordem institucional da participação da cidadania mobilizada e da institucionalidade política foi impactada pela tensão institucional decorrentes do período da transição e a crise da participação política na década de 1990. De acordo com o autor, ainda que a década de 1990 fosse marcada por uma série de mudanças políticas, econômicas e sociais, incluindo a consolidação da democracia, a abertura econômica, a globalização e a emergência de novos movimentos sociais, essas mudanças também geraram tensões e desafios para a participação da cidadania mobilizada e a institucionalidade política. Por um lado, a nova ordem institucional estabelecida pela Constituição de 1988 ampliou os canais de participação política e fortaleceu a sociedade civil. Por outro lado, a crise de participação política, caracterizada pela descrença na política e pelos baixos índices de participação eleitoral, bloqueou a completude do ciclo de mobilização e mudança institucional (Rodrigues, 2001, p. 40).\nDe acordo com Sallum Jr. (2015, p.26), em 1985, durante o período Sarney, deu-se início a um processo de instituição de um conjunto de leis que passariam a favorecer a democracia. Isso promoveu um arranjo político no qual vários segmentos sociais puderam lutar por seus interesses e ideias com grande liberdade. Para o autor, na década de 1970, houve um vigoroso processo de liberalização política, cujos limites que haviam sido fixados no governo Ernesto Geisel em 1973-74, o qual tinha pretensões de um regime de democracia restrita para conter as demandas das classes médias e populares. Essas passaram a ser veiculadas por vários tipos de atores coletivos e, principalmente, pelo partido que cumpria as funções de oposição política aos governos militares, o MDB. Nesse contexto, coadunaram-se outros três processos importantes: o aparecimento de classes populares urbanas autônomas, novas associações civis e o novo sindicalismo. Os efeitos dessa dinâmica possibilitaram a mobilização ampla das classes médias e das massas populares pelos partidos de oposição a favor das Diretas Já, fortalecendo, social e politicamente, a ideia de que não havia democracia sem a participação popular e de que não haveria participação popular sem a liberdade plena de associação para manifestar demandas coletivas (Sallum Jr, 2015, p. 23).\nEsse contexto abriria uma janela de oportunidades em disputa no decorrer do processo constituinte até as eleições 1989. Nesse ínterim, as dinâmicas de disputa social e política seriam orientadas na esfera pública pelas seguintes situações: a) de um lado, o processo de participação social e a configuração de mecanismos de participação política na constituição de 1988; b) de outro, os elementos das disputas político-sociais em torno das orientações e narrativas na esfera pública.\nDe certa maneira, a constatação, um tanto quanto pessimista de Rodrigues, sobre os baixos índices de participação eleitoral tem certo respaldo na forma de enxergar o processo democrático no Brasil, e aqui evocamos uma tradição sobre este fenômeno para poder falar das “versões pessimistas” a respeito do nosso processo histórico de democratização.\nCom efeito, é preciso atentar para o fato de que as tensões decorrentes da relação entre institucionalidade e sociedade civil foi um ponto importante na configuração de oportunidades políticas para os momentos aqui destacados. Primeiramente, pelo fato de que a abertura das franquias democráticas, como aponta Sallum Jr. (2015), foi um catalisador da organização dos setores sociais na luta pelos direitos que começa lá na Campanha das Diretas Já e que reverbera, sobretudo no Fora Collor e em junho de 2013. Em segundo lugar, a abertura das franquias democráticas não operou somente do ponto de vista da entrada de novos atores da sociedade civil organizada na cena política. Dispositivos incorporados ao texto constitucional passaram a configurar formas de expansão dessas franquias no que tange à abertura de outras oportunidades políticas. A Emenda Constitucional nº 25 de 1985 que concedia o direito de voto aos analfabetos na sociedade brasileira foi um desses dispositivos, embora os considerassem inelegíveis para cargos públicos.\nAdiante, a Constituição de 1988 confirmaria o direito de sufrágio para os analfabetos, mas com a facultatividade tanto do alistamento quanto do sufrágio destes (NICOLAU, 2002, p. 263). Esse processo engendraria, posteriormente, o contexto conjuntural no qual se produziria as eleições de 1989 a partir de um “caráter de massa” (Rodrigues, 2000, p. 31). Neste processo as disputas ganhariam, também, elementos discursivos importantes para compreender o Fora Collor. Aqui, a narrativa articulada pelos manifestantes sobre a ética na política se fez presente, sobretudo, relacionando-se à construção do processo político, ainda nas eleições de 1989, a partir de um sentimento difuso na sociedade que enxergava naquela eleição a possibilidade de diminuir os efeitos do clientelismo na política. Essa narrativa voltaria a estar presente nas manifestações do Fora Collor a partir de uma estética da mostrabilidade.\nNo entanto, a Constituição de 1988 ao abrir as franquias democráticas, criou uma estrutura de oportunidades políticas a partir da participação social. Leonardo Avritzer (2016, p. 49), ao tratar sobre a segmentação da participação social no Brasil (1990-2013), identificou três componentes importantes da participação social neste período. Ainda no processo constituinte, a elaboração de emendas populares recebeu uma ampla mobilização de movimentos sociais desencadeando uma campanha visando obter assinaturas para as muitas propostas ligadas às políticas públicas. Esse seria o primeiro componente na construção de oportunidades políticas que, ainda no período Collor se fez presente sobretudo em relação às críticas dirigidas ao governo referentes às questões da crise econômica e seus impactos nas políticas públicas. Neste contexto, a participação de importantes movimentos e atores da sociedade civil à época possibilitou a criação de instituições participativas nas áreas de saúde, planejamento urbano, meio ambiente e assistência, entre outras. Esse conjunto de oportunidades configurou uma estrutura de mobilização que se fez presente na campanha pela Ética na Política com suas respectivas narrativas nas manifestações do Fora Collor.\nO segundo componente o autor advoga a favor da sinergia desenvolvida pelo Partido dos Trabalhadores em suas vitórias eleitorais a nível local nos anos 1990, cuja atuação desencadeou um envolvimento popular intenso, sobretudo a respeito da criação do Orçamento Participativo (OP) em suas gestões que, até o ano de 2008, contava com pelo menos 201 cidades que tinham algum tipo de OP (Avritzer, 2016, p. 50). Por conseguinte, fruto das políticas adotadas pelo próprio PT no seio do desenvolvimento de mecanismos de participação da sociedade civil nas questões públicas a nível nacional, o terceiro componente, como advoga Avritzer, viria    também da adoção de uma orientação genericamente participativa que implicou na expansão dos conselhos nacionais, fóruns e conferências nacionais. Esse\nNo entanto, como o próprio autor argumenta, a incorporação da participação na tentativa de construir políticas de Estado durante os governos do PT gerou limites no que tange a sua segmentação. Isto é, referente a um conjunto de setores que não foram completamente incluídos na participação ou que passaram a ter agendas paralelas aos processos participativos. Neste período, algumas áreas do governo federal, especialmente àquelas ligadas às políticas sociais, tornaram-se fortemente participativas, mas com grandes diferenciações internas (Avritzer 2016, p. 59). De fato, uma parte relevante de movimentos sociais ligados às políticas sociais marcaram presença nas políticas participativas, sobretudo os movimentos e lideranças que tiveram presentes na construção das mobilizações em torno da constituinte, nas campanhas pelo Sistema Único de Saúde (SUS), como também nas mobilizações contra o governo de Collor. Entretanto, os limites dessa participação possibilitaram o surgimento de uma janela de oportunidades para a reivindicação de setores externos aos programas de políticas públicas nacionais.\nCom efeito, viria a ocorrer uma mudança nas áreas temáticas nas quais aconteciam a participação. Essa mudança apontava para os limites da continuação da participação nos moldes do período pós-Constituição de 1988 com um declínio das áreas clássicas de participação em favor de novas áreas, tais como direitos humanos, cultura e políticas públicas. Dentro dessa janela, formariam os principais coletivos e movimentos sociais que construíram a estrutura de mobilização durante junho de 2013. Neste sentido, quando olhamos para junho de 2013 podemos observar uma estrutura de oportunidades políticas que extrapola o âmbito da participação, com demandas que viriam compor um quadro de mobilização em torno de temas relacionados principalmente às pautas dos direitos humanos, à questão da mulher e, sobretudo, aos problemas de infraestrutura relacionados à vida nas cidades.\nCom efeito, não podemos dizer que houvera uma crise da participação política. O que se observou no momento de junho de 2013 foi um deslocamento dos temas da participação e a dificuldade de encontrar uma resposta institucional concreta. Ainda que as políticas de fomento à participação fossem uma questão chave durante os governos do PT, o que observamos foi um deslocamento dos temas referentes a essa participação em instância institucional. Neste sentido, a constituição de 1988 forneceu elementos importantes para a construção de uma estrutura de oportunidades políticas que chega em 2013 com um dilema a ser resolvido: aprofundar as formas de participação via inclusão da participação, ou dar respostas institucionais sobre a crise instaurada em torno do partido no poder e as próprias dificuldades de contorná-la.\nSe o raciocínio de Rodrigues está correto, podemos argumentar que o desenvolvimento desse ciclo de oportunidades políticas possibilitou resultados nos quais a mobilização foi decorrente de um arranjo institucional capaz de desenvolver a participação de forma autônoma. Esse arranjo forneceu repertórios diferenciados na ação de movimentos sociais, sobretudo na estrutura do Estado. As formas de participação conjugaram diferentes maneiras pelas quais os movimentos sociais confrontam e conflituam com o Estado, e estabelecem relações de institucionalização. Do ponto de vista analítico a ampliação desses repertórios se deu a partir da inclusão de interações cooperativas ou colaborativas entre movimentos socais e atores institucionais em torno da produção de políticas públicas (Lavalle, et al. 2018;  ). O conjunto de estudos de \nNeste sentido, é possível dizer que a abertura das franquias democráticas e a construção de arranjos institucionais em torno da constituição de 1988 possibilitou a formação de agendas políticas que passaram não só a ocupar a dinâmica do Estado e da execução de políticas públicas, como também promoveu a ampliação dessas agendas no sentido de extrapolar os limites da democracia. Com efeito, houve políticas de aprofundamento democrático em termos da diversidade de temas que passariam a ser importantemente debatidos nas manifestações de junho de 2013. No entanto, ainda que esses limites fossem extrapolados em junho de 2013, promovendo reivindicações em torno do aprofundamento da democracia, esse mesmo ciclo abriu uma janela de oportunidade que foi importante para o aparecimento de grupos que se mobilizavam em torno de pautas ligadas aos temas relacionados à direita.\nDe acordo com Gohn (2022, p. 192), vale notar durante todo esse período a importância das conquistas inscritas em leis como um fato que incidiu nas estruturas de organização da sociedade brasileira. Essas conquistas passaram a ser base para mudanças estruturais mais profundas. Entram, no interim dessas conquistas, as leis relativas aos afro-brasileiros, comunidades quilombolas, leis de criminalização do racismo, sobre cotas afrodescendentes e cotas para mulheres nas eleições, Lei Maria da Penha, PEC das domésticas, criminalização do feminicídio; Estatuto da criança, do idoso, do indígena, terras indígenas; reconhecimento de direitos dos casais homoafetivos como o casamento, herança, etc.; leis para as camadas populares no setor da habitação (como o Estatuto da Cidade), no setor rural com políticas de assentamento rural, regularização de áreas ocupadas, escolas para assentamentos etc.; além da eleição e participação de diversos movimentos do campo progressista nas diferentes esferas de poder, como secretarias, ministérios, conselhos, fóruns, etc. com ganhos expressivos nas áreas da saúde e assistência social.\nNesse cenário, ao longo da década de 1990 e, posteriormente, nas décadas de 2000 e parte da década de 2010, diversos setores da sociedade conquistaram um conjunto expressivo de direitos legais adotando estratégias de mobilização e busca de acesso ao Estado, sobretudo na construção de políticas públicas. Como argumentam Tatagiba, Abers e Silva (2018) no ínterim desse processo, movimentos sociais atuaram como subsistemas a partir da construção de políticas públicas, participando na medida em que propunham e experimentavam modelos alternativos que desafiaram modelos concorrentes ou dominantes. Nessas experiências, a disputa entre modelos de políticas públicas implicou conflito sobre as próprias instituições, aproximando os movimentos sociais e burocracia pública por meio de estratégias de confronto e cooperação.\nDe acordo com os autores (Tatagiba, et al., 2018, p. 129), os movimentos sociais atuaram através de ações nas quais puderam construir redes movimentalistas que promoveram experimentações socioestatais e fecundaram a imaginação política com novos enquadramentos e soluções para problemas sociais. A busca por protagonismo dos grupos sociais subalternos se traduziu em modelos que defendiam a participação da sociedade na formulação e implementação das políticas. No entanto, os movimentos enfrentaram desafios para encontrar seu lugar nos subsistemas, com diferentes graus de acesso e influência em cada caso.\nDe fato, o início do ciclo de governança petista a partir de 2003 abrira oportunidades para a experimentação na arena nacional a partir de uma intensificação do trânsito de militantes para dentro do Estado e a abertura de novos espaços de participação. Isso favoreceu a localização dos modelos alternativos de mobilização nos subsistemas no plano federal. No entanto, as características do regime e do modelo de desenvolvimento condicionaram essa localização gerando determinados desafios. A adoção de políticas neodesenvolvimentistas, especialmente a partir de 2007 com o lançamento do Programa de Aceleração do Crescimento (PAC), foram importantes nesse contexto de mudança de oportunidades. De acordo com os autores (Tatagiba et al., 2018, p. 131), o modelo dominante de política de desenvolvimento operou como um obstáculo à implementação dos modelos alternativos, pois o arranjo do Estado-mercado no modelo neodesenvolvimentista manteve os movimentos em posição periférica e reduziu a possibilidade de efetivamente disputar os modelos alternativos de políticas públicas.\nCom efeito, o conjunto dessas ações caminhava juntamente com uma retórica administrativa de redução do lugar simbólico do Estado na promoção de políticas públicas e sociais. Uma retórica contraditória na qual, ao mesmo tempo em que atraía os setores da sociedade civil para o Estado dando a eles espaços para a participação e construção de políticas públicas, se desdobrava a atender as dinâmicas de desenvolvimento (capitaneadas pelo próprio Estado) a fim de responder aos anseios do mercado. Nesta contradição incidia a dificuldade de contornar os diversos problemas advindos de uma prática predatória de crescimento econômico versus construção de políticas públicas, sociais, ambientais, urbanas, etc.\nDecerto, ao valorizar a sociedade civil como caminho preferencial da mudança constituíram-se outros vetores que transferiram as esperanças de um mundo melhor do Estado para a “sociedade organizada”. De acordo com Alonso (2023, p. 73-74), emergiram no decorrer dos governos petistas grupos sociais de estratos altos em escolaridade ou renda que adotaram a crença da auto-organização e da linguagem do empoderamento dos cidadãos, ávidos por planejar, decidir, implementar, gerir, transformar o país from below. Essa retórica da sociedade organizada como um agente de mudança positiva foi se difundindo por conexões diversas em “redes cívicas”, nas quais membros das mesmas comunidades morais construíram círculos sociais em laços concretos de relacionamento, como parentesco, amizade, trabalho, vizinhança. Ocorre aí uma união ou coordenação de pessoas de estilos de vida semelhantes que passaram a compartilhar experiências e apreciações estéticas, emocionais e morais, as quais valorizavam a troca e a parceria. Um conjunto de pessoas que se enveredavam em atividades paraestatais que se consideravam apolíticos ou até antipolíticos.\nDe acordo com Alonso (2023, p. 73-77) em alguns casos a “retórica da sociedade organizada” ganhou nuances práticas a partir de vínculos afetivos entre membros de comunidades morais voltados para a ação pública não estatal. As redes cívicas se configuraram como um engajamento político, sem vínculo necessário com movimentos sociais ou partidos, mas dedicadas a resolver problemas coletivos por meio da ação direta. Nomenclaturas como “cooperativas”, “empreendimentos” e “coletivos” passaram a surgir pelo país formando, de um lado, redes solidárias, as quais tinham como características técnicas de organização e autoconstrução comunitárias, com ações focalizadas voltadas para a produção compartilhada e a troca comunitária, cujo proselitismo misturava ações convencionais, como marchas, e outras de feição cultural, de convívio que lembravam, em certa medida, os movimentos de base da década de 1960, só que com uma outra roupagem. Nestas mesmas redes cívicas formaram-se os coletivos autonomistas com forma organizacional autogestionada, horizontal e antihierárquica distanciando-se tanto dos partidos quanto do “centralismo” dos movimentos socialistas.\nDe outro lado, formaram-se redes empreendedoras, cuja ideia de auto-organização da sociedade se traduzia à primazia de diagnósticos voltados ao proselitismo empreendedorista. Essas redes empreendedoras se construíram a partir de uma narrativa presente sobretudo nos best sellers de autoajuda e empreendedorismo fomentando uma retórica entre jovens empresários que compartilhavam insumos, espaços e tecnologia. Um civismo que se baseou no auto interesse e em um estilo de vida e visão de mundo que traziam palavras presentes nos livros de autoajuda como “protagonismo”, “inovação” e “autorrealização”. De princípio, foram redes empreendedoras as quais nasceram visando negócios, mas acabaram virando espaços políticos. Em sua face política, vigorou as narrativas da ineficiência e da corrupção que se dirigiam ao governo de esquerda com o seu “Estado mastodôntico” (Alonso, 2023, p. 79). De certa maneira, a formação dessa rede cívica tem respaldo em um tipo de racionalidade neoliberal que é característica do neoliberalismo contemporâneo e cuja definição opera enquanto um conjunto de práticas, discursos e dispositivos que determinam um novo modo de governo dos homens segundo o princípio universal da concorrência (Dardot &amp; Laval, 2016, p. 17). Certamente, essa racionalidade não é geralmente em todos os aspectos da vida social, mas opera como um tipo de governamentalidade (Foucault, 2024) que engendra processos simbólicos de compreensão e atuação no mundo.\nA narrativa contra a corrupção e a ideia de autorrealização individual ocupou-se de ganhar o debate público e influenciar outros grupos que compartilhavam dos mesmos sentimentos morais. A versão evangélica conciliava o lucro nos negócios com a exaltação da família em contraposto ao Estado e a versão agrária encampava um estilo de vida mais urbano do que rural atrelado à tecnologia e técnicas de planejamento, sempre atentos aos mercados (Alonso 2023, p. 83-86).\nApesar de diferentes em seus modelos de orientação política, o surgimento e atuação dessas redes cívicas possibilitou a criação de oportunidades políticas ao expressarem-se como comunidades morais que viviam fora e longe dos partidos. Ao articular narrativas e discursos que criticavam as ações do Estado, elas fomentaram o debate público em torno dos diversos rumos das políticas governamentais. Essas oportunidades levaram a conquistas e sustentaram identidades coletivas em torno de direitos específicos, fortalecendo a democracia e o Estado de Direito. No entanto, como aponta Gohn (2022, p. 233), o fato é que durante esse período ocorre um deslocamento social da participação das conquistas via pressão popular para um processo institucional capitaneado por grupos e indivíduos das camadas médias da sociedade.\nÉ possível dizer que neste contexto de deslocamento social da participação formam-se duas estruturas de oportunidades políticas. A primeira em torno do ativismo de grupos progressistas que transborda os limites da política institucional reivindicando maiores atenções do Estado, sobretudo do governo, na questão dos direitos. Neste novo contexto, ocorre uma reconfiguração do associativismo civil, com a alteração das formas de organização, que passaram a ser menos de militância focada em um determinado grupo para uma pluralidade de atuação em ativismos, que muitas vezes não querem ser confundidos com militantes, partidos ou mesmo movimentos sociais. Isto é, um descentramento da forma de movimento para outras formas, como coletivos, ou organizações civis com uma pluralidade de tendências político-ideológicas (Gohn, 2022, p. 252). Em termos contextuais esse mesmo ativismo sofreu grande influência das mudanças operadas na sociedade e na política brasileira antes e depois de junho de 2013, como a onda global de contestação da Primavera Árabe contra o autoritarismo no oriente médio, passando pelos protestos contra as políticas neoliberais na Grécia, Espanha, Portugal etc.; o movimento norte-americano Occuppy Wall Street e seu apoio em diferentes partes do mundo.\nNesse deslocamento foi perceptível observar outra estrutura de oportunidade política em torno da participação social que reemerge a partir de junho de 2013, onde o evento passa a ser interpretado enquanto uma janela de oportunidades políticas. O elemento primordial para compreender essa mudança foi o fato de que todo esse contexto promoveu a criação de agendas transversais com certa alteração da dinâmica das forças políticas. Em termos abrangentes, ainda que a participação social tivesse avançado no plano institucional, a consciência social do avanço dos direitos não penetrou na sociedade como um todo. Formas tradicionais de conservadorismos que sempre estiveram presentes no imaginário social foram reativadas em um contexto no qual a aproximação das pessoas comuns com a política foi acompanhada pelo rechaço público da relação entre partidos políticos, o Estado e o poder econômico (Vianna, 2016).\nNeste mesmo contexto, o ciclo de protestos de 2013 esbarraria em um processo de modernização da sociedade brasileira em diversos níveis, principalmente com a chegada de uma camada ampla da população em um mercado de consumo de bens e serviços, a qual também demandaria direitos historicamente negados. Um contexto marcado pela reverberação, em solo brasileiro, dos efeitos globais da crise do capitalismo neoliberal, inaugurado em 2008, operado a partir de um modelo de não rompimento (Boito, 2012), assim também com a promoção de um reformismo fraco, sem confronto com o capital (Singer, 2012).\nNeste contexto paradoxal, de uma política macroeconômica neoliberal com ampliação do papel do Estado como indutor do desenvolvimento e a adoção de medidas de distribuição de renda e proteção social – com certa permeabilidade do Estado a movimentos sociais e sindicais – não ficou muito bem-vista por setores da burguesia nacional. Com efeito, enquanto os grupos de camadas médias avançavam em ativismo institucional, a militância na sociedade especialmente entre os mais pobres, permaneceu circunscrita a certos grupos temáticos, como observou Gohn (2022, p. 231). A grande maioria dessa camada da população ficou sob um processo marginal, que seria ativado em épocas eleitorais ou determinados momentos de disputa política local ou nacional.\nA tendência à acomodação de interesses conflitantes deu lugar para o descontentamento com diversos aspectos da política governamental. Tanto de setores populares, quanto por setores da burguesia e das classes médias, que passaram a expressar a sua insatisfação diante das políticas sociais e da intervenção do Estado na economia. Isso se somou a um antipartidarismo reativo (Telles, 2016, 115) como produto do gap entre as inconsistências das promessas dos partidos e a alta expectativa que os cidadãos têm sobre a eficácia das instituições e das elites políticas.\nNeste sentido, os protestos de 2013 apresentam a emergência das contradições do lulismo (Singer e Loureiro, 2016) contribuindo para produzir e aprofundar a crise do governo Dilma Rousseff. Essa crise potencializou os descontentamentos com o governo fomentando novos protestos à direita a partir de um contexto particular de associação entre antipetismo e luta contra a corrupção (Tatagiba et al., 2015).\n\nCollor e Dilma em perspectiva: janela de oportunidades em momentos de crise ou um movimento pendular da democracia?\n\nComo aponta Avritzer (2016), o ponto de partida das manifestações de junho de 2013 foi a ruptura do campo político da participação social no Brasil ocorrida entre 2011 e 2013. Essa ruptura ocorreu de forma paulatina e se deu à medida que se acumularam conflitos de movimentos sociais com o governo federal. A aprovação da legislação da Copa do Mundo e a questões ligadas aos grandes eventos gerou críticas relativas à luta pela reforma urbana e os diversos problemas que envolvem a questão da vida nas cidades. Neste primeiro momento as pautas se concentravam em torno da demanda básica, mas no decorrer dos dias outras pautas foram se multiplicando até que chegaríamos ao ponto da entrada de grupos com orientações à direita nas manifestações.\nSabemos que na história brasileira a mobilização de grupos conservadores não é uma novidade, muito menos um fato extraordinário. De fato, um marco de aprofundamento da polarização política no Brasil foram os protestos de junho de 2013, sobretudo a partir da convergência de grupos autonomistas, da esquerda clássica e de grupos que se utilizavam da estética nacionalista (Solano, Ortellado e Moreto, 2017). A grande questão, porém, é que a pulverização de pautas levaria junho de 2013 na direção de manifestações que viriam a conjugar o descontentamento ao governo à moralização do mundo da política, com a roupagem da ideia de corrupção.\nTatagiba, Trindade e Teixeira (2015) apontam que eventos de protestos à direita existiam desde 2007 na sociedade brasileira a partir do Movimento Cansei, mais especificamente o Movimento Cívico pelo Direito dos Brasileiros. Em um primeiro momento esse movimento se concentrou no caso do acidente aéreo da TAM Express, mas seus apoiadores e lideranças expressavam um sentimento de “degradação moral” às denúncias de corrupção no caso de Mensalão do PT. Com efeito, o Cansei, apesar da sua pouca duração, foi um movimento que se articulou a partir de lideranças e celebridades conhecidas na cena brasileira e que participara de outros momentos de manifestação na história do país. Sua posição era controversa, buscando também manter uma postura conciliadora com o governo Lula. O movimento não teve grandes articulações, tampouco conseguiu despontar como um catalisador de grupos que se identificavam com sua temática na sociedade. Sua base era elitista e ele não foi levado a sério pelos partidos de oposição, nem pela imprensa, a qual sempre destacava seus traços anedóticos e caricaturais (Tatagiba et al., 2015). No entanto, o Cansei é elucidativo para compreender como um sentimento de insatisfação geral na sociedade brasileira passaria a ser interpretado como uma questão moral em torno da corrupção e do antipetismo.\nNo contexto conjuntural de 1989, diversas situações mostram também a questão da corrupção como um problema da ética na política que é histórico no Brasil. À época, esse problema se traduzia em uma situação através da qual a sociedade brasileira passaria por um processo de redemocratização onde poderia sanar todos os problemas da República. Neste contexto, a chegada de um contingente de cidadãos comuns, arregimentados por dispositivos constitucionais que possibilitasse a participação política institucionalizada, levou para a arena eleitoral uma disputa importante durante a primeira eleição pós ditadura militar. O consenso no repúdio ao clientelismo político trazia à percepção do eleitor uma espécie de “crise moral” da política em relação a todas as forças políticas que tinham qualquer identificação com o governo Sarney.\nDe acordo com Rodrigues (2000, p. 66), neste contexto, a ascensão vitoriosa de Collor foi sua percepção das demandas do eleitorado na conjuntura que se concentravam, além dos evidentes reclamos por políticas sociais efetivas, em reclamos contra a “fisiologia”. Atributos como “acabar com a corrupção e a impunidade”, “coragem” para enfrentar os que “tiram proveito” do Brasil, acabar com a “politicagem”, foram explorados por Collor no desenvolvimento de sua campanha. Além do mais, o contato com os “descamisados” e os “pés-descalços” era intermediado pelos líderes religiosos pentecostais (Mariano e Pierucci, 1992 apud Rodrigues 2000, p. 68).\nEm uma outra situação, o confronto Collor-Lula nas eleições de 1989 chama a atenção ao expressar o embate entre duas ideias que disputavam espaço na política nacional que se traduziam na polaridade “primazia do mercado” versus “reforma social”. Por mais que seja correto afirmar que a disputa entre Collor e Lula foi uma disputa entre a primazia do mercado e a reforma social, o melhor disciplinador do espaço público foi aquela força que fosse capaz de “moralizar” as atribuições e ações do governo. Uma moralização entendida como pré-requisito para uma ideia, ainda que vaga ou arbitrária, de implantação da justiça social em contraponto à conjuntura da crise do Estado do início dos anos 90. Para Sallum Jr. (2015, p. 23), a campanhas das Diretas Já em 1984 marcara a ruptura dos limites da legitimidade do Estado Varguista a partir da própria perda de legitimidade do governo e do regime autoritário. Ainda que houvesse um contorno provisório em torno dessa própria crise, sobretudo a partir das eleições indiretas, com Tancredo no poder.\nNeste sentido, o que fica dessa conjuntura seriam duas situações controversas onde, de um lado, ocorria um projeto de liberalização política em torno do Estado e da Constituição de 1988, o qual abriria as franquias democráticas no sentido de incorporar as camadas populares urbanas autônomas, juntamente com novas associações civis e o novo sindicalismo. De outro lado, um contexto adverso que encontrou na dificuldade de dar vazão a um tipo de nacional desenvolvimentismo distributivo (Sallum Jr, 2015, p. 38) a partir de uma disputa em torno dos rumos da política econômica que fora impelida também por uma situação restritiva devido à mudança nos fluxos econômicos e nas ideias predominantes em relação à gestão econômica. Houve aí a constituição de uma lógica de situação (Rodrigues, 2000, p. 73) pela qual o debate posto entre os atores relevantes passou a ser reelaborado, tanto na disputa eleitoral de 1989 quanto na campanha pelo impeachment, que se confrontaram aos sentimentos difusos da população em torno da insatisfação social. Como sabemos, essa pretensão de um caráter privatista da ideologia recém absorvida pela direita a respeito das reformas do Estado, funcionou, em um primeiro momento, como elemento retórico.  Nesse contexto, as propostas de reforma que surgiram no governo Collor tiveram como pretensão reduzir a dimensão do Estado racionalizando a administração pública a partir de um apelo às questões morais. Esse apelo serviria à direita para facilitar a assimilação popular durante a campanha eleitoral. No entanto, posteriormente passou a ser mobilizada politicamente como uma agenda considerada minimalista e excludente frente às questões sociais.\nO governo Collor fora construído, desde a campanha presidencial, sob a égide do combate ao clientelismo e à corrupção. O governo também ficou conhecido por acumular um conjunto de ações nas quais colocaram sua atuação em um ambiente crítico em relação à própria governabilidade. Como afirma Rodrigues (200, p. 159), as práticas de corrupção ganham contornos e caráter específicos a partir de formas de interação que estabelecem historicamente com os processos de racionalização social e do state building, processos estes que são inerentes aos processos de formação nacionais.\nA tese contida no entendimento de nossa formação política e social confere peso à matriz patrimonial-patriarcal no processo de racionalização das relações sociais, sobretudo as que envolvem vínculos entre classes sociais ou grupos sociais e o Estado (Faoro, 2021). Como decorrência, a tese dos “anéis burocráticos” (Cardoso, 1975), a partir da combinação entre industrialização e autoritarismo, demonstrou um exemplo de como a desestruturação da dimensão pública do Estado pode ocasionar canais privilegiados de inserção de interesses privados no aparelho do Estado (Cavalcante et al, 2018, p. 62), os quais acabam por constituir-se em antessalas de práticas de corrupção ou de negociações em vários sentidos.\nPor outro lado, outra característica importante das relações políticas no âmbito do Estado brasileiro também configurou um tipo de relação que se desenvolveu em torno da disputa e manutenção no poder que se manifestou em suas diversas dimensões do presidencialismo e coalizão (Abranches, 1989; .\nVoltando a junho de 2013, não podemos considerar que a emergência dos protestos fossem um reflexo da deterioração das condições políticas e econômicas (Tatagiba et al, 2016, p. 77). De alguma maneira, as políticas públicas implementadas pelos governos petistas afetaram as diferentes classes e grupos sociais.  No caso das eleições de \nDe alguma maneira, observamos nestes dois momentos um dilema fundamental a política brasileira: a demanda por políticas sociais que atendam a população versus um sentimento de combate à corrupção por parte do fisiologismo partidário em relação ao mundo da política.\nConceito\tTipo de estrutura\t\tEstrutura de oportunidades políticas\tFormação do associativismo de base;\nConstituição de 1988 e os dispositivos de participação;\t\tJanela de oportunidades políticas\tEleições de 1989\nEleições de 2014\t\tOportunidades discursivas\t“Estética da mostrabilidade” e os anos Dourados (1989-1992)\nCaso Roseane Collor\nMensalão\nOperação Lava Jato 2014\t\t\nao processo de mudança\nPor um lado, ainda que a diminuição nos índices de participação, sobretudo nos períodos eleitorais, apresentassem \nEm síntese, a \&quot;Nova República\&quot; se caracterizou por uma expansão significativa do espaço político, com o surgimento de novos atores tradicionais e emergentes na competição política. A carta ampliou consideravelmente os direitos civis e políticos e a participação política, configurando um período de transição democrática. No entanto, a instabilidade política impediu a consolidação de um modelo de dominação, marcando a década de 1980 por flutuações.\nNos casos de impeachment, um componente institucional importante para o processo nesse período foi mobilização em torno do mecanismo constitucional do impeachment. Ainda que esses momentos possam gozar de determinada situação na qual coloquem &lt;&lt;&lt; Colocar aqui o Avritzer \nheterônoma - Resultante institucional: Contenção, em que a resultante institucional ao final do ciclo foi a reciclagem das tecnologias estatais de contenção, e não uma reforma que institucionalizasse uma competição política. \n\tEstrutura de oportunidades políticas\tEstrutura de oportunidades discursivas\tReferências\t\tAspectos políticos\tProcesso de Transição democrática;\nConstituição e a abertura das franquias democráticas;\nMecanismo de Impeachment;\nInstitucionalização da participação (conselhos, fóruns, conferências);\nFórum Social Mundial;\tCampanha das Diretas Já;\n\t\t\tAspectos socioculturais\tAssociativismo civil da década de 1970;\nOs coletivos sociais;\nOs contramovimentos;\tEstética da mostrabilidade e os anos dourados;\nCasos de corrupção na mídia;\t\t\t\t\t\t\t\t\nNo entendimento das condições estruturais de surgimento de oportunidades políticas para o desenvolvimento\nPara o entendimento dessas condições levarei em consideração e que configuram a maneira como os manifestantes organizam a estrutura de mobilização em cada um desses momentos. Dentro desse Primeiro ponto chamo atenção aos processos de mudança na construção do ativismo eu leva em consideração uma mudança cultural dentro da própria sociedade a qual influencia a forma de construção das estruturas de mobilização tratadas mais adiante. Desta maneira, o que podemos observar, em um primeiro momento é que esses ciclos de protestos estão inseridos na maneira como os atores passaram a se organizar na sociedade da esfera pública. E aqui chamo a atenção para o processo de redemocratização como um marco importante na construção dessas formas de mobilização, principalmente na Campanha pela ética na Política.\nEm um primeiro momento, utilizaremos o processo de redemocratização do Estado brasileiro como aspecto estrutural relevante na questão da mobilização dentro dos momentos aqui trabalhados. O processo de redemocratização ocorre em meio ao desenvolvimento de\nElementos importantes no processo de redemocratização para o desenvolvimento da estrutura de oportunidades políticas:\nO associativismo de base e os novos atores sociais\nA campanha das Diretas Já\nA constituinte de 1988\nA estética dos “anos dourados”\n  aqui estudados vou realizar um retorno cronológico ao processo de mobilização do impeachment de Collor. Neste sentido, à necessidade de compreender os processos de construção das mobilizações durante o impeachment de Collor, será preciso certa leitura do foram as mobilizações pela Diretas Já no contexto da transição política. Como afirma Bertoncelo (2005, p. 47), a literatura sobre a transição política brasileira sempre esteve preocupada em examinar a campanha das diretas predominantemente a partir do enfoque político-institucional argumentando que a mobilização societária que a sustentou teria sido desencadeada pelos recursos mobilizados pelos partidos de oposição e, principalmente, pelo apoio dos governadores oposicionistas.\nContrariamente a uma leitura estritamente político-institucional das Diretas Já e, consequentemente, do processo de transição estudos se atentaram \nDe acordo com Tosi Rodrigues (\n\nColocar o texto do TOSI para falar das conjunturas fluídas referente às diretas e sua entrada com Dobry \nFalar dos processos de framming e colocar em discussão a teoria das oportunidades políticas com esse tema. OK\nMontar uma tabela com DIAGNÓSTICO, PROGNÓSTICO semelhante aos teóricos da mobilização de recursos. Ver livro do Bertoncelo sobre as diretas.\nEsse tópico é para salvar o comentário com as descrições que coloquei\nCom efeito, a ênfase sobre os condicionantes políticos do protesto coletivo e a inserção analítica dos grupos sociais no sistema político permitiram deslocar a problemática da emergência da ação coletiva do âmbito da motivação individual para o âmbito da coordenação social. Na teoria do processo político, o problema da produção da ação coletiva é social e envolve a coordenação de grupos dispersos e desorganizados em ação coletiva sustentada. \nO maior problema quando se trata da ação coletiva e de seus efeitos no campo social refere-se aos processos pelos quais podemos compreender a emergência desses movimentos sociais. Em termos amplos, podemos observar certas semelhanças e diferenças a esses momentos que implicam falar do desenvolvimento de uma dinâmica de manifestações que envolvem a sociedade como um todo. Assim, ao falar dos três momentos, tomados em conjunto, podemos observar um ponto em comum: esses momentos se dão em condições de estabilização das condições democráticas, sobretudo após o processo constituinte de 1988. Neste sentido, a constituição de 1988 representa um marco no desenvolvimento e emergência desses processos de mobilização, dado que sua promulgação engendra um mecanismo de abertura das franquias democráticas, assim como marca um período de estabilização democrática no Brasil. Levo isso em consideração referente aos efeitos do processo de democratização.\n\nOs três momentos analisados aqui diferem sobre os motivos pelos quais surgem as ações coletivas. Em certa medida, temos dois momentos em que o diagnóstico dado pelos manifestantes à ação coletiva se apresenta sobre a ideia da retirada do governante do poder. Podemos observar\n\n\nO que esses protestos e essas formas de mobilização guardam com relação a esse ciclo?\nComo podemos observar as oportunidades políticas através das quais esses protestos se irrompem e como eles interagem com o sistema produzindo processos políticos amplos?\nPensar a questão da abertura/fechamento institucional e como esses eventos podem, de alguma forma, introduzir respostas dadas pelo sistema político. Temos nesse interím dois processos de impeachment, os quais, devidos aos diversos fatores históricos processuais, eles são desenvolvidos após um período de grandes mobilizações em massa. Seria uma maneira, dentro dessa interação, do sistema político dar determinadas respostas aos estímulos que lhes são feitos?\n\nTratar da maneira como o ativismo social se comporta nos dias atuais:\nAs formas de protesto a nível global e a configuração do ativismo social contemporâneo\nCaso brasileiro: temos um processo de institucionalização da participação, principalmente como efeito da abertura das franquias democráticas pós período constituinte\nOs movimentos sociais e as dinâmicas de mobilização na sociedade brasileira dos últimos anos\nO Fórum social Mundial como articulador, no Brasil, de um conjunto de movimentos de resistência em diversas áreas: “democratizar a democracia”; as redes de movimentos sociais;\nOs coletivos sociais e as formas de manifestação que têm relação estreita com a questão cultural\nMudança social, sujeitos contemporâneos e redes sociais\nOs mecanismos de mobilização e os repertórios de ação\nA primavera árabe e o occupy Wall Street\nCrise e esgotamento da participação institucionalizada e a explosão dos protestos no Brasil\nCertamente, e neste ponto concordo com grande parte dessa literatura, junho de 2013 foi um fenômeno heterogêneo e está dentro dos chamados processos de dessetorização tendencial do espaço social (DOBRY, 2014). A grande questão, porém, é se não podemos, respaldando nessa mesma bibliografia, compreender junho para além de um fenômeno específico, um ciclo de protestos, mas uma estrutura de oportunidades políticas. \n4. Estruturas de mobilização em grandes manifestações\n\nCompreender como eventos de protesto se sustentam por determinado tempo é uma questão fundamental no estudo dos movimentos sociais. Apesar de muito visível, sua resposta não é imediata. É difícil saber por que as pessoas vão às ruas, mas é possível mapear de que forma e quais atores coletivos constroem determinada dinâmica de mobilização. Em grandes protestos existirão sempre determinados movimentos que iniciam a dinâmica de contestação, mas não quer dizer que sempre serão os mesmos que chegarão ao final de determinado ciclo. Esses movimentos se constroem de diversas maneiras, com formas organizativas distintas, difundem a ação e criam estruturas de mobilização para sustentar determinado protesto.\nAs estruturas de mobilização são fundamentais para o sucesso dos movimentos sociais, pois fornecem os meios pelos quais os ativistas podem organizar e mobilizar a ação coletiva. De acordo com Tarrow (2009), essas estruturas podem ser definidas como \&quot;as organizações, redes, quadros, recursos e oportunidades que os movimentos sociais usam para mobilizar seus seguidores\&quot; (p. 27). As organizações são os grupos formais que trabalham em prol da causa do movimento, como sindicatos, organizações não-governamentais (ONGs) e grupos de defesa de direitos. As redes, por sua vez, são as conexões informais entre os ativistas, que podem ser estabelecidas por meio das mídias sociais, por exemplo. Os quadros são os líderes e ativistas experientes que possuem conhecimento e habilidades para mobilizar e liderar a ação coletiva. \nOs recursos incluem o financiamento, a infraestrutura e o acesso a meios de comunicação. A presença de estruturas de mobilização é crucial para que os movimentos sociais possam gerar mudanças políticas e sociais. As estruturas fornecem aos ativistas os meios necessários para organizar e mobilizar a ação coletiva, aumentando a efetividade e a visibilidade do movimento.\nNo entanto, entendo que a questão da mobilização está para além do fato de agregar pessoas em um determinado espaço de confronto político. Ao mobilizar, os participantes necessitam construir e se apoiar em estruturas que garantem a permanência desse confronto. De acordo com Tarrow (2009, p. 159-160), sempre existiu uma confusão ao distinguir os aspectos diferentes da organização de um movimento social. Primeiro, pelo fato de que movimentos se compõem por uma organização hierárquica formal, que define mais ou menos sua atuação em determinados cenários de reivindicação. Aqui estamos falando de como eles se constroem anterior à cena contenciosa e que marca a sua característica enquanto organizações de movimentos sociais (Social Movement Organizations – SMOs). Em segundo lugar, a organização da ação coletiva para contatos com opositores vai, desde reuniões temporárias, até redes sociais informais que são controlados por organizações, coalizões de organizações ou simplesmente por ninguém. É, sobretudo, a respeito desse segundo ponto que quero chamar a atenção, pois a construção de determinadas dinâmicas de mobilização em massa obedece a uma série de fatores que nem sempre estão sob o controle dos grupos que iniciam determinado ato de protesto. Isso não significa, porém, que nestes momentos a ação contenciosa se estabelece de forma desorientada. A direção nesse tipo de interpretação é compreender que em termos de estruturas de mobilização podemos priorizar uma estrutura de incentivos e/ou constrangimentos políticos que delimitam as possibilidades de escolha dos agentes entre cursos de ação (ALONSO, 2009, p. 56). \nSe no campo interno, esses atores coletivos possuem uma dinâmica formal e ao mesmo tempo informal, por onde se organizam e estabelecem relações com os seus participantes. No campo externo, esses movimentos podem se construir a partir de redes conectivas que estruturam relações sustentadas com os opositores, mas que sejam flexíveis o bastante para permitir conexões informais que ligam pessoas e redes entre si as quais agregam e coordenam o confronto (TARROW, 2009, p. 160). De maneira geral, as formas mais efetivas de organização são baseadas em unidades locais e contextualmente enraizadas, organizadas por estruturas conectivas e coordenadas por organizações formais. Entretanto, não é minha intenção trabalhar como esses movimentos se formam em suas raízes (grassroot) mobilizadoras. Antes, procurarei traçar relações que marcam as estruturas de mobilização em determinados ciclos de protestos em massa. É olhar para a dinâmica de mobilização a partir das estruturas que se movimentam no decorrer de determinado ciclo de protestos.\nNeste sentido, argumento neste capítulo que a forma como as dinâmicas de protestos em massa se desenvolve tem a ver com a maneira como as estruturas de mobilização se comportam durante o processo político. Por estruturas de mobilização refiro aos veículos coletivos, tanto formais como informais, através dos quais as pessoas se mobilizam e se envolvem em ações coletivas (MCADAM et al, 2008, p. 3). Esses veículos podem ser movimentos, redes de movimentos, coalizões ou demais formas organizativas que incentivam as pessoas estarem nas ruas durante esses eventos. Em relação a essas estruturas, queremos apontar para o fato de como se organizaram e as relações que estabeleceram nestes ciclos de protestos. Pretendo, explorar os aspectos de médio alcance que configuram a forma de organização dos movimentos sociais durante os últimos anos realizando uma cartografia dessas dinâmicas de mobilização em cada uma desses momentos.\nApesar das formas de organização da ação coletiva serem consideradas importantes para a construção de uma dinâmica de mobilização, o caráter de difusão de tal ação também sofre influências externas, como, por exemplo, a expansão e a disponibilidade da mídia de massa. Neste sentido, o impacto das mídias tradicionais, assim como as mídias sociais, na construção de uma estrutura de mobilização nos ajuda a entender e localizar a dinâmica de expansão do protesto. De certa maneira, essas estruturas estão ligadas a certos grupos de interesse, os quais disputam os significados e direções nos protestos. A interação entre essas diversas formas de mobilizar também marca a dinâmica do processo político.\nO que quero compreender neste capítulo é, portanto, como movimentos, coletivos e grupos sociais se organizam através de determinadas estruturas de mobilização que os colocam em movimento na cena contenciosa. Sustento a ideia de que à maneira de organização dessas estruturas obedece a ordem das narrativas em cada um desses momentos, ou seja, o nível abrangente do episódio político e como ele se conecta com as demandas e organização dos movimentos e coletivos em cada um desses momentos.\nEm segundo lugar, queremos chamar a atenção para os processos de aliança e coalizão formados durante esses momentos, como se sustentam e quais as direções que eles tomam. Sabemos que na tentativa de sustentar uma ação contra opositores os movimentos se relacionam, nestes momentos, em processos de coalizão consensuais ou conflituosos (DIANI, 2010). Isso, de certa maneira, indica a direção para a qual determinado tipo de conflito se desenvolve. Terceiro, os chamados mecanismos externos que procuram disputar espaços e construir sentidos a determinada dinâmica de mobilização.\n\n\nAs estruturas de mobilização, processo político e grandes manifestações\n\nExistem duas formas de analisar determinado processo político: 1) através das questões que envolvem a sua emergência ou; 2) os seus resultados. No primeiro caso observa-se os fatores que proporcionam a emergência de determinada dinâmica contenciosa. Falamos aqui, por exemplo, nas oportunidades políticas a serem exploradas pelos participantes como foi trabalhado no capítulo anterior. No segundo, atenta-se para os resultados que determinada dinâmica ocasionou no sistema político. Esse é o foco programático através do qual Charles Tilly (2004; 2008) desenvolveu sua atenção para a análise de eventos de protesto (Protest Event Analysis – PEA), cuja contribuição está em compreender: a) o nível abrangente do episódio (o que ele chamou de narrativas); b) o nível micro do evento (o que chamou de epidemiologia); e c) a descrição detalhada das interações sucessivas dentro de episódios contenciosos. A proposta levantada por Tilly é de grande importância para o presente estudo, dado que sua abordagem é referência no campo de estudos dos movimentos sociais e da ação coletiva.\nEntretanto, mergulhar nas dinâmicas do processo político demandaria fôlego sobre o qual um campo de pesquisa ainda pode ser desenvolvido a respeito dos casos aqui trabalhados. Além do mais, são diversas as análises que se enveredaram em torno dos processos políticos aqui tratados e sobre as quais o presente trabalho se ancora. Neste sentido, compartilho da visão de Tilly sobre os processos políticos, mas enveredo muito próximo daquilo que Hanspeter Kriesi, Swen Hutter e Abel Bojar (2019) propõem em torno da análise do episódio contencioso (Contentious-episode Analysis – CEA) que, ao invés analisar as causas de determinado episódio com um foco na análise estrita de eventos de protesto, é mais contundente explicar a sua ocorrência localizando-o na narrativa das ações dos manifestantes em cada um desses momentos. Um processo político leva em consideração um conjunto de fatores que transbordam a cena contenciosa. Por narrativa, entendo as formas de construção das manifestações em seu nível abrangente. Neste sentido, a partir dessas narrativas procuro compreender como as estruturas de mobilização se construíram em torno desses momentos levando em consideração o quadro das estruturas de oportunidades políticas e discursivas trabalhadas em momento anterior. Com efeito, a finalidade é entender como se constroem estruturas de mobilização distintas e, ao mesmo tempo, semelhantes a esses momentos e que marcam a dinâmica destes ciclos de protestos, se existem continuidades ou descontinuidades na forma como esses protestos são conduzidos.\nArgumento que nesses momentos existiram estruturas por meio das quais diversos atores se mobilizaram. Desde partidos políticos, centrais sindicais, movimentos sociais, coletivos, movimento estudantil, pessoas comuns, dentre outros. O que é característico a cada momento é o fato de que determinadas alianças, mesmo que essas não fossem traçadas de antemão, foram importantes na configuração da dinâmica do protesto. Compreendo que a natureza dessas alianças pode não ser duradoura. Neste sentido, é possível compreender que esses momentos foram construídos por veículos de mobilização específicos que ora estabelecem alianças entre si, ora desenvolveram-se em dinâmicas opostas. Dito isso, nossa finalidade é compreender como essas estruturas foram fundamentais aos processos de mobilização e como elas permitem construir dinâmicas de mobilização em massa.\nQuando colocamos em perspectiva, as estruturas de mobilização se compõem por elementos do sistema político que possuem interesses na condução do processo político, como também elementos da sociedade civil que constroem dinâmicas e formas de mobilização que são semelhantes e diferentes no tempo e espaço. Podemos dizer que a força e o impacto que esses ciclos ocasionam na sociedade têm muito a ver com a maneira com que essas estruturas se relacionam nesses momentos. Elas carregam características comuns, mas apresentam dinâmicas ímpares para compreender os resultados de determinado ciclo de protesto. O que chamo de resultados do ciclo de protestos tem a ver com o seu desenrolar na política institucionalizada e na sociedade. Isso nos faz lançar questões de como o sistema político e a sociedade são impactados por esses ciclos de protestos. De certo modo, a maneira como essas estruturas de mobilização se relaciona dentro de determinado ciclo marca a direção dos seus resultados.\nAo analisar as estruturas de mobilização queremos dar destaque para como elas se constroem-na dinâmica de determinado processo político. Não é a pretensão deste trabalho levantar os pormenores da construção de cada estrutura de mobilização, a gênese e origem, de cada um dos grupos envolvidos nos processos políticos aqui tratados. Antes, encontrar as formas de relações estabelecidas entre os grupos participantes do processo político, indicando a dinâmica de suas relações por meio das narrativas levantadas em cada momento. Assim, começaremos com \n\n\nO Movimento Pela Ética na Política: estruturas de mobilização e grandes manifestações no impeachment de Collor\n\nEm dezembro de 1989, Fernando Collor de Melo foi eleito para a Presidência da República do Brasil. Passados quase trinta anos da última vez que o eleitorado brasileiro elegera diretamente um presidente (década de 1960), Fernando Collor de Melo se tornaria o primeiro presidente a ser eleito, conforme a Constituição de 1988. A despeito das expectativas positivas com que foi empossado em 1990, o governo do novo presidente foi aos poucos perdendo prestígio popular e enfrentando diversas dificuldades para liderar politicamente o país. Além da crise econômica e social que o Brasil enfrentara após a queda do regime autoritário, seu governo foi afetado por um volume crescente de acusações de corrupção que envolvia, por exemplo, a acusação feita pelo seu irmão de que o presidente estava associado a um esquema gerenciado pelo tesoureiro de sua campanha.\nEm meio a um contexto de crise e com dificuldades de dar sentido à dinâmica política, o presidente Collor enfrentava um conjunto de manifestações que reivindicavam um tratamento ético às questões da sociedade brasileira. O próprio desenvolvimento da crise nos revelou que os limites usuais existentes entre a política e as demais esferas sociais foram, aos poucos, esvaecendo e ganhando contornos cada vez mais fortes a partir de estruturas de mobilização que passaram a dar um outro sentido à política na sociedade. Nesse contexto, os atores envolvidos em todo o processo político começaram, também, a construírem suas dinâmicas de mobilização com um sentido específico: a destituição do presidente eleito.\nComo salienta Sallum (2015), a crise do governo Collor se dá em torno de controvérsias as quais também estiveram presentes na promulgação da Constituição de 1988. Para o autor, a Constituição, ao mesmo tempo em que cria condições institucionais mais favoráveis às coletividades, empresta, em contrapartida, uma moldura rígida ao desenvolvimento nacionalista e autárquico. De um lado, há a ampliação das franquias democráticas e, de outro, um elemento de disputa, em âmbito institucional, sobre as ideias predominantes em relação à gestão econômica, o que viria interferir quanto aos seus impactos na sociedade. No limiar dessas relações surgem campos em disputa nos quais vertentes de orientação político-econômicas passam a se relacionar.\nAs ações de Collor, na tentativa de diminuir os efeitos do contexto de crise, não encontraram grande aceitação dentro da política institucionalizada. Além do mais, o impacto negativo na opinião pública dos escândalos de corrupção também alimentava um ambiente de formação de alianças por parte da oposição. No interior da política institucional existiam campos em disputa que foram construídos tanto nas Diretas Já, quanto durante o processo constituinte de 1988. Como observa Sallum (2005, p. 62), algumas polarizações políticas foram desenvolvidas ainda no processo constituinte e que se mantiveram durante o governo Collor. De um lado, se articulavam o centrão e os liberal-conservadores favoráveis a uma democracia representativa “controlada” e, de outro, os partidos de esquerda com a proposta de um nacional desenvolvimentismo redistributivo e a aposta na democracia representativa com mecanismos de participação. De acordo com Sallum (2015, p. 32) PMDB e PSDB ocupavam, nesse cenário, uma posição intermediária nacional. Durante o processo político do mandato de Collor a não participação dos partidos na montagem dos ministérios acabou colocando o presidente em uma situação na qual governava sem uma base orgânica no Congresso. Isso, por sua vez, gerou insatisfação na forma de condução das diversas tentativas de implementar uma agenda político-econômica que fosse capaz de tirar o país da crise.\nAinda neste contexto, e retomando uma disputa que se deu a partir das eleições de 1989, é perceptível a constatação da existência de uma primeira estrutura de mobilização que tem a ver com a forma através da qual algumas vertentes de inflexão liberal (SALLUM, 2015) começam a disputar espaço dentro do Estado. De um lado, alguns setores empresariais e a grande imprensa que, com a fragilização do regime autoritário, promoveu um surto de associativismo empresarial resultando na criação de várias entidades destinadas à defesa de interesses mais amplos, como a liberdade de mercado e a propriedade, e que estavam sintonizados com o liberalismo dominante nos países centrais. Do outro lado, uma vertente empresarial que tem origem no braço empresarial do Estado com a estratégia de desenvolvimento nacional que permitisse a adaptação da economia brasileira aos novos padrões técnicos e organizacionais emergentes (SALLUM, 2015, p. 46-50). Essa segunda vertente estaria mais identificada, de acordo com o autor, com a Central Única dos Trabalhadores (CUT).\nDe alguma maneira, a aposta na democracia participativa angariaria esforços para o desenvolvimento de estruturas de mobilização que colocassem as pessoas nas ruas durante as manifestações do Fora Collor. O que quero chamar atenção aqui é o fato de que parte das estruturas de mobilização construídas durante o processo de mobilização das Diretas Já foram elementos importantes para o início das dinâmicas de mobilização no Fora Collor. Assim, saliento que a construção dessa estrutura de oportunidades políticas se conjuga com uma situação bem parecida sobre a qual foram criadas as mobilizações no período das Diretas Já, com algumas ressalvas.\nAlguns fatos marcam o momento crítico dos processos de mobilização e das manifestações públicas. No momento em que estoura, na opinião pública, o caso Rosane Collor e a “República de Alagoas” e o governo ganha aspecto negativo a partir do levantamento de suspeitas de corrupção, a pressão, que não viria somente dos agentes político-institucionais, começa a ser construída de fora do Estado. Esse contexto colocaria a relação entre desempenho governamental e a corrupção cada vez mais latentes. O impacto do caso de corrupção na opinião pública abre uma janela de oportunidades onde se inserem as articulações entre setores da sociedade civil, mídia e sistema político. De acordo com Sallum (2015, p. 150), construiu, neste contexto, uma “oposição democratizante” que tinha como intuito reduzir as possibilidades da liberalização da economia, além de questionar a maneira como vinha sendo conduzida a política.   Esse fenômeno tornar-se-ia um importante marco para o movimento de impeachment e incorporaria as massas ao processo de mobilização, na medida que os problemas envolvendo a ética na política seriam o mote para as mobilizações na sociedade.\nNo sistema político essa oposição democratizante disputava forças com alguns setores que compunham o Estado e que eram influenciados por grande parte do empresariado. No entanto, as acusações de Pedro Collor e a decisão dos partidos de esquerda e centro de criarem uma Comissão Parlamentar de Inquérito (CPI) mudaram qualitativamente a disputa político-institucional. Para além da questão do desempenho de Fernando Collor de Mello na Presidência, começava-se a criar um entendimento em torno do fato de que ele possuía, ou não, os requisitos morais implícitos de sua investidura no cargo de presidente (SALLUM, 2015, p. 202). Soma-se a esse fato as condições materiais opressivas as quais as classes mais populares enfrentavam em decorrência do estado de crise que se implantava durante o período.\nNeste contexto, ao olharmos para as manifestações do \&quot;Fora Collor\&quot; em 1992 no Brasil percebemos o aparecimento de diversos grupos e movimentos sociais. Existiram grupos que foram mais representativos durante as manifestações. Havia presença de estudantes, pois a juventude foi uma força importante nesses eventos. Muitos estudantes se unindo ao movimento porque estavam insatisfeitos com o governo e com as políticas implementadas. Os trabalhadores também estiveram presentes nas manifestações. Muitos destes protestando contra o aumento do desemprego e a deterioração das condições de trabalho. Uma pauta importante dentro das lutas econômico-corporativas sobre a qual o movimento popular e sindical se ancorava, sobretudo referentes à desvalorização salarial e à queda no número de empregos (MATUSCELLI, 2010, p. 543). Os diferentes movimentos sociais, incluindo grupos de direitos humanos, ambientais e de defesa dos direitos das mulheres, também participaram das manifestações do Fora Collor. Por fim, alguns partidos políticos, incluindo partidos de esquerda, também se uniram ao movimento.\nExistiram, por sua vez, grandes grupos que se articularam em torno da campanha do Fora Collor. O Movimento Pela Ética na Política (MEP) foi, certamente, senão o principal, mas um importante movimento que emergiu durante as manifestações com o objetivo de mobilizar a sociedade civil em torno da luta contra a corrupção na política brasileira e pela ética na gestão pública. De acordo com Tatagiba (1998), os grupos que compunham o MEP advinham de uma dinâmica societal brasileira marcada pelo impacto dos novos movimentos sociais na sociedade civil. Esse impacto se deu, sobretudo: a) pelo peso que esses movimentos passaram a ter no reordenamento do sistema partidário com a criação do Partido dos Trabalhadores e da Central Única dos Trabalhadores (CUT); b) a construção da autonomia da sociedade civil em relação ao Estado, e o potencial discurso contrário aos tradicionais padrões autoritários da cultura política; c) a formalização de novos direitos sociais na Constituinte, e na institucionalização de dispositivos de democracia direta; e também d) na instauração de novos formatos de participação política, a partir de conselhos setoriais e orçamentos participativos (TATAGIBA, 1998, p. 29).\nDe certa maneira, o curso da construção de uma orientação voltada à ideia de universalização da cidadania foi um processo gestado, sobretudo, na década de 1970 com a formação das associações de base (SADER, 1988;), como também o surgimento, neste mesmo período, de movimentos populares que tinham como objetivo fundamental apresentar à sociedade um campo ético-político comum, capaz de construir e transformar o fundamento da democracia a partir de políticas alternativas em torno dos direitos humanos e sociais (DOIMO, 1995). Neste contexto, o entendimento da ação coletiva envolveria valores morais ou apelos ético-políticos capazes de questionar a autoridade política e estabelecer fronteiras intergrupos com uma integração social que prezasse pelo acesso a bens e serviços promulgados e chancelados com Constituição de 1988.\nEssa dinâmica coincidiu com as narrativas dos principais grupos e movimentos sociais que participaram na estrutura criada pelo MEP. Dentre eles, a Igreja católica, a qual desempenhou um papel fundamental na mobilização da sociedade civil, principalmente através da Comissão Brasileira Justiça e Paz e a Conferência Nacional dos Bispos do Brasil (CNBB); os partidos políticos de oposição, como o PT, o PSDB e o PDT que apoiaram as manifestações populares pelo impeachment e se juntaram ao movimento pela ética na política; o movimento estudantil, cujos estudantes foram uma presença constante nas manifestações, liderando muitas delas e trazendo uma nova energia para o movimento; a Ordem dos Advogados do Brasil (OAB), cuja atuação esteve em torno da manutenção do Estado democrático de direito pós Constituinte de 1988; o movimento sindical que, a partir dos sindicatos se uniram ao movimento, principalmente através da Central Única dos Trabalhadores (CUT) e da Força Sindical; diversos outros movimentos com presença importante nas manifestações, reivindicando seus direitos e lutando contra a corrupção na política.\nOs estudantes também foram uma das principais estruturas de mobilização durante o Fora Collor. De acordo com Matuscelli (2015), a participação dos estudantes foi fundamental para o sucesso do movimento, visto que eles foram a vanguarda da mobilização popular e lideraram as principais manifestações nas ruas. Entretanto, a adesão dos estudantes não foi homogênea, houve uma divisão entre as lideranças estudantis, com algumas mantendo uma postura mais autônoma e outras aproximando-se do PT. Certamente, lideranças que viriam a fazer parte do próprio partido dos trabalhadores encabeçavam a mobilização a partir do movimento estudantil. Lindberg Farias, presidente da UNE à época, e que se tornaria um dos quadros do PT anos depois, era a principal liderança do movimento.\nCom efeito, a entrada dos estudantes na construção das mobilizações contra Collor se faz também no movimento dos “Caras Pintadas”. O movimento foi caracterizado pela presença de jovens, principalmente estudantes universitários, que utilizavam tinta guache para pintar seus rostos de verde e amarelo e protestar contra a corrupção na política brasileira. Assim como a trajetória do movimento estudantil ao longo dos anos 60, 70 e 80, o movimento dos caras pintadas foi o resultado de um processo de politização da juventude brasileira, que se mobilizou em torno da luta contra a corrupção e pelo fortalecimento da democracia no país (TOSI RODRIGUES, 2014; MISCHE, 1997). A presença de jovens nas manifestações também foi interpretada como uma evidência do fracasso do regime militar em controlar o processo de democratização do país, que ainda deixava uma grande parcela da população excluída do processo político. As interpretações divergem quanto a papel desempenhado pelos jovens estudantes nesse processo, os entendendo simplesmente como “massa de manobra” para derrubar o presidente Collor e abrir caminho para um novo ciclo político no país.\nDe acordo com o autor, o lema “Fora Collor” passou a ganhar relativa projeção no segundo semestre de 1991, tornando-se objeto de acirrados debates na sociedade brasileira, na CUT, no PT e na UNE. Além dos estudantes, Matuscelli destaca também a ação da classe média e dos trabalhadores como determinantes para a construção do Fora Collor. A ação desses grupos ampliou a base social do movimento e garantiu sua continuidade após as primeiras manifestações. Para Matuscelli (2015) a crise foi um fator que contribuiu para a deslegitimação do governo Collor e para a adesão de outras classes sociais ao movimento. Para os estudantes, sustentar a palavra “Fora Collor” colocaria o movimento em uma indeterminação sobre o que ocorreria dentro de uma possível reivindicação de eleições gerais. O movimento estudantil tinha muito clara a ideia e proposição do lema, mas não sabia, de fato, o que aconteceria. Matuscelli (2015, p. 4) argumenta que nesse momento passa a haver um deslocamento mais moderado em relação ao lema do “Fora Collor”, colocando a CUT, o movimento estudantil e o PT com uma proposta de manter-se na oposição ao governo e contrários aos efeitos da política neoliberal e à corrupção no governo.\nEm \&quot;Partisan Publics: Communication and Contention Across Brazilian Youth Activist Networks\&quot;, Ann Mische nos dá uma contribuição de grande importância para entendermos a dinâmica da mobilização política de jovens no Brasil desde os anos 1980 e que incide de maneira contundente nas mobilizações pelo impeachment de Collor. A autora utiliza uma abordagem etnográfica para examinar a experiência política de jovens engajados em diferentes movimentos sociais e partidos políticos, como o movimento estudantil, o movimento negro, o movimento LGBT e na construção do campo político dos partidos de esquerda, sobretudo o Partido dos Trabalhadores (PT).\nPara Mische, a mediação é uma prática fundamental na mobilização política e os estudantes desempenharam um papel crucial como mediadores entre diferentes grupos e setores sociais durante o processo de mobilização em torno do impeachment de Collor (MISCHE, 2008, p. 115). A autora descreve a mediação como uma forma de facilitar a comunicação e a interação entre diferentes atores, a fim de construir uma coalizão mais ampla em torno de uma determinada questão política. Para a autora é possível identificar dois tipos de mediação: a mediação horizontal, que envolve a coordenação entre grupos de ativistas com interesses semelhantes, e a mediação vertical, que envolve a comunicação entre ativistas e líderes políticos ou instituições do Estado (MISCHE, 2008, p. 119). A autora argumenta que a mediação horizontal é particularmente importante para a construção de um movimento social forte e duradouro, enquanto a mediação vertical pode ser útil para alcançar objetivos políticos específicos.\nA análise de Mische (2008) destaca a importância da mediação como uma estratégia para a mobilização social e política. Nesse sentido, a mediação pode ser vista como uma forma de construir pontes entre diferentes grupos e setores sociais, promovendo a articulação e a construção de alianças políticas amplas e duradouras. Além disso, a mediação também pode ser vista como uma forma de promover o diálogo e a negociação entre diferentes atores sociais, contribuindo para a construção de soluções mais democráticas e inclusivas para os problemas sociais e políticos. No caso do movimento do Fora Collor essa forma de mediação entre estudantes e demais atores políticos foi fundamental para compreender, desde o processo de articulação até a dinâmica de mobilização contra o governo.\nNeste sentido, no contexto do processo de impeachment de Fernando Collor de Melo, os estudantes tiveram um papel relevante na mediação entre diferentes grupos e setores da sociedade. Eles utilizaram táticas de mediação, como a organização de encontros e debates, a construção de redes de comunicação e a criação de alianças estratégicas para mobilizar e articular diferentes setores sociais em torno da questão do impeachment. Segundo Mische (2008), a construção de redes de solidariedade entre diferentes grupos de ativistas foi fundamental para a ampliação da mobilização e para a construção de uma agenda mais abrangente. Isso possibilitou a formação de uma estrutura de mobilização que colocassem diversos setores da sociedade em consonância com a narrativa do movimento. Por outro lado, a produção de mídias alternativas também se mostrou uma prática importante dos jovens ativistas, pois permitiu a ampliação da esfera pública na articulação das demandas populares. Além disso, os jovens ativistas atuaram como mediadores cívicos, estabelecendo um diálogo entre os políticos da oposição e as demandas populares.\nAinda que controversa, a dinâmica de construção de uma agenda ampla de mobilização pelos estudantes teve um ponto nevrálgico que sobrepunha a heterogeneidade das configurações e divisões dentro do próprio movimento estudantil. Para Mische (2008, p. 140), em amplas convergências cívicas, nas quais muitos setores se reúnem em eventos, os subgrupos fortemente sobrepostos podem dar lugar a alguma forma de coordenação - necessária para distribuir recursos e responsabilidades entre as clivagens internas, ou então essas clivagens podem ser superadas por aquilo que ela chamou de ponte simbólica (symbolic bridging), na qual atores particulares servem como personificações simbólicas de coletividades maiores.\nAo estudar a dinâmica de mediação no movimento de impeachment, Mische desenvolveu um olhar muito detalhado sobre a existência de uma estrutura de afiliações sobrepostas. Ao mapear a rede de estudantes no processo de mobilização, Mische observou três características estruturais principais desta rede: 1) os fortes efeitos estruturantes da filiação partidária; 2) o fato da UNE servir como um contexto de ligação entre ativistas dos partidos; e 3) de que a rede mostrara que a juventude do PT tinha a matriz de filiações mais diversificada setorialmente, além do movimento estudantil e dos partidos políticos, incluindo filiações a associações religiosas, trabalhistas, de pesquisa, antidiscriminatórias e de curso (MISCHE, 2008, p. 145). Isso, no entanto, não colocava a própria juventude do PT como protagonista nesses eventos. Como afirma Mische (2008, p. 146), embora a explicação sobre a questão das conexões do PT seja plausível do ponto de vista estrutural, a amplitude e popularidade dos líderes estudantis do PT eram quase invisíveis na eufórica cobertura midiática que acompanhou as mobilizações pelo impeachment. Os dirigentes do PCdoB, como o presidente da UNE, Lindberg Farias, e em menor escala, os do PSDB, eclipsaram a proeminência dos líderes estudantis do PT, a partir de sua participação em configurações de movimento particulares, como o Movimento Opção Brasil (MOB) que foi o germe do desenvolvimento do processo de mobilização pelo impeachment e que, posteriormente, se tornaria, o Movimento pela Ética na Política. Na figura a seguir (Figura 1) podemos observar muito bem a articulação dessa estrutura de rede formada nas mobilizações pelo impeachment de Collor.\nFigura 3- Mediação na estrutura de mobilização: jovens e os grupos nos eventos\n\nFonte: MISCHE, 2008\nMische separa esse processo em duas fases. A fase de articulação que durou de novembro de 1991 até maio de 1992, na qual os jovens estudantes organizaram suas atividades chamando atenção para os problemas crescentes no governo Collor e, por extensão, no país como um todo. Nesse contexto setores organizados da sociedade brasileira passaram a utilizar fóruns públicos para clamar por uma alternativa ao atual estado de crise (MISCHE, 2008, p. 149). A fase de denúncia, representada na figura acima, que começa a partir de 01/06/1992, em que o Congresso vota para a instalação da Comissão Parlamentar Mista de Inquérito (CPMI – Esquema PC Farias – RQN 52/1992). Nesta fase ocorre um movimento gradual de segmentação parcial entre estudantes e ambientes cívicos para uma sobreposição cada vez mais forte. Isso marca a força da intersetorialidade no processo de mobilização. Conforme a pesquisadora menciona, alguns acontecimentos ainda se encontravam sob a influência de setores específicos. A título de exemplo, à esquerda da representação gráfica, constam a primeira série de comícios estudantis ocorridos em junho e julho, assim como um evento acadêmico durante a conferência nacional de ciências. Esses eventos ostentavam, majoritariamente, a participação de estudantes e adeptos de partidos políticos, embora grupos profissionais e movimentos trabalhistas também passassem a figurar. À direita, é possível visualizar o comício da campanha de julho em apoio à candidatura do Partido dos Trabalhadores para prefeito, bem como a Vigília pela Reforma Agrária, que contou com a organização de movimentos populares, sindicatos, a Igreja Católica e partidos de oposição. Todos esses eventos convergiram para se tornarem plataformas destinadas a denunciar a gestão de Collor. Contudo, uma parcela significativa dos participantes dessas ocasiões também foi atraída para engajar-se nos eventos de cunho intersetorial, mais amplos, promovidos pelo Movimento pela Ética na Política, no centro na figura.\nA questão, porém, é que o peso da atuação dos estudantes se fez presente, sobretudo, na construção de um espaço heterogêneo de discussão intersetorial no MOB, baseado na equalização provisória de atores com posições ideológicas e acesso a poder e recursos muito diferentes. A mediação, aqui, se tornou uma prática fundamental na construção de uma coalizão política ampla e duradoura. Os estudantes desempenharam um papel crucial como mediadores entre sindicatos, movimentos sociais, partidos políticos e a imprensa, contribuindo para a construção de uma ampla aliança política que culminou no impeachment de Collor. A centralidade desse ator social se fez não somente pelo fato de que os estudantes tinham papel central no desenvolvimento da política dos anos anteriores, mas, sobretudo, na formação de suas identidades políticas e na construção de quadros dentro das vertentes partidárias.\n Neste contexto, afirma Mische (2008, p. 153), as narrativas do movimento não se limitaram a um discurso estritamente ético, mas incluíam um conjunto mais substantivo de questões sociais, desde a pobreza e a educação até a reforma político-institucional. Assim, é importante destacar o fato dos estudantes atuarem não só como uma estrutura de mobilização importante no processo de aliança, mas como um catalisador das mobilizações. Tendo em vista não só o fato de que eles conjugavam de uma identidade cívica que se entrelaçava com a narrativa em torno da questão da ética na política, mas, sobretudo, que o processo de engajamento levava também em consideração a luta por direitos que estava inserida na construção das identidades estudantis e partidárias. Certamente, a dinâmica implementada pelo MEP caminhava em consonância com uma bandeira de luta contra a recessão, as altas taxas de inflação, o desemprego, o arrocho salarial, ou mesmo de oposição genérica ao neoliberalismo (MATUSCELLI, 2015, p. 6). Isso, de alguma maneira, trazia para o centro do processo a narrativa do MEP enquanto um elemento que aglutinava os diferentes movimentos e atores sociais em torno da questão do impeachment.\nNo entanto, ainda que pudéssemos observar essas estruturas se organizando em torno de uma narrativa comum, seus discursos diferenciavam a respeito das possíveis propostas para o problema da crise do Estado brasileiro. Como afirma Tatagiba (1998, p. 100), em termos substantivos, existia uma medida comum entre esses atores no que tange a interpretação do encontro entre ética e política como uma exigência democrática, ainda que a crise do governo Collor se enveredasse em torno de respostas referentes ao modelo econômico. Destarte a questão econômica como um principal motivo de crise no governo, o escândalo no caso PC Farias, chamava a atenção como uma narrativa importante em torno da questão da ética na política. Aqui, o tema da corrupção, apesar da sua proximidade com o tema da ética, não ganha um contorno tão nítido e direcionado ao Estado, antes ao governo. Esse contorno se fará muito pela via da reconstrução de uma ordem democrática que procura construir pontes com elementos dos direitos sociais encerrados na constituição de 1988, reivindicando, principalmente, as características éticas necessárias na condução da política. O quadro abaixo (Quadro 1) aponta como essas narrativas configuraram formas de alianças que estão no campo do entendimento sobre o tema da ética na política do MEP.\nQuadro 1 - Grupos envolvidos no MEP e suas narrativas\nGrupos\tNarrativas\t\tConfederação Nacional dos Bispos do Brasil (CNBB)\tDemocracia como projeto ético; crise de natureza ética; problema não é o pacote de recessão, é a deterioração progressiva das condições de vida da população;\t\tOrdem dos Advogados do Brasil (OAB)\tluta contra o autoritarismo; crítica em relação à negação da pobreza em uma ordem democrática; cumprimento da constituição de 1988; questão da soberania nacional;\t\tPensamento Nacional das Bases Empresariais (PNBE)\tCrítica não dirigida contra as medidas para superação da crise, mas a forma autoritária de sua implementação;\t\tCUT\tLuta pela ampliação da democracia com a estratégia de construção de uma nova hegemonia; defesa dos direitos dos trabalhadores;\t\tElaborado pelo autor de acordo com TATAGIBA, 1998; SALLUM, 2015; RODRIGUES, \nNeste sentido, podemos compreender que no movimento pró impeachment de Collor articularam-se diversos atores em um campo relativamente heterogêneo, no qual havia a composição de várias formas de ação. De maneira genérica, foi construída uma estrutura de mobilização que alocava diversos atores da esfera institucional e da sociedade civil organizada com orientações específicas, mas que direcionavam suas críticas em torno de uma dimensão ética da política. Aqui, o entendimento da ética enquanto uma dimensão do mundo da política, que redefinia as regras do jogo, sobretudo ao atravessar uma crise do Estado. Uma dificuldade do governo em dar uma resposta concreta aos anseios da sociedade que passara o momento de transição acumulando crises políticas e econômicas. Soma-se a esse contexto a própria necessidade de redirecionar as forças política em torno de um combate autônomo. Como afirma Rodrigues (1999, p. 100), o que se observa neste contexto é a formação de uma estrutura de mobilização que a partir do final dos anos setenta, transformou os mecanismos pelos quais as lideranças políticas convocam tradicionalmente as massas urbanas e rurais a participar dos conflitos políticos. Essa mudança foi marcada por uma quebra da exclusividade dos padrões populistas utilizados para articular liderança e mobilização política na sociedade. Embora o formato antigo ainda persista em grande medida, especialmente quando falamos de processos eleitorais de diversos níveis e abrangência, e ainda seja empregado tanto por lideranças de orientação política à direita como à esquerda, sua validade passou a ser confrontada pela emergência de um setor organizado na sociedade civil. Esse novo setor foi capaz de articular não apenas uma nova disposição para o engajamento político de forma mais autônoma, mas também uma nova concepção de ética pública. Além de se envolver em um tipo distinto de \&quot;combate\&quot; político, essa mudança trouxe consigo uma abordagem ética renovada para aquele momento.\nEnxertos de texto\n\n\nJovens, estruturas de mobilização e manifestações grandiosas\n\nA compreensão sobre a categoria jovem não é consenso nas ciências sociais. De certa maneira, essa categoria não é central ao desenvolvimento da nossa questão, mas ela é importante para compreender, sobretudo, o conjunto de mudanças pelas quais sofreu e vem sofrendo o ativismo social no último anos. Neste sentido, ao tratar sobre os jovens nesses momentos faremos a relação desse conjunto social com a forma de organização do ativismo. Isso não significa dizer que a presença de demais estruturas de mobilização possa transformar a categoria jovens residual dentro desses processos. Melhor, os jovens são aqui o elemento central que compõem o ativismo social dos últimos anos.\nComo observa Gohn (2012) a organização descentralizada de diversos movimentos a partir, principalmente, da década de 1960, possibilitou criar espaços para a participação autônoma que ajudava a manter as pessoas envolvidas no movimento. Esse conjunto de transformações pautou a agenda das lutas sociais sob diversas demandas, matrizes organizativas e formas de se comunicar e de agir. Em certa medida, esses espaços deram voz e vez a novos sujeitos sociopolíticos historicamente excluídos das arenas de participação, tais como os jovens.\nAo olharmos de forma retrospectiva, é possível ver uma mudança importante no modelo de associativismo civil dos jovens no mundo contemporâneo. Essas diferenças passam pelos campos temáticos tratados, pelos repertórios, formas de comunicação, identidades criadas e as maneiras como aproveitam as oportunidades políticas que surgem nesses momentos. Como salienta Gohn (2012), a mudança cultural e comportamental nos costumes e hábitos da geração da década de 1960, que estava muito além de seus pais e antepassados, no sentido de anseios por um novo modo de vida, permitiu a criação de utopias por meio do engajamento na política de modo diferente das formas então vigentes. Esse engajamento procurou ser pensado a partir de atores sociais básicos para uma nova sociedade, por meio de identidades político-culturais, no sentido de pautarem novos temas de gênero, etnia, ser estudante, ser jovem, ser mulher, etc. Como afirma a autora (2012, p. 18), esses jovens queriam ser ouvidos não querendo ser, pois, conduzidos pelo passado, pela tradição, pelos velhos.\nCom efeito, a observância dessas mudanças causa modificações importantes nas formas de interpretação dentro da teoria dos movimentos sociais e suas abordagens específicas em cada momento. Está certo que o uso da categoria jovem nesses casos também não é um consenso. O que queremos apontar é que à maneira de se organizar coletivamente também trouxe formas novas de se mobilizar que procuravam a construção da cidadania por outras vias. Melhor dizendo, como portadores de formas relativamente novas de fazer política no espaço público, esses atores atuaram como importantes estruturas de mobilização ao congregar demandas, propor formas de mudança e dirigir críticas à sociedade e ao sistema político.\nDecerto, as inúmeras formas de ação desenvolvidas pelos jovens no decorrer desses momentos foram objetos de desconfiança, sobretudo a respeito do caráter passageiro, entusiasta e efêmero de suas mobilizações. Em certa medida, a heterogeneidade e dispersão dessas “várias juventudes” são fatores que conformam uma desconfiança, dado que os instrumentos de aferição de sua ação na cena contenciosa não remete, única e necessariamente, às possíveis relações com outras estruturas de mobilização mais tradicionais. Seria preciso, no entanto, observar como essa categoria contribui e se relaciona de diversas maneiras à sociedade organizada do país.\nNeste sentido, entendemos como Mische (1997), que à finalidade de definir o que nesses momentos enxergamos enquanto uma estrutura de mobilização que se entrelaça com os jovens precisamos, primeiramente, de uma visão capaz de englobar a multiplicidade de relações e significações sociais através do caráter interativo e processual de sua experiência social. Para isso a autora remete à ideia de identidade pensada como prismas, mais do que fronteiras, argumentando, nessa perspectiva, que tal definição oferece possibilidade para a fusão de projetos pessoais e coletivos que atravessam círculos e redes sociais desses jovens (MISCHE, 1997, p. 140). \nMische argumenta que diferentemente de uma identidade participativa forte de “estudante” dos anos 1960, os anos de 1990 são marcados por um tipo de identidade controversa e contraditória. Aponta para esse fenômeno nas mobilizações pelo impeachment de Collor pela ideia de construção de uma identidade “cívica” entre os jovens, a qual distinguia da identidade estudantil dos anos 60: uma linguagem expansiva e universalizante de cidadania. Para a autora, o fenômeno que remete à presença dos jovens nesses momentos remonta a uma espécie de militância múltipla sob a qual se organiza uma rede de lideranças extremamente interligada. Nesse contexto há uma convergência na qual os jovens são simultaneamente lideranças no movimento estudantil, nos partidos políticos, nos grupos da igreja, ou em outros movimentos e organizações. Nessa dinâmica, eles procuram veicular projetos divergentes, mas que estão dentro da linguagem universalista de direitos e responsabilidades (MISCHE, 1997, p. 147).\nGohn (2019) vai depositar nos jovens da atualidade uma nova cultura política da participação. O argumento de Gohn (p. 176) apela para um fenômeno sobre o qual a conjuntura da década de 2010 marca uma mudança na forma de participação sociopolítica e cultural dos jovens em coletivos, movimentos sociais ou órgãos públicos, como conselhos. A autora delineia essa atuação, em grande parte, sobre os desenhos e políticas de acesso à educação, apesar do aparecimento desses jovens em dinâmicas de mobilização nos eventos de junho de 2013 e nas ocupações de escolas públicas em 2016. No entanto, o que ela deixa claro é que esses grupos de jovens protagonizaram a organização nos protestos nas ruas brasileiras entre 2013 e 2018 com repertórios, demandas e práticas diferenciadas, possibilitando a ascensão ou retorno das pautas libertárias dos movimentos autonomistas, como também o surgimento de organizações movimentalistas de jovens de perfil liberal ou conservador (GOHN, 2019, p. 190).\nNeste sentido, acreditamos como Mische (1997) que a interlocução social de atores importantes em torno do movimento estudantil funcionou em direções nas quais ajudaram, por um lado, dar identidade e orientação aos jovens nos atos pelo impeachment de Collor e, por outro lado, contribuiu para a rearticulação dos discursos e projetos dos setores organizados. Isso não quer dizer que tal figura foi simplesmente um catalisador da ação coletiva, mas representou a tentativa de cativar o engajamento de um conjunto de jovens que se identificava com o processo no qual estava em curso.\nDe alguma maneira, a capacidade de formar um contingente associativo forte nos momentos de mobilização em grande escala está na capacidade dessa categoria carregar composições diferenciadas eu sua estrutura interna. Neste sentido, a participação do jovem em mobilizações não é recente, mas significa um processo através do qual a possibilidade de ser um veículo catalisador da dinâmica contenciosa está na variedade de suas orientações e crítica a respeito da sociedade como um todo.\nO que fica mais claro para o nosso entendimento sobre a questão do jovem enquanto uma estrutura de mobilização é o papel que ele vem ocupando nos últimos anos nas formas de ação coletiva. Como afirma Melucci (1997, p. 12), nos últimos trinta anos a juventude tem sido um dos atores centrais em diferentes ondas de mobilização. Isso diz respeito não só à participação da categoria em mobilizações, mas sobretudo, porque estes indicam um padrão emergente de movimentos sociais em sociedades complexas, onde os sistemas estão cada vez mais baseados em informação e a ação coletiva passa a oferecer outros códigos simbólicos ao resto da sociedade.\nNo caso de junho de 2013 esse tipo de estrutura de mobilização é recorrente sobretudo na formação dos coletivos sociais e suas demandas referentes a questões que são sensíveis ao público jovem: a cultura e os bens de consumo coletivo (CASTELLS, 2010; 2012). Neste sentido, a questão urbana como um estopim para o desenvolvimento das ações coletivas se insere na dinâmica de gestão dos recursos e bens de consumo coletivo que afeta, sobretudo, os jovens. Nesse ínterim, os diversos coletivos e a própria construção desses coletivos enquanto agentes mobilizadores, se respaldam em uma dinâmica descentralizada e não hierárquica, ao contrário da organização formal composta pelos partidos e demais movimentos sociais organizados. Neste contexto, como afirma Celi Scalon (2013), temos a tentativa de resposta dada pelos jovens à cisão entre expectativa de melhoria na situação individual e de piora na situação social/coletiva.\nOutra estrutura que ganha destaque neste segundo momento está ligada à importância que tem o Fórum Social Mundial e, proveniente dele, as chamadas redes de movimentos sociais. A construção do MPL e os diversos coletivos que são estruturas importantes nos protestos de junho de 2013 são gestados na dinâmica do FSM.\nAqui passa a ser importante também a noção rede de movimentos ou áreas de movimento: “uma rede de grupos partilhando uma cultura de movimento e uma identidade coletiva” (REYNAUD, 1982 apud MELUCCI, 1989, p. 60). Essa noção inclui não apenas as organizações formais como também redes de relações informais, as quais conectam núcleos de indivíduos e grupos a uma área de participantes mais ampla (MELUCCI, 1989, p. 60). Como afirma Melucci,\nA situação normal do ‘movimento’ hoje é ser uma rede de pequenos grupos imersos na vida cotidiana que requerem um envolvimento pessoal na experimentação e na prática da inovação cultural (...) Estas redes (descritas primeiramente por Gerlach &amp; Hine, 1970) têm as seguintes características: a) elas permitem associação múltipla; b) a militância é apenas parcial e de curta duração; c) o envolvimento e a solidariedade afetiva é requerida como uma condição para a participação em muitos dos grupos. (MELUCCI, 1989, p. 61).\nDe certa maneira, como afirma Scherer-Warren (2006, p. 110), entender como os diversos movimentos operam a questão das redes é compreender como os interesses e os valores da cidadania se organizam em cada sociedade para encaminhamento de suas ações em prol de políticas sociais e públicas, protestos sociais, manifestações simbólicas e pressões políticas. Ultimamente, o estudo de redes sociais passou a representar um marco interpretativo das mobilizações contemporâneas (MARTINS, 2010; CARLOS, 2011) – tanto no sentido formal/institucionalizado, ou no sentido informal, sem um grau de organização burocrática mais ampla.\nO interessante a notar é que à ideia de redes pode-se agregar aqui com a categoria jovens no que tange ao desenvolvimento de ações cada vez mais difusas. Como afirma Scherer-Warren, as redes possuem um aspecto multiforme e aproximam atores sociais diversificados nos quais, do nível local ao nível global, possibilitam o diálogo da diversidade de interesses e valores (SCHERER-WARREN, 2006, p. 115). No entanto, como afirma Diani e Bison (2010) no interior dessas redes o processo de participação podem ser instáveis e dependem muito do reconhecimento mútuo dos atores. O que os autores chamam a atenção é pelo fato de que uma importante consequência do papel da dinâmica de rede é o surgimento de mais oportunidades em que determinados indivíduos ou grupos possam exercer um papel independente no processo político, diferentemente do que seria o caso quando a ação se encontra no interior de organizações formais (DIANI &amp; BISON, 2010, p. 222).\nNo Impeachment de Dilma temos estruturas de mobilização que disputam o debate público principalmente após as eleições de 2014. De certa maneira, a disputa acirrada do pleito de 2014 dá o teor dos acontecimentos posteriores. O que podemos observar é que essas estruturas possuem uma forte relação com o sistema político-institucional organizado nas relações entre os setores da militância político-partidária e as redes conectivas entre essas estruturas e os coletivos sociais. Compõem-se, sobretudo, de jovens que disputam, na esfera pública, repertórios diferentes. Aqui, o que chama atenção é a construção de uma estrutura de mobilização muito ligada à mobilização de recursos com grande influência dos partidos e grupos de interesses.\nA mídia enquanto uma estrutura de mobilização nesses momentos é fruto de diversas controvérsias e disputas. Primeiramente, como afirma Tosi Rodrigues (1993), o papel inegavelmente central que os estudantes ocuparam na campanha do Fora Collor deve ser qualificado pelas facilidades em alocar recursos, materiais e simbólicos, no que tange, principalmente, ao apoio da imprensa. Em junho de 2013 a importância da imprensa na construção de um ambiente de indignação, anos anteriores, com os diversos escândalos envolvendo o partido no poder (PT). Como também as disputas a respeito da direção e do discurso proferido pelo movimento nas ruas em contraposto aos serviços de streaming difundidos pelos coletivos através das mídias alternativas. O papel desempenhado pela imprensa televisiva na difusão da ação também se fez presente nas diversas chamadas no decorrer dos atos de protestos, isso tanto em junho de 2013, quanto nas manifestações pelo impeachment de Dilma.\n\n\n\n\n\nEstruturas de mobilização e protestos nos governos Dilma (2013 e 2015)\n\nAs manifestações de junho de 2013 marcam um novo momento de mobilizações em massa no Brasil. Após a Campanha Pela Ética na Política passaríamos por cerca de 21 anos sem uma mobilização que ganhasse tal proporção na sociedade. Isso não significa dizer que as diversas outras mobilizações que ocorreram durante esse período se tornam residuais frente ao nosso quadro explicativo. Sabemos da importância de tais momentos, mas resguardamos ao fato de que o objeto da presente pesquisa está restrito a esses outros momentos os quais consideramos específicos, por vezes extraordinário, na realidade social brasileira, e que foram capazes de mobilizar um contingente muito grande de pessoas, incluindo pessoas comuns.\nDe certa maneira, o ciclo de protestos de 2013 inaugura um novo momento de organização e mobilização da ação coletiva na contemporaneidade. Temos a presença de uma gramática social nova, encarnada na maneira como o ativismo se comporta nos últimos tempos, tanto na composição quanto na estrutura organizacional dos movimentos sociais. Neste sentido, a mobilização que ganha a cena política brasileira em junho de 2013 resguarda uma estrutura relativamente diversificada de atuação política que possui estreita relação com a efemeridade que determinadas formas de ativismo social podem se desenrolar, e que estão atreladas a aspectos culturais e emocionais. Além disso, a própria dinâmica organizativa desses movimentos procura se desvincular do formato enrijecido e hierarquizado dos movimentos sociais mais tradicionais, promovendo uma ação difusa através de uma organização descentralizada. Por outro lado, há, durante os eventos de junho de 2013 uma forte relação com a questão da ação contenciosa, onde as dinâmicas de mobilização se desenrolam em processos de radicalização da ação coletiva.\nCom efeito, o contexto que promove o ciclo de protestos na sociedade brasileira a partir de junho de 2013 acaba possuindo estreita relação com os sucessos e dilemas da política promovida pelo Partido dos Trabalhadores em seus mais de 10 anos no poder (SINGER, 2012, 2018;). Atrelado a isso, está a dinâmica da mudança social na sociedade brasileira e a configuração de novos sujeitos no cenário social e político. Movimentos sociais que passaram a modificar suas formas de atuação e contestação advindos não só de mudanças cotidianas na sociedade, mas, sobretudo, como fruto das políticas e dos debates públicos sobre a questão da moralidade na sociedade brasileira. Além disso, uma parcela da população que viveria um processo de ascensão social ocasionado pela inserção na cidadania através da via do consumo de bens – em contraste com a construção e reconhecimento dos direitos –, demandaria políticas de desenvolvimento social que transpareceriam nas diversas formas de insatisfação com a política institucionalizada. De um lado, uma disputa moral em torno dos costumes pautaria o debate sobre a questão dos rumos da política na sociedade e, com isso, a questão da corrupção. De outro lado, a luta por direitos, peça fundamental na política de redistribuição de renda e combate à miséria nos governos do PT, cuja manutenção garantiria os índices de popularidade do presidente Lula até o final de seu mandato, seriam os campos em disputa no decorrer daqueles anos.\nSelecionada por Luiz Inácio Lula da Silva para sucedê-lo no cargo presidencial, Dilma Rousseff, que lutou no movimento MR8 em 1968, e ocupou o cargo de ministra-chefe da Casa Civil no governo Lula, obteve uma vitória eleitoral avassaladora na eleição presidencial de 2010, com uma maioria quase tão expressiva quanto a de seu antecessor. No entanto, em sua tentativa de reeleição, quatro anos mais tarde, Dilma enfrentaria um cenário mais desafiador foi reelegendo-a por uma margem muito menor, conquistando uma vantagem de apenas 3% sobre seu oponente, Aécio Neves, governador de Minas Gerais. Esse pleito foi caracterizado por uma notável polarização regional no país, onde as regiões industrializadas do Sul e Sudeste demonstraram forte oposição a ela, enquanto o Nordeste proporcionou-lhe uma vantagem significativa de 72%, superando ainda mais o apoio recebido em 2010.\nSocialmente, o contexto não era, decerto, conturbado. A situação das pessoas e as políticas adotadas durante os governos do PT davam condições sobre as quais a confortável vivência perante um regime de exploração condizia, em certa medida, com as necessidades de consumo da população. No entanto, um ponto a ser destacado nas manifestações que ocorreram em junho de 2013 foi a constatação de que problemas que envolvem a vivência nas cidades mereciam atenção dos cidadãos. Não eram problemas que suscitaram o debate somente naquele instante, mas já estavam em discussão na sociedade brasileira dias e meses antes de junho. De alguma maneira, a intensificação das manifestações se deu, por um lado, pela paulatina percepção de que a vida nas cidades, principalmente nas grandes metrópoles, tornou-se insuportável, na medida em que modelos de crescimento econômicos e sociais não acompanhavam melhorias substanciais na vida cotidiana das pessoas. O Brasil, que vinha em ascendência nos índices socioeconômicos nos últimos anos de governo do PT tivera dificuldades em estabelecer condições necessárias para o desenvolvimento e atendimento satisfatório das políticas a nível local. Um dilema vivenciado pela incapacidade dessas diversas governanças – locais e nacionais – em negociar frente ao grande capital as direções das políticas de infraestrutura e planejamento dos espaços urbanos. Ainda que o desenvolvimento em áreas de suma importância, como a diminuição da desigualdade e da pobreza extrema, representou um avanço na distribuição das políticas sociais, as acusações em torno dos processos licitatórios que envolveram empreiteiras e governos demonstrou, em um desses lados, a dificuldade em lidar com políticas concretas de desenvolvimento urbano.\nNesse ínterim surgem diversos coletivos e movimentos sociais sobre os quais a questão urbana passa a ser uma pauta importante na configuração das ações e reivindicações do espaço da cidade. Ainda que esse campo fosse marcado pela presença de movimentos que reivindicam um espaço em torno do processo de desenvolvimento das cidades, suas pautas também os redefine em torno de outras questões, que passariam a ser disputadas ao longo dos anos seguintes, e que avançariam nas manifestações como formas de disputa em termos da orientação dos protestos.\nApesar das relações diretas ou necessárias entre o tema da questão urbana e o início dos protestos em junho de 2013, é preciso notar como, no decorrer dos anos em que o PT esteve no governo se modificou o ativismo social e as principais bandeiras que foram carregadas pelos assim chamados coletivos sociais. Nos últimos anos tem surgido uma nomenclatura bastante presente na literatura científica em torno dos coletivos e dos novíssimos movimentos sociais. Esses estudos vêm elucidar diversas características do campo dos coletivos sociais, entendendo esses coletivos como formas de organização das juventudes contemporâneas; os aspectos ligados à sua organização interna e diferencial em relação a outros tipos de movimentos sociais, as formas de comunicação e engajamento desses coletivos e sua relação com o sistema político e a crise da representação nas democracias; as reflexões ligadas ao campo da produção artístico-cultural no Brasil e na América Latina; assim como o aspecto inovador em relação ao contexto político dos protestos de junho de 2013; (Mesquita, 2008; Borelli e Aboboreira, 2011; Siqueira e Lago, 2012; Costa e Paulon, 2012, Maia, 2013; Ferreira, 2015; Amador e Castro, 2016; Gohn, 2017, 2018; Saprieza, 2015; Mora e Rios, 2009; Desouza, 2012; Bordt, 1990; Valk, 2002; Vommaro, 2015; Augusto et al., 2016; Tatagiba e Galvão, 2019; Perez, 2019;  Marques e Marx, 2020; Faria, 2020; Thibes et al., 2020; Valiengo e Oliveira, 2020; Tori et al., 2020).\nAs principais características que manifestam esses coletivos e novíssimos movimentos sociais são aspectos ligados à inovação e o uso das redes sociais como forma de engajamento e mobilização. Esse aspecto os coloca em uma posição diferencial em relação a outras formas organizacionais de estruturas sociais coletivas (Marques e Marx, 2020, p. 11). Decerto, o termo novíssimos surge em alusão à perspectiva dos novos movimentos sociais da metade do século XX, os quais passaram a incorporar demandas de reconhecimento  elucidando a questão da identidade como forma de pertencimento e ação dos grupos sociais. De acordo com Gohn (2017, p. 20-21) os novos movimentos sociais buscavam se firmar pela identidade que construíam e se organizavam de maneira diferente das estruturas rígidas dos movimentos operários e sindicais. Suas estruturas carregam elementos formais de organização e interação. No entanto, as articulações e comunicações são mais dirigidas entre os pares com departamentos ou setores dentro de uma linha programática com cultura organizacional e política definidas. Ao longo dos anos esses novos movimentos sociais foram se diferenciando interna e externamente criando formas de solidariedade e redes de movimentos sociais. No Brasil, com a Constituição de 1988, esses movimentos alteraram suas práticas cotidianas: as relações diretas, as reuniões e assembleias deixaram de predominar dando espaço para articulações em redes com Organizações Não Governamentais (ONGs) e passaram a atuar focalizando nos processos participativos institucionalizados.\nPor sua vez, quanto à característica organizativa dos coletivos contemporâneos, apontada por grande parte dos analistas, indica que a dimensão organizacional é menos estruturada em termos burocráticos e institucionais. Isso não significa dizer que os mesmos coletivos não têm organização interna e propositiva de ação. Do contrário, a ausência de uma estrutura interna mais rígida nas experiências organizacionais desses coletivos reflete um esforço de construção cotidiana em uma lógica organizacional e de socialização baseadas no compartilhamento de ideias e laços afetivos entre os ativistas. O trabalho colaborativo, fruto das dinâmicas de organização, principalmente dos coletivos sociais ligados à questão artístico-cultural, confere a esses atores princípios de autonomia da ação e uma recusa na ideia de representação formal e verticalizada. Por fim, essa flexibilidade imprime nesses coletivos um caráter mais pontual e contextualizado, sempre aberto e descentrado do ponto de vista das demandas e dos projetos políticos (Maia, 2013; Lima, 2018; Paim, 2008).\nA recusa ao campo tradicional da política não é regra dentro dos coletivos. Alguns estudos e determinados casos empíricos, os quais analisaremos adiante, vêm demonstrar que os argumentos que tendem a afirmar que esses coletivos recusam relações com partidos, governos e até mesmo com outros movimentos sociais, carecem de uma sustentação analítica contundente. Primeiro, pelo fato de que por mais que existam críticas claras aos partidos políticos, ao próprio Estado e outras instituições mais tradicionais do mundo político, isso não significa que os coletivos recusem uma atuação única e estritamente orientada fora das vias institucionais. Em segundo caso, a recusa a qualquer tipo de relação com a esfera institucional não deve ser tomado como uma dimensão analítica estritamente orientada para a compreensão das recentes experiências coletivas no contexto nacional (Perez, 2020, p. 14). Isso tanto do ponto de vista histórico, quanto do ponto de vista contextual. Em diversos momentos a recusa ao sistema político, ou a qualquer representante político institucional, sempre encontrou ecos nas diversas frases proferidas por manifestantes em protestos. Até mesmo as auto intitulações apartidárias sempre funcionaram mais como recurso estratégico das ações nos protestos políticos do que uma posição politicamente firmada em torno da recusa ao sistema político como um todo.\n\nA multidão nas ruas: motivações e perfil\n\nDada a composição teórica dos coletivos e sua diferença em relação a outros tipos de movimentos sociais, resta-nos investigar como eles se constroem, em uma dinâmica de contensão específica, estruturas de mobilização. De princípio, é necessário compreender que apesar da ocorrência de grandes manifestações durante o período do governo Dilma, as motivações e o intuito dos protestos são de naturezas distintas. Neste sentido, compreendemos que o ciclo que se inicia em 2013 não é o mesmo que se dá em 2015. Apesar das inúmeras semelhanças, o que chamamos a atenção aqui é o fato de que esses processos guardam suas características em termos de como ocorrem as mobilizações e não necessariamente, enquanto relação causa e consequência direta. É preciso compreender também que em relação aos outros dois processos, em que seus resultados são processos de impeachment, junho de 2013 não se tem uma resposta, no âmbito político, dos chamados “rumos do processo”. Sabemos que a demanda básica em torno da questão do aumento da passagem de ônibus foi o estopim pelo qual as manifestações de junho de 2013 ocorreram. Sabemos também que durante todo o processo em que ocorreram manifestações, naquele mês, diversos grupos disputaram narrativas importantes na esfera pública. Assim, como os outros momentos aqui trabalhados, junho de 2013 se assemelha, e ao mesmo tempo se distingue, por sua característica enquanto ciclo: mobilizar um contingente de pessoas e, principalmente pessoas comuns, em torno de reivindicações que apontam para a política como seu principal alvo.\nCom efeito, quando olhamos de maneira mais detalhada para junho de 2013 percebemos na literatura algumas nuances interpretativas as quais procuram delimitar o campo de atuação dos movimentos que estiveram envolvidos. Isso não só do ponto de vista de sua organização interna, como no decorrer da ação contenciosa. Neste sentido, no desenvolvimento da dinâmica de protestos em junho de 2013 podemos observar duas estruturas de mobilização. Uma primeira estrutura que se organiza a partir dos movimentos que reivindicam a questão urbana e estão inseridos em um quadro maior de rede de movimentos sociais que tem a ver com a formação e influência do Fórum Social Mundial. Esses movimentos têm seu desenvolvimento a partir da narrativa da luta pelos direitos e bens de consumo coletivo. Outro grupo de movimentos que vou chamar de liberal/conservadores que articularam o tema da corrupção sob uma lógica moral. Ainda que sua organização se assemelhasse às formas de ativismo contemporâneo, sua estrutura de mobilização estava muito embrenhada, sobretudo posteriormente nas manifestações pelo impeachment de Dilma Rousseff, em uma rede de difusão do neoliberalismo a nível mundial e que tinha uma articulação importante na América Latina. Nessa rede aparecem movimentos como o Revoltados Online e o Movimento Brasil Livre, principal movimento dos protestos pelo impeachment.\nÉ preciso deixar claro que essas estruturas têm certa afluência em momentos distintos em junho de 2013, assim como também algumas delas reaparecem durante as manifestações pelo impeachment de Dilma. Resta investigar, em termos analíticos, se junho de 2013 não se apresentou enquanto um contexto de oportunidade política. Neste sentido, quero chamar atenção aqui para o fato de que essas estruturas de mobilização têm características importantes no processo de construção e da dinâmica dos protestos em junho de 2013, e que elas desempenham um papel heterogêneo na configuração das narrativas dentro destes protestos.\nO dia 20 de junho foi o dia em que mais pessoas foram às ruas. Isso no apanhado geral da cidade de São Paulo, onde as manifestações tiveram maior destaque e relevância, tanto quanto nas diversas capitais e cidades periféricas. Um número grande de manifestantes também estivera nas ruas do Rio de Janeiro, de Belo Horizonte e Brasília. A presença dos manifestantes não se restringiu a determinados setores da sociedade. A indignação, por mais que fosse direcionada a pontos e demandas específicos, foi motivo para que outros tipos de manifestantes viessem às ruas. O número elevado de pautas confundiu-nos à medida em que já não eram mais os 0,20 centavos que estavam sendo discutidos, mas diversos problemas que não estavam nas demandas dos principais coletivos que puxaram as manifestações. Será sobre essa composição dos manifestantes que estiveram nas ruas que o presente tópico irá tratar.\nÉ preciso destacar que os principais movimentos que estavam presentes naqueles dias tinham pautas específicas e não se tratava de demandas amplas. O responsável a dar vazão aos protestos, o MPL, tinha como demanda específica a diminuição do aumento da tarifa de ônibus. Juntamente ao MPL, outros coletivos que compunham a juventude da esquerda também estavam presentes: representantes da União Nacional dos Estudantes (UNE), representantes da Assembleia Nacional dos Estudantes Livre (ANEL), setores da juventude de partidos como o PSTU, PSOL e PCB. No entanto, o que se viu a partir do dia 19 e, consequentemente, no dia 20 foi um número expressivo de manifestantes (1,4 milhão) que foram às ruas protestar. Se estes manifestantes tinham ou não demandas que fossem plausíveis à realidade brasileira naquele momento não sabemos, de fato. Entretanto, a questão que fica é porque eles estavam nas ruas.\nDe certa maneira, a formação de uma classe de consumidores ao longo dos últimos 10 anos de governo do PT demandou políticas de atendimento das necessidades e bens disponíveis ao bem-estar da população. O problema, porém, não foi só a expressão da indignação de uma classe. Somava-se o descrédito nas instituições políticas e uma crise da representação.\nDe acordo com pesquisa realizada no dia 20 pelo IBOPE, a maioria dos manifestantes que estavam nas ruas indicavam como razões das manifestações (1ª razão dada) o transporte público (37,6%), apontando serem contra o aumento/a favor da redução das passagens (27,8%). Precariedade/ a favor da melhoria do sistema configuraram 7,7%; aumento de veículos/frotas 1,0%; desconforto na viagem 0,9%; e passe livre para estudantes desempregados 0,3% eram outras razões que somavam nos apontamentos da população. No apanhado geral, a primeira razão dada ao direcionamento das pautas não girava em torno do incremento da melhoria dos serviços públicos de infraestrutura, mas em apoio à pauta inicial dos coletivos organizados, o transporte público. Ambiente político (29,9%), gastos com a copa do mundo/das confederações (4,5%), saúde (12,1%) e educação (5,3%) tiveram relativa expressão dentro da primeira razão dada às manifestações.\nNo acumuladoambiente político (65,0%) se configurou com o maior índice de respostas dadas. Em seguida estavam saúde (36,7%), gastos com a copa do mundo/das confederações (30,9%) e educação (29,8%). O que observamos, neste ponto, que a demanda pela melhoria dos serviços de bem-estar social, no apanhado das 3 razões dadas, demonstra que boa parte da indignação se direcionou na crítica da gerência dos bens públicos. Outro fato é que, comparando os índices de demanda estrutural com os índices de expansão de direitos democráticos, a expressividade destes últimos não ultrapassou os 2%. Neste sentido, por direitos e democracia (1,8%), luta pelos direitos indígenas (0,1%), justiça social/igualdade/contra a desigualdade social (0,8%), respeito e cidadania/direito a cidade (0,5%), luta pela democracia (0,1%), luta contra o preconceito/racismo (0,6%), não tiveram grande expressividade perante os demais índices. Isso demonstra algo interessante a se notar a respeito do que iremos trabalhar mais adiante: dada a construção das narrativas pelos principais movimentos que estiveram à frente no processo de mobilização, como a interação entre essas narrativas ganharia nuances diferentes no decorrer do processo político?\nAlguns outros dados chamam a atenção quando olhamos para o perfil da população comum que passara a ser mobilizada em torno das narrativas levantadas pelos manifestantes. De acordo com o mesmo levantamento do IBOPE, a maior parte dos manifestantes que estiveram nas ruas no período de 19 a 20 de junho possuíam renda entre 2 a 5 salários-mínimos.\nQuadro 1 - Perfil dos entrevistados durante as manifestações\nPerfil dos Entrevistados\tTOTAL\t\tSEXO\tMasculino\t50%\t\t\tFeminino\t50%\t\tIDADE\t14 a 24 anos\t43%\t\t\t25 a 29 anos\t20%\t\t\t30 a 39 anos\t18%\t\t\t40 ou mais anos\t19%\t\tESCOLARIDADE\tAté colegial iniciado\t8%\t\t\tColegial completo ou ensino superior iniciado\t49%\t\t\tSuperior completo\t43%\t\tRENDA\tAté 2 salários-mínimos\t15%\t\t\t2 até 5 salários-mínimos\t30%\t\t\t5 até 10 salários-mínimos\t26%\t\t\tAcima de 10 salários-mínimos\t23%\t\t\tNão responderam\t6%\t\tFUNÇÃO REMUNERADA\tTrabalham\t76%\t\t\tNão trabalham\t24%\t\tFonte: IBOPE, junho/2013.\nComo podemos observar através do quesito renda, a composição dos manifestantes teve forte incidência na faixa que vai de 2 a 10 salários-mínimos (56%). O que podemos averiguar é que uma parte significativa dos manifestantes afirmou exercer atividade remunerada (76%) e que em sua maioria são jovens (43% de 14 a 24 anos e 20% de 25 a 29 anos). Ainda que a perspectiva salarial seja importante para entender o fenômeno de massa que tomou as manifestações, outros fenômenos estão inseridos e têm relação direta neste contexto. Um desses fenômenos seria desconfiança política. De acordo com pesquisa do IPEC, as instituições que tiveram os maiores índices de confiança no ano de 2012 foram o Corpo de Bombeiros (83), seguido das Igrejas (71), das Forças Armadas (71) e Meios de comunicação (62). De fato, a crença nessas instituições demonstrou um ambiente com certa dificuldade de interlocução dos demais meios institucionais com a sociedade, principalmente as instituições governamentais, ainda que a Presidente da República (63) tenha tido um índice relativamente alto. Assim, Partidos Políticos (29), Congresso Nacional (36), Sistema Público de Saúde (42) e Sindicatos (44) figuraram índices menores na escala de confiança. Ao compararmos esses índices com os de 2013 a tendência foi uma diminuição relativa, principalmente quando avaliamos o índice Presidente da República (42). Entretanto, o período da pesquisa sempre ocorrera em no mês de julho, e esse fator nos leva a considerar que os índices de avaliação diminuíram em relação consideravelmente devido às manifestações em junho de 2013. De qualquer forma, isso esses índices indicam que a crítica dos manifestantes às instituições políticas era um dado que viera somar sobre os diversos problemas vivenciados pela população comum até aquele momento. Podemos constatar tal prerrogativa a partir da confiança nas Organizações da Sociedade Civil (57 em 2012 e 49 em 2013) que, apesar do índice relativamente baixo, demonstra a tentativa de serem canais através dos quais a opinião pública atinge o sistema político.\nA média geral dos índices de 2012 eram de 54 pontos que diminuíra em 2013 para 47. No apanhado do período de 2009 (57,6) a 2013, a queda no índice geral de confiança nas instituições teve diferença de 11 pontos. As instituições que apresentaram maiores quedas referentes ao período (2009-2013): Presidente da República (24 pontos), Sistema Público de Saúde (17), Escolas Públicas (15), Meios de Comunicação (15).\nAlém dos dados sobre confiança nas instituições, alguns dados referentes à opinião pública também manifestavam questões importantes a respeito, não só do perfil dos manifestantes, mas também sobre o ambiente político e sua relação com as manifestações. Neste sentido, ao questionados sobre os motivos das manifestações, 22,1% afirmaram contra o aumento das tarifas de transporte público. Para uma parte significativa dos entrevistados (46%), as revoltas de junho tiveram como alvo os políticos (contra os políticos em geral 18,4%), principalmente quando esse dado se somava com o motivo de serem contra a corrupção (16,4%). Uma narrativa vaga e até ambígua, mas que se transformou em uma arena de disputas no final do ciclo de 2013.\nAinda que houvesse uma forma de descrença nos políticos (Estar ligado a um partido político - 66,9% ineficiente), os manifestantes acreditavam na eficácia de formas de ação política, como votar nas eleições (55,3% eficiente), principalmente em Realizar manifestações nas ruas (95,4% eficiente). De certa maneira, o alto índice de crença em manifestações nas ruas como forma de crença política, fora superestimado devido ao momento das manifestações. No entanto, corroborando ao alto papel mobilizador das redes sociais apontado pelos manifestantes, foi notável o fato de que mais de 80% acreditavam na eficácia da internet como espaço de discussão política (Ler e repassar informações sobre suas posições e opiniões por meio da internet – 80,9% eficiente). Isso indicava uma certa mudança na forma de compreensão da maneira de mobilização, assim como um entendimento de que o mecanismo da internet passaria, a partir dali, a ser uma catalisador importante da indignação social.\nAssim, além de elementos gerais sobre a composição e perfil dos manifestantes que estiveram nas ruas, é possível também observar que a maioria dos manifestantes não tinha uma preferência muito clara sobre os partidos políticos, no que diz respeito a preferência e filiação partidária (Figura abaixo). Desta maneira, é possível observar um autoposicionamento ideológico dividido entre esquerda (36,1) e centro (30,7), com um número relativo de pessoas que se posicionavam à direita (20,7%). Do lado da filiação partidária seria possível observar principalmente os coletivos sociais que se posicionavam em torno da pauta urbana e que construíram uma dinâmica de mobilização em termos de uma agenda muito próxima aos grupos de esquerda. Aos não filiados a qualquer partido político entrariam os grupos de pessoas comuns que se sentiram mobilizados pela dinâmica da contensão, identificando-se com boa parte das pautas levadas pelos manifestantes.\nFigura 4 - Preferência, filiação e posição no especto ideológico\n\nCom efeito, esses dados são interessantes para pensar a questão das narrativas desenvolvidas pelos movimentos, sobretudo quando olhamos para a mudança de oportunidades engendrada no ciclo a partir do declínio da ação dos grupos autonomistas e a entrada dos grupos liberais/conservadores na dinâmica dos protestos. Está certo que esse segundo grupo terá preponderância no ciclo que se inicia a partir do pleito eleitoral de 2014 no Brasil, e também após a vitória de Dilma Rousseff (PT). Entretanto, olhando para as pesquisas de opinião, já veríamos a construção de uma narrativa da corrupção que seria importante na estruturação dos grupos que dominaram a cena nos protestos pelo impeachment de Dilma. Isso se somava ao ambiente de desconfiança política após as eleições e ao jogo da política partidária em dar início a um processo de impeachment.\n\n\n\n\n\nEstruturas em dinâmica contenciosa, arenas em disputa\n\nO começo das manifestações tem uma relação muito forte com alguns movimentos do campo progressista que reivindicavam pautas importantes em torno do espaço urbano. Isso não só do ponto de vista da insatisfação com a gestão dos bens de consumo coletivo, mas sobretudo com as políticas públicas em torno da questão urbana. Mas, levando em conta que o Movimento Passe Livre possuí uma grande influência nesse contexto, devemos, porém, atentar que o desenvolvimento de protestos em que a temática da mobilidade urbana foi a pauta principal na sociedade brasileira está em voga pelo menos desde 2003. Primeiro em Salvador, ainda no ano de 2003, com a “Revolta do Buzu”. Depois com a fundação do MPL-Brasil na cidade de Porto Alegre durante o Fórum Social Mundial de 2005. A pauta do transporte público e das questões envolvendo a cidade sempre foram a pedra de toque do movimento.\nNo entanto, a organização dos protestos pelo MPL se insere numa relação não só com movimentos que têm agendas comuns com a questão urbana, mas sobretudo, com alguns partidos do campo da esquerda. Esse campo, no decorrer dos anos anteriores a junho de 2013 sofreu significativas mudanças que possibilitaram a construção de um quadro estrutural de atuação dos movimentos e coletivos sociais. De acordo com Alonso (2023, p. 24-25), o mercado de recrutamento para o ativismo político foi afetado pelo volume dos recrutáveis como também pela diversificação dos recrutadores. O PT e os movimentos mais tradicionais na sociedade civil brasileira foram responsáveis, por décadas, pela formação política de setores da classe média letrada, principalmente na universidade. Uma vez no Estado, esses movimentos foram perdendo sua conexão com estratos importantes da sociedade, especialmente as pessoas comuns, diminuindo o trunfo persuasivo do PT na captação de ativistas. Junto a isso, surge um momento de mudança no qual novos movimentos redistributivos autonomizam-se em torno do legado socialista apresentando performances disruptivas na cena contenciosa, recrutando uma parte dos universitários insatisfeitos com o PT. Aqui, os movimentos que tinham sua temática em torno da questão urbana, como o Movimento dos Trabalhadores Sem Teto (MTST) e o próprio MPL, passam a ganhar certo destaque.\nUm outro conjunto de movimentos, que insistiu na estratégia da visibilização como marcação da identidade, foram se firmando também como coletivos para reivindicar uma política da presença contestando as formas tradicionais de poder na sociedade. Assim, dois campos de movimentos críticos ao governo do PT surgiram pelo lado esquerdo: um controlado por pequenos partidos e movimentos neossocialistas, e outro por coletivos autonomistas avessos a partidos políticos mais tradicionais.\nÉ sobretudo dentro dessa estrutura de atuação que irei ater nosso entendimento sobre as disputas em junho de 2013. De um lado, uma estrutura de mobilização que se organiza a partir de práticas envolvendo setores progressistas, sobretudo dos movimentos e coletivos sociais de esquerda. Aqui, quero chamar a atenção ao fato de que a ação estratégica em torno da demanda básica a respeito do aumento da passagem de ônibus, configurou uma estrutura de mobilização responsável por dar vazão nos protestos sobretudo pela intervenção direta na rua. Isso gerou um campo de conflito com as autoridades no qual a ação contenciosa se propagou devido à reação do sistema de forma violenta aos protestos. Dentro dessa estrutura estariam não somente o MPL, mas também as táticas de ação black blocs. Somando-se a essa estrutura observamos também os coletivos sociais, nos quais a forma de visibilidade tomada pelas mídias alternativas se fez em um contexto marcado por uma estrutura de mobilização ligada ao ativismo identitário, sobretudo à formação do coletivo Mídia Ninja e sua organização proveniente do Fora do Eixo. Esses dois movimentos disputaram, no âmbito nacional as narrativas ligadas ao papel atribuído, principalmente pela imprensa, aos manifestantes durante os protestos.\nEm um segundo momento chamo a atenção de que não só a ação direta como prática de atuação estratégica durante os protestos e na convocação das pessoas em torno da pauta inicial foram os principais construtores da dinâmica de mobilização. Aqui, reserva-se um espaço importante para a atuação de movimentos sociais que tinham predileção ao campo da direita e que se apropriaram da narrativa em torno da corrupção colocando-a como uma questão moral que se reverberou em torno de um ativismo conservador/libertário. A partir do momento em que há um arrefecimento em torno da narrativa sobre a questão urbana e passa a ganhar destaque a questão da corrupção, contramovimentos começam a se apropriar desta narrativa levando o ciclo para outra direção até o seu declínio. O campo que se abre após o arrefecimento das manifestações passaria a ser marcada por uma agenda conservadora na sociedade brasileira que abriria um novo ciclo a partir das eleições de 2014.\nEm abril de 2013 o MPL conseguiu dar vazão a um protesto que reuniu cerca de seis mil pessoas na cidade de Porto Alegre. O ponto principal de reivindicação foi a revogação do aumento da passagem do transporte coletivo na capital gaúcha. Seu efeito não teve como meta atrelar tal movimento a alguma liderança política, nem mesmo restringir-se à cidade de Porto Alegre. Em janeiro do mesmo ano, lutas também foram organizadas na região metropolitana de São Paulo. A proposta do movimento era expandir sua atuação sobre as diversas cidades do país que vivenciavam o aumento abusivo das passagens de transporte, acusando a má qualidade dos serviços prestados pelas empresas licenciadas e propondo um transporte coletivo gratuito e de qualidade. Como afirma o MPL-SP,\nA perspectiva aberta por esse curto processo de lutas que alcançou a vitória na capital catarinense deu origem ao movimento: uma tentativa de formular o sentido presente naquelas revoltas, a experiência acumulada pelo processo popular, tanto em sua forma como em suas motivações. Surge então um movimento social de transportes autônomo, horizontal e apartidário, cujos coletivos locais, federados, não se submetem a qualquer organização central. Sua política é deliberada de baixo, por todos, em espaços que não possuem dirigentes nem respondem a qualquer instancia externa superior. (MOVIMENTO PASSE LIVRE - SÃO PAULO, 2013, p. 15).\nAo mesmo tempo que propunha um trabalho de ultrapassagem das formas de organização já estabelecidas nos movimentos sociais tradicionais, apontava como principal pauta os problemas da questão urbana. A estratégia de paralisação das atividades urbanas por intermédio da ocupação das ruas, principalmente nos horários de pico, foram as oportunidades exploradas pelo MPL para tornar pública sua ação. De acordo com o MPL-SP, a experiência da ação direta da população por meio de assembleias horizontais, o aparelhamento da revolta pelas entidades estudantis e a explosividade da luta pelo transporte público ganharam certa projeção nacional. (MPL-SP, 2013, p. 15).\nA projeção do MPL a nível nacional foi reflexo de sua atuação ao levantar, juntamente com a pauta do transporte coletivo, uma crítica referente à forma como as políticas são geridas e colocadas em práticas nas diversas cidades do país. A observância de que alguns governos revogaram o aumento das passagens, como foi no caso de Porto Alegre, trouxe um cenário de otimismo para a ação coletiva e as demais empreitadas nacionais. Por outro lado, a experiência da ação direta na utilização das redes sociais, como forma de expansão e congregação de pessoas, formando um bloco horizontal e compartilhado de manifestações, foi um ponto decisivo no processo de mobilização. A cada clique e a cada possibilidade de participação na rede poderia se traduzir em uma possível ação futura no ambiente citadino. Os jovens, os quais as políticas de transporte coletivo afetavam em grande medida, viram na possibilidade de ação o atendimento de suas reivindicações. Entretanto, se podemos colocar um divisor de águas que separa as esporádicas manifestações anteriores empreendidas pelo MPL da mobilização em massa de junho de 2013 é a amplitude e o surgimento de diversas pautas de reivindicações, as quais não se restringiam somente à questão urbana.\nNeste sentido, a primeira estrutura de mobilização dos protestos de junho de 2013 se construiu em torno do ativismo urbano e possuía uma postura favorável às novas mídias digitais para a construção de sua luta. Aqui, uma importante constatação é a de que, diferentemente das mídias convencionais, como o rádio e a televisão, o MPL afirma a necessidade de utilização das mídias alternativas como forma de divulgação de ações e fomento na criação e expansão de suas ações. Observamos, então, uma estrutura que se organiza pelas redes e que faz do espaço urbano a principal arena de visibilidade de suas ações.\nDentro do chamado campo de ativismo progressista (Alonso, 2023; Kunrath, 2021) encontraram-se outros coletivos importantes na construção dessa estrutura. O coletivo Fora do Eixo (FDE) e a Mídia Ninja. Fora do Eixo é uma rede de coletivos culturais que se espalhou por várias cidades brasileiras e se dedica principalmente à produção e difusão de conteúdo cultural independente. A rede possuí comunicação alternativa composta por coletivos culturais e de ativismo político-digital. O FDE se caracteriza como uma rede ampla, autônoma e descentralizada, centrada na produção cultural por meio de festivais de música autoral que se apresentam como alternativas aos modelos convencionais das gravadoras. Na mobilização política sua ênfase está na defesa de causas sociais, incluindo a proteção dos direitos das minorias, dos indivíduos LGBTQIA+, dos povos indígenas, dos trabalhadores, dos professores e outras causas associadas a movimentos de esquerda.\nO Fora do Eixo teve sua origem no intercâmbio de experiências entre coletivos culturais localizados em Cuiabá (MT), Rio Branco (AC), Uberlândia (MG) e Londrina (PR). Sua fundação teve início em Cuiabá, onde quatro produtores culturais - Pablo Capilé, Talles Lopes, Daniel Zen e Marcelo Domingues - estabeleceram o \&quot;Espaço Cubo\&quot; em 2002, uma das iniciativas precursoras do movimento. Tal iniciativa concebeu e promoveu eventos artísticos com o propósito de conferir visibilidade a artistas independentes que se encontravam à margem do tradicional eixo cultural Rio-São Paulo. O amadurecimento do Fora do Eixo foi notável, visto que ampliou seu escopo de atuação para incluir a produção cultural e estabelecer parcerias com outros coletivos e movimentos sociais. Sua organização interna sempre fora caracterizada pela presença de um planejamento coletivo e a promoção de atividades colaborativas. Com o intuito de abranger diversos campos culturais, incluindo artes cênicas, design, e audiovisual, o circuito se valeu das novas tecnologias e reuniu diversos coletivos culturais em todo o país, culminando na criação da \&quot;rede das redes virtuais\&quot;, que por sua vez estimulou uma reorganização social significativa com o estabelecimento das Casas Fora do Eixo a partir de 2011 (BEDÊ, 2016; ANDRADE e NUNES, 2017).\nEm 2011, surge o coletivo Mídia NINJA, como uma extensão do canal virtual Pós-TV, originado a partir do contexto do circuito Fora do Eixo. O coletivo Mídia NINJA, por sua vez, teve sua origem com a contribuição de fundadores notáveis, entre eles o jornalista Bruno Torturra, assim como membros proeminentes do Fora do Eixo, incluindo Pablo Capilé e Felipe Peçanha. O termo N.I.N.J.A (Jornalismo Independente e Narrativas de Ação) representa uma rede de comunicação livre que busca novas formas de produção e distribuição de informação a partir da tecnologia e de uma lógica colaborativa de trabalho. No processo de junho de 2013 ela foi o grande confrontador dos discursos provenientes da grande mídia, principalmente pela realização de coberturas ao vivo dentro dos protestos, com múltiplos ponto de vista invisíveis na mídia tradicional.\nEmbora não seja diretamente ligado ao MPL em termos de agenda, os dois compartilham uma abordagem horizontal e descentralizada, que enfatiza a participação ativa e a colaboração entre diferentes grupos. Além do mais, durante os protestos de junho de 2013, membros e simpatizantes do Fora do Eixo participaram das manifestações, contribuindo para a disseminação de informações e a cobertura dos eventos por meio de suas redes de mídia. A mídia NINJA se concentrou na cobertura e transmissão ao vivo. Tal ação destacou o olhar exclusivo dos acontecimentos, confrontando as visões hegemônicas e colocando ao crivo dos demais cidadãos os acontecimentos das ruas.\nCom efeito, apesar de não serem movimentos sociais no sentido tradicional, o MPL e a própria Mídia Ninja desempenharam um papel fundamental na amplificação das vozes e na divulgação das informações sobre os protestos. O maior destaque era a utilização das redes sociais e das transmissões ao vivo para relatar os acontecimentos em tempo real. Neste sentido, se podemos estabelecer conexões importantes entre o Movimento Passe Livre, Fora do Eixo e a Mídia Ninja durante os protestos de junho de 2013, estas se relacionam à sua abordagem descentralizada, ao uso de mídia alternativa e às redes de colaboração. Enquanto o MPL estava diretamente envolvido na organização dos protestos, o Fora do Eixo e a Mídia Ninja desempenharam papéis de apoio, amplificando as vozes dos manifestantes e facilitando a disseminação de informações. O Fora do Eixo, com sua rede de artistas e produtores culturais, trouxe habilidades de produção de conteúdo e comunicação para a mobilização. Eles ajudaram a criar uma cultura visual e musical em torno dos protestos. Essa interação demonstra a interconectividade de diferentes formas de ativismo e mobilização social durante esse período.\nCertamente, e aqui temos um ponto de inflexão importante, a narrativa envolta às questões urbanas também trazia à toda não só questões estruturais do desenvolvimento das cidades, mas, sobretudo, a gestão dos recursos e bens coletivos. As manifestações contra o aumento das tarifas de ônibus já vinham ocorrendo em algumas outras cidades do país. Em Manaus o aumento de R$ 0,25 (de R$ 2,75 para R$ 3,00) levou jovens, principalmente estudantes universitários, às ruas para reivindicar o preço da passagem de ônibus no dia 30 de março. Em Goiânia o aumento na tarifa somou-se ao atraso dos ônibus no decorrer do mês de maio. Em São Paulo, por sua vez, no dia 24 de maio foi decretado o aumento da tarifa em R$ 3,20. Antes o valor esse valor era de R$ 3,00. Esse aumento levou à organização, por parte do MPL-SP de três manifestações nos dias 27, 28 e 29 do mesmo mês. Consequentemente, semelhante às três capitais acima, no dia 30 de maio outras 11 capitais reajustaram a tarifa do transporte coletivo. Foram elas: Aracajú, Belém, Belo Horizonte, Boa Vista, Brasília, Campo Grande, Cuiabá, Curitiba, Fortaleza, Florianópolis, Goiânia, João Pessoa, Macapá, Maceió, Manaus, Natal, Palmas, Porto Alegre, Porto Velho, Recife, Rio Branco, Rio de Janeiro, Salvador, São Luís, São Paulo, Teresina e Vitória. No apanhado geral dos aumentos, estes apresentaram variação média de R$ 0,20 a R$ 0,30. Destaque para as variações dos municípios de São Luís (R$ 1,70 para R$ 2,10) e Rio Branco (R$ 1,90 para R$ 2,40) onde o aumento ultrapassava a faixa de R$ 0,40 e R$ 0,50. Esse panorama colocava as pautas em torno da tarifa de ônibus com um elemento importante na narrativa da questão urbana. Somava-se a ele um conjunto de outras agendas que vinham a reboque e que eram expressivas de outros coletivos organizados sobre as narrativas da questão urbana e dos direitos.\nA revogação dos 0,20 centavos não era somente uma pauta do MPL-SP. O aumento abusivo na tarifa trazia a transversalidade de outras reivindicações históricas: o tema do Bilhete Único Mensal em São Paulo; o movimento de mais de décadas pedindo melhorias no transporte público em Belo Horizonte, articulado pela Assembleia Popular Horizontal e pelo Comitê Popular dos Atingidos Pela Copa (COPAC); a construção do metrô em Salvador que durava dez anos, em que pretendia ligar as regiões da Lapa e do Retiro; os protestos sobre a lotação e tarifa nos transportes fluviais no Pará; em Santos, o problema com o escoamento da produção na região portuária que acarretava lentidão; as obras, na cidade do Rio de Janeiro para a Copa do Mundo da FIFA de 2014 no Brasil e as Olimpíadas de 2016; a imobilidade urbana nos trechos de transporte rodoviário nas estradas do Maranhão; os processos licitatórios entre prefeituras e empresas de transporte coletivo. Todos esses protestos ligados à questão urbana, ou ao problema da infraestrutura das cidades.\n A intersecção de agendas, principalmente as agendas ligadas aos direitos sociais se tornariam importantes em torno das principais questões que envolviam os atores coletivos. Podemos observar, que em um primeiro momento o apoio ao MPL e à mobilização se manifestava principalmente sobre a questão da violência policial, como fruto da reação à dinâmica de contensão desenvolvida pelo MPL.\nÉ possível perceber entre os principais coletivos sociais que estiveram participando de junho de 2013, principalmente os coletivos pertencentes ao campo da esquerda, a articulação da ideia de ingerência dos bens de consumo coletivo evocando a narrativa dos gastos da Copa do Mundo FIFA de 2014 e as Olimpíadas de 2016 como elementos importantes nas reivindicações da população. Aqui chama a atenção um outro conjunto de movimentos e coletivos que se organizaram em torno do Comitê Popular dos Atingidos Pela Copa (COPAC) em 2010 como decorrência dos debates e articulações iniciadas pelo FSM com os primeiros Fóruns Temáticos e Regionais a partir do ano de 2005 e que passariam a ser importantes na articulação e configuração de respostas aos diversos problemas gerados pela crise global. Como afirma Sergio Haddad (2020, p. 7) além do próprio Fórum Social Mundial, diversos fóruns menores, nacionais, regionais, locais ou temáticos passaram a ocorrer em várias partes do mundo. Entre a edição de Belém, em janeiro de 2009, e o fim de 2010, registraram-se 55 fóruns que adotaram a Carta de Princípios e aplicaram a auto-organização de atividades. Como decorrência da adoção a esses princípios, nesse contexto, o COPAC passaria a se organizar em torno dos relatos referentes aos abusos sobre os megaeventos no mundo e, principalmente, no Brasil observando e acusando a contradição existente entre a produção de eventos a nível internacional, a preparação do país para os megaeventos e a situação da crise econômica e a diminuição das condições de vida.\nAndrés (2022) aponta que os temas referentes a pauta urbana eram centrais nos principais momentos de junho de 2013. Isso não só devido a consolidação histórica da exploração do espaço urbano no Brasil, mas, sobretudo, às formas de exclusão na desigualdade de oferta de serviços públicos aos grupos menos privilegiados na sociedade. Como aponta Andrés (2022, p. 250-251), a desigualdade de tempo gasto nos deslocamentos cotidianos enquanto desigualdades de condições de vida, encobriu não só as diferenças nos deslocamentos cotidianos, como também incidiu no acesso a empregos. Criou-se no Brasil um apartheid territorial que se manifesta na composição das cidades, como também na estrutura das desigualdades sociais, sendo evidente a racialização da desigualdade de bem-estar com forte oposição entre qualidades de condições de vida entre os grupos sociais. Com efeito, os impactos gerados pela dificuldade de gerência dos serviços públicos e os reflexos dessa dinâmica nas relações de classe, raça e gênero nas cidades foi de grande compreensão para o entendimento das narrativas em torno da questão urbana como principal tema de mobilização no princípio das manifestações de junho de 2013. E nesse ponto o trabalho de Andrés é de suma importância para o entendimento e as reflexões sobre a mobilidade urbana como um ponto relevante a respeito das lutas que impulsionavam esses temas em relação aos recortes sociais aos quais se dirigiam. Neste sentido, ainda que as pautas progressistas tivessem sido elevadas nos últimos anos, o debate em torno das condições de vida era uma questão importante em junho de 2013. Esse elemento foi o que possibilitou o MPL se apresentar como uma estrutura de mobilização importante nesse contexto.\nAinda que as disputadas narrativas colocassem na esfera pública uma relação ambígua entre o que os manifestantes reivindicavam. Havia certa pulverização de outras pautas que iam a reboque, mas é preciso levar em consideração o fato da concentração do tema da questão urbana na esfera pública. Neste sentido, o que chama a nossa atenção sobre essa primeira estrutura de mobilização é o fato de que suas dinâmicas se apresentam na cena contenciosa em torno da questão urbana, tendo o MPL como principal veículo de mobilização, que vai além da forma como ele foi constituído em sua gênese, mas que engloba narrativas que o movimento empenhou em trazer para a arena pública durante os protestos, os quais coadunavam com as questões cotidianas das pessoas comuns, sobretudo aos grupos desprivilegiados dentro da sociedade brasileira. Aqui, podemos observar uma reinserção do quadro de lutas em torno dos direitos sociais, só que dentro da dinâmica da ingerência do Estado ao fornecer esses direitos em termos de políticas públicas.\nEm sua pesquisa Andrés (2022) faz um apanhado interessante sobre esses diversos temas a partir do mapeamento dos cartazes que os grupos levaram às ruas nas principais cidades brasileiras. É possível identificar essa primeira estrutura de mobilização se organizando a partir da questão da luta pelos direitos, principalmente os direitos sociais, sobretudo a respeito das condições de vida nas grandes cidades. Como aponta Andrés (2023), a participação percentual desses temas durante as semanas de junho de 2013 ocorrera com certa frequência, ainda que o tema das questões urbanas fora preponderante na primeira semana que vai dos dias 4 a 9 de junho. Como bem observou o autor, alguns temas tiveram importância dentro dos contextos citadinos específicos. Assim, havia uma distribuição similar dos temas marcadas pela proeminência de cartazes do tema Política e democracia, seguida de uma distribuição mais ou menos equitativa entre os demais temas (2022, p. 377). Com efeito, esses temas vão ganhando destaque à medida em que as arenas passam a ser disputadas, sobretudo com a ampliação do escopo de apresentação desses cartazes e as temáticas que eles encampavam. Assim, grande parte da reprodução que advinha dos processos de mobilização nas redes compunha um quadro de expectativas necessárias na construção dessas narrativas em torno da rua.\nAqui, identifico que não só a questão de a estrutura de mobilização ter se embrenhado na forma como se dispuseram os cartazes nas ruas, mas ao conteúdo levantado pelos principais atores em torno da questão urbana e da ingerência dos serviços públicos frente às questões de ordem urbana se apresentam como narrativas importantes para a mobilização social. A urgência dos problemas de ordem urbana e a latência em torno dos direitos e serviços negligenciados pelo Estado, de maneira geral, colocavam movimentos com estruturas específicas que viriam a compor as ruas em torno das questões que chamassem a atenção do cidadão comum.\nOutro coletivo que aparece em junho de 2013 o qual realiza um papel importante de engajamento a partir das redes sociais foi o Anonymous. O Anonymous são um grupo que se autodenomina como uma ideia ou conceito, em vez de um movimento organizado. Eles não possuem líderes explícitos ou pautas específicas e se recusam a ser chamados de grupo ou movimento. Sua organização é majoritariamente digital e eles se destacam em manifestações e ações ao redor do mundo. Eles adotaram a máscara como símbolo e se recusam a seguir partidos políticos, orientações religiosas, interesses econômicos e ideologias de quaisquer espécies. A rede Anonymous aparece no início do século XXI no 4chain, um site de mensagens com textos e imagens simples onde os usuários não precisam se identificar para participarem. A atuação dos Anonymous nas manifestações de junho não é um evento isolado, mas insere-se num processo que envolve transformações culturais nos âmbitos de juventude, comunicação e política (Torinelli e Sallas 2014; Barros, 2013; Malini e Antoun, 2013).\nComo um dos personagens participantes nas manifestações de junho de 2013 no Brasil, o coletivo teve uma forte atuação em torno do hacktivismo, principalmente ao confrontar a cobertura da mídia tradicional sobre as manifestações. Suas ações foram importantes no campo das redes sociais repercutindo, no âmbito tático do hacktismo, a disseminação da informação em contraposto ao que os veículos de mídia apontavam a respeito das manifestações. Sua estrutura esteve empenhada a disputar as narrativas veiculadas pela imprensa em torno das acusações que ela fazia sobre os manifestantes que estavam na rua. Neste sentido, como afirmam Malini e Antoun (2013, p. 190) de ataques espetaculares à atenção do público global impetrados pelos hackers do coletivo, até o rompendo da pauta diária de mentiras e fofocas feitas pelas corporações irradiadoras de notícias, em todas estas instâncias, a comunicação passou a se constituir com uma vasta rede entrelaçada de interfaces comunicacionais, modulando intensidades capazes de orientar os movimentos e sustentar a coesão de uma multidão em face das normas e ditames imperiais. No caso brasileiro, o impacto da atuação do coletivo esteve não só em confrontar as mídias tradicionais como catalisar a ação das pessoas em torno das ruas.\nNas redes sociais, o coletivo foi um catalisador importante ao derrubar páginas virtuais – como do Partido do Movimento Democrático Brasileiro (PMDB) e da Secretaria da Educação do Estado de São Paulo –, hackear contas em mídias sociais da presidente Dilma Rousseff e da revista Veja, identificando-se como “Anonymous” ou “Anons” e incitando as manifestações, além de terem vazado documentos da Polícia Militar (Torinelli e Sallas, 2014, p. 241).  Além dessas ações uma delas chamou bastante a atenção que foi demonstrou ser um catalisador da indignação das ruas ao divulgar um vídeo no YouTube apresentando o que chamaram de “As 5 causas!”: 1) não a PEC 37; 2) saída imediata de Renan Calheiros da presidência do Congresso Nacional; 3) imediata investigação e punição de irregularidades nas obras da Copa, pela Polícia Federal e Ministério Público Federal; 4) uma lei que torne a corrupção no congresso crime hediondo; e 5) fim do foro privilegiado, pois ele é um ultraje ao Artigo 5º da Constituição.\nAtravés de sua tática de artilharia virtual os ativistas tiveram grande relevância na disseminação das informações e na articulação da solidariedade ao movimento. Isso fica ainda mais evidente nas informações sobre Autoridade e Hubs presente no Anexo 3. Neste sentido, o papel desempenhado pelo Anonymous foi relevante ao aumento do ciclo de protestos e a articulação das pessoas para a ida às ruas. De fato, seu efeito sobre as redes foi diminuindo à medida em que as ruas viraram a principal atração durante o pico dos protestos. Ainda mais pela entrada dos grupos Black Blocks durante o confronto.\n Uma cartografia digital das manifestações identificou que das cinco páginas que mais geraram repercussão nessa data, três estão relacionadas aos Anonymous. Além de empreender ações de hacking, eles se destacaram como mobilizadores e divulgadores dos protestos. \nDe alguma forma o Anonymous não tinha nenhuma ligação com a estrutura de mobilização erigida em torno dos coletivos sociais que se articulavam em rede a partir do FSM. Neste contexto, é importante observar o peso que o FSM tem enquanto estrutura de redes de movimentos sociais, sobretudo ao ajudar a construir uma agenda em torno da luta pelos direitos relacionados ao consumo dos bens coletivos. Assim, como afirma Della Porta (2007, p.125), é interessante notar que diferentemente dos partidos e dos grupos de pressão, os movimentos sociais passaram a assumir uma estrutura reticular com baixo nível de institucionalização em que associações formais convivem com pequenos grupos com estrutura informal, onde os limites da organização são flexíveis e as filiações ocorrem raramente. Isso tanto do ponto de vista da organização e da relação entre esses grupos, como quando olhamos para práticas de ação próximas do que observamos a partir do Anonymous e suas formas de ação em torno do hacktivismo. Com efeito, a conjunção de ações em torno da desqualificação dos discursos provenientes das instituições de poder, como a mídia tradicional, operou como uma estrutura ao levantar narrativas importantes sobre as dimensões relacionadas aos problemas de ordem pública. Ainda que a narrativa das questões ligadas à corrupção passasse de forma ambígua na esfera pública naquele momento.\nNeste sentido, quando olhamos para junho de 2013 percebemos que a estrutura flexível dos protestos foi capaz de reunir grupos em torno de temáticas as mais diversas possíveis, ainda que essas temáticas atravessassem umas às outras. Quando olhamos para as narrativas que se apresentaram em junho de 2013 em torno dos principais direitos sociais, observamos um conjunto de estruturas que se organizaram, primeiro, a partir da pauta urbana e, em um segundo momento, aos diversos serviços públicos e às dificuldades de gerência desses serviços por parte do mundo político, ou do Estado. Em consonância, é possível perceber que a mobilização dessas pequenas redes associativas dos coletivos sociais beneficiou-se de uma estrutura organizativa particularmente flexível e descentralizada capaz de colocar em movimento a mobilização de grupos heterogêneos em suas práticas, por meio de questões fundamentais ao debate público. Essa heterogeneidade passou a ganhar nuances ainda dentro das manifestações de junho de 2013, quando o a narrativa da corrupção recebeu contornos com alguns movimentos que se colocavam em cena no final dos protestos.\n\n\nDos coletivos progressistas aos movimentos conservadores\n\nDe fato, junho de 2013 produziu um abalo na sociedade e na política brasileira. Como afirma Singer (2018, p. 102-103), à esquerda ocorreu um impulso jovem, desejoso de encontrar formas de mobilização pela base, acedendo um estopim que era sensível às principais demandas da população comum da sociedade. Os protestos adquiriram uma dimensão que parecia que ocorria algo nas entranhas da sociedade e que não estava muito claro para a maioria da população. Havia dois contraditórios: de um lado uma esquerda autonomista se espalhando e mobilizando milhões de pessoas a partir de uma crítica à gestão dos bens coletivos; do outro lado, na face direita, junho representou o início de uma mobilização da classe média que acabaria por ter papel decisivo na queda de Dilma. No meio do caminho as ruas foram sendo ocupadas por pessoas que nadavam em direções opostas. Ao fim daquele ciclo as narrativas já se direcionavam a outros princípios e ganhavam nuances ideológicas de acordo com a composição dos manifestantes. A exposição maciça à trama do Mensalão e o noticiário repleto de críticas ao controle inflacionário, à maquiagem das contas públicas, ao excesso de propaganda governamental, à péssima qualidade dos serviços públicos passaram a ser tomadas elementos importantes para a mobilização de outros grupos dentro do processo de mobilização.\n Neste sentido, ao final do período de junho de 2013 alguns movimentos surgiram à baila do discurso “apartidário”. Parte dos manifestantes que pediam a não violência nas manifestações foram protagonistas no conflito contra grupos de tinham alguma orientação político-partidária. Pode-se considerar que a partir desse momento ficou delineado o aparecimento de uma nova direita no cenário político brasileiro que se apresentava a partir de um campo de ativismo (Alonso, 2013) construído ao longo de alguns anos e que atrelava temas morais à questão política. Surgiram críticos, mais ou menos conscientes, da suposta corrupção estatista produzida pelos políticos lulistas O que vale destacar neste contexto é o aparecimento de uma estrutura de mobilização que aparece em fins do período de mobilização que terá como seus principais atores os movimentos Vem Pra Rua, Revoltados Online e o Movimento Brasil Livre (MBL).\nEm uma varredura pelas redes sociais e pelos sites destes grupos podemos ver que eles têm orientação opositora à prática dos movimentos sociais tradicionais reivindicando, principalmente, a construção de um Estado mínimo no Brasil. Desde 2014, período de eleições nacionais, esses movimentos passaram a apoiar fortemente a candidatura de alguns políticos que tinham orientação ideológica similar. Após a derrota do candidato Aécio Neves (PSDB) (48,36% dos votos válidos), eles levantaram a bandeira do impeachment contra a presidente eleita Dilma (51,64% dos votos válidos). O destaque dado ao tema da corrupção passou a ser uma pedra de toque pelos movimentos que se organizavam a partir de uma crítica voltada estritamente ao governo do Partido dos Trabalhadores (PT). Dilma fecharia seu mandato (2010-2014) com certa ascensão de popularidade, mas alguns fatores caminhavam para uma dificuldade em manter os ânimos em torno de sua manutenção no poder.\nPara compreender a mudança nas questões que envolvem a entrada desses grupos é preciso levantar alguns pontos contextuais dentro desse processo. Primeiro, o fato de que os diversos movimentos sociais constroem versões particulares da realidade. Isso no desenvolvimento de suas práticas cotidianas, assim como em contextos de disputa, principalmente nas arenas. Esses movimentos desenvolvem e apresentam visões alternativas de uma realidade, buscando afetar o entendimento de diversos públicos sobre o próprio movimento e suas reivindicações (Benford 1993, p. 678). Parte da literatura chama esse processo de disputa de visões de frame disputes. As disputas de quadros se referem a diferenças de opinião ou preferência em relação a reivindicações associadas a atividades de construção de quadros que os atores dos movimentos sociais criam. Isso durante suas reuniões organizativas, como também nas dinâmicas de ação contenciosa, nos protestos. Neste sentido, entendo, assim como Benford e Snow, que as disputas de quadros são uma dinâmica pervasiva dentro dos movimentos sociais, sendo um dos vários processos discursivos contestados na arena política (Benford &amp; Snow 2000).\nCom efeito, quando olhamos em perspectiva para o final do ciclo de protestos de junho de 2013, começamos a observar uma mudança importante no quadro interpretativo referente às narrativas que parte dos manifestantes começaram a mobilizar durante os protestos. Para Kunrath (2018), a apropriação parcial do ciclo de confronto pela mobilização de contramovimentos conservadores produziu uma mudança qualitativa em eu grupos conservadores passaram a se apropriar dos protestos de junho de 2013. De certa maneira, com a revogação do aumento da passagem no dia 19 de junho de 2013, cria-se um ambiente de desmobilização da estrutura erigida em torno do MPL. Aqui, podemos observar três eventos importantes que chamam a atenção para um momento de abertura nas oportunidades políticas que permitiu a entrada de outros grupos no processo que desemboca nas manifestações pelo impeachment. Primeiramente, ainda em junho de 2013, o MPL anunciara sua retirada da convocação das manifestações no dia 21 de junho, um dia após o pico dos protestos (20/06/2023). Decerto, os dias 13 e 17 de junho também são marcos importantes. Respectivamente, a violência policial e a dinâmica de confronto com os grupos black blocs, desenvolve uma crítica que se expande na esfera pública e abre um campo de possibilidades para a entrada de novas demandas que não se limitavam ao transporte público.\nEm segundo lugar, no dia do pico das manifestações (20/06) as pautas se pulverizam devido à amplitude dos protestos e pela heterogeneidade da composição dos manifestantes. Aqui, por mais que as estruturas de mobilização fossem importantes para dar início às dinâmicas de protesto e sustentá-las, elas não detinham mais o curso do processo. Dilma, no dia 24/06 propõe uma resposta a partir de um pacto nacional com a tentativa de conter a onda de protestos. Ocorre, nos termos de Dobry (2015) uma dessetorização tendencial do espaço social em que as narrativas estão dispostas na esfera pública, mas que não há uma especificidade ou orientação de pautas. Neste contexto, o aparecimento de grupos à direita começa a ser mais nítido, sobretudo após o dia 29/06, quando a popularidade de Dilma despenca 27 pontos percentuais de 57% para 30%. \nEm terceiro lugar, a popularidade de Dilma se tornaria a principal chave de desqualificação de sua política e das tentativas de respostas dada por ela a respeito dos problemas da sociedade. Além do mais, isso passaria a ser lenha na fogueira na construção de um contingente político para sua destituição. A esse cenário, os escândalos vividos pelo PT nos últimos anos, que abalara sua imagem, mas não foi capaz de destituir o mandato do partido no poder, passaria a ser explorado a partir da figura da Presidenta. Como afirmam Tatagiba, Trindade e Teixeira (2015), desde 2007 tem-se a emergência de um conjunto de atores que buscavam desafiar a hegemonia da esquerda em protestos, com o intuito de imprimir novos contornos às manifestações de rua no Brasil. A diferença desses grupos, quanto à forma de se mobilizar, diz respeito à origem das pautas e por serem contrários às políticas sociais do governo e à intervenção do Estado na economia. Como argumentado anteriormente, esses movimentos apoiavam-se em uma lógica de combate à corrução por intermédio de um argumento moral sobre a política, que se justificaria pela eliminação de qualquer estrutura estatal que gerasse empecilho àquilo que argumentavam ser a “ação livre das pessoas”.  Assim, o compartilhamento de posicionamentos críticos em relação aos governos do PT (ainda que por motivos distintos) e à política institucional e/ou ao Estado (Kunrath, 2018, p. 3) passou a ser um ponto importante a ser explorado pelos grupos que passariam a ocupar as ruas. Estes começaram a ver no horizonte elementos para o desenvolvimento de uma crítica sobre a corrupção que se apresentou através da associação entre a luta contra a corrupção e o antipetismo (Tatagiba et al, 2015, p. 21).\n\n- Final de junho de 2013 e a polarização política em torno dos protestos\nAs eleições de 2014 e o quadro de acirramento da polarização política\nA crise de governabilidade do governo Dilma e a relação com o Congresso Nacional\nO (re)surgimento de uma agenda liberal/conservadora na sociedade brasileira: a gramática de moralização da político-social e a liberalização do mercado\nA nova direita: formação, composição e atuação\nO MBL, Vem pra Rua e o Revoltados Online como principais movimentos que articulam as mobilizações contra o governo Dilma\nOs repertórios de mobilização: os protestos, a organização dos protestos em formas de pequenos comícios, as danças, etc.\nA presença e o impacto do empresariado nas manifestações\nA articulação dos protestos com a institucionalidade política\nA queda do governo Dilma\n- trabalhar o campo da moralidade e das pautas identitárias\n- falar da entrada desses grupos conservadores e dos partidos políticos\n-  os movimentos conservadores e seu contexto de inserção\n- A composição dos manifestantes dos protestos pelo impeachment e o contraste.\nA estrutura de mobilização desses movimentos conservadores: união entres diversos setores da sociedade como elementos partidários, think thanks, etc.\n- \n- A ideia de narrativas em POLLETA e como isso configura uma estrutura de mobilização;\n- A questão da moralidade pública e privada como elementos para pensar essa estrutura;\n- Estruturas autonomistas x conservadoras liberais;\n\t- O perfil de articulação entre essas duas e os grupos os quais elas mobilizam;\n- Como isso tudo gerou estruturas de mobilização nos dois momentos: junho 2013 e impeachment – Colocar eles em perspectiva e como isso se une ao sistema político e à institucionalidade.\n\nEssa constatação é muito interessante ao notarmos a diferença na estrutura de mobilização de junho de 2013 com o processo de impeachment de Collor. Quando olhamos para este, a dinâmica de mobilização tem como principal catalisador jovens secundaristas que estruturavam os protestos com presença forte de lideranças de partidos políticos. O fato é que, os diversos movimentos sociais envolvidos na dinâmica de mobilização no processo de Collor tinham sua organização estruturada institucionalmente a partir de estruturas de mobilização política que assemelhavam às formas mais institucionais da política partidária e tradicional. A organização dos protestos a partir de comitês e com \n\nAlguns pontos a mais que podem ser trabalhados.\nO que muda em relação ao velho modo de mobilizar?\nA estrutura de mobilização no caso das diretas como um marco distintivo em relação ao processo pós 1992: estrutura ligada estritamente à dinâmica da disputa político-eleitoral; baseada nos comícios e com forte mobilização de recursos por parte dos partidos; as coalizões formadas e com diretrizes emanando da disputa político-partidária; sistema de organização mais hierárquico;\nA Mudança de atuação dos movimentos sociais e a questão do jovem\nMudança na forma de organização dos movimentos sociais – novos movimentos sociais – novíssimos movimentos sociais; organização descentralizada; mobilização de recursos e as redes de movimentos sociais; \nOs mecanismos de mobilização como mídia e internet\nComo essas formas de organização interagiram no curso dos eventos\nO estabelecimento de redes entre os movimentos e atores coletivos;\nAs estruturas transnacionais;\nA polarização nos protestos;\n\n\nOutros tempos na política brasileira: as manifestações de junho de 2013\n\nAs manifestações de junho de 2013 marcam um momento novo de mobilizações em massa no Brasil. Após a Campanha Pela Ética na Política passaríamos por cerca de 21 anos sem uma mobilização que ganhasse tal proporção na sociedade. Isso não significa dizer que as diversas outras mobilizações que ocorreram durante esse período se tornam residuais frente ao nosso quadro explicativo. Sabemos da importância de tais momentos, mas resguardamos ao fato de que o objeto da presente pesquisa está restrito a esses momentos que consideramos específicos na realidade social brasileira, e que foram capazes de mobilizar um contingente muito grande de pessoas, incluindo pessoas comuns.\nDe certa maneira, as manifestações de junho de 2013 inauguram novos repertórios de ação com a utilização de mecanismos potentes de mobilização social. Atrelado a isso, temos também uma gramática social nova, encarnada na maneira como o ativismo social se comporta na contemporaneidade, tanto quanto na composição e estrutura organizacional dos movimentos sociais. Neste sentido, a mobilização que ganha a cena política brasileira em junho de 2013 resguarda uma estrutura relativamente diversificada de atuação política que possui estreita relação com a efemeridade que determinadas formas de ativismo social podem se desenrolar, e que estão atreladas a aspectos culturais e emocionais. Além disso, a própria dinâmica organizativa desses movimentos procura se desvincular do formato enrijecido e hierarquizado dos movimentos sociais mais tradicionais, promovendo uma ação difusa através de uma organização descentralizada. Por outro lado, guardam também uma forte relação com a questão da ação contenciosa, onde as dinâmicas de mobilização se desenrolam em processos de radicalização da ação coletiva.\nCom efeito, o quadro interpretativo que promove o ciclo de protestos na sociedade brasileira a partir de junho de 2013 acaba possuindo estreita relação com os sucessos e dilemas da política promovida pelo Partido dos Trabalhadores em seus 10 anos de poder. Atrelado a isso está a dinâmica da mudança social na sociedade brasileira e a configuração de novos sujeitos no cenário social e político. Uma parcela da população que viveria um processo de ascensão social ocasionado pela inserção na cidadania através da via do consumo – em contraposto à via dos direitos –, a demandaria políticas de desenvolvimento social que transpareceriam nas diversas formas de insatisfação com a política institucionalizada.\n\n5. Considerações Finais\nRepertórios, performances e quadros interpretativos da ação coletiva\nQuais os temas mobilizados pelos manifestantes? O que eles guardam em comum?\nQuais as performances e como elas se articulam com os grandes temas dos protestos em cada um desses momentos?\nComo classificar esses repertórios quanto à sua organização em cada um desses momentos? De onde eles falam e para onde indicam?\nAs demonstrações enquanto formas de persuasão moral que expõem adversários como também reforçam a mobilização; neste sentido, as demonstrações constroem tambpem quadros interpretativos da ação mobilizando e atraindo novos manifestantes. Os repertórios de ação que engendram violência e desmobilizam, assim como a própria violência desmedida podem levar a dinâmicas de mobilização que ora atraem público e, ora dispersam público. O desenvolvimento de fake News nos últimos tempos foi uma importante demonstração dessas dinamicas de mobilização. Ao tratar as questões relativas ao sistema político levantando informações, ainda que falsas, sobre sua atuação gera um amabiente de indignação favorável à mobilização de pessoas comuns.\nNão só isso, as danças, a questão da “estética da mostrabilidade” nesses eventos têm um forte correlato com a difusão da ação.\nPensar para além da hipóstese da Angela Alonso sobre a existência de dois repertórios (patriotas e autonomistas). Se traçarmos um paralelo podemos observar nesses momentos esses tipos de repertórios se articulando.\n\nContexto conjuntural e a formação do quadro interpretativo\nAcúmulo de crise política e econômica da ditadura e período Sarney;\nSociedade e cultura brasileira do período\nConstituinte de 1988 e a abertura das franquias democráticas\nOs espaços de participação institucional democrática (a configuração dos movimentos sociais em torno do ativismo de base)\nO “surto associativista” do período anterior e o impacto nas associações de base: Movimento estudantil, OAB, CEBs etc.\nO problema político institucional em torno do governo Sarney e os escândalos de corrupção, alianças políticas e coalização governamental: aqui a formação do quadro interpretativo que desemboca na noção de “ética na política”\nAs eleições de 1989, a disputa e seus marcos simbólicos: o discurso moral sobre a política\nO presidencialismo plebiscitário de Collor (ver Sallum jr.)\nA importância desses movimentos, principalmente o movimento estudantil na construção do movimento\nTemos uma participação da institucionalidade política na formação dos protestos, tanto na articulação/direção do movimento, quanto na condução do impeachment\nA campanha pela ética na política\nOs discursos dos movimentos\nA localização do movimento\nA TV e sua influência na difusão da ação\n\nReferências Bibliográficas\nSANTOS, Fábio Luis Barbosa dos. Uma história da onda progressista sul-americana (1998-2016). São Paulo: Editora Elefante, 2018.\nCarvalho, Laura. Valsa brasileira: do boom ao caos econômico. São Paulo: Todavia, 2018.\nSOUZA, Jessé (org.). Os batalhadores brasileiros: nova classe média ou nova classe trabalhadora? Belo Horizonte: Editora UFMG, 2012.\nRICCI, Rudá. Lulismo: da era dos movimentos sociais à ascensão da nova classe média brasileira. 2. ed. Brasília: Fundação Astrojildo Pereira; Rio de Janeiro: Contraponto, 2013.\nPOCHMANN, Marcio. Nova classe média? O trabalho na base da pirâmide social brasileira. São Paulo: Boitempo Editorial, 2012.\nFIORI, José Luís. O Brasil e seu “entorno estratégico” na primeira década do século XXI. In: SADER, Emir (org.). Lula e Dilma: 10 anos de governos pós-neoliberais no Brasil. São Paulo: Boitempo, 2013.\nGARCIA, Marco Aurélio. Dez anos de política externa. In: SADER, Emir (org.). Lula e Dilma: 10 anos de governos pós-neoliberais no Brasil. São Paulo: Boitempo, 2013.\nBARBOSA, Nelson. Dez anos de política econômica. In: SADER, Emir (org.). Lula e Dilma: 10 anos de governos pós-neoliberais no Brasil. São Paulo: Boitempo, 2013.\nMATTOSO, Jorge. Dez anos depois. In: SADER, Emir (org.). Lula e Dilma: 10 anos de governos pós-neoliberais no Brasil. São Paulo: Boitempo, 2013.\nCHAUI, Marilena. Uma nova classe trabalhadora. In: SADER, Emir (org.). Lula e Dilma: 10 anos de governos pós-neoliberais no Brasil. São Paulo: Boitempo, 2013.\nBELLUZZO, Luiz Gonzaga. Os anos do povo. In: SADER, Emir (org.). Lula e Dilma: 10 anos de governos pós-neoliberais no Brasil. São Paulo: Boitempo, 2013.\nSADER, Emir. A construção da hegemonia pós-neoliberal. In: SADER, Emir (org.). Lula e Dilma: 10 anos de governos pós-neoliberais no Brasil. São Paulo: Boitempo, 2013.\nPOCHMANN, Márcio. Políticas públicas e situação social na primeira década do século XXI. In: SADER, Emir (org.). Lula e Dilma: 10 anos de governos pós-neoliberais no Brasil. São Paulo: Boitempo, 2013.\nCOSTA, Ana Maria. Saúde é desenvolvimento. In: SADER, Emir (org.). Lula e Dilma: 10 anos de governos pós-neoliberais no Brasil. São Paulo: Boitempo, 2013.\nGENTILI, Pablo; OLIVEIRA, Dalila Andrade. A procura da igualdade: dez anos de política educacional no Brasil. In: SADER, Emir (org.). Lula e Dilma: 10 anos de governos pós-neoliberais no Brasil. São Paulo: Boitempo, 2013.\nARAUJO, Tania Bacelar de. Desenvolvimento regional brasileiro e políticas públicas federais no governo Lula. In: SADER, Emir (org.). Lula e Dilma: 10 anos de governos pós-neoliberais no Brasil. São Paulo: Boitempo, 2013.\nFERNANDES, Bernardo Mançano. A reforma agrária que o governo Lula fez e a que pode ser feita. In: SADER, Emir (org.). Lula e Dilma: 10 anos de governos pós-neoliberais no Brasil. São Paulo: Boitempo, 2013.\nBenford, R.D. Frame disputes within the nuclear disarmament movement. Social Forces 71, 677–701, 1993.\nLAVALLE, A.G., CARLOS, E., DOWBOR, M., and SZWAKO, J., Abertura - Movimentos sociais, institucionalização e domínios de agência. In: Movimentos sociais e institucionalização: políticas sociais, raça e gênero no Brasil pós-transição [online]. Rio de Janeiro: EDUERJ, 2018, pp. 20-86.\nCARVALHO, Rejane   Vasconcelos   Accioly   de. Transição   democrática brasileira  e padrão  midiático  publicitário  da  política. Campinas,  SP: Pontes; Fortaleza: Universidade Federal do Ceará, 1999.\nCARDOSO, F. H. Autoritarismo e Democratização. Rio de Janeiro: Pax e Terra, 1975.\nFAORO, Raymundo. Os donos do poder: formação do patronato político brasileiro. Companhia das Letras, 2021.\nCALVANCANTE, P; LOTTA, G. S; OLIVEIRA; V. E. de. DO INSULAMENTO BUROCRÁTICO À GOVERNANÇA DEMOCRÁTICA: AS TRANSFORMAÇÕES INSTITUCIONAIS E A BUROCRACIA NO BRASIL. In: PIRES, R; LOTTA, G. OLIVEIRA, V. E. de (orgs.) Burocracia e políticas públicas no Brasil: interseções analíticas. Brasília: Ipea: Enap, 2018.\nBroer, C., &amp; Duyvendak, J. W. (2009). Discursive opportunities, feeling rules, and the rise of protests against aircraft noise. Mobilization, 14(3), 337–356.\nFerree, M. M. (2003). Resonance and radicalism: Feminist framing in the abortion debates of the United States and Germany. American Journal of Sociology, 109(2), 304–344.\nFerree, M. M., Gamson, W. A., Gerhards, J., &amp; Rucht, D. (2002). Shaping Abortion Discourse: Democracy and the Public Sphere in Germany and the United States. Cambridge University Press, New York.\nGamson, W. A. (2004). Bystanders, public opinion, and the media. In: Snow, D. A., Soule, S. A., &amp; Kriesi, H. (Eds.), The Blackwell Companion to Social Movements. Blackwell, Malden, MA, pp. 242–261.\nGamson, W. A., &amp; Meyer, D. S. (1996). Framing political opportunity. In: McAdam, D., McCarthy, J. D., &amp; Zald, M. N. (Eds.), Comparative Perspectives on Social Movements: Political Opportunities, Mobilizing Structures, and Cultural Framings. Cambridge University Press, New York, pp. 275–290.\nGuigni, M., Koopmans, R., Passy, F., &amp; Statham, P. (2005). Institutional and discursive opportunities for extreme-right mobilization in five countries. Mobilization, 10(2), 145–162.\nHolzer, E. (2008). Borrowing from the women’s movement “for reasons of public security”: A study of social movement outcomes and judicial activism in the European Union. Mobilization, 13(1), 25–44.\nKing, L., &amp; Husting, G. (2003). Anti-abortion activism in the US and France: Comparing opportunity environments of rescue tactics. Mobilization, 8(3), 297–312.\nKoopmans, R., &amp; Olzak, S. (2004). Discursive opportunities and the evolution of right-wing violence in Germany. American Journal of Sociology, 110(1), 198–230.\nKoopmans, R., &amp; Statham, P. (1999). Ethnic and civic conceptions of nationhood and the differential success of the extreme right in Germany and Italy. In: Giugni, M., McAdam, D., &amp; Tilly, C. (Eds.), How Social Movements Matter. University of Minnesota Press, Minneapolis, pp. 225–251.\nMcAdam, D. (1994). Culture and social movements. In: Larana, E., Johnston, H., &amp; Gusfield, J. R. (Eds.), New Social Movements: From Ideology to Identity. Temple University Press, Philadelphia, 36–57.\nMcCammon, H. J., Muse, C. S., Newman, H. D., &amp; Terrell, T. M. (2007). Movement framing and discursive opportunity structures: The political successes of the US Women’s Jury movements. American Sociological Review, 72(5), 725–749.\nBenford, R., &amp; Snow, D. (2000). Framing processes and social movements: an overview and assessment. Annual Review of Sociology, 26(1), 611-639. https://doi.org/10.1146/annurev.soc.26.1.611\nEngesser, S., Fawzi, N., &amp; Larsson, A. (2017). Populist online communication: introduction to the special issue. Information Communication &amp; Society, 20(9), 1279-1292. https://doi.org/10.1080/1369118x.2017.1328525\nMilan, S., &amp; Barbosa, S. (2020). Enter the whatsapper: reinventing digital activism at the time of chat apps. First Monday. https://doi.org/10.5210/fm.v25i12.10414\nSaatcioglu, A., &amp; Carl, J. (2011). The discursive turn in school desegregation. Social Science History, 35(1), 59-108. https://doi.org/10.1017/s0145553200014188\nTeräväinen, T. (2010). Political opportunities and storylines in Finnish climate policy negotiations. Environmental Politics, 19(2), 196-216. https://doi.org/10.1080/09644010903574475\nWahlström, M., &amp; Törnberg, A. (2019). Social media mechanisms for right-wing political violence in the 21st century: discursive opportunities, group dynamics, and co-ordination. Terrorism and Political Violence, 33(4), 766-787. https://doi.org/10.1080/09546553.2019.1586676\nRyan, C. Media battlefronts: Political action and coverage in the press. Social Policy 22, 8–15, 1991.\nBenford, R.D., and Snow, D.A.  Framing processes and social movements: An overview and assessment. Annual Review of Sociology 26, 611–639, 2000.\nGoffman, E. Frame Analysis: An Essay on the Organization of Experience. Harper Colophon Books, New York, 1974.\nLieberson, S., and Silverman, A.R. The precipitants and underlying conditions of race riots. American Sociological Review 30(6), 887–898. 1965.\nSOARES, C. B. Mobilização social, acontecimentos e opinião pública: o posicionamento estratégico do Comitê Popular dos Atingidos pela Copa em Belo Horizonte (Copac-BH). (Dissertação de Mestrado). Programa de Pós-graduação em Comunicação Social da Universidade Federal de Minas Gerais. 2015\nGoodwin, J., and Jasper, J.J. (2004) Caught in a winding, snarling vine:The structural bias of political process theory. In: Goodwin, J., and Jasper, J.J. (eds), Rethinking Social Movements. Structure, Meaning and Emotions. Rowman &amp; Littlefield, Lanham, MD, pp. 3–30\nPolletta, F. (2004) Culture is not just in your head. In: Goodwin, J., and Jasper, J.J. (eds), Rethinking Social Movements. Structure, Meaning and Emotions. Rowman &amp; Littlefield, Lanham, MD, pp. 97–110.\ndella Porta, D., and Rucht, D. Left-libertarian movements in context: Comparing Italy and West Germany, 1965–1990. In: Jenkins, J.C., and Klandermans, B. (eds), The Politics of Social Protest. Comparative Perspectives on States and Social Movements. University of Minnesota Press, Minneapolis, 1995. pp. 229–272\nHADDAD, S. O Fórum Social Mundial como um espaço educador. Educ. Soc., Campinas, v. 41, e233928, 2020.\nKriesi, H. The political opportunity structure of the Dutch peace movement. West European Politics 12, 295–312. 1989.\nKriesi, H. Political context and opportunity. In: Snow, D.A., Soule, S.A., and Kriesi, H. (eds), The Blackwell Companion to Social Movements, Blackwell, Oxford, 2004. pp. 67–90.\nKriesi, H., Koopmans, R., Duyvendak, J.W., and Giugni, M. New Social Movements in Western Europe. University of Minnesota Press, Minneapolis. 1995.\nTarrow, Sidney. Cycles of Collective Action: Between Moments of Madness and Repertoire of Contention. In: Traougott, Mark. Repertoires of collective action. Duke University Press. Durham and London, 1995.\nZolberg, Aristide R. \&quot;Moments of madness.\&quot; Politics and Society 2 (Winter): i83-207, 1972.\nSmelser, N.J. Theory of Collective Behavior. Free Press of Glencoe, New York, 1963.\nMALINI, F. ANTOUN, H. A internet e a rua: Ciberativismo e mobilização nas redes sociais. Porto Alegre: Sulina, 2013.\nBARROS, L. S. de. As manifestações de junho no Brasil e o hacktivismo: uma análise das referências ao anonymous nos portais Folha.com e G1. Trabalho de conclusão de curso. Faculdade de Biblioteconomia e Comunicação da Universidade Federal do Rio Grande do Sul – UFRGS. Porto Alegre, 2013.\nTORINELLI, M. C; SALLAS, A. L. F. Anonymous nas manifestações de junho de 2013: uma proposta teórica. Sociologias Plurais. número especial 2 – V Seminário Nacional de Sociologia e Política. GT 17 – Sociologia da Cultura. v.2. Curitiba, 2014.\nALEXANDER, Jeffrey. Ação Coletiva, Cultura e Sociedade Civil: Secularização, atualização, inversão, revisão e deslocamento do modelo clássico dos movimentos sociais. Revista brasileira de Ciências Sociais., São Paulo, v. 13, n. 37, Jun. 1998.\nPEREZ, Olívia C.; SILVAFILHO, Alberto L. A. (2017), Coletivos: um balanço da literatura sobre as novas formas de mobilização da sociedade civil. Latitude, v. 11, n. 1, pp. 255-94.\nBEDÊ, Isabelle Aguiar Paiva. Redes Sociais, Jornalismo colaborativo e o impacto de um clique: mudanças de enquadramento do G1 nas jornadas de junho. Trabalho de Conclusão de Curso (Graduação) – Unifor - Universidade de Fortaleza. Curso de Jornalismo, Fortaleza, 2016. Orientação: Eduardo Nunes Freire. 84 f\nHILSENBECK FILHO, A. M. O EZLN e a guerrilha informacional: a política no mundo encantado da mídia e da comunicação. 2004. Disponível em: &lt;http://br.monografias.com/trabalhos914/ezln-guerrilha-informacional/ezln-guerrilha-informacional2.shtml&gt;. Acesso em: 23 ago. 2023.\nCASTELLS, M. et al. Electronic communication and sociopolitical mobilization: A new form of civil society. In: ANHEIER, H. K.; KALDOR, M.; GLASIUS, M. Global Civil Society, v. 6, London: SAGE, 2005/6. Chapter 8. p. 266-285.\nFLIGSTEIN, N. MCADAM, D. A Theory of Fields. Oxford: Oxford University Press, 2012.\nSANTOS, J. de S. Movimento estudantil e o “Fora Collor”. Juventude.br, [S. l.], n. 16, p. 6–13, 2021.\nDE AZEVEDO, F. P. Sob o céu de junho: Movimentos juvenis e crise da política nas manifestações de 2013. Juventude.br, [S. l.], n. 16, p. 14–20, 2021.\nPEREZ, Olívia C.; SOUZA, Bruno M. (2017), Velhos, novos ou novíssimos movimentos sociais? As pautas e  práticas  dos  coletivos. In:41º  Encontro  Anual  da  ANPOCS. Anais. Caxambú: ANPOCS.   Disponível   em: &lt;https://www.anpocs.com/index.php/papers-40-encontro-2/gt-30/gt11-15/10696-velhos-novos-ou-novissimos-movimentos-sociais-as-pautas-e-praticas-dos-coletivos/file&gt; Acesso em:02/08/2023.\nMAIA, Gretha L. A juventude e os coletivos: como se articulam novas formas de expressão política. Revista Eletrônica do Curso de Direito da UFSM, v. 8, n. 1, pp.58-73. 2013.\nLIMA,  Stephanie (2018), ‘Coletivo’, ‘ativista’e ‘horizontal’:  uma  análise  de  categorias  em  uso  no movimento  social  contemporâneo. Teoria  e  Cultura,  v.  13,  n.  1, pp.  18-34.\nPAIM,  Claudia. Coletivos   e   iniciativas coletivas:   modos   de fazer   na   América   Latina contemporânea.  Tese (Doutorado  em  Artes  Visuais) –Instituto  de  Artes,  Programa  de  Pós-Graduação em Artes Visuais, Universidade Federal do Rio Grande do Sul. Porto Alegre. 2009.\nTatagiba, L.; Galvão, A. Os protestos no Brasil em tempos de crise (2011-2016). Opinião Pública, Campinas, vol. 25, nº 1, p. 63-96, 2019.\nBENNETT,  Lance  W.;  SEGERBERG,  Alexandra  (2012),  The  Logic  of  Connective  Action. Information, Communication &amp; Society, v. 15, n. 5, pp.    739-768.\nVommaro, P. Juventudes y políticas en la Argentina y en América Latina: tendencias, conflictos y desafios. Argentina: Grupo Editor Universitário, 2015.\nValk, A. M. “Living a feminist lifestyle: the intersection of theory and action in a lesbian feminist collective”. Feminist Studies, vol. 28, nº 2, p. 303-332, 2002.\nMora, C.; Rios, M. “De política de representación a política de coalición? Posibilidades de movilización feminista en el Chile post-dictadura”. Revista de la Universidad Bolivariana, Chile, vol. 8, nº 24, p. 133-145, 2009.\nAugusto, A; Rosa, P. O.; Resende, P. E. R. “Capturas e resistências nas democracias liberais: uma mirada sobre a participação dos jovens nos novíssimos movimentos”. Revista Estudos de Sociologia, Araraquara, vol. 21, nº 40, p. 21-37, 2016.\nDesouza, S. “The strenght of collective processes: an ‘outcome analysis’ of women’s collectives in India”. Indian Journal of Gender Studies, vol. 19, nº 3, p. 373-392, 2012.\nBordt, R. L. “Show alternative ideas become institutions: the case of feminist collectives”. Non Profit and Voluntary Sector Quarterly, vol. 26, nº 2, p. 132-155, 1990.\nSaprieza, G. “‘Nos habíamos amado tanto’. Años revueltos. Mujeres, colectivos y la pelea por el espacio público”. Revista Estudos Feministas, Florianópolis, nº 23, p. 939-958, 2015.\nCosta, D.; Paulon, S. Participação social e protagonismo em saúde mental: a insurgência de um coletivo. Saúde em Debate, Rio de Janeiro, vol. 36, nº 95, p. 572-582, 2012.\nSiqueira, J. L.; Lago, A. V. “Coletivo da música: um estudo sobre relações entre arte e saúde mental”. Estudos Interdisciplinares de Psicologia, Londrina, vol. 3, nº 1, p. 93-111, 2012.\nAmador, A.; Castro, E. \&quot;O coletivo (com preguiça): encontros, fluxos, pausas, artes\&quot;. Interface, Botucatu, vol. 20, nº 56, p. 267-280, 2016.\nFerreira, G. “Margeando ativismos globalizados: nas bordas do Mujeres Al Borde”. Revista Estudos Feministas, Florianópolis, nº 312, p. 207-218, 2015.\nALEXANDER, Jeffrey. O novo movimento teórico. Revista Brasileira de Ciências Sociais. v.2 n.4 São Paulo jun. 1987.\nALONSO, Angela. As teorias dos movimentos sociais: um balanço do debate. Lua Nova [online]. 2009, n.76, pp. 49-86. \nAMARO, Ceandreson Dias; COVOLAN, Fernanda Cristina. Sucessão presidencial e os direitos políticos: uma análise da construção do movimento “ Diretas Já!”. Cadernos de Direito, v. 16, n. 31, p. 257–292, 2016.\nAVRITZER, Leonardo. Instituições participativas e desenho institucional: algumas considerações sobre a variação da participação no Brasil democrático. OPINIÃO PÚBLICA, Campinas, vol. 14, nº 1, Junho, 2008, p.43-64.\nAVRITZER, Leonardo. Sociedade Civil, Instituições Participativas e Representação: Da Autorização à Legitimidade da Ação. DADOS–Revista de Ciências Sociais, Rio de Janeiro, Vol.50, nº 3, 2007, pp.443 a 464.\nGohn, M. G. Manifestações e protestos no Brasil. São Paulo: Cortez, 2017.\nGohn, M. G. “Jovens na política na atualidade: uma nova cultura de participação”. Caderno CRH, Salvador, vol. 31, nº 82, p. 117-133, 2018.\nAVRITZER, Leonardo. Sociedade civil e Estado no Brasil: da autonomia à interdependência política. Opin. Publica [online]. 2012, vol.18, n.2, pp. 383-398.\nAVRITZER, Leonardo. Teoria democrática e deliberação pública. Lua Nova [online]. 2000, n.50, pp. 25-46.\nBOSCHI, Renato R. (Org.). Movimentos Coletivos no Brasil Urbano. Rio de Janeiro: Zahar Editores, 1982.\nBOSCHI, Renato. A abertura e a nova classe média na política brasileira: 1977-1982. Revista de Ciências Sociais, v. 29 (1), p. 5–24, 1986. Disponível em: &lt;http://www.anpocs.org.br/portal/publicacoes/rbcs_00_01/rbcs01_04.htm&gt;.\nBOSCHI, Renato. A arte da associação. Rio de Janeiro: Ed. Revista dos Tribunais/IUPERJ (coedição), 1987. \nBRASIL. A Eleição que abalou a ditadura. Jornal do Senado, Brasília, 19 nov. 2014. \nBRASIL. Câmara dos Deputados. A Travessia. BRASIL. Câmara dos Deputados. Ulysses Guimarães: seleção de textos, introdução e comentários de Luiz Gutemberg. 2. ed. Brasília: Câmara dos Deputados, Edições Câmara, 2012. pp. 299-311.\nBRASIL. Discurso da Presidenta da República, Dilma Rousseff, durante reunião com governadores e prefeitos de capitais. Data: 24/06/2013. Disponível em: &lt;http://www2.planalto.gov.br/acompanhe-o-planalto/discursos/discursos-da-presidenta/discurso-da-presidenta-da-republica-dilma-rousseff-durante-reuniao-com-governadores-e-prefeitos-de-capitais&gt;. Acesso em: 15/07/2014.\nBRASIL. LEI Nº 12.839, DE 9 DE JULHO DE 2013. Disponível em: &lt;http://www.planalto.gov.br/ccivil_03/_ato2011-2014/2013/Lei/L12839.htm&gt;. Acesso em: 25/06/2015.\nBRASIL. Medida provisória nº 609, de 8 de março de 2013. Disponível em: &lt;http://www.planalto.gov.br/ccivil_03/_ato2011-2014/2013/Mpv/mpv609.htm&gt;. Acesso em 25/06/2015.\nBRASIL. Projeto de Decreto Legislativo 234/2011. Data: 02/06/2011. Disponível em: &lt;http://www.camara.gov.br/proposicoesWeb/fichadetramitacao?idProposicao=505415&gt;. Acesso em: 15/07/2014.\nBRASIL. Projeto de Lei 5900/2013. Data: 05/07/2013. Disponível em: &lt;www.camara.gov.br/proposicoesWeb/fichadetramitacao?idProposicao=583945&gt;. Acesso em: 15/07/2014.\nBRASIL. Pronunciamento da Presidenta da República, Dilma Rousseff, em cadeia nacional de rádio e TV. Data: 21/06/2013. Disponível em: &lt;http://www2.planalto.gov.br/acompanhe-o-planalto/discursos/discursos-da-presidenta/pronunciamento-da-presidenta-da-republica-dilma-rousseff-em-cadeia-nacional-de-radio-e-tv&gt;. Acesso em: 15/07/2014.\nBRASIL. Proposta de Ementa Constitucional 37/2011. Data: 08/06/2011. Disponível em: &lt;http://www.camara.gov.br/proposicoesWeb/fichadetramitacao?idProposicao=507965&gt;. Acesso em: 15/07/2014.\nBRASIL. Supremo Tribunal Federal. Ação Penal 470 Minas Gerais. Disponível em: &lt;http://www.stf.jus.br/arquivo/cms/noticianoticiastf/anexo/relatoriomensalao.pdf&gt; Acesso em: 31/05/2015.\nBRINGEL, Breno; ECHART, Enara. Movimentos sociais e democracia: os dois lados das \&quot;fronteiras\&quot;. Cad. CRH [online]. 2008, vol.21, n.54, pp. 457-475. \nBRINGEL, Breno; ESPINEIRA, Maria Victória. Movimentos sociais e política: releituras contemporâneas. Cad. CRH [online]. 2008, vol.21, n.54, pp. 419-422.\nBRINGEL, Breno; FALERO, Alfredo. Redes transnacionais de movimentos sociais na América Latina e o desafio de uma nova construção socioterritorial. Cad. CRH [online]. 2008, vol.21, n.53, pp. 267-286. ISSN 0103-4979.\nBURGOS, Marcelo. O levante democrático das ruas no Brasil. Boletim CEDES – Julho-Setembro, 2013. p. 5-9.\nCARDOSO, Adalberto. Centrais sindicais se fizeram ouvir no país. Data: 12/07/2013. Disponível em: &lt;http://oglobo.globo.com/brasil/artigo-centrais-sindicais-se-fizeram-ouvir-no-pais-9021780&gt;. Acesso em: 15/07/2013.\nCARLOS, Euzeneia. Movimentos sociais: revisitando a participação e a institucionalização. Lua Nova [online]. 2011, n.84, pp. 315-348. ISSN 0102-6445.\nCARLOS, Euzeneia. Contribuições da análise de redes sociais às teorias de movimentos sociais. Rev. Sociol. Polit. [online]. 2011, vol.19, n.39, pp. 153-166.\nCARVALHO, Alessandra. Partidos e abertura nos anos 1970: o MDB nas eleições de 1974 e 1978. XXVII Simpósio Nacional de História: conhecimento histórico e diálogo social. Natal, 22 a 26 de julho de 2013.\nCASTELLS, Manuel. A Questão Urbana. Rio de Janeiro: Paz e Terra, 1983.\nCASTELLS, Manuel. Cidade, Democrcia e Socialismo: a experiência das associações de vizinhos de Madri. Rio de Janeiro: Paz e Terra, 1980.\nCASTELLS, Manuel. Comunication Power. Oxford University Press, 2009.\nCASTELLS, Manuel. O poder da Identidade. 6 ed. São Paulo: Paz e Terra, 2008. Vol. 2.\nCASTELLS, Manuel. Redes de indignação e esperança: movimentos sociais na era da internet. 1. ed. Rio de janeiro: Zahar, 2013.\nCASTELLS, Manuel; CARDOSO, Gustavo. (org.) A sociedade em Rede: do conhecimento à acção política. Imprensa nacional – Casa da Moeda. Portugal, 2005.\nCHALOUB, Jorge. A eloquência das ruas. Boletim CEDES – Julho-Setembro, 2013. p. 15-21.\nCOHEN, Jean; ARATO, Andrew. Civil Society and Political Theory. Cambridge, Mit Press, 1992.\nCOUTINHO, Carlos Nelson. O conceito de vontade coletiva em Gramsci. Rev. katálysis [online]. 2009, vol.12, n.1, pp. 32-40.\nDAHL, Robert A. Poliarquia: participação e oposição. 1 ed. São Paulo: Edusp, 2005.\nDATAFOLHA. Avaliação da Presidente Dilma Rousseff (PO813694) 27 e 28/06/2013. Disponível em: &lt; http://media.folha.uol.com.br/datafolha/2013/07/01/avaliacao-dilma.pdf&gt; Acesso em 31/05/2015.\nDATAFOLHA. Avaliação Lula 17 a 19/11/2010. Disponível em: &lt; http://media.folha.uol.com.br/datafolha/2013/05/02/aval_pres_20122010.pdf&gt; Acesso em: 31/05/2015.\nDATAFOLHA. Opinião sobre as manifestações (PO813693). São Paulo, 21/06/2013. Disponível em: &lt;http://media.folha.uol.com.br/datafolha/2013/06/24/opiniao-sobre-as-manifestacoes.pdf&gt;. Acesso em: 25/06/2015.\nDELLA PORTA, Donatela; DIANI, Mario. Social movements: an introduction. 2. ed. Blackwell Publishing. Oxford, 2006.\nDELLA PORTA, Donatela; DIANI, Mario. Social movements: an introduction. 2. ed. Blackwell Publishing. Oxford, 2006.\nDOIMO, Ana Maria. A vez e a voz do popular. Rio de Janeiro, Relume Dumará-Anpocs, 1995.\nEISENBERG, José. A Crise da Mobilidade Social Brasileira. Boletim CEDES – Julho-Setembro, 2013. p. 10-13.\nELSTER, Jon. Ulyses e las sirenas: estudios sobre racionalidad e irracionalidad. 2 ed. Fondo de Cultura Económica: México, 1995.\nFANTINATTI, Márcia; MOURA, Patrícia Rodrigues de. A cobertura dada pela Rede Globo ao movimento Diretas já: o que as atuais gerações sabem a respeito? Intercom – Sociedade Brasileira de Estudos Interdisciplinares da Comunicação XXX Congresso Brasileiro de Ciências da Comunicação. 29 de agosto a 2 de setembro, Santos, 2007.\nFERNANDES, Edson; ROSENO, Ricardo de Freitas. Protesta Brasil: das redes sociais às manifestações de rua. 1. ed. São Paulo: Prata Editora, 2013.\nGADEA, Carlos; SCHERER-WARREN, Ilse. A contribuição de Alain Touraine para o debate sobre sujeito e democracia latino-americanos. Rev. Sociol. Polit. [online]. 2005, n.25, pp. 39-45.\nGOHN, Maria da Glória. Abordagens teóricas no estudo dos movimentos sociais na américa latina. Cad. CRH[online]. 2008, vol.21, n.54, pp. 439-455.\nGOHN, Maria da Glória. Educação não-formal, participação da sociedade civil e estruturas colegiadas nas escolas. Ensaio: aval. pol. públ. Educ., Rio de Janeiro, v.14, n.50, p. 27-38, jan./mar. 2006.\nGOHN, Maria da Glória. Empoderamento e participação da comunidade em políticas sociais. Saúde e Sociedade v.13, n.2, p.20-31, maio-ago. 2004.\nGOHN, Maria da Glória. Manifestações de junho de 2013 no Brasil e praças dos indignados no mundo. Editora Vozes. Petrópolis, 2014.\nGOHN, Maria da Glória. Novas teorias dos Movimentos Sociais. Edições Loyola. São Paulo, 2009.\nGOHN, Maria da Glória. Teorias dos movimentos sociais: paradigmas clássicos e contemporâneos. 10 ed. São Paulo: Edições Loyola, 2012.\nGOHN, Maria da Glória; BRINGEL, Breno. (orgs.) Movimentos sociais na era global. Vozes. Petrópolis, RJ, 2012a.\n\nHOLSTON, James. Insurgent citzenship: disjunctions of democracy and modernity in Brazil. Princeton University Press. United Kingdom, 2008.\nHOLSTON, James. Insurgent Citzenship: disjunctions of democracy and modernity in Brazil. Woodstock, Oxfordshire: Princeton University Press, 2008. \nIBOPE. ICS – Índice de Confiança Social 2013 (JOB13_0963). Brasil, julho/2013.\nIBOPE. Pesquisa de opinião pública sobre as manifestações (JOB0948). Brasil, junho/2013.\nInstituto de Pesquisa Econômica Aplicada (IPEA). Mercado de trabalho: conjuntura e análise /; Ministério do Trabalho e Emprego – ano 21/abr. 2015 – Brasília: Ipea: MTE, 2015. \nJARDIM, Maria Chaves. “Nova” elite no brasil? Sindicalistas e ex-sindicalistas no mercado financeiro. Sociedade e Estado, Brasília, v. 24, n. 2, p. 363-399, maio/ago. 2009.\nJENNINGS, Andrew; ROLNIK, Raquel; LASSANCE, Antonio [et al]. Brasil em jogo: o que fica da Copa e das Olimpíadas? 1. ed. São Paulo: Boitempo: Carta Maior, 2014.\nJOSÉ DE SOUZA, Herbert. Como se faz análise de conjuntura. 4. ed. Petrópolis: Editora Vozes, 1986.\nKECK, M. E. PT – A lógica da diferença: o partido dos trabalhadores na construção da democracia brasileira [online]. Rio de Janeiro: Centro Edelstein de Pesquisas Sociais, 2010. pp. 37-63.\nKECK, Margaret E. 2. A transição brasileira para a democracia. 2010.\nKOTSCHO, Ricardo. Explode um novo Brasil: diário da campanha das diretas. Editora Brasiliense, São Paulo, 1984.\nKOTSCHO, Ricardo. Explode um novo Brasil: diário da campanha das diretas. Editora Brasiliense, São Paulo, 1984.\nLOJKINE, Jean. O estado capitalista e a questão urbana. São Paulo, Martins fontes, 1981.\nLUCHMANN, Lígia Helena Hahn. A representação no interior das experiências de participação. Lua Nova [online]. 2007, n.70, pp. 139-170.\nLUCHMANN, Lígia Helena Hahn. A representação no interior das experiências de participação. Lua Nova [online]. 2007, n.70, pp. 139-170.\nLUCHMANN, Lígia Helena Hahn; ALMEIDA, Carla Cecília Rodrigues. A representação política das mulheres nos Conselhos Gestores de Políticas Públicas. Rev. katálysis [online]. 2010, vol.13, n.1, pp. 86-94.\nLUDD, Ned. (org.). A urgência das ruas: black blocks, reclaim the streets e os dias de ação global. São Paulo: Conrad Editora do Brasil, 2002.\nMAGALHÃES, Raul Francisco. A reinvenção da Potentia. Boletim CEDES – Julho-Setembro, 2013. p. 22-26.\nMAIA, Felipe. As jornadas de junho e a hora da política. Boletim CEDES – Julho-Setembro, 2013. p. 32-35.\nMALTA, Márcio. Diretas Já era: a estratégia de redemocratização de Henfil através das cartas da mãe. Achegas: Revista de Ciência Política. n.46. jan-dez, 2013. pp. 72-106.\nMARICATO, Ermínia. É a questão urbana, estúpido! p. 19-26. In: MARICATO, Ermínia; [et al.]. Cidades Rebeldes: Passe Livre e as manifestações que tomaram as ruas do Brasil. 1. ed. São Paulo: Boitempo: Carta Maior, 2013.\nMARICATO, Ermínia; [et al.]. Cidades Rebeldes: Passe Livre e as manifestações que tomaram as ruas do Brasil. 1. ed. São Paulo: Boitempo: Carta Maior, 2013.\nMARKUN, Paulo. Farol alto sobre as diretas (1969-1984). São Paulo: Benvirá, 2014.\nMARTINS, Paulo Henrique. Redes sociais como novo marco interpretativo das mobilizações coletivas contemporâneas. Cad. CRH [online]. 2010, vol.23, n.59, pp. 401-418.\nMARX, K; ENGELS, F. O Manifesto Comunista. Rio de janeiro: Paz e Terra, 1998.\nMARX, Karl. O 18 de Brumário de Luiz Bonaparte. São Paulo: Boitempo, 2011b.\nMCADAM, Doug; TARROW, Sidney. Movimentos sociais e eleições: por uma compreensão mais ampla do contexto político da contestação. Sociologias [online]. 2011, vol.13, n.28, pp. 18-51.\nMCADAM, Doug; TARROW, Sidney; TILLY, Charles. Dynamics of Contention. Cambridge University Press, 2004.\nMELUCCI, Alberto. Juventude, tempo e movimentos sociais. Revista Brasileira de Educação. Mai/Jun/Jul/Ago. N º 5 Set/Out/Nov/Dez. N º 6, 1997.\nMELUCCI, Alberto. Movimentos sociais, renovação cultural e o papel do conhecimento. Novos Estudos CEBRAP. n. 40, novembro 1994 pp. 152-166.\nMELUCCI, Alberto. The Symbolic Challenge of Contemporary Movements. Social Research, Vol. 52, No. 4, Social Movements, 1985. pp. 789-816.\nMELUCCI, Alberto. Um objetivo para os movimentos sociais? Lua Nova [online]. 1989, n.17, pp. 49-66.\nMENDONÇA, Clarice; FUKS, Mario. A Privação Relativa e o Ativismo em Protestos no Brasil em 2012: uma investigação sobre o Horizonte do Possível. 38º Encontro Anual da Anpocs. GT06 - Comportamento Político e Opinião Pública. Setembro/2014.\nMENDONÇA, Ricardo Fabrino. Movimentos sociais como acontecimentos: linguagem e espaço público. Lua Nova [online]. 2007, n.72, pp. 115-142.\nMOISES, J. A. (org.) Democracia e confiança: por que os cidadãos desconfiam das instituições públicas? São Paulo: Editora da universidade de São Paulo, 2010\nMOISES, J. A; MENEGUELLO, Rachel. (org.) A desconfiança política e os seus impactos na qualidade da democracia. São Paulo: Editora da Universidade de São Paulo, 2013.\nMOVIMENTO PASSE LIVRE – SÃO PAULO. Não começou em Salvador, não vai terminar em São Paulo. p. 13-18. In: MARICATO, Ermínia; [et al.]. Cidades Rebeldes: Passe Livre e as manifestações que tomaram as ruas do Brasil. 1. ed. São Paulo: Boitempo: Carta Maior, 2013.\nNERI, Marcelo. A Nova Classe Média: O Lado Brilhante dos Pobres. Rio de Janeiro: FGV/CPS, 2010.\nNOGUEIRA, Marco Aurélio. As ruas e a democracia. Brasília: Fundação Astrojildo Pereira (FAP). Rio de Janeiro: Contraponto, 2013.\nNOGUEIRA, Marco Aurélio. As ruas e a democracia: ensaios sobre o Brasil contemporâneo. Brasília: Fundação Astrojildo Pereira (FAP); Rio de Janeiro: Contraponto, 2013.\nNORONHA, Eduardo G. Ciclo de greves, transição política e estabilização: brasil, 1978-2007. Lua Nova, São Paulo, 76: 119-168, 2009.\nOFFE, Claus. Los nuevos movimientos sociales. Ariel, Barcelona, 1984.\nPARSONS, Talcott. A estrutura da ação social: um estudo de Teoria Social com especial referência a um grupo de autores europeus recentes. Petrópolis, Rio de Janeiro: Editora Vozes, 2010. Vol. I e II.\nPASCHOALINO, Priscila. Intimidades públicas nas Cartas da mãe de Henfil. (Tese de Doutorado). Programa de pós-graduação em Letras. Pontifícia Universidade Católica de Minas Gerais. Belo Horizonte, 2009.\nPEREIRA, Marcus Abilio. Movimentos sociais e democracia: a tensão necessária. Opin. Publica [online]. 2012, vol.18, n.1, pp. 68-87.\nPERLATTO, Fernando. As manifestações de junho e as novas agendas para as instituições, os partidos e as ciências sociais. Boletim CEDES – Julho-Setembro, 2013. p. 14-17.\nPICOLOTTO, Everton Lazzaretti. Movimentos sociais: abordagens clássicas e contemporâneas. CSOnline. Juiz de Fora. Ano 1, ed. 2, nov. 2007.\nPOCHMANN, Marcio. Políticas públicas e situação social na primeira década do século XXI. In:SADER, Emir (Org.). Lula e Dilma: 10 anos de governos pós-neoliberais no Brasil. São Paulo, SP: Boitempo; Rio de Janeiro: FLACSO Brasil, 2013.\nPOLLETA, Francesca; JASPER, James M. Collective identity and social movements. Annu. Rev. Sociol. 2001. 27:283–305.\nREZENDE DE CARVALHO, Maria Alice. Bom para pensar. Boletim CEDES – Julho-Setembro, 2013. p. 1-4.\nRICCI, Rudá. Lulismo: da era dos movimentos sociais à ascensão da nova classe média brasileira. Editora Contraponto/Fundação Astrojildo Pereira, 2010).\nRICCI, Rudá; ARLEY, Patrick. Nas ruas: a outra política que emergiu em junho de 2013. Belo Horizonte: Editora letramento, 2014.\nTOSI RODRIGUES, Alberto. Brasil de Fernando a Fernando: neoliberalismo, corrupção e protesto na política brasileira de 1989 a 1994. Ijuí: Editora Unijuí, 2000.\nTOSI RODRIGUES, Alberto Tosi. Diretas Já: o grito preso na garganta. São Paulo: Ed. Fundação Perseu Abramo, 2003.\nTOSI RODRIGUES, Alberto. Estudantes na política em tempos de mobilização e crise. Lua Nova: Revista de Cultura e Política, n. 93, p. 63-86, 2014.\nMISCHE, Ann. De estudantes a cidadãos: redes de jovens e participação política. Citizenship Studies, v. 10, n. 6, p. 597-611, 2006.\nSADER, Eder. Quando novos personagens entraram em cena: experiências, falas e lutas dos trabalhadores da Grande São Paulo (1970-1980). Editora Paz e Terra: São Paulo, 1988.\nSADER, Emir. Hegemonia e contra-hegemonia. En publicacion: Hegemonias e emancipações no século XXI. Ceceña, AnaEsther. CLACSO, Consejo Latinoamericano de Ciencias Sociales. Julio 2005.\nSADER, Emir. Quando novos personagens entraram em cena: experiências, falas e lutas dos trabalhadores da Grande São Paulo (1970-1980). São Paulo: Editora Paz e Terra, 1988. \nSANTANA, Marco Aurélio. CLASSE TRABALHADORA, CONFRONTO POLÍTICO E DEMOCRACIA: O CICLO DE GREVES DO ABC PAULISTA E OS DESAFIOS DO SINDICALISMO ATUAL. Lua Nova, São Paulo ,  n. 104, p. 19-65,  ago.  2018.\nSANTOS, Boaventura de Sousa (Org.). Democratizar a democracia: os caminhos da democracia participativa. 3 ed. Rio de Janeiro. Civilização Brasileira, 2005b.\nSANTOS, Boaventura de Sousa. A crítica da governação neoliberal: O Fórum Social Mundial como política e legalidade cosmopolita subalterna. Revista Crítica de Ciências Sociais, n.72, Out. 2005a. p. 7-44.\nSCALON, Celi. Juventude, Igualdade e Protestos. Revista Brasileira de Sociologia. Vol 01, nº 02. Jul/Dez/2013.\nSCHERER-WARREN, Ilse. Dos movimentos sociais às manifestações de rua: o ativismo brasileiro no século XXI. Política e Sociedade. Florianópolis. Vol 13. n. 28. Set./Dez. de 2014. pp. 13-34.\nSCHERER-WARREN, Ilse. Dos movimentos sociais às manifestações de rua: o ativismo brasileiro no século XXI. Política e Sociedade. Florianópolis. Vol 13. n. 28. Set./Dez. de 2014. pp. 13-34.\nSCHERER-WARREN, Ilse. Redes de movimentos sociais na américa latina - caminhos para uma política emancipatória? Cad. CRH [online]. 2008, vol.21, n.54, pp. 505-517, Set./Dez.\nSCHERER-WARREN, Ilse. Uma Revolução no Cotidiano? Os movimentos sociais na América Latina. Editora Brasiliense, São Paulo, 1987.\nSCHERER-WARREN, Ilse. Uma Revolução no Cotidiano? Os movimentos sociais na América Latina. São Paulo: Editora Brasiliense, 1987. \nSCHERER-WARREN, Ilse. Das mobilizações às redes de movimentos sociais. Soc. estado. [online]. 2006, vol.21, n.1, pp. 109-130.\nSEVILLANO, Daniel Cantinelli. Somos os filhos da revolução: estudantes, movimentos sociais, juventude e o fim do regime militar (1977-1985). (Dissertação de Mestrado). Programa de pós-graduação em História Social. Departamento de História. Faculdade de Filosofia, Letras e Ciências Humanas. Universidade de São Paulo, 2010. \nSILVA, Matheus. O motim de 1983 contra a fome e o desemprego em São Paulo. Projeto História, São Paulo, v. 58, jan.-mar, 2017. pp. 344-362\nSINGER, André. Brasil, junho de 2013: Classes e ideologias cruzadas. Novos Estudos: CEBRAP. 97, novembro 2013. pp. 23-40.\nSINGER, André. Os sentidos do lulismo: reforma gradual e pacto conservador. 1. ed. São Paulo: Companhia das letras, 2012.\nSOUSA, Diogo Tourino. Sobre o valor da representação. Boletim CEDES – Julho-Setembro, 2013. p. 27-31.\nTARROW, Sidney. O poder em movimento: movimentos sociais e confronto político. Petrópolis, RJ: Vozes, 2009.\nTARROW, Sidney. Outsiders inside e insiders outside: entre a ação pública nacional e transnacional em prol dos direitos humanos. Cad. CRH [online]. 2009, vol.22, n.55, pp. 151-161.\nTATAGIBA, Luciana. 1984, 1992 e 2013. Sobre os ciclos de protestos e democracia no Brasil. Política &amp; Sociedade. Florianópolis. Vol. 13. nº 28. Set/Dez. de 2014. pp. 35-62.\nTATAGIBA, Luciana. O impeachment do presidente Collor. Monografia (conclusão de Curso de Graduação em Ciências Sociais) – Universidade Federal do Espírito Santo, 1994.\nTEIXEIRA, Ana Claúdia; SOUZA, Clóvis Henrique Leite; LIMA, Paula Pompeu Fiuza. Arquitetura da participação no Brasil: uma leitura das representações políticas em espaços participativos nacionais. Texto para Discussão 1735, Rio de Janeiro: IPEA, 2012.\nTILLY, Charles. Democracia. Petrópolis, RJ: Vozes, 2013.\nTILLY, Charles. From Mobilization to Revolution. Londres, Addinson-Wesley Publishing Company, 1978.\nTOCQUEVILLE, Alexis. A Democracia na América. 1 ed. São Paulo: Folha de São Paulo, 2010.\nTOCQUEVILLE, Alexis. Lembranças de 1848: as jornadas revolucionárias em Paris. São Paulo: Companhia das Letras, 2011.\nTOCQUEVILLE, Alexis. O antigo regime e a revolução. [1856]. São Paulo: WMF Martins Fontes, 2009.\nTOURAINE, Alain. Crítica da Modernidade. Editora Vozes. Petrópolis, Rio de Janeiro, 1994.\nTOURAINE, Alain. O retorno do actor: ensaio sobre sociologia. Lisboa. Instituto Piaget, 1996.\nTOURAINE, Alain. A sociologia pública e o fim da sociedade. Cad. CRH [online]. 2009, vol.22, n.56, pp. 245-254. ISSN 0103-4979.\nTOURAINE, Alain. Na fronteira dos movimentos sociais.Translated byAna Liési Thurler. Soc. estado. [online]. 2006, vol.21, n.1, pp. 17-28.\nTOURAINE, Alain. Os novos conflitos sociais para evitar mal-entendidos. Lua Nova [online]. 1989, n.17, pp. 05-18.\nVIANNA, Luiz Werneck. O Estado novo do PT. In: BRINGEL, Breno. et al. (Coord.) Conjuntura Política Brasileira: do país do futuro ao futuro do país. NETSAL-IESP/UERJ. Dossiê Temático n.2. Jun/2013.\nMARTUSCELLI, D. Movimento Fora Collor: processo político e classes sociais. Revista Novos Rumos, [S. l.], v. 52, n. 1, 2015. DOI: 10.36311/0102-5864.2015.v52n1.8253. Disponível em: https://revistas.marilia.unesp.br/index.php/novosrumos/article/view/8253.\nCHAGAS, C. Collor, um perfil devastado. Rio de Janeiro: Ediouro, 1993.\nCRUVINEL, T. 1992: o ano que mudou a história do Brasil. Rio de Janeiro: Record, 2012.\nLAMOUNIER, B. O Brasil pós-1985. São Paulo: Paz e Terra, 2001.\nMOISÉS, J. A. A construção da democracia no Brasil. São Paulo: Editora 34, 1994.\nMARQUES, M. de S.; MARX, V. Os coletivos em cena: algumas contribuições para o debate. Simbiótica. Revista Eletrônica, [S. l.], v. 7, n. 3, jul.-dez., p. 08–32, 2020.\nFARIA, F. de. Epistemologia emancipatória de coletivos políticos. Simbiótica. Revista Eletrônica, [S. l.], v. 7, n. 3, jul.-dez., p. 33–48, 2020.\nTHIBES, M. Z.; PEREIRA, N. B.; SEGURADO, R.; CHICARINO, T. S. Movimentos sociais e coletivos no Brasil contemporâneo: horizontalidade, redes sociais e novas formas de representação política. Simbiótica. Revista Eletrônica, [S. l.], v. 7, n. 3, jul.-dez., p. 49–73, 2020.\nVALIENGO, C. B.; OLIVEIRA, M. J. de. Coletivos e o ciclo de protestos dos anos 2010: reflexões sobre horizontalidade e as tecnologias digitais da informação e comunicação. Simbiótica. Revista Eletrônica, [S. l.], v. 7, n. 3, jul.-dez., p. 74–97, 2020.\nTORI, L. A.; HOMMA, L. H. G.; FIACADORI, G. Coletivos e o uso das redes: o caso das ocupações das escolas de São Paulo em 2015. Simbiótica. Revista Eletrônica, [S. l.], v. 7, n. 3, jul.-dez., p. 98–134, 2020.\nBorelli, S.; Aboboreira, A. Teorias/metodologias: trajetos de investigação com coletivos juvenis em São Paulo/Brasil. Revista Latinoamericana de Ciencias Sociales, Manizales (Colombia), vol. 9, nº 1, p. 161-172, 2011.\nMaia, G. L. “A juventude e os coletivos: como se articulam novas formas de expressão política”. Revista Eletrônica do Curso de Direito da UFSM, Santa Maria, vol. 8, nº 1, p. 58-73, 2013.\nMesquita, M. R. “Cultura e política: a experiência dos coletivos de cultura no movimento estudantil”. Revista Crítica de Ciências Sociais, Coimbra (Portugal), vol. 81, p. 179-207, 2008.\n\n\nPEREIRA, F. H. Collor e a imprensa: a construção de uma crise. São Paulo: Summus, 1993.\nANEXOS\n\n\tDiretas já\tFora Collor\tJunho de 2013\tFora Dilma\t\tElementos estruturais\tProcesso de modernização;\nCrise do regime militar (econômica/política);\n“transição democrática”;\nMudança política (vitória eleitoral do PMDB);\nO associativismo civil e a forma de organização da ação coletiva;\nDisputa sucessória\tConstituinte de 1988 e a ampliação das franquias democráticas;\nPresidencialismo plebiscitário de Collor (ver Sallum jr.);\nRelação Executivo-Legislativo;\nA crise política do governo Sarney;\nAgenda neoliberal;\nA questão da ética na política;\nAs eleições de 1989;\tOs novíssimos movimentos sociais;\nOs coletivos sociais;\nCrise de representação;\nCrise político-institucional;\nCrise na participação democrático-institucional;\nA modernização da sociedade nos anos 2000 e a expansão da classe média\nDemanda básica: luta pelos bens de consumo coletivo;\n\tCrise relação Executivo-Legislativo; Crise econômica; Crise de popularidade; \t\tMobilização e estruturas de mobilização (quem e como convoca)\tInstitucionalidade articulando;\nForte presença de políticos;\nComissões suprapartidárias;\nEmenda Dante de Oliveira;\nPapel das lideranças (Domingos Leonelli; Ulysses Guimaraes; Lula etc.);\nImprensa impressa;\nForte apoio dos governadores: recursos mobilizados e a viabilização material da campanha;\tSetores da sociedade civil;\nOAB, CNBB, UNE, etc.\nFormação de uma coalizão Centro-esquerda;\nPresença de apoio político;\nImpacto da Televisão;\n\tMovimento Passe-Livre;\nRedes sociais;\nColetivos Sociais;\nImpacto da Televisão: luta pela direção/sentido da ação coletiva;\nAs plataformas de streaming;\n\n\tMovimento Brasil Livre (MBL); Vem pra Rua;\nRevoltados online;\nEmpresariado (FIESP);\nRedes Sociais; Bots;\nAs transmissões ao vivo (lives);\nAnúncios/boletins televisivos;\t\tDesenrolar da ação coletiva\tComícios; Passeatas; Caravanas; Carnaval das Diretas; Vigília Cívica;\tOrganização de passeatas;\nMarchas;\n\tPasseatas;\nMarchas;\nAção contenciosa (violência); \tPasseatas;\nMarchas;\nComícios;\nDança;\t\tConstrução das manifestações (o quadro interpretativo)\tO sentimento difuso na sociedade e a possibilidade de reconstruir a cidadania e a democracia no Brasil por intermédio do voto; \ta questão da moral na política e a insatisfação com as elites políticas;\tA crise da representação democrática;\nDesempenho institucional em relação às políticas de desenvolvimento\nIndignação difusa;\tO ódio à política;\nDirecionamento contra o partido político no poder;\t\t\nAnexo 3 – Relação entre Autoridade e Hub na evolução dos eventos\n1º ATO 06-06-2013\n \tAutoridade\tHUB\t\t1\testadao\tIzaias Santana\t\t2\tPasse Livre São Paulo\tManifesto Libertário\t\t3\tAnonymousBrasil\tAnonymous Brasil\t\t4\tNINJA\tCesar Stefanes\t\t5\tCartaCapital\tJanira Rocha\t\t6\tO Globo\tNatália Pedroso\t\t7\tRecep Tayyip Erdoğan - Türkiye'nin Gururu\tWilbert Santos Will\t\t8\tDiren Gezi Parkı\tA Verdade Nua &amp; Crua\t\t9\tFolha de S.Paulo\tSharon Mehlmann\t\t10\tPlínio comenta\tSidinei Donisete\t\t11\tAnonymous Rio\tWu Ming\t\t12\tYahoo Noticias\tFabrício Silva\t\t13\tANON H4\tValdci Teixeira\t\t14\tPortal R7\tMatheus Marques\t\t15\tA Verdade Nua &amp; Crua\tJulis Do Bandolim\t\t16\tPedro Chavedar\tGilda Miranda\t\t17\tAnonOpsBrazil\tMoacir Souza\t\t18\tDitadura Digital\tIsaac Vieira\t\t19\tP.U.T.A.\tSão Sebastião da Depressão\t\t20\tjo soares\tLuís Felipe Sá\t\t21\tTodoNatalense\tElvis Mello\t\t22\tAdmiradores Rota\tVictor Lago\t\t\n\n\n2º ATO 07-06-2013\n \tAutoridade\tHUB\t\t1\testadao\tAnonymousBrasil\t\t2\tCartaCapital\tA Verdade Nua &amp; Crua\t\t3\tFolha de S.Paulo\tLuiza Erundina\t\t4\tAnonymousBrasil\t#NãoMeCalarei\t\t5\tA Verdade Nua &amp; Crua\tJordan Breton\t\t6\tPlínio comenta\tAlexandre Brito\t\t7\tPasse Livre São Paulo\tLuccas Valdisserra\t\t8\tBananal\tDécio A. Alves\t\t9\tNINJA\tErick Morais\t\t10\tImagens Históricas\tCatelia Hostelería 2.0\t\t11\tAnonymous Brasil\tGabriela Lacerda\t\t12\tUOL Notícias\tLuiz Augusto Z\t\t13\tRede Esgoto de televisão\tJoão Paulo Teixeira Pires\t\t14\t#NãoMeCalarei\tAndré Dias Mannrich\t\t15\tMovimento Contra Corrupção\tJuliano Fuda Padilla\t\t16\tUma outra Opinião\tAnderson E. S. Güebra\t\t17\tMtst Trabalhadores Sem Teto\tEdson Salomé\t\t18\tManifesto POA\tLiliana Tarifa\t\t19\tLiderlerin Lideri Erdoğan\tEduardo Caim\t\t20\tOssostortos - por Thiago Cruz\tHenrique Dantas\t\t21\tRede Brasil Atual\tAndre Alexandria\t\t22\tMSN Brasil\tKarine Sena\t\t\n\n\n3º ATO 11-06-2013\n \tAutoridade\tHUB\t\t1\testadao\tA Verdade Nua &amp; Crua\t\t2\tA Verdade Nua &amp; Crua\tMovimento Contra Corrupção\t\t3\tPasse Livre São Paulo\tPasse Livre São Paulo\t\t4\tNINJA\tAnonymousBrasil\t\t5\tFolha de S.Paulo\tBueiro Aberto\t\t6\tAnonymousBrasil\tMaquiavélico é a mãe\t\t7\tAcorda meu povo\tMacedex Logistíca\t\t8\tInteligente Vida\tMacedo Macedex\t\t9\tRádio BandNews FM\tAndrea Matarazzo\t\t10\tJuntos\tNaian Meneghetti\t\t11\tBueiro Aberto\tThiago Miranda\t\t12\tMaquiavélico é a mãe\tBruno César\t\t13\tVírus Planetário\tLivraria Marxista\t\t14\tFiscalização Popular dos Transportes Públicos RJ\tMate Trotamundo\t\t15\tCatraca Livre\tJuliano Moitoso\t\t16\tRede Esgoto de televisão\tThiago Correia Carneiro\t\t17\tTakunya\tChristian Fedrizzi\t\t18\tGeração Invencível\tNewton Puerta\t\t19\tRui Montalvão\tViajes Algenova SL\t\t20\tPor Traz da Midia Mundial\tThais Souza\t\t21\tPartido Comunista Brasileiro - PCB (Oficial)\tMichelle Tito\t\t22\tSe a tarifa aumentar São Paulo vai parar\tRubens Vaz Muller\t\t\n\n4º ATO 13-06-2013\n \tAutoridade\tHUB\t\t1\testadao\tA Verdade Nua &amp; Crua\t\t2\tA Verdade Nua &amp; Crua\tAnonymous Rio\t\t3\tOccupy Brazil\tPasse Livre São Paulo\t\t4\tAnonymousBR\tAnonymousBrasil\t\t5\tRaquel Koch\tMães de Maio\t\t6\tAnonymous Rio\tAnonymous Brasil\t\t7\tProtestaí\tAnonymousBR\t\t8\tMães de Maio\tUOL\t\t9\tFolha de S.Paulo\tMovimento Contra Corrupção\t\t10\tAnonymousBrasil\tBueiro Aberto\t\t11\tOcupa a Rede Globo\tRede Esgoto de televisão\t\t12\tUma outra Opinião\tSocialismo da Depressão\t\t13\tPasse Livre São Paulo\tConhecimento é vida\t\t14\tCatraca Livre\tVerdade Oculta\t\t15\tBueiro Aberto\tUOL Notícias\t\t16\tClovis Cranchi Sob\tJoao Mattar\t\t17\tRede Esgoto de televisão\tGeração Invencível\n\t18\tNINJA\tIsso é Brasil\t\t19\tPor Traz da Midia Mundial\tSociedade Racionalista\t\t20\tRafael Bruno Lopes Salgado\tPlano Anonymous Brasil\t\t21\tNerd Socialista\tA Educação é a Arma para mudar o Mundo\t\t22\tPoliçia 24H\tMarcelo Cecchettini\t\t\n\n5º ATO 17-06-2013\n \tAutoridade\tHUB\n1\tMovimento Contra Corrupção\tAnonymousBrasil\t\t2\tAnonymousBrasil\tMovimento Contra Corrupção\t\t3\testadao\tPasse Livre São Paulo\t\t4\tA Verdade Nua &amp; Crua\tA Verdade Nua &amp; Crua\t\t5\tTico Santa Cruz\tAnonymousBR\t\t6\tPasse Livre São Paulo\tQuero o Fim da Corrupção\t\t7\tQuero o Fim da Corrupção\tRede Esgoto de televisão\t\t8\tNINJA\tSociedade Racionalista\t\t9\tLuizinho Veiga\temBrasilia\t\t10\tIsso é Brasil\tBruno Azevedo\t\t11\tRede Esgoto de televisão\tIsso é Brasil\t\t12\tFolha de S.Paulo\tBusão Curitiba\t\t13\tAnonymousBR\tAnonymous Rio\t\t14\tDaniel Guth\tPor Traz da Midia Mundial\t\t15\tGregório Filho\tUOL\n16\thumor inteligente\tFardado de Boina Preta.\t\t17\tSociedade Racionalista\tGeração Invencível\t\t18\tBruno Azevedo\tO Gigante acordou\t\t19\tBrasil Contra Corrupção\tAnonymous Brasil\t\t20\tPedro Bial\tDia do Basta\t\t21\tAdmiradores Rota\tDilma Bolada\t\t22\tArquitêta\tANON H4\t\t\n\n6º ATO 19-06-2013\n \tAutoridade\tHUB\t\t1\tAnonymousBrasil\tAnonymousBrasil\t\t2\tMovimento Contra Corrupção\tMovimento Contra Corrupção\t\t3\tÚltima Hora\tA Verdade Nua &amp; Crua\t\t4\tIsso é Brasil\nIsso é Brasil\t\t5\tA Verdade Nua &amp; Crua\tÚltima Hora\t\t6\tA Educação é a Arma para mudar o Mundo\tRede Esgoto de televisão\t\t7\tRede Esgoto de televisão\tAnonymousBR\t\t8\testadao\tVEM PRA RUA\t\t9\tViktor Rotgarius\tA Educação é a Arma para mudar o Mundo\t\t10\tTodoNatalense\tO Brasil Acordou\n\t11\tDesce a Letra\tRevolution News\t\t12\tAnonymousBR\tQuero o Fim da Corrupção\t\t13\tTurbay Júnior\nO Brasil acordou\t\t14\tNE10\tDia do Basta\t\t15\tAnonymous Rio\tGazeta Online\t\t16\thumor inteligente\tAcorda Brasil\t\t17\tDiario de Pernambuco\tGeração Invencível\t\t18\tBrasil Contra Corrupção\tRalf Geiser\t\t19\tQuero o Fim da Corrupção\nRafael Costa\t\t20\tDiário do Rio de Janeiro\tBrasileiríssimos\t\t21\teuropeans against the political system\tAnarquismo - Liberdade\t\t22\tAcorda Brasil\tAnonymous Brasil\t\t\n\nAnexo 4 – Pesquisa IBOPE nacional: junho/2013\nA pesquisa foi feita nas capitais de sete estados (SP, RJ, MG, RS, PE, CE, BA) e em Brasília na quinta-feira, dia 20. Foram entrevistados 2002 manifestantes com 14 anos ou mais, com margem de erro de 2 pontos percentuais para mais ou para menos.\nSegundo o Ibope, as entrevistas foram feitas por uma equipe de entrevistadores treinada para abordagem deste tipo de público.\nA principal pergunta, sobre as razões das manifestações, teve respostas espontâneas. Ou seja, os pesquisadores não indicaram alternativas a serem respondidas. Os manifestantes entrevistados citaram três reivindicações para estarem nos protestos e os dados foram tabulados de duas formas: considerando apenas a primeira resposta e levando em conta as três dadas.\n1- RAZÕES DAS MANIFESTAÇÕES (apenas a 1ª razão dada)\nQuais são as reivindicações que levaram você a participar das manifestações? Sendo considerada apenas a primeira resposta dada:\nTRANSPORTE PÚBLICO: 37,6%\n- Contra o aumento/ a favor da redução: 27,8%\n- Precariedade/ a favor da melhoria do sistema: 7,7%\n- Aumento de veículos/ frotas: 1,0%\n- Desconforto na viagem: 0,9%\n- Passe livre para estudantes/ desempregados: 0,3%\n\nAMBIENTE POLÍTICO: 29,9%\n- Contra a corrupção/ desvios de dinheiro público: 24,2%\n- Necessidade de mudança: 2,1%\n- Insatisfação com governantes em geral: 1,9%\n- Insatisfação com políticos em geral: 1,1%\n- Contra partidos/ sistema partidários/ brigas partidárias: 0,1%\n- Saída de Renan Calheiros: 0,1%\n- Contra o Deputado Marco Feliciano/ Contra o projeto Cura Gay: 0,4%\n- Fim da impunidade dos políticos/ fim do fórum privilegiado/ ficha limpa: 0,1%\n\nGASTOS COM A COPA DO MUNDO/ DAS CONFEDERAÇÕES: 4,5%\n- Desvios de dinheiro: 1,6%\n- Gastos acima do orçamento: 1,2%\n- Dinheiro que poderia ser gasto com outras coisas mais importantes: 1,8%\n\nSAÚDE: 12,1%\n- Melhorias/ Assuntos relacionados à Saúde: 12,2%\n- Contra o Ato Médico: 0,0%\n\n\nREAÇÃO À AÇÃO VIOLENTA DA POLÍCIA: 1,3%\n- Contra à ação violenta da polícia: 0,8%\n- Em apoio ao movimento: 0,2%\n- Pelo direito de reinvindicação: 0,2%\n\nJUSTIÇA/ SEGURANÇA PÚBLICA: 1,3%\n- Por melhorias/ Assuntos relacionados à Segurança Pública: 1,1%\n- Melhorias na justiça/ Mudanças no código penal: 0,1%\n- Contra a violência s/e: 0,1%\n\nEDUCAÇÃO: 5,3%\n- Melhorias/ Assuntos relacionados à Educação: 5,3%\n\nCONTRA A PEC 37: 5,5%\nPOR DIREITOS E DEMOCRACIA: 0,6%\n- Luta por um país melhor: 0,4%\n- Justiça Social/ Igualdade/ Contra a Desigualdade Social: 0,1%\n- Respeito a cidadania/ Direito a cidade: 0,1%\n\nADMINISTRAÇÃO PÚBLICA: 0,8%\n- Pela redução de impostos/ Reforma tributária: 0,5%\n- Contra o aumento da inflação: 0,2%\n- Por licitações públicas transparentes: 0,1%\n- Falta de investimentos no país/ falta de infraestrutura das cidades: 0,0%\n\nOUTRAS CAUSAS ESPECÍFICAS COM MENOS DE 1%: 0,8%\n- Falta de ciclovias: 0,1%\n- Melhorias/ Assuntos relacionados à moradia: 0,1%\n- Luta pelos direitos indígenas: 0,1%\n- Luta contra o preconceito/ Racismo: 0,1%\n- Aumento de salários/ Salário dos aposentados/ professores: 0,2%\n- Luta contra o capitalismo: 0,1%\n- Pela ideologia de esquerda: 0,1%\n- Contra o Controlar: 0,1%\n\nNENHUM: 0,1%\n\nNÃO RESPONDEU: 0,2%\n \n2- RAZÕES DAS MANIFESTAÇÕES (soma das 3 razões)\nQuais são as reivindicações que levaram você a participar das manifestações? Quando somadas as três razões indicadas pelos manifestantes para estarem nos protestos:\nTRANSPORTE PÚBLICO: 53,7%\n- Contra o aumento/ a favor da redução: 40,5%\n- Precariedade/ a favor da melhoria do sistema: 14,0%\n- Aumento de veículos/ frotas: 4,3%\n- Desconforto na viagem: 3,6%\n- Mais transparência na área de transporte público: 0,1%\n- Passe livre para estudantes/ desempregados: 0,5%\n\nAMBIENTE POLÍTICO: 65,0%\n- Contra a corrupção/ desvios de dinheiro público: 49,0%\n- Necessidade de mudança: 11,4%\n- Insatisfação com governantes em geral: 9,9%\n- Insatisfação com políticos em geral: 7,8%\n- Contra partidos/ sistema partidários/ brigas partidárias: 0,2%\n- Saída de Renan Calheiros: 0,8%\n- Contra o Deputado Marco Feliciano/ Contra o projeto Cura Gay: 1,8%\n- Fim da impunidade dos políticos/ fim do fórum privilegiado/ ficha limpa: 0,4%\n- Contra o salário dos políticos: 0,4%\n- Mensalão/ Reivindicar prisão dos condenados: 0,5%\n- Voto secreto: 0,0%\n\nGASTOS COM A COPA DO MUNDO/ DAS CONFEDERAÇÕES: 30,9%\n- Desvios de dinheiro: 13,8%\n- Gastos acima do orçamento: 7,7%\n- Dinheiro que poderia ser gasto com outras coisas mais importantes: 12,4%\n- Contra a Copa: 0,2%\n\nSAÚDE: 36,7%\n- Melhorias/ Assuntos relacionados à Saúde: 36,6%\n- Contra o Ato Médico: 0,2%\n\nREAÇÃO À AÇÃO VIOLENTA DA POLÍCIA: 4,1%\n- Contra à ação violenta da polícia: 3,0%\n- Em apoio ao movimento: 0,3%\n- Pelo direito de reinvindicação: 0,8%\n- Contra abuso de autoridades: 0,1%\n\nJUSTIÇA/ SEGURANÇA PÚBLICA: 10,2%\n- Por melhorias/ Assuntos relacionados à Segurança Pública: 9,5%\n- Melhorias na justiça/ Mudanças no código penal: 0,7%\n- Contra a violência s/e: 0,1%\n- Contra o sistema carcerário: 0,0%\n\nEDUCAÇÃO: 29,8%\n- Melhorias/ Assuntos relacionados à Educação: 29,9%\n\nCONTRA A PEC 37: 11,9%\nPOR DIREITOS E DEMOCRACIA: 1,8%\n- Luta por um país melhor: 0,6%\n- Justiça Social/ Igualdade/ Contra a Desigualdade Social: 0,8%\n- Respeito a cidadania/ Direito a cidade: 0,5%\n- Luta pela democracia: 0,1%\n\nADMINISTRAÇÃO PÚBLICA: 2,9%\n- Pela redução de impostos/ Reforma tributária: 1,6%\n- Contra o aumento da inflação: 0,6%\n- Por licitações públicas transparentes: 0,1%\n- Falta de investimentos no país/ falta de infraestrutura das cidades: 0,4%\n- Contra o descaso no serviço público: 0,1%\n- Contra a máquina estatal: 0,2%\n\nOUTRAS CAUSAS ESPECÍFICAS COM MENOS DE 1%: 2,7%\n- Falta de ciclovias: 0,1%\n- Melhorias/ Assuntos relacionados à moradia: 0,3%\n- Luta pelos direitos indígenas: 0,1%\n- Luta contra o preconceito/ Racismo: 0,6%\n- Aumento de salários/ Salário dos aposentados/ professores: 0,8%\n- Liberação da maconha/ Apoio à PL 7663: 0,1%\n- Melhorias/ assuntos relacionados ao meio ambiente/ Sustentabilidade: 0,2%\n- Luta pela Reforma agrária: 0,0%\n- Luta contra o capitalismo: 0,1%\n- Solucionar problema da seca: 0,0%\n- Pela ideologia de esquerda: 0,1%\n- Contra o Controlar: 0,1%\n- Contra Privatizações: 0,1%\n- Para tirar religiosos do Congresso: 0,0%\n- Diminuição do desemprego: 0,1%\n- Contra as leis do aborto: 0,1%\n\nNENHUM: 0,1%\nNÃO RESPONDEU: 0,2%\n3- PERFIL DOS ENTREVISTADOS\nSexo:\n- Masculino: 50%\n- Feminino: 50%\nIdade:\n- 14 a 24 anos: 43%\n- 25 a 29 anos: 20%\n- 30 a 39 anos: 18%\n- 40 ou mais anos: 19%\nEscolaridade:\n- Até colegial iniciado: 8%\n- Colegial completo ou ensino superior iniciado: 49%\n- Superior completo: 43%\nEm relação à renda:\n- 15% têm renda familiar até 2 salários mínimos;\n- 30% têm renda familiar acima de 2 até 5 salários mínimos;\n- 26% têm renda familiar acima de 5 até 10 salários mínimos;\n- 23% têm renda familiar acima de 10 salários mínimos;\n- 6% não responderam.\nEm relação à função remunerada:\n- 76% trabalham;\n- 24% não trabalham.\n- 52% estudam;\n- 48% não estudam.\n \n4- PARTICIPAÇÃO EM OUTRAS MANIFESTAÇÕES\nE antes dessas manifestações iniciadas no começo do mês de junho, você já tinha participado de alguma outra manifestação de rua?\n- Sim: 54%\n- Não: 46%\n \n5- COMO SOUBE\nComo você soube da manifestação de quinta (20):\n- Amigos e colegas: 28%\n- Base do movimento: 3%\n- Facebook: 62%\n- Familiares: 3%\n- Internet – outros meios: 29%\n- Jornais impressos: 4%\n- Jornais online: 3%\n- Radio: 4%\n- TV: 14%\n- Twitter: 1%\n \n6- COMO SE MOBILIZOU\nVocê se mobilizou para as manifestações através das redes sociais como facebook e twitter?\n- Facebook: 77%\n- Twitter: 1%\n- Os dois: 8%\n- Não se mobilizou através de redes: 13%\n6.2-Você utilizou alguma rede social para convocar outras pessoas para esta manifestação?\n- Sim: 75%\n- Não: 25%\nVocê veio sozinho ou acompanhado a esta manifestação? Por quem?\n- Namorado(a); Marido/ Mulher: 11%\n- Amigo ou colega: 65%\n- Filho (s): 4%\n- Pai/Mãe: 2%\n- Irmão ou outros parentes: 8%\n- Veio sozinho: 22%\n \n7- ATUAÇÃO DA POLÍCIA\nE pensando na atuação da polícia para conter as manifestações, você diria que de modo geral a polícia:\n- Agiu com muita violência: 57%\n- Com violência, mas sem exageros: 24%\n- Agiu sem violência: 15%\n- Não sabe/ Não respondeu: 4%\n \n8- DEPREDAÇÕES\nQual destas frases melhor representa a sua opinião em relação a depredações de bens públicos e privados em manifestações?\n- As depredações são sempre justificadas em uma manifestação, independente das circunstâncias: 5%\n- As depredações são justificadas somente em certas circunstâncias: 28%\n- As depredações nunca são justificadas, independente das circunstâncias de um protesto: 66%\n- Não sabe: 1%\n\n9 – RESULTADOS DOS PROTESTOS\nVocê acha que essas manifestações vão conseguir promover as mudanças que você reivindica?\n- Sim: 94%\n- Não: 6%\n\n10 – QUEM DEVE PAGA A REDUÇÃO DAS TARIFAS\nA redução de tarifas de transportes exigirá dinheiro de algum lugar para pagar os custos. Quem você acha que deve pagar essa conta: o governo ou os empresários?\n- O Governo: 46%\n- Os empresários: 29%\n- Os dois: 21%\n- Nenhum dos dois: 3%\n- Não sabe: 1%\n \n11 – O QUE FARIA ALÉM DE PROTESTAR\nOs protestos são um alerta sobre os descontentamentos da população. Além de protestos, o que mais você faria para mudar isso?\n- Não votaria em candidato corrupto: 82%\n- Entraria na Justiça: 11%\n- Faria boicotes contra os preços elevados: 32%\n- Nenhuma destas opções: 4%\n- Não sabe: 1%\n \n12 – POLÍTICA\nQuando se trata de política, você diria que tem:\n- Muito interesse: 61%\n- Interesse médio: 28%\n- Pouco interesse: 6%\n- Nenhum interesse: 5%\n- Não sabe/ Não respondeu: 0%\nVocê se sente representado por algum político brasileiro?\n- Sim: 17%\n- Não: 83%\nVocê acha que algum partido político representa você?\n- Sim: 11%\n- Não: 89%\nVocê é filiado a algum partido político?\n- Sim: 4%\n- Não: 96%\nVocê é filiado a algum sindicato, entidade de classe ou entidade estudantil?\n- Sim: 14%\n- Não: 86%\nVocê votou nas eleições de 2012?\n- Sim: 80%\n- Não: 19%\n- Não lembra se votou: 1%\nVocê se lembra em quem votou para Prefeito em 2012?\n- Sim: 91%\n- Não: 9%\nVocê votou nas eleições de 2010?\n- Sim: 73%\n- Não: 26%\n- Não lembra se votou: 1%\nVocê se lembra em quem votou para Governador em 2010?\n- Sim: 89%\n- Não: 11%\nVocê se lembra em quem votou para Presidente em 2010?\n- Sim: 95%\n- Não: 5%\nFonte: G1-Globo / IBOPE.\n\nAnexo 5 – O que o congresso aprovou ou rejeitou após os protestos de junho\n25 de junho de 2013\nTEMA\tDECISÃO\t\tCÂMARA\t\tPEC 37\tRejeitada\t\tPEC do transporte individual como direito social\tAprovada em comissão\t\tCorte de R$ 43 milhões em investimentos para telecomunicações na Copa das Confederações e Copa do Mundo de 2014\tMP parcialmente rejeitada\t\tSENADO\t\tProjeto de lei do Reitup (incentivo a transporte coletivo)\tAprovada em comissão\t\t26 de junho de 2013\nTEMA\tDECISÃO\t\tCÂMARA\t\tRoyalties para educação e saúde\tAprovada\t\tVoto secreto (para perda de mandato)\tAprovada em comissão\t\tProcesso para cassar deputado Natan Donadon\tInstaurado\t\tDesoneração de impostos sobre transporte coletivo\tAprovada\t\tFundo de Participação dos Estados (divisão de dinheiro entre estados)\tAprovada\t\tSENADO\t\tCorrupção vira crime hediondo\tAprovada\t\tFundo de Participação dos Estados (divisão de dinheiro entre estados)\tAprovada\t\t\n\n27 de junho de 2013\nTEMA\tO QUE ACONTECEU?\t\tSENADO\t\tLei dos concursos\tAprovada em comissão\t\tExpropriação de terras onde ocorra trabalho escravo\tAprovada em comissão\t\t2 de julho de 2013\nTEMA\tDECISÃO\t\tSENADO\t\tProjeto de lei do Reitup (incentivo a transporte coletivo)\tAprovada em comissão\t\tExigência de ficha limpa para servidor público concursado e comissionado\tAprovada em plenário\t\tRoyalties para educação e saúde\tAprovada em plenário\t\tCÂMARA\t\tArquivamento do projeto que autoriza tratamento de homossexuais (\&quot;cura gay\&quot;)\tPlenário aprovou retirada de pauta\t\t3 de julho de 2013\nTEMA\tDECISÃO\t\tSENADO\t \t\tFim do voto secreto no Congresso\tAprovada em comissão\t\tNova distribuição de direitos autorais\tAprovada em plenário\t\tCÂMARA\t \t\tExtinção da multa de 10% do FGTS em demissões sem justa causa\tAprovada em plenário\t\tAutonomia para Defensoria da União\tAprovada em plenário\t\tUrgência para lei de defesa do usuário de serviço público\tAprovada em plenário\t\tMaior transparência para aumento na tarifa de transporte\tAprovada em plenário\t\t\n\n4 de julho de 2013\nTEMA\tDECISÃO\t\tSENADO\t \t\tMulta para empresa que corrompe no setor público\tAprovada em plenário\t\tOpinião do internauta sobre propostas no Senado\tAprovada em plenário\t\tRegras para socorro a vítimas de violência sexual\tAprovada em plenário\t\t9 de julho de 2013\nTEMA\tDECISÃO\t\tCÂMARA\t \t\tMeia-entrada para jovens carentes no Estatuto da Juventude\tAprovada em plenário\t\tNova distribuição de direitos autorais para obras musicais\tAprovada em plenário\t\tMoção de repúdio aos EUA por espionagem no Brasil\tAprovada em plenário\t\tSuspenção dos salário, verbas e direitos parlamentares de Natan Donadon\tAprovado pela Mesa Diretora\t\t\n\n10 de julho de 2013\nTEMA\tDECISÃO\t\tCONGRESSO\t \t\tRegulamentação de direitos de domésticas\tAprovada em comissão\t\tSENADO\t \n\tMaior facilidade para apresentação de projeto de iniciativa popular\tAprovada em comissão\t\tRedução no número de suplentes e proibição de parentes de senador\tAprovada em plenário\t\tMaior facilidade para apresentação de projeto de iniciativa popular\tAprovada em plenário\n\tNova distribuição de direitos autorais para obras musicais\tAprovada em plenário\t\tDefinição do conceito de organização criminosa\tAprovada em plenário\t\tAnistia para funcionários grevistas dos Correios\tAprovada em plenário\t\tVisita de peritos a presídios para combate à tortura\tAprovada em plenário\t\tAnistia policiais e bombeiros que participaram de greves\tAprovada em plenário\t\tCÂMARA\t \n\tDesoneração da folha de pagamento de 10 setores da economia\tAprovada em plenário\t\tDerrubado texto do Senado, destinando mais royalties para educação e saúde\tRejeitada em plenário\t\t11 de julho de 2013\nTEMA\tDECISÃO\t\tSENADO\t \t\tSolicitação de  informações sobre todos voos da FAB desde 2010\tAprovada pela Mesa\t\tRegulamentação de direitos das domésticas\tAprovada em plenário\t\t\nAnexo 6 – Discurso de Dilma Rousseff em Rede Nacional em 21 de junho de 2013\n1) Pela responsabilidade fiscal, para garantir a estabilidade da economia e o controle da inflação. Esse é um pacto perene de todos nós. Essa é uma dimensão especialmente importante no momento atual, quando a prolongada crise econômica mundial ainda castiga, com volatilidade, todas as nações;\n2) Pela construção de uma ampla e profunda reforma política, que amplie a participação popular e amplie os horizontes da cidadania. Esse tema, todos nós sabemos, já entrou e saiu da pauta do país por várias vezes, e é necessário que nós, ao percebermos que, nas últimas décadas, ele entrou e saiu várias vezes, tenhamos a iniciativa de romper o impacto. Quero, nesse momento, propor o debate sobre a convocação de um plebiscito popular que autorize o funcionamento de um processo constituinte específico para fazer a reforma política que o país tanto necessita. O Brasil está maduro para avançar e já deixou claro que não quer ficar parado onde está.\nDevemos também dar prioridade ao combate à corrupção, de forma ainda mais contundente do que já vem sendo feito em todas as esferas. Nesse sentido, uma iniciativa fundamental é uma nova legislação que classifique a corrupção dolosa como equivalente a crime hediondo, com penas severas, muito mais severas. Além disso, todas as esferas administrativas, de todos os poderes da República, devem se esforçar para agilizar a implantação plena da Lei de Acesso à Informação, que dá ao governante mais instrumentos de combate à corrupção e contribui para a participação da cidadania.\n3) Pela saúde. Quero propor aos senhores e às senhoras acelerar os investimentos já contratados em hospitais, UPAs e unidades básicas de saúde. Por exemplo, ampliar também a adesão dos hospitais filantrópicos ao programa que troca dívidas por mais atendimento e incentivar a ida de médicos para as cidades que mais precisam e as regiões que mais precisam.\nQuando não houver a disponibilidade de médicos brasileiros, contrataremos profissionais estrangeiros para trabalhar com exclusividade no Sistema Único de Saúde.\nNeste último aspecto, sei que vamos enfrentar um bom debate democrático. De início, gostaria de dizer à classe médica brasileira que não se trata, nem de longe, de uma medida hostil ou desrespeitosa aos nossos profissionais. Trata-se de uma ação emergencial, localizada, tendo em vista a grande dificuldade que estamos enfrentando para encontrar médicos, em número suficiente ou com disposição para trabalhar nas áreas mais remotas do país ou nas zonas mais pobres das nossas grandes cidades.\n4) Pelos transportes. Que propõe a dar um salto de qualidade no transporte público nas grandes cidades, mudar a matriz desse transporte. Fazer mais metrôs, VLTs e corredores de ônibus. Avançar mais rápido em direção ao transporte público de qualidade e acessível. O governo federal já desonerou impostos, o que permitiu a redução das tarifas de ônibus em 7,23%, e 13,75% na tarifa do metrô e dos trens. Além disso, mantivemos congeladas as tarifas de metrô e trens operados pelo governo federal desde 2003. Desoneramos também o IPI para a compra de ônibus. Estamos dispostos, agora, a ampliar a desoneração do PIS/Cofins sobre o óleo diesel dos ônibus e a energia elétrica consumida por metrôs e trens. Esse processo pode ser fortalecido pelos estados e os municípios com a desoneração de seus impostos. Tenho certeza que as senhoras e os senhores estarão sensíveis a isso.\nAlém disso, decidi destinar mais R$ 50 bilhões para novos investimentos em obras de mobilidade urbana. Essa decisão é reflexo do pleito por melhoria do transporte coletivo no nosso país, onde as grandes cidades crescem e onde, no passado, houve a incorreta opção por não investir em metrôs. Só muito recentemente, nas últimas décadas, é que o metrô passou a ser um dos meios de transporte reconhecidos como sendo objeto da necessidade de investimento. Tenho certeza que nos últimos anos o Brasil tem tido um grande investimento na área de transporte coletivo urbano e temos muito orgulho de, junto com os governadores e os prefeitos, participarmos desse grande esforço.\nO nosso pacto precisa, pois, assegurar também uma grande participação da sociedade na discussão política do transporte, uma maior transparência e controle social no cálculo das tarifas de ônibus. Para isso, estou criando o Conselho Nacional de Transporte Público, com participação da sociedade civil e dos usuários. A criação de Conselho semelhante nos municípios e regiões metropolitanas onde ainda não existem será extremamente importante.\n\n5) Pela educação pública. Nenhuma nação se desenvolve sem alfabetização na idade certa e sem creches para a população que mais precisa, sem educação em tempo integral, sem ensino técnico profissionalizante, sem universidade de excelência, sem pesquisa, ciência e inovação. São condições essenciais para alcançar essas metas a formação, a valorização e bons salários para os educadores, e isso exige recursos.\nAvançamos muito nas últimas décadas, para reverter o atraso secular da nossa educação, mas agora precisamos – vou repetir – de mais recursos. Por isso mesmo o meu governo tem lutado, junto ao Congresso Nacional, para que 100% dos royalties do petróleo e os recursos, 50% dos recursos do pré-sal, a serem recebidos pelas prefeituras, pelo governo federal, pelos municípios, e a parte da União, eu repito, sejam investidos na educação. Confio que os senhores congressistas aprovarão esse projeto que tramita no Legislativo com urgência constitucional.\n\t\t\n&quot;,&quot;queries&quot;:[]}]}"/>
    <we:property name="docId" value="&quot;44idJe8OXC71EbKjaiZgq&quot;"/>
  </we:properties>
  <we:bindings/>
  <we:snapshot xmlns:r="http://schemas.openxmlformats.org/officeDocument/2006/relationships"/>
</we:webextension>
</file>

<file path=word/webextensions/webextension6.xml><?xml version="1.0" encoding="utf-8"?>
<we:webextension xmlns:we="http://schemas.microsoft.com/office/webextensions/webextension/2010/11" id="{84B42F47-ADD7-4D17-8B5B-7FBE547A1B98}">
  <we:reference id="wa200001361" version="2.89.0.0" store="pt-BR" storeType="OMEX"/>
  <we:alternateReferences>
    <we:reference id="WA200001361" version="2.89.0.0" store="" storeType="OMEX"/>
  </we:alternateReferences>
  <we:properties>
    <we:property name="paperpal-document-id" value="&quot;faccb434-a784-4781-b8b2-8fc4402bca51&quot;"/>
  </we:properties>
  <we:bindings/>
  <we:snapshot xmlns:r="http://schemas.openxmlformats.org/officeDocument/2006/relationships"/>
</we:webextension>
</file>

<file path=word/webextensions/webextension7.xml><?xml version="1.0" encoding="utf-8"?>
<we:webextension xmlns:we="http://schemas.microsoft.com/office/webextensions/webextension/2010/11" id="{BF7A9F4C-313C-4E9F-8B3D-483600571D4E}">
  <we:reference id="wa200006000" version="1.2.1.0" store="pt-BR" storeType="OMEX"/>
  <we:alternateReferences>
    <we:reference id="WA200006000" version="1.2.1.0" store="WA200006000" storeType="OMEX"/>
  </we:alternateReferences>
  <we:properties>
    <we:property name="document_UID" value="&quot;97b8839d-0e49-4c03-b0c2-3d29106f98fd&quot;"/>
  </we:properties>
  <we:bindings/>
  <we:snapshot xmlns:r="http://schemas.openxmlformats.org/officeDocument/2006/relationships"/>
</we:webextension>
</file>

<file path=word/webextensions/webextension8.xml><?xml version="1.0" encoding="utf-8"?>
<we:webextension xmlns:we="http://schemas.microsoft.com/office/webextensions/webextension/2010/11" id="{5EBC03CA-B327-47AE-98E4-BF410DBD18A1}">
  <we:reference id="wa104380129" version="7.0.0.1" store="pt-BR" storeType="OMEX"/>
  <we:alternateReferences>
    <we:reference id="wa104380129" version="7.0.0.1" store="wa10438012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939D7-8268-4891-9175-834FF4CAC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223</Pages>
  <Words>72659</Words>
  <Characters>392363</Characters>
  <Application>Microsoft Office Word</Application>
  <DocSecurity>0</DocSecurity>
  <Lines>3269</Lines>
  <Paragraphs>928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Paccelli</dc:creator>
  <cp:keywords/>
  <dc:description/>
  <cp:lastModifiedBy>Christiane Jalles de Paula</cp:lastModifiedBy>
  <cp:revision>7</cp:revision>
  <cp:lastPrinted>2024-08-08T01:11:00Z</cp:lastPrinted>
  <dcterms:created xsi:type="dcterms:W3CDTF">2024-08-10T01:28:00Z</dcterms:created>
  <dcterms:modified xsi:type="dcterms:W3CDTF">2024-08-11T00:28:00Z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05fc6287-eca9-3a1d-9341-f8096366fcf8</vt:lpwstr>
  </property>
  <property fmtid="{D5CDD505-2E9C-101B-9397-08002B2CF9AE}" pid="4" name="Mendeley Citation Style_1">
    <vt:lpwstr>http://www.zotero.org/styles/associacao-brasileira-de-normas-tecnicas-ufmg-face-full</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http://www.zotero.org/styles/associacao-brasileira-de-normas-tecnicas-ufmg-face-full</vt:lpwstr>
  </property>
  <property fmtid="{D5CDD505-2E9C-101B-9397-08002B2CF9AE}" pid="24" name="Mendeley Recent Style Name 9_1">
    <vt:lpwstr>Universidade Federal de Minas Gerais - Faculdade de Ciências Econômicas - ABNT (autoria completa) (Portuguese - Brazil)</vt:lpwstr>
  </property>
</Properties>
</file>